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12.xml" ContentType="application/vnd.openxmlformats-officedocument.wordprocessingml.header+xml"/>
  <Override PartName="/word/header13.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4.xml" ContentType="application/vnd.openxmlformats-officedocument.wordprocessingml.header+xml"/>
  <Override PartName="/word/footer10.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13.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14.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F38C6F" w14:textId="77777777" w:rsidR="00667BA9" w:rsidRPr="00E33733" w:rsidRDefault="00667BA9" w:rsidP="00667BA9">
      <w:pPr>
        <w:pStyle w:val="DocumentName"/>
        <w:tabs>
          <w:tab w:val="right" w:pos="8640"/>
        </w:tabs>
        <w:jc w:val="left"/>
        <w:outlineLvl w:val="0"/>
        <w:rPr>
          <w:lang w:val="en-US"/>
        </w:rPr>
      </w:pPr>
      <w:bookmarkStart w:id="0" w:name="_GoBack"/>
      <w:bookmarkEnd w:id="0"/>
      <w:r>
        <w:tab/>
      </w:r>
      <w:r w:rsidR="00EE3337" w:rsidRPr="00EE3337">
        <w:rPr>
          <w:rFonts w:ascii="Times New Roman" w:hAnsi="Times New Roman" w:cs="Times New Roman"/>
          <w:kern w:val="20"/>
          <w:sz w:val="24"/>
          <w:szCs w:val="24"/>
          <w:highlight w:val="yellow"/>
          <w:lang w:val="en-US" w:eastAsia="de-DE"/>
        </w:rPr>
        <w:t>V251_IG_SIF_LABRESULTS_R1_N1_2011SEP</w:t>
      </w:r>
    </w:p>
    <w:p w14:paraId="215F510C" w14:textId="542DBC25" w:rsidR="00667BA9" w:rsidRDefault="00783AFC" w:rsidP="00667BA9">
      <w:pPr>
        <w:pStyle w:val="DocumentName"/>
        <w:tabs>
          <w:tab w:val="right" w:pos="8640"/>
        </w:tabs>
        <w:jc w:val="left"/>
        <w:rPr>
          <w:lang w:val="en-US"/>
        </w:rPr>
      </w:pPr>
      <w:r>
        <w:rPr>
          <w:noProof/>
          <w:lang w:val="en-US"/>
        </w:rPr>
        <w:drawing>
          <wp:anchor distT="0" distB="0" distL="114300" distR="114300" simplePos="0" relativeHeight="251660288" behindDoc="0" locked="0" layoutInCell="1" allowOverlap="1" wp14:anchorId="18B9278D" wp14:editId="45FE9F30">
            <wp:simplePos x="0" y="0"/>
            <wp:positionH relativeFrom="column">
              <wp:align>left</wp:align>
            </wp:positionH>
            <wp:positionV relativeFrom="paragraph">
              <wp:posOffset>5715</wp:posOffset>
            </wp:positionV>
            <wp:extent cx="1376045" cy="1412240"/>
            <wp:effectExtent l="0" t="0" r="0" b="0"/>
            <wp:wrapSquare wrapText="right"/>
            <wp:docPr id="94" name="Picture 94" descr="HL7-International-Logo_2_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L7-International-Logo_2_x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6045" cy="1412240"/>
                    </a:xfrm>
                    <a:prstGeom prst="rect">
                      <a:avLst/>
                    </a:prstGeom>
                    <a:noFill/>
                  </pic:spPr>
                </pic:pic>
              </a:graphicData>
            </a:graphic>
            <wp14:sizeRelH relativeFrom="page">
              <wp14:pctWidth>0</wp14:pctWidth>
            </wp14:sizeRelH>
            <wp14:sizeRelV relativeFrom="page">
              <wp14:pctHeight>0</wp14:pctHeight>
            </wp14:sizeRelV>
          </wp:anchor>
        </w:drawing>
      </w:r>
      <w:r w:rsidR="00923EE5">
        <w:rPr>
          <w:lang w:val="en-US"/>
        </w:rPr>
        <w:br w:type="textWrapping" w:clear="all"/>
      </w:r>
    </w:p>
    <w:p w14:paraId="60B50137" w14:textId="77777777" w:rsidR="00667BA9" w:rsidRPr="00377430" w:rsidRDefault="00667BA9" w:rsidP="00667BA9">
      <w:pPr>
        <w:jc w:val="center"/>
        <w:rPr>
          <w:rFonts w:ascii="Arial" w:hAnsi="Arial"/>
          <w:b/>
          <w:color w:val="FF0000"/>
        </w:rPr>
      </w:pPr>
    </w:p>
    <w:p w14:paraId="1AFC7C3D" w14:textId="77777777" w:rsidR="00667BA9" w:rsidRPr="00290D1F" w:rsidRDefault="00667BA9" w:rsidP="00667BA9">
      <w:pPr>
        <w:jc w:val="right"/>
        <w:rPr>
          <w:rFonts w:ascii="Arial" w:hAnsi="Arial"/>
          <w:b/>
          <w:sz w:val="36"/>
          <w:szCs w:val="36"/>
          <w:highlight w:val="yellow"/>
          <w:u w:val="single"/>
        </w:rPr>
      </w:pPr>
      <w:r w:rsidRPr="00B67641">
        <w:rPr>
          <w:rFonts w:ascii="Arial" w:hAnsi="Arial"/>
          <w:b/>
          <w:sz w:val="36"/>
          <w:szCs w:val="36"/>
          <w:u w:val="single"/>
        </w:rPr>
        <w:t xml:space="preserve">HL7 Version </w:t>
      </w:r>
      <w:r w:rsidRPr="00FC1FAE">
        <w:rPr>
          <w:rFonts w:ascii="Arial" w:hAnsi="Arial"/>
          <w:b/>
          <w:sz w:val="36"/>
          <w:szCs w:val="36"/>
          <w:u w:val="single"/>
        </w:rPr>
        <w:t>2.5.1</w:t>
      </w:r>
      <w:r w:rsidRPr="00B67641">
        <w:rPr>
          <w:rFonts w:ascii="Arial" w:hAnsi="Arial"/>
          <w:b/>
          <w:sz w:val="36"/>
          <w:szCs w:val="36"/>
          <w:u w:val="single"/>
        </w:rPr>
        <w:t xml:space="preserve"> Implementation Guide: </w:t>
      </w:r>
      <w:r w:rsidRPr="00E70E63">
        <w:rPr>
          <w:rFonts w:ascii="Arial" w:hAnsi="Arial"/>
          <w:b/>
          <w:sz w:val="36"/>
          <w:szCs w:val="36"/>
          <w:u w:val="single"/>
        </w:rPr>
        <w:t>Laboratory Results I</w:t>
      </w:r>
      <w:r>
        <w:rPr>
          <w:rFonts w:ascii="Arial" w:hAnsi="Arial"/>
          <w:b/>
          <w:sz w:val="36"/>
          <w:szCs w:val="36"/>
          <w:u w:val="single"/>
        </w:rPr>
        <w:t>nterface for US Realm</w:t>
      </w:r>
      <w:r w:rsidRPr="00B67641">
        <w:rPr>
          <w:rFonts w:ascii="Arial" w:hAnsi="Arial"/>
          <w:b/>
          <w:sz w:val="36"/>
          <w:szCs w:val="36"/>
          <w:u w:val="single"/>
        </w:rPr>
        <w:t>, Release 1</w:t>
      </w:r>
    </w:p>
    <w:p w14:paraId="63370128" w14:textId="77777777" w:rsidR="00667BA9" w:rsidRPr="00290D1F" w:rsidRDefault="00667BA9" w:rsidP="00667BA9">
      <w:pPr>
        <w:pStyle w:val="Subtitle"/>
        <w:rPr>
          <w:highlight w:val="yellow"/>
        </w:rPr>
      </w:pPr>
    </w:p>
    <w:p w14:paraId="503442EE" w14:textId="77777777" w:rsidR="00667BA9" w:rsidRPr="00E33733" w:rsidRDefault="00667BA9" w:rsidP="00667BA9">
      <w:pPr>
        <w:jc w:val="right"/>
        <w:outlineLvl w:val="0"/>
        <w:rPr>
          <w:sz w:val="36"/>
          <w:szCs w:val="36"/>
        </w:rPr>
      </w:pPr>
      <w:r w:rsidRPr="00E33733">
        <w:rPr>
          <w:sz w:val="36"/>
          <w:szCs w:val="36"/>
        </w:rPr>
        <w:t>HL7 Version 2.5.1: ORU^R01</w:t>
      </w:r>
    </w:p>
    <w:p w14:paraId="7FF897C6" w14:textId="77777777" w:rsidR="007D7B9D" w:rsidRDefault="00667BA9" w:rsidP="00667BA9">
      <w:pPr>
        <w:jc w:val="right"/>
        <w:rPr>
          <w:ins w:id="1" w:author="Bob Yencha" w:date="2011-11-21T17:08:00Z"/>
          <w:rFonts w:ascii="Arial" w:hAnsi="Arial"/>
          <w:b/>
          <w:color w:val="FF0000"/>
        </w:rPr>
      </w:pPr>
      <w:r w:rsidRPr="00E33733">
        <w:rPr>
          <w:rFonts w:ascii="Arial" w:hAnsi="Arial"/>
          <w:b/>
          <w:color w:val="FF0000"/>
        </w:rPr>
        <w:t>D</w:t>
      </w:r>
      <w:ins w:id="2" w:author="Bob Yencha" w:date="2011-11-21T17:08:00Z">
        <w:r w:rsidR="007D7B9D">
          <w:rPr>
            <w:rFonts w:ascii="Arial" w:hAnsi="Arial"/>
            <w:b/>
            <w:color w:val="FF0000"/>
          </w:rPr>
          <w:t>raft Standard for Trial Use</w:t>
        </w:r>
      </w:ins>
    </w:p>
    <w:p w14:paraId="7EE375AC" w14:textId="77777777" w:rsidR="00667BA9" w:rsidRPr="00B014E4" w:rsidRDefault="007D7B9D" w:rsidP="00667BA9">
      <w:pPr>
        <w:numPr>
          <w:ins w:id="3" w:author="Bob Yencha" w:date="2011-11-21T17:08:00Z"/>
        </w:numPr>
        <w:jc w:val="right"/>
        <w:rPr>
          <w:sz w:val="36"/>
          <w:szCs w:val="36"/>
        </w:rPr>
      </w:pPr>
      <w:ins w:id="4" w:author="Bob Yencha" w:date="2011-11-21T17:08:00Z">
        <w:r>
          <w:rPr>
            <w:rFonts w:ascii="Arial" w:hAnsi="Arial"/>
            <w:b/>
            <w:color w:val="FF0000"/>
          </w:rPr>
          <w:t xml:space="preserve">WIP: </w:t>
        </w:r>
      </w:ins>
      <w:r w:rsidR="00667BA9" w:rsidRPr="00E33733">
        <w:rPr>
          <w:rFonts w:ascii="Arial" w:hAnsi="Arial"/>
          <w:b/>
          <w:color w:val="FF0000"/>
        </w:rPr>
        <w:t>0.</w:t>
      </w:r>
      <w:ins w:id="5" w:author="Robert Snelick" w:date="2011-12-02T10:35:00Z">
        <w:r w:rsidR="00980C8B">
          <w:rPr>
            <w:rFonts w:ascii="Arial" w:hAnsi="Arial"/>
            <w:b/>
            <w:color w:val="FF0000"/>
          </w:rPr>
          <w:t>1</w:t>
        </w:r>
      </w:ins>
      <w:ins w:id="6" w:author="Bob Yencha" w:date="2011-12-20T14:22:00Z">
        <w:r w:rsidR="00F10380">
          <w:rPr>
            <w:rFonts w:ascii="Arial" w:hAnsi="Arial"/>
            <w:b/>
            <w:color w:val="FF0000"/>
          </w:rPr>
          <w:t>8</w:t>
        </w:r>
      </w:ins>
    </w:p>
    <w:p w14:paraId="7726334E" w14:textId="77777777" w:rsidR="00667BA9" w:rsidRPr="00D83082" w:rsidRDefault="007D7B9D" w:rsidP="00D83082">
      <w:pPr>
        <w:jc w:val="right"/>
        <w:rPr>
          <w:b/>
          <w:sz w:val="36"/>
        </w:rPr>
      </w:pPr>
      <w:ins w:id="7" w:author="Bob Yencha" w:date="2011-11-21T17:01:00Z">
        <w:r>
          <w:rPr>
            <w:b/>
            <w:sz w:val="36"/>
          </w:rPr>
          <w:t>TBD</w:t>
        </w:r>
      </w:ins>
      <w:ins w:id="8" w:author="Bob Yencha" w:date="2011-09-23T16:01:00Z">
        <w:r w:rsidR="000959D6" w:rsidRPr="008D7D92">
          <w:rPr>
            <w:b/>
            <w:sz w:val="36"/>
          </w:rPr>
          <w:t xml:space="preserve"> </w:t>
        </w:r>
      </w:ins>
      <w:ins w:id="9" w:author="Bob Yencha" w:date="2011-12-15T18:40:00Z">
        <w:r w:rsidR="00146593" w:rsidRPr="008D7D92">
          <w:rPr>
            <w:b/>
            <w:sz w:val="36"/>
          </w:rPr>
          <w:t>201</w:t>
        </w:r>
        <w:r w:rsidR="00146593">
          <w:rPr>
            <w:b/>
            <w:sz w:val="36"/>
          </w:rPr>
          <w:t>2</w:t>
        </w:r>
      </w:ins>
    </w:p>
    <w:p w14:paraId="0F8B1FDD" w14:textId="77777777" w:rsidR="00667BA9" w:rsidRPr="008D7D92" w:rsidRDefault="00667BA9" w:rsidP="008D7D92">
      <w:pPr>
        <w:jc w:val="right"/>
        <w:rPr>
          <w:b/>
        </w:rPr>
      </w:pPr>
      <w:r w:rsidRPr="008D7D92">
        <w:rPr>
          <w:b/>
        </w:rPr>
        <w:t>Sponsored by:</w:t>
      </w:r>
    </w:p>
    <w:p w14:paraId="675223BF" w14:textId="77777777" w:rsidR="00667BA9" w:rsidRPr="007336B1" w:rsidRDefault="00667BA9" w:rsidP="008D7D92">
      <w:pPr>
        <w:jc w:val="right"/>
        <w:rPr>
          <w:b/>
          <w:sz w:val="22"/>
        </w:rPr>
      </w:pPr>
      <w:r w:rsidRPr="007336B1">
        <w:rPr>
          <w:b/>
          <w:sz w:val="22"/>
        </w:rPr>
        <w:t>Orders and Observations in collaboration with the Health and Human Services Standards and Interoperability Framework Laboratory Result Interface Working Group</w:t>
      </w:r>
    </w:p>
    <w:tbl>
      <w:tblPr>
        <w:tblW w:w="8730" w:type="dxa"/>
        <w:tblInd w:w="108" w:type="dxa"/>
        <w:tblBorders>
          <w:top w:val="single" w:sz="12" w:space="0" w:color="CC3300"/>
          <w:left w:val="single" w:sz="4" w:space="0" w:color="C0C0C0"/>
          <w:bottom w:val="single" w:sz="12" w:space="0" w:color="CC3300"/>
          <w:right w:val="single" w:sz="4" w:space="0" w:color="C0C0C0"/>
          <w:insideH w:val="single" w:sz="12" w:space="0" w:color="CC3300"/>
          <w:insideV w:val="single" w:sz="4" w:space="0" w:color="C0C0C0"/>
        </w:tblBorders>
        <w:tblLayout w:type="fixed"/>
        <w:tblLook w:val="0000" w:firstRow="0" w:lastRow="0" w:firstColumn="0" w:lastColumn="0" w:noHBand="0" w:noVBand="0"/>
      </w:tblPr>
      <w:tblGrid>
        <w:gridCol w:w="2794"/>
        <w:gridCol w:w="5936"/>
      </w:tblGrid>
      <w:tr w:rsidR="00667BA9" w:rsidRPr="0034440E" w14:paraId="7039F8B2" w14:textId="77777777">
        <w:tc>
          <w:tcPr>
            <w:tcW w:w="2794" w:type="dxa"/>
          </w:tcPr>
          <w:p w14:paraId="553234A5" w14:textId="77777777" w:rsidR="00667BA9" w:rsidRPr="00EF712D" w:rsidRDefault="00667BA9" w:rsidP="008F7891">
            <w:pPr>
              <w:pStyle w:val="TableContent"/>
              <w:rPr>
                <w:lang w:eastAsia="de-DE"/>
              </w:rPr>
            </w:pPr>
            <w:r w:rsidRPr="00553BEE">
              <w:t>LRI Work Group Co-chair:</w:t>
            </w:r>
          </w:p>
        </w:tc>
        <w:tc>
          <w:tcPr>
            <w:tcW w:w="5936" w:type="dxa"/>
          </w:tcPr>
          <w:p w14:paraId="021A8B1E" w14:textId="77777777" w:rsidR="00667BA9" w:rsidRPr="00EF712D" w:rsidRDefault="00667BA9" w:rsidP="008F7891">
            <w:pPr>
              <w:pStyle w:val="TableContent"/>
              <w:rPr>
                <w:lang w:eastAsia="de-DE"/>
              </w:rPr>
            </w:pPr>
            <w:r w:rsidRPr="00553BEE">
              <w:t>Hans Buitendijk</w:t>
            </w:r>
          </w:p>
          <w:p w14:paraId="4F57A3F6" w14:textId="77777777" w:rsidR="00667BA9" w:rsidRPr="00EF712D" w:rsidRDefault="00667BA9" w:rsidP="008F7891">
            <w:pPr>
              <w:pStyle w:val="TableContent"/>
              <w:rPr>
                <w:lang w:eastAsia="de-DE"/>
              </w:rPr>
            </w:pPr>
            <w:r w:rsidRPr="00553BEE">
              <w:t>Siemens Healthcare</w:t>
            </w:r>
          </w:p>
        </w:tc>
      </w:tr>
      <w:tr w:rsidR="00667BA9" w:rsidRPr="00290D1F" w14:paraId="6A5A5AA3" w14:textId="77777777">
        <w:tc>
          <w:tcPr>
            <w:tcW w:w="2794" w:type="dxa"/>
          </w:tcPr>
          <w:p w14:paraId="7B06BDD2" w14:textId="77777777" w:rsidR="00667BA9" w:rsidRPr="00EF712D" w:rsidRDefault="00667BA9" w:rsidP="008F7891">
            <w:pPr>
              <w:pStyle w:val="TableContent"/>
              <w:rPr>
                <w:lang w:eastAsia="de-DE"/>
              </w:rPr>
            </w:pPr>
            <w:r w:rsidRPr="00553BEE">
              <w:t>LRI Work Group Co-chair:</w:t>
            </w:r>
          </w:p>
        </w:tc>
        <w:tc>
          <w:tcPr>
            <w:tcW w:w="5936" w:type="dxa"/>
          </w:tcPr>
          <w:p w14:paraId="4CAD168D" w14:textId="77777777" w:rsidR="00667BA9" w:rsidRPr="00EF712D" w:rsidRDefault="00667BA9" w:rsidP="008F7891">
            <w:pPr>
              <w:pStyle w:val="TableContent"/>
              <w:rPr>
                <w:lang w:eastAsia="de-DE"/>
              </w:rPr>
            </w:pPr>
            <w:r w:rsidRPr="00553BEE">
              <w:t>Ken McCaslin</w:t>
            </w:r>
          </w:p>
          <w:p w14:paraId="27470367" w14:textId="77777777" w:rsidR="00667BA9" w:rsidRPr="00EF712D" w:rsidRDefault="00667BA9" w:rsidP="008F7891">
            <w:pPr>
              <w:pStyle w:val="TableContent"/>
              <w:rPr>
                <w:lang w:eastAsia="de-DE"/>
              </w:rPr>
            </w:pPr>
            <w:r w:rsidRPr="00553BEE">
              <w:t>Quest Diagnostics</w:t>
            </w:r>
          </w:p>
        </w:tc>
      </w:tr>
      <w:tr w:rsidR="00667BA9" w:rsidRPr="008E7B53" w14:paraId="38F859E8" w14:textId="77777777">
        <w:tc>
          <w:tcPr>
            <w:tcW w:w="2794" w:type="dxa"/>
          </w:tcPr>
          <w:p w14:paraId="2753FF5A" w14:textId="77777777" w:rsidR="00667BA9" w:rsidRPr="008E7B53" w:rsidRDefault="00667BA9" w:rsidP="008F7891">
            <w:pPr>
              <w:pStyle w:val="TableContent"/>
              <w:rPr>
                <w:lang w:eastAsia="de-DE"/>
              </w:rPr>
            </w:pPr>
            <w:r w:rsidRPr="008E7B53">
              <w:t>LRI Vocabulary Work Group Co-chair:</w:t>
            </w:r>
          </w:p>
        </w:tc>
        <w:tc>
          <w:tcPr>
            <w:tcW w:w="5936" w:type="dxa"/>
          </w:tcPr>
          <w:p w14:paraId="5C77D4E5" w14:textId="77777777" w:rsidR="00667BA9" w:rsidRPr="008E7B53" w:rsidRDefault="00667BA9" w:rsidP="008F7891">
            <w:pPr>
              <w:pStyle w:val="TableContent"/>
              <w:rPr>
                <w:lang w:eastAsia="de-DE"/>
              </w:rPr>
            </w:pPr>
            <w:r w:rsidRPr="008E7B53">
              <w:t>Cindy Johns</w:t>
            </w:r>
          </w:p>
          <w:p w14:paraId="7C2F2DAE" w14:textId="77777777" w:rsidR="00667BA9" w:rsidRPr="008E7B53" w:rsidRDefault="00667BA9" w:rsidP="008F7891">
            <w:pPr>
              <w:pStyle w:val="TableContent"/>
              <w:rPr>
                <w:lang w:eastAsia="de-DE"/>
              </w:rPr>
            </w:pPr>
            <w:r w:rsidRPr="008E7B53">
              <w:t>LabCorp</w:t>
            </w:r>
          </w:p>
        </w:tc>
      </w:tr>
      <w:tr w:rsidR="00667BA9" w:rsidRPr="00290D1F" w14:paraId="63D3AB18" w14:textId="77777777">
        <w:tc>
          <w:tcPr>
            <w:tcW w:w="2794" w:type="dxa"/>
          </w:tcPr>
          <w:p w14:paraId="2A9DF020" w14:textId="77777777" w:rsidR="00667BA9" w:rsidRPr="008E7B53" w:rsidRDefault="00667BA9" w:rsidP="008F7891">
            <w:pPr>
              <w:pStyle w:val="TableContent"/>
              <w:rPr>
                <w:lang w:eastAsia="de-DE"/>
              </w:rPr>
            </w:pPr>
            <w:r w:rsidRPr="008E7B53">
              <w:t>LRI Vocabulary Work Group Co-chair:</w:t>
            </w:r>
          </w:p>
        </w:tc>
        <w:tc>
          <w:tcPr>
            <w:tcW w:w="5936" w:type="dxa"/>
          </w:tcPr>
          <w:p w14:paraId="0811C31C" w14:textId="77777777" w:rsidR="00667BA9" w:rsidRPr="008E7B53" w:rsidRDefault="00667BA9" w:rsidP="008F7891">
            <w:pPr>
              <w:pStyle w:val="TableContent"/>
              <w:rPr>
                <w:lang w:eastAsia="de-DE"/>
              </w:rPr>
            </w:pPr>
            <w:r w:rsidRPr="008E7B53">
              <w:t>Riki Merrick</w:t>
            </w:r>
          </w:p>
          <w:p w14:paraId="2C76C797" w14:textId="77777777" w:rsidR="00667BA9" w:rsidRPr="008E7B53" w:rsidRDefault="00667BA9" w:rsidP="008F7891">
            <w:pPr>
              <w:pStyle w:val="TableContent"/>
              <w:rPr>
                <w:lang w:eastAsia="de-DE"/>
              </w:rPr>
            </w:pPr>
            <w:r w:rsidRPr="008E7B53">
              <w:t>iConnect Consulting</w:t>
            </w:r>
          </w:p>
        </w:tc>
      </w:tr>
    </w:tbl>
    <w:p w14:paraId="4A579D3F" w14:textId="77777777" w:rsidR="00667BA9" w:rsidRDefault="00667BA9" w:rsidP="00667BA9"/>
    <w:p w14:paraId="1E385873" w14:textId="77777777" w:rsidR="00667BA9" w:rsidRDefault="00667BA9" w:rsidP="00667BA9">
      <w:pPr>
        <w:rPr>
          <w:rFonts w:ascii="Arial" w:hAnsi="Arial" w:cs="Arial"/>
        </w:rPr>
      </w:pPr>
      <w:r w:rsidRPr="00207C67">
        <w:t xml:space="preserve">Questions or comments regarding this document should be directed to </w:t>
      </w:r>
      <w:r>
        <w:t>the Orders and Observations Workgroup (</w:t>
      </w:r>
      <w:hyperlink r:id="rId9" w:history="1">
        <w:r w:rsidR="008D7D92" w:rsidRPr="00C577FC">
          <w:rPr>
            <w:rStyle w:val="Hyperlink"/>
            <w:rFonts w:ascii="Times New Roman" w:hAnsi="Times New Roman"/>
            <w:sz w:val="24"/>
          </w:rPr>
          <w:t>ord@lists.hl7.org</w:t>
        </w:r>
      </w:hyperlink>
      <w:r>
        <w:t>)</w:t>
      </w:r>
      <w:r>
        <w:rPr>
          <w:rFonts w:ascii="Arial" w:hAnsi="Arial" w:cs="Arial"/>
        </w:rPr>
        <w:t>.</w:t>
      </w:r>
    </w:p>
    <w:p w14:paraId="72A5F018" w14:textId="77777777" w:rsidR="008D7D92" w:rsidRDefault="008D7D92" w:rsidP="008D7D92">
      <w:pPr>
        <w:tabs>
          <w:tab w:val="left" w:pos="2039"/>
        </w:tabs>
      </w:pPr>
    </w:p>
    <w:p w14:paraId="62F8AB06" w14:textId="77777777" w:rsidR="00BE6859" w:rsidRDefault="00667BA9" w:rsidP="00BE6859">
      <w:pPr>
        <w:pStyle w:val="Header"/>
      </w:pPr>
      <w:r w:rsidRPr="008D7D92">
        <w:br w:type="page"/>
      </w:r>
      <w:r w:rsidR="00BE6859">
        <w:lastRenderedPageBreak/>
        <w:t>Reviewers Note</w:t>
      </w:r>
      <w:r w:rsidR="00474AD1">
        <w:t>s</w:t>
      </w:r>
    </w:p>
    <w:p w14:paraId="78C5EB01" w14:textId="77777777" w:rsidR="00474AD1" w:rsidRDefault="00474AD1" w:rsidP="00BE6859">
      <w:r>
        <w:t>The review of this draft specification is encouraged to provide feedback that will ensure broad support and adoption, as well as further the goals of interoperability of information between exchange mechanisms for structured data (v2.x message, xml, etc.). This guide therefore directs the reviewer to several areas</w:t>
      </w:r>
      <w:r w:rsidR="001B3A33">
        <w:t xml:space="preserve"> where</w:t>
      </w:r>
      <w:r>
        <w:t xml:space="preserve"> the authors </w:t>
      </w:r>
      <w:r w:rsidR="001B3A33">
        <w:t>seek broader input from the community in addition to any other items noted about this guide.</w:t>
      </w:r>
    </w:p>
    <w:p w14:paraId="5BD57FCB" w14:textId="77777777" w:rsidR="00474AD1" w:rsidRDefault="001B3A33" w:rsidP="00BE6859">
      <w:r>
        <w:t xml:space="preserve">1) </w:t>
      </w:r>
      <w:r w:rsidRPr="001B3A33">
        <w:rPr>
          <w:b/>
        </w:rPr>
        <w:t>Pre-adoption</w:t>
      </w:r>
      <w:r>
        <w:t xml:space="preserve"> - </w:t>
      </w:r>
      <w:r w:rsidR="00BE6859" w:rsidRPr="00BE6859">
        <w:t>This implementation guide is dependent on both existing V2.x versions, as well as a new version, V2.7.1, that is going th</w:t>
      </w:r>
      <w:r w:rsidR="00D83082">
        <w:t xml:space="preserve">rough ballot at the same time. </w:t>
      </w:r>
      <w:r w:rsidR="00BE6859" w:rsidRPr="00BE6859">
        <w:t xml:space="preserve">We encourage the balloter to review both this implementation guide and the V2.7.1 ballot to </w:t>
      </w:r>
      <w:r w:rsidR="00D83082">
        <w:t>ensure</w:t>
      </w:r>
      <w:r w:rsidR="00BE6859" w:rsidRPr="00BE6859">
        <w:t xml:space="preserve"> your concerns are addressed in the related documents.</w:t>
      </w:r>
    </w:p>
    <w:p w14:paraId="28948775" w14:textId="77777777" w:rsidR="009B2D40" w:rsidRDefault="001B3A33" w:rsidP="00BE6859">
      <w:r>
        <w:t xml:space="preserve">2) </w:t>
      </w:r>
      <w:r w:rsidRPr="001B3A33">
        <w:rPr>
          <w:b/>
        </w:rPr>
        <w:t>Component Length</w:t>
      </w:r>
      <w:r>
        <w:rPr>
          <w:b/>
        </w:rPr>
        <w:t xml:space="preserve"> Conformance</w:t>
      </w:r>
      <w:r>
        <w:t xml:space="preserve"> - </w:t>
      </w:r>
      <w:r w:rsidR="00474AD1">
        <w:t xml:space="preserve">The introduction of V2.7.1 Conformance Length (C.LEN) and </w:t>
      </w:r>
      <w:r w:rsidR="0074799A">
        <w:t xml:space="preserve">position on </w:t>
      </w:r>
      <w:r w:rsidR="00474AD1">
        <w:t>truncat</w:t>
      </w:r>
      <w:r w:rsidR="0074799A">
        <w:t>ion.</w:t>
      </w:r>
    </w:p>
    <w:p w14:paraId="651D5EE1" w14:textId="77777777" w:rsidR="00BE6859" w:rsidRDefault="009B2D40" w:rsidP="00BE6859">
      <w:r>
        <w:t xml:space="preserve">3) </w:t>
      </w:r>
      <w:r w:rsidRPr="009B2D40">
        <w:rPr>
          <w:b/>
        </w:rPr>
        <w:t>Minimalism</w:t>
      </w:r>
      <w:r w:rsidRPr="009B2D40">
        <w:t xml:space="preserve"> –</w:t>
      </w:r>
      <w:r>
        <w:t xml:space="preserve"> T</w:t>
      </w:r>
      <w:r w:rsidRPr="009B2D40">
        <w:t>h</w:t>
      </w:r>
      <w:r>
        <w:t xml:space="preserve">e content is </w:t>
      </w:r>
      <w:r w:rsidR="00B16363">
        <w:t>intended to focus on that</w:t>
      </w:r>
      <w:r>
        <w:t xml:space="preserve"> which </w:t>
      </w:r>
      <w:r w:rsidR="00B16363">
        <w:t>represents</w:t>
      </w:r>
      <w:r>
        <w:t xml:space="preserve"> unique constrain</w:t>
      </w:r>
      <w:r w:rsidR="00B16363">
        <w:t>ts to the base standard(s).</w:t>
      </w:r>
    </w:p>
    <w:p w14:paraId="32CDD39A" w14:textId="77777777" w:rsidR="00667BA9" w:rsidRPr="00020A6F" w:rsidRDefault="00667BA9" w:rsidP="00BE6859">
      <w:pPr>
        <w:pStyle w:val="Header"/>
      </w:pPr>
      <w:r>
        <w:t>Acknowledgments</w:t>
      </w:r>
    </w:p>
    <w:p w14:paraId="1D3B8A12" w14:textId="77777777" w:rsidR="00667BA9" w:rsidRDefault="00667BA9" w:rsidP="00667BA9">
      <w:r w:rsidRPr="006D490D">
        <w:t>The authors of this document wish to recognize the following participants who contributed their time and expertise t</w:t>
      </w:r>
      <w:r>
        <w:t>o the development of this guide.</w:t>
      </w:r>
    </w:p>
    <w:tbl>
      <w:tblPr>
        <w:tblW w:w="8640" w:type="dxa"/>
        <w:jc w:val="center"/>
        <w:tblCellMar>
          <w:top w:w="29" w:type="dxa"/>
          <w:left w:w="115" w:type="dxa"/>
          <w:bottom w:w="29" w:type="dxa"/>
          <w:right w:w="115" w:type="dxa"/>
        </w:tblCellMar>
        <w:tblLook w:val="0000" w:firstRow="0" w:lastRow="0" w:firstColumn="0" w:lastColumn="0" w:noHBand="0" w:noVBand="0"/>
      </w:tblPr>
      <w:tblGrid>
        <w:gridCol w:w="3025"/>
        <w:gridCol w:w="5615"/>
      </w:tblGrid>
      <w:tr w:rsidR="0043468B" w:rsidRPr="009272A2" w14:paraId="2A9E5E88" w14:textId="77777777">
        <w:trPr>
          <w:cantSplit/>
          <w:jc w:val="center"/>
        </w:trPr>
        <w:tc>
          <w:tcPr>
            <w:tcW w:w="2985" w:type="dxa"/>
            <w:tcBorders>
              <w:top w:val="single" w:sz="18" w:space="0" w:color="C0504D"/>
              <w:left w:val="nil"/>
              <w:bottom w:val="single" w:sz="18" w:space="0" w:color="C0504D"/>
              <w:right w:val="nil"/>
            </w:tcBorders>
          </w:tcPr>
          <w:p w14:paraId="102CA730" w14:textId="77777777" w:rsidR="0043468B" w:rsidRDefault="0043468B" w:rsidP="008F7891">
            <w:pPr>
              <w:pStyle w:val="TableContent"/>
              <w:rPr>
                <w:lang w:eastAsia="de-DE"/>
              </w:rPr>
            </w:pPr>
            <w:r>
              <w:t>Austin Kreisler</w:t>
            </w:r>
          </w:p>
        </w:tc>
        <w:tc>
          <w:tcPr>
            <w:tcW w:w="5540" w:type="dxa"/>
            <w:tcBorders>
              <w:top w:val="single" w:sz="18" w:space="0" w:color="C0504D"/>
              <w:left w:val="nil"/>
              <w:bottom w:val="single" w:sz="18" w:space="0" w:color="C0504D"/>
              <w:right w:val="nil"/>
            </w:tcBorders>
          </w:tcPr>
          <w:p w14:paraId="1C169D54" w14:textId="77777777" w:rsidR="0043468B" w:rsidRDefault="0043468B" w:rsidP="008F7891">
            <w:pPr>
              <w:pStyle w:val="TableContent"/>
              <w:rPr>
                <w:lang w:eastAsia="de-DE"/>
              </w:rPr>
            </w:pPr>
            <w:r w:rsidRPr="009272A2">
              <w:t>SAIC</w:t>
            </w:r>
          </w:p>
        </w:tc>
      </w:tr>
      <w:tr w:rsidR="0043468B" w:rsidRPr="009272A2" w14:paraId="275D89CA" w14:textId="77777777">
        <w:trPr>
          <w:cantSplit/>
          <w:jc w:val="center"/>
        </w:trPr>
        <w:tc>
          <w:tcPr>
            <w:tcW w:w="2985" w:type="dxa"/>
            <w:tcBorders>
              <w:top w:val="single" w:sz="18" w:space="0" w:color="C0504D"/>
              <w:left w:val="nil"/>
              <w:bottom w:val="single" w:sz="18" w:space="0" w:color="C0504D"/>
              <w:right w:val="nil"/>
            </w:tcBorders>
          </w:tcPr>
          <w:p w14:paraId="189D5808" w14:textId="77777777" w:rsidR="0043468B" w:rsidRPr="008E7B53" w:rsidRDefault="0043468B" w:rsidP="008F7891">
            <w:pPr>
              <w:pStyle w:val="TableContent"/>
            </w:pPr>
            <w:r w:rsidRPr="008E7B53">
              <w:t>Bill Ormerod</w:t>
            </w:r>
          </w:p>
        </w:tc>
        <w:tc>
          <w:tcPr>
            <w:tcW w:w="5540" w:type="dxa"/>
            <w:tcBorders>
              <w:top w:val="single" w:sz="18" w:space="0" w:color="C0504D"/>
              <w:left w:val="nil"/>
              <w:bottom w:val="single" w:sz="18" w:space="0" w:color="C0504D"/>
              <w:right w:val="nil"/>
            </w:tcBorders>
          </w:tcPr>
          <w:p w14:paraId="6746EF77" w14:textId="77777777" w:rsidR="0043468B" w:rsidRDefault="0043468B" w:rsidP="008F7891">
            <w:pPr>
              <w:pStyle w:val="TableContent"/>
            </w:pPr>
            <w:r>
              <w:t>Siemens Healthcare</w:t>
            </w:r>
          </w:p>
        </w:tc>
      </w:tr>
      <w:tr w:rsidR="0043468B" w:rsidRPr="009272A2" w14:paraId="09291AD7" w14:textId="77777777">
        <w:trPr>
          <w:cantSplit/>
          <w:jc w:val="center"/>
        </w:trPr>
        <w:tc>
          <w:tcPr>
            <w:tcW w:w="2985" w:type="dxa"/>
            <w:tcBorders>
              <w:top w:val="single" w:sz="18" w:space="0" w:color="C0504D"/>
              <w:left w:val="nil"/>
              <w:bottom w:val="single" w:sz="18" w:space="0" w:color="C0504D"/>
              <w:right w:val="nil"/>
            </w:tcBorders>
          </w:tcPr>
          <w:p w14:paraId="4A7BD0E4" w14:textId="77777777" w:rsidR="0043468B" w:rsidRDefault="0043468B" w:rsidP="008F7891">
            <w:pPr>
              <w:pStyle w:val="TableContent"/>
            </w:pPr>
            <w:r w:rsidRPr="009272A2">
              <w:t>Bob Yencha</w:t>
            </w:r>
          </w:p>
        </w:tc>
        <w:tc>
          <w:tcPr>
            <w:tcW w:w="5540" w:type="dxa"/>
            <w:tcBorders>
              <w:top w:val="single" w:sz="18" w:space="0" w:color="C0504D"/>
              <w:left w:val="nil"/>
              <w:bottom w:val="single" w:sz="18" w:space="0" w:color="C0504D"/>
              <w:right w:val="nil"/>
            </w:tcBorders>
          </w:tcPr>
          <w:p w14:paraId="0B0991C0" w14:textId="77777777" w:rsidR="0043468B" w:rsidRDefault="0043468B" w:rsidP="008F7891">
            <w:pPr>
              <w:pStyle w:val="TableContent"/>
            </w:pPr>
            <w:r w:rsidRPr="009272A2">
              <w:t>Lantana</w:t>
            </w:r>
            <w:r>
              <w:t xml:space="preserve"> Consulting Group</w:t>
            </w:r>
          </w:p>
        </w:tc>
      </w:tr>
      <w:tr w:rsidR="0043468B" w:rsidRPr="009272A2" w14:paraId="6E56ABE9" w14:textId="77777777">
        <w:trPr>
          <w:cantSplit/>
          <w:jc w:val="center"/>
        </w:trPr>
        <w:tc>
          <w:tcPr>
            <w:tcW w:w="2985" w:type="dxa"/>
            <w:tcBorders>
              <w:top w:val="single" w:sz="18" w:space="0" w:color="C0504D"/>
              <w:left w:val="nil"/>
              <w:bottom w:val="single" w:sz="18" w:space="0" w:color="C0504D"/>
              <w:right w:val="nil"/>
            </w:tcBorders>
          </w:tcPr>
          <w:p w14:paraId="08F76467" w14:textId="77777777" w:rsidR="0043468B" w:rsidRDefault="0043468B" w:rsidP="008F7891">
            <w:pPr>
              <w:pStyle w:val="TableContent"/>
              <w:rPr>
                <w:lang w:eastAsia="de-DE"/>
              </w:rPr>
            </w:pPr>
            <w:r w:rsidRPr="009272A2">
              <w:t>Cindy Johns</w:t>
            </w:r>
          </w:p>
        </w:tc>
        <w:tc>
          <w:tcPr>
            <w:tcW w:w="5540" w:type="dxa"/>
            <w:tcBorders>
              <w:top w:val="single" w:sz="18" w:space="0" w:color="C0504D"/>
              <w:left w:val="nil"/>
              <w:bottom w:val="single" w:sz="18" w:space="0" w:color="C0504D"/>
              <w:right w:val="nil"/>
            </w:tcBorders>
          </w:tcPr>
          <w:p w14:paraId="15D38309" w14:textId="77777777" w:rsidR="0043468B" w:rsidRDefault="0043468B" w:rsidP="008F7891">
            <w:pPr>
              <w:pStyle w:val="TableContent"/>
              <w:rPr>
                <w:lang w:eastAsia="de-DE"/>
              </w:rPr>
            </w:pPr>
            <w:r>
              <w:t>LabCorp</w:t>
            </w:r>
          </w:p>
        </w:tc>
      </w:tr>
      <w:tr w:rsidR="0043468B" w:rsidRPr="009272A2" w14:paraId="7FB9AC4D" w14:textId="77777777">
        <w:trPr>
          <w:cantSplit/>
          <w:jc w:val="center"/>
        </w:trPr>
        <w:tc>
          <w:tcPr>
            <w:tcW w:w="2985" w:type="dxa"/>
            <w:tcBorders>
              <w:top w:val="single" w:sz="18" w:space="0" w:color="C0504D"/>
              <w:left w:val="nil"/>
              <w:bottom w:val="single" w:sz="18" w:space="0" w:color="C0504D"/>
              <w:right w:val="nil"/>
            </w:tcBorders>
          </w:tcPr>
          <w:p w14:paraId="0E0DF9F7" w14:textId="77777777" w:rsidR="0043468B" w:rsidRDefault="0043468B" w:rsidP="008F7891">
            <w:pPr>
              <w:pStyle w:val="TableContent"/>
              <w:rPr>
                <w:lang w:eastAsia="de-DE"/>
              </w:rPr>
            </w:pPr>
            <w:r w:rsidRPr="009272A2">
              <w:t xml:space="preserve">David Burgess </w:t>
            </w:r>
          </w:p>
        </w:tc>
        <w:tc>
          <w:tcPr>
            <w:tcW w:w="5540" w:type="dxa"/>
            <w:tcBorders>
              <w:top w:val="single" w:sz="18" w:space="0" w:color="C0504D"/>
              <w:left w:val="nil"/>
              <w:bottom w:val="single" w:sz="18" w:space="0" w:color="C0504D"/>
              <w:right w:val="nil"/>
            </w:tcBorders>
          </w:tcPr>
          <w:p w14:paraId="493B36FF" w14:textId="77777777" w:rsidR="0043468B" w:rsidRDefault="0043468B" w:rsidP="008F7891">
            <w:pPr>
              <w:pStyle w:val="TableContent"/>
              <w:rPr>
                <w:lang w:eastAsia="de-DE"/>
              </w:rPr>
            </w:pPr>
            <w:r w:rsidRPr="009272A2">
              <w:t>LabCorp</w:t>
            </w:r>
          </w:p>
        </w:tc>
      </w:tr>
      <w:tr w:rsidR="0043468B" w:rsidRPr="009272A2" w14:paraId="0C08BDFA" w14:textId="77777777">
        <w:trPr>
          <w:cantSplit/>
          <w:jc w:val="center"/>
        </w:trPr>
        <w:tc>
          <w:tcPr>
            <w:tcW w:w="2985" w:type="dxa"/>
            <w:tcBorders>
              <w:top w:val="single" w:sz="18" w:space="0" w:color="C0504D"/>
              <w:left w:val="nil"/>
              <w:bottom w:val="single" w:sz="18" w:space="0" w:color="C0504D"/>
              <w:right w:val="nil"/>
            </w:tcBorders>
          </w:tcPr>
          <w:p w14:paraId="1113F3BF" w14:textId="77777777" w:rsidR="0043468B" w:rsidRDefault="0043468B" w:rsidP="008F7891">
            <w:pPr>
              <w:pStyle w:val="TableContent"/>
              <w:rPr>
                <w:lang w:eastAsia="de-DE"/>
              </w:rPr>
            </w:pPr>
            <w:r w:rsidRPr="009272A2">
              <w:t>Erik Pupo</w:t>
            </w:r>
          </w:p>
        </w:tc>
        <w:tc>
          <w:tcPr>
            <w:tcW w:w="5540" w:type="dxa"/>
            <w:tcBorders>
              <w:top w:val="single" w:sz="18" w:space="0" w:color="C0504D"/>
              <w:left w:val="nil"/>
              <w:bottom w:val="single" w:sz="18" w:space="0" w:color="C0504D"/>
              <w:right w:val="nil"/>
            </w:tcBorders>
          </w:tcPr>
          <w:p w14:paraId="457A9DE9" w14:textId="77777777" w:rsidR="0043468B" w:rsidRDefault="0043468B" w:rsidP="008F7891">
            <w:pPr>
              <w:pStyle w:val="TableContent"/>
              <w:rPr>
                <w:lang w:eastAsia="de-DE"/>
              </w:rPr>
            </w:pPr>
            <w:r w:rsidRPr="009272A2">
              <w:t>Deloitte Consulting</w:t>
            </w:r>
          </w:p>
        </w:tc>
      </w:tr>
      <w:tr w:rsidR="0043468B" w:rsidRPr="009272A2" w14:paraId="7561450C" w14:textId="77777777">
        <w:trPr>
          <w:cantSplit/>
          <w:jc w:val="center"/>
        </w:trPr>
        <w:tc>
          <w:tcPr>
            <w:tcW w:w="2985" w:type="dxa"/>
            <w:tcBorders>
              <w:top w:val="single" w:sz="18" w:space="0" w:color="C0504D"/>
              <w:left w:val="nil"/>
              <w:bottom w:val="single" w:sz="18" w:space="0" w:color="C0504D"/>
              <w:right w:val="nil"/>
            </w:tcBorders>
          </w:tcPr>
          <w:p w14:paraId="466CDA7D" w14:textId="77777777" w:rsidR="0043468B" w:rsidRDefault="0043468B" w:rsidP="008F7891">
            <w:pPr>
              <w:pStyle w:val="TableContent"/>
              <w:rPr>
                <w:lang w:eastAsia="de-DE"/>
              </w:rPr>
            </w:pPr>
            <w:r w:rsidRPr="009272A2">
              <w:t>Ernest Grove</w:t>
            </w:r>
          </w:p>
        </w:tc>
        <w:tc>
          <w:tcPr>
            <w:tcW w:w="5540" w:type="dxa"/>
            <w:tcBorders>
              <w:top w:val="single" w:sz="18" w:space="0" w:color="C0504D"/>
              <w:left w:val="nil"/>
              <w:bottom w:val="single" w:sz="18" w:space="0" w:color="C0504D"/>
              <w:right w:val="nil"/>
            </w:tcBorders>
          </w:tcPr>
          <w:p w14:paraId="5906CFDD" w14:textId="77777777" w:rsidR="0043468B" w:rsidRDefault="0043468B" w:rsidP="008F7891">
            <w:pPr>
              <w:pStyle w:val="TableContent"/>
              <w:rPr>
                <w:lang w:eastAsia="de-DE"/>
              </w:rPr>
            </w:pPr>
            <w:r w:rsidRPr="009272A2">
              <w:t>SHAPE HITECH, LLC</w:t>
            </w:r>
          </w:p>
        </w:tc>
      </w:tr>
      <w:tr w:rsidR="0043468B" w:rsidRPr="009272A2" w14:paraId="0B487963" w14:textId="77777777">
        <w:trPr>
          <w:cantSplit/>
          <w:jc w:val="center"/>
        </w:trPr>
        <w:tc>
          <w:tcPr>
            <w:tcW w:w="2985" w:type="dxa"/>
            <w:tcBorders>
              <w:top w:val="single" w:sz="18" w:space="0" w:color="C0504D"/>
              <w:left w:val="nil"/>
              <w:bottom w:val="single" w:sz="18" w:space="0" w:color="C0504D"/>
              <w:right w:val="nil"/>
            </w:tcBorders>
          </w:tcPr>
          <w:p w14:paraId="2FA2CF8D" w14:textId="77777777" w:rsidR="0043468B" w:rsidRDefault="0043468B" w:rsidP="008F7891">
            <w:pPr>
              <w:pStyle w:val="TableContent"/>
              <w:rPr>
                <w:lang w:eastAsia="de-DE"/>
              </w:rPr>
            </w:pPr>
            <w:r w:rsidRPr="009272A2">
              <w:t>Frieda Hall</w:t>
            </w:r>
          </w:p>
        </w:tc>
        <w:tc>
          <w:tcPr>
            <w:tcW w:w="5540" w:type="dxa"/>
            <w:tcBorders>
              <w:top w:val="single" w:sz="18" w:space="0" w:color="C0504D"/>
              <w:left w:val="nil"/>
              <w:bottom w:val="single" w:sz="18" w:space="0" w:color="C0504D"/>
              <w:right w:val="nil"/>
            </w:tcBorders>
          </w:tcPr>
          <w:p w14:paraId="1401272C" w14:textId="77777777" w:rsidR="0043468B" w:rsidRDefault="0043468B" w:rsidP="008F7891">
            <w:pPr>
              <w:pStyle w:val="TableContent"/>
              <w:rPr>
                <w:lang w:eastAsia="de-DE"/>
              </w:rPr>
            </w:pPr>
            <w:r w:rsidRPr="009272A2">
              <w:t>Quest Diagnostics</w:t>
            </w:r>
          </w:p>
        </w:tc>
      </w:tr>
      <w:tr w:rsidR="0043468B" w:rsidRPr="009272A2" w14:paraId="5705F3D0" w14:textId="77777777">
        <w:trPr>
          <w:cantSplit/>
          <w:jc w:val="center"/>
        </w:trPr>
        <w:tc>
          <w:tcPr>
            <w:tcW w:w="2985" w:type="dxa"/>
            <w:tcBorders>
              <w:top w:val="single" w:sz="18" w:space="0" w:color="C0504D"/>
              <w:left w:val="nil"/>
              <w:bottom w:val="single" w:sz="18" w:space="0" w:color="C0504D"/>
              <w:right w:val="nil"/>
            </w:tcBorders>
          </w:tcPr>
          <w:p w14:paraId="7665797E" w14:textId="77777777" w:rsidR="0043468B" w:rsidRDefault="0043468B" w:rsidP="008F7891">
            <w:pPr>
              <w:pStyle w:val="TableContent"/>
              <w:rPr>
                <w:lang w:eastAsia="de-DE"/>
              </w:rPr>
            </w:pPr>
            <w:r w:rsidRPr="009272A2">
              <w:t>Glen Moy</w:t>
            </w:r>
          </w:p>
        </w:tc>
        <w:tc>
          <w:tcPr>
            <w:tcW w:w="5540" w:type="dxa"/>
            <w:tcBorders>
              <w:top w:val="single" w:sz="18" w:space="0" w:color="C0504D"/>
              <w:left w:val="nil"/>
              <w:bottom w:val="single" w:sz="18" w:space="0" w:color="C0504D"/>
              <w:right w:val="nil"/>
            </w:tcBorders>
          </w:tcPr>
          <w:p w14:paraId="2DF2CF42" w14:textId="77777777" w:rsidR="0043468B" w:rsidRDefault="0043468B" w:rsidP="008F7891">
            <w:pPr>
              <w:pStyle w:val="TableContent"/>
              <w:rPr>
                <w:lang w:eastAsia="de-DE"/>
              </w:rPr>
            </w:pPr>
            <w:r w:rsidRPr="009272A2">
              <w:t>California HealthCare Foundation</w:t>
            </w:r>
          </w:p>
        </w:tc>
      </w:tr>
      <w:tr w:rsidR="0043468B" w:rsidRPr="009272A2" w14:paraId="799DBFCA" w14:textId="77777777">
        <w:trPr>
          <w:cantSplit/>
          <w:jc w:val="center"/>
        </w:trPr>
        <w:tc>
          <w:tcPr>
            <w:tcW w:w="2985" w:type="dxa"/>
            <w:tcBorders>
              <w:top w:val="single" w:sz="18" w:space="0" w:color="C0504D"/>
              <w:left w:val="nil"/>
              <w:bottom w:val="single" w:sz="18" w:space="0" w:color="C0504D"/>
              <w:right w:val="nil"/>
            </w:tcBorders>
          </w:tcPr>
          <w:p w14:paraId="1A674E6D" w14:textId="77777777" w:rsidR="0043468B" w:rsidRDefault="0043468B" w:rsidP="008F7891">
            <w:pPr>
              <w:pStyle w:val="TableContent"/>
              <w:rPr>
                <w:lang w:eastAsia="de-DE"/>
              </w:rPr>
            </w:pPr>
            <w:r>
              <w:t>Hans Bui</w:t>
            </w:r>
            <w:r w:rsidRPr="009272A2">
              <w:t>tendijk</w:t>
            </w:r>
          </w:p>
        </w:tc>
        <w:tc>
          <w:tcPr>
            <w:tcW w:w="5540" w:type="dxa"/>
            <w:tcBorders>
              <w:top w:val="single" w:sz="18" w:space="0" w:color="C0504D"/>
              <w:left w:val="nil"/>
              <w:bottom w:val="single" w:sz="18" w:space="0" w:color="C0504D"/>
              <w:right w:val="nil"/>
            </w:tcBorders>
          </w:tcPr>
          <w:p w14:paraId="0838799A" w14:textId="77777777" w:rsidR="0043468B" w:rsidRDefault="0043468B" w:rsidP="008F7891">
            <w:pPr>
              <w:pStyle w:val="TableContent"/>
              <w:rPr>
                <w:lang w:eastAsia="de-DE"/>
              </w:rPr>
            </w:pPr>
            <w:r w:rsidRPr="009272A2">
              <w:t>Siemens Healthcare</w:t>
            </w:r>
          </w:p>
        </w:tc>
      </w:tr>
      <w:tr w:rsidR="0043468B" w:rsidRPr="009272A2" w14:paraId="62E742B4" w14:textId="77777777">
        <w:trPr>
          <w:cantSplit/>
          <w:jc w:val="center"/>
        </w:trPr>
        <w:tc>
          <w:tcPr>
            <w:tcW w:w="2985" w:type="dxa"/>
            <w:tcBorders>
              <w:top w:val="single" w:sz="18" w:space="0" w:color="C0504D"/>
              <w:left w:val="nil"/>
              <w:bottom w:val="single" w:sz="18" w:space="0" w:color="C0504D"/>
              <w:right w:val="nil"/>
            </w:tcBorders>
          </w:tcPr>
          <w:p w14:paraId="33D3A716" w14:textId="77777777" w:rsidR="0043468B" w:rsidRDefault="0043468B" w:rsidP="008F7891">
            <w:pPr>
              <w:pStyle w:val="TableContent"/>
              <w:rPr>
                <w:lang w:eastAsia="de-DE"/>
              </w:rPr>
            </w:pPr>
            <w:r w:rsidRPr="009272A2">
              <w:t xml:space="preserve">Jingdong Li </w:t>
            </w:r>
          </w:p>
        </w:tc>
        <w:tc>
          <w:tcPr>
            <w:tcW w:w="5540" w:type="dxa"/>
            <w:tcBorders>
              <w:top w:val="single" w:sz="18" w:space="0" w:color="C0504D"/>
              <w:left w:val="nil"/>
              <w:bottom w:val="single" w:sz="18" w:space="0" w:color="C0504D"/>
              <w:right w:val="nil"/>
            </w:tcBorders>
          </w:tcPr>
          <w:p w14:paraId="59BDD6D3" w14:textId="77777777" w:rsidR="0043468B" w:rsidRDefault="0043468B" w:rsidP="008F7891">
            <w:pPr>
              <w:pStyle w:val="TableContent"/>
              <w:rPr>
                <w:lang w:eastAsia="de-DE"/>
              </w:rPr>
            </w:pPr>
            <w:r w:rsidRPr="009272A2">
              <w:t>Lantana</w:t>
            </w:r>
            <w:r>
              <w:t xml:space="preserve"> Consulting Group</w:t>
            </w:r>
          </w:p>
        </w:tc>
      </w:tr>
      <w:tr w:rsidR="0043468B" w:rsidRPr="009272A2" w14:paraId="52B4CD1C" w14:textId="77777777">
        <w:trPr>
          <w:cantSplit/>
          <w:jc w:val="center"/>
        </w:trPr>
        <w:tc>
          <w:tcPr>
            <w:tcW w:w="2985" w:type="dxa"/>
            <w:tcBorders>
              <w:top w:val="single" w:sz="18" w:space="0" w:color="C0504D"/>
              <w:left w:val="nil"/>
              <w:bottom w:val="single" w:sz="18" w:space="0" w:color="C0504D"/>
              <w:right w:val="nil"/>
            </w:tcBorders>
          </w:tcPr>
          <w:p w14:paraId="5CF6DC5D" w14:textId="77777777" w:rsidR="0043468B" w:rsidRDefault="0043468B" w:rsidP="008F7891">
            <w:pPr>
              <w:pStyle w:val="TableContent"/>
              <w:rPr>
                <w:lang w:eastAsia="de-DE"/>
              </w:rPr>
            </w:pPr>
            <w:r w:rsidRPr="009272A2">
              <w:t>Jitin Asnaani</w:t>
            </w:r>
          </w:p>
        </w:tc>
        <w:tc>
          <w:tcPr>
            <w:tcW w:w="5540" w:type="dxa"/>
            <w:tcBorders>
              <w:top w:val="single" w:sz="18" w:space="0" w:color="C0504D"/>
              <w:left w:val="nil"/>
              <w:bottom w:val="single" w:sz="18" w:space="0" w:color="C0504D"/>
              <w:right w:val="nil"/>
            </w:tcBorders>
          </w:tcPr>
          <w:p w14:paraId="0570C7FC" w14:textId="77777777" w:rsidR="0043468B" w:rsidRDefault="0043468B" w:rsidP="008F7891">
            <w:pPr>
              <w:pStyle w:val="TableContent"/>
              <w:rPr>
                <w:lang w:eastAsia="de-DE"/>
              </w:rPr>
            </w:pPr>
            <w:r w:rsidRPr="009272A2">
              <w:t>Office of the National Coordinator</w:t>
            </w:r>
          </w:p>
        </w:tc>
      </w:tr>
      <w:tr w:rsidR="0043468B" w:rsidRPr="009272A2" w14:paraId="465A13CD" w14:textId="77777777">
        <w:trPr>
          <w:cantSplit/>
          <w:jc w:val="center"/>
        </w:trPr>
        <w:tc>
          <w:tcPr>
            <w:tcW w:w="2985" w:type="dxa"/>
            <w:tcBorders>
              <w:top w:val="single" w:sz="18" w:space="0" w:color="C0504D"/>
              <w:left w:val="nil"/>
              <w:bottom w:val="single" w:sz="18" w:space="0" w:color="C0504D"/>
              <w:right w:val="nil"/>
            </w:tcBorders>
          </w:tcPr>
          <w:p w14:paraId="7D2D9EB5" w14:textId="77777777" w:rsidR="0043468B" w:rsidRDefault="0043468B" w:rsidP="008F7891">
            <w:pPr>
              <w:pStyle w:val="TableContent"/>
              <w:rPr>
                <w:lang w:eastAsia="de-DE"/>
              </w:rPr>
            </w:pPr>
            <w:r w:rsidRPr="009272A2">
              <w:t>John Mooney</w:t>
            </w:r>
          </w:p>
        </w:tc>
        <w:tc>
          <w:tcPr>
            <w:tcW w:w="5540" w:type="dxa"/>
            <w:tcBorders>
              <w:top w:val="single" w:sz="18" w:space="0" w:color="C0504D"/>
              <w:left w:val="nil"/>
              <w:bottom w:val="single" w:sz="18" w:space="0" w:color="C0504D"/>
              <w:right w:val="nil"/>
            </w:tcBorders>
          </w:tcPr>
          <w:p w14:paraId="5A2E8967" w14:textId="77777777" w:rsidR="0043468B" w:rsidRDefault="0043468B" w:rsidP="008F7891">
            <w:pPr>
              <w:pStyle w:val="TableContent"/>
              <w:rPr>
                <w:lang w:eastAsia="de-DE"/>
              </w:rPr>
            </w:pPr>
            <w:r w:rsidRPr="009272A2">
              <w:t>BioReference Laboratories, Inc</w:t>
            </w:r>
          </w:p>
        </w:tc>
      </w:tr>
      <w:tr w:rsidR="0043468B" w:rsidRPr="009272A2" w14:paraId="5D8841E4" w14:textId="77777777">
        <w:trPr>
          <w:cantSplit/>
          <w:jc w:val="center"/>
        </w:trPr>
        <w:tc>
          <w:tcPr>
            <w:tcW w:w="2985" w:type="dxa"/>
            <w:tcBorders>
              <w:top w:val="single" w:sz="18" w:space="0" w:color="C0504D"/>
              <w:left w:val="nil"/>
              <w:bottom w:val="single" w:sz="18" w:space="0" w:color="C0504D"/>
              <w:right w:val="nil"/>
            </w:tcBorders>
          </w:tcPr>
          <w:p w14:paraId="08B68215" w14:textId="77777777" w:rsidR="0043468B" w:rsidRPr="009272A2" w:rsidRDefault="0043468B" w:rsidP="008F7891">
            <w:pPr>
              <w:pStyle w:val="TableContent"/>
            </w:pPr>
            <w:r>
              <w:t>Jonathan Tadese</w:t>
            </w:r>
          </w:p>
        </w:tc>
        <w:tc>
          <w:tcPr>
            <w:tcW w:w="5540" w:type="dxa"/>
            <w:tcBorders>
              <w:top w:val="single" w:sz="18" w:space="0" w:color="C0504D"/>
              <w:left w:val="nil"/>
              <w:bottom w:val="single" w:sz="18" w:space="0" w:color="C0504D"/>
              <w:right w:val="nil"/>
            </w:tcBorders>
          </w:tcPr>
          <w:p w14:paraId="5CA9149A" w14:textId="77777777" w:rsidR="0043468B" w:rsidRPr="009272A2" w:rsidRDefault="0043468B" w:rsidP="008F7891">
            <w:pPr>
              <w:pStyle w:val="TableContent"/>
            </w:pPr>
            <w:r>
              <w:t xml:space="preserve">Deloitte </w:t>
            </w:r>
            <w:r w:rsidRPr="009272A2">
              <w:t xml:space="preserve"> Consulting</w:t>
            </w:r>
          </w:p>
        </w:tc>
      </w:tr>
      <w:tr w:rsidR="0043468B" w:rsidRPr="009272A2" w14:paraId="4A7D981F" w14:textId="77777777">
        <w:trPr>
          <w:cantSplit/>
          <w:jc w:val="center"/>
        </w:trPr>
        <w:tc>
          <w:tcPr>
            <w:tcW w:w="2985" w:type="dxa"/>
            <w:tcBorders>
              <w:top w:val="single" w:sz="18" w:space="0" w:color="C0504D"/>
              <w:left w:val="nil"/>
              <w:bottom w:val="single" w:sz="18" w:space="0" w:color="C0504D"/>
              <w:right w:val="nil"/>
            </w:tcBorders>
          </w:tcPr>
          <w:p w14:paraId="4F54C1E3" w14:textId="77777777" w:rsidR="0043468B" w:rsidRDefault="0043468B" w:rsidP="008F7891">
            <w:pPr>
              <w:pStyle w:val="TableContent"/>
              <w:rPr>
                <w:lang w:eastAsia="de-DE"/>
              </w:rPr>
            </w:pPr>
            <w:r w:rsidRPr="009272A2">
              <w:t>Kate Hamilton</w:t>
            </w:r>
          </w:p>
        </w:tc>
        <w:tc>
          <w:tcPr>
            <w:tcW w:w="5540" w:type="dxa"/>
            <w:tcBorders>
              <w:top w:val="single" w:sz="18" w:space="0" w:color="C0504D"/>
              <w:left w:val="nil"/>
              <w:bottom w:val="single" w:sz="18" w:space="0" w:color="C0504D"/>
              <w:right w:val="nil"/>
            </w:tcBorders>
          </w:tcPr>
          <w:p w14:paraId="019EF730" w14:textId="77777777" w:rsidR="0043468B" w:rsidRDefault="0043468B" w:rsidP="008F7891">
            <w:pPr>
              <w:pStyle w:val="TableContent"/>
              <w:rPr>
                <w:lang w:eastAsia="de-DE"/>
              </w:rPr>
            </w:pPr>
            <w:r w:rsidRPr="009272A2">
              <w:t>Lantana</w:t>
            </w:r>
            <w:r>
              <w:t xml:space="preserve"> Consulting Group</w:t>
            </w:r>
          </w:p>
        </w:tc>
      </w:tr>
      <w:tr w:rsidR="0043468B" w:rsidRPr="009272A2" w14:paraId="6025624B" w14:textId="77777777">
        <w:trPr>
          <w:cantSplit/>
          <w:jc w:val="center"/>
        </w:trPr>
        <w:tc>
          <w:tcPr>
            <w:tcW w:w="2985" w:type="dxa"/>
            <w:tcBorders>
              <w:top w:val="single" w:sz="18" w:space="0" w:color="C0504D"/>
              <w:left w:val="nil"/>
              <w:bottom w:val="single" w:sz="18" w:space="0" w:color="C0504D"/>
              <w:right w:val="nil"/>
            </w:tcBorders>
          </w:tcPr>
          <w:p w14:paraId="4F41B321" w14:textId="77777777" w:rsidR="0043468B" w:rsidRDefault="0043468B" w:rsidP="008F7891">
            <w:pPr>
              <w:pStyle w:val="TableContent"/>
              <w:rPr>
                <w:lang w:eastAsia="de-DE"/>
              </w:rPr>
            </w:pPr>
            <w:r w:rsidRPr="009272A2">
              <w:lastRenderedPageBreak/>
              <w:t>Ken Gurlach</w:t>
            </w:r>
          </w:p>
        </w:tc>
        <w:tc>
          <w:tcPr>
            <w:tcW w:w="5540" w:type="dxa"/>
            <w:tcBorders>
              <w:top w:val="single" w:sz="18" w:space="0" w:color="C0504D"/>
              <w:left w:val="nil"/>
              <w:bottom w:val="single" w:sz="18" w:space="0" w:color="C0504D"/>
              <w:right w:val="nil"/>
            </w:tcBorders>
          </w:tcPr>
          <w:p w14:paraId="2681E470" w14:textId="77777777" w:rsidR="0043468B" w:rsidRDefault="0043468B" w:rsidP="008F7891">
            <w:pPr>
              <w:pStyle w:val="TableContent"/>
              <w:rPr>
                <w:lang w:eastAsia="de-DE"/>
              </w:rPr>
            </w:pPr>
            <w:r w:rsidRPr="009272A2">
              <w:t>CDC</w:t>
            </w:r>
          </w:p>
        </w:tc>
      </w:tr>
      <w:tr w:rsidR="0043468B" w:rsidRPr="009272A2" w14:paraId="064A6D7E" w14:textId="77777777">
        <w:trPr>
          <w:cantSplit/>
          <w:jc w:val="center"/>
        </w:trPr>
        <w:tc>
          <w:tcPr>
            <w:tcW w:w="2985" w:type="dxa"/>
            <w:tcBorders>
              <w:top w:val="single" w:sz="18" w:space="0" w:color="C0504D"/>
              <w:left w:val="nil"/>
              <w:bottom w:val="single" w:sz="18" w:space="0" w:color="C0504D"/>
              <w:right w:val="nil"/>
            </w:tcBorders>
          </w:tcPr>
          <w:p w14:paraId="1538CDA3" w14:textId="77777777" w:rsidR="0043468B" w:rsidRDefault="0043468B" w:rsidP="008F7891">
            <w:pPr>
              <w:pStyle w:val="TableContent"/>
              <w:rPr>
                <w:lang w:eastAsia="de-DE"/>
              </w:rPr>
            </w:pPr>
            <w:r w:rsidRPr="009272A2">
              <w:t>Ken McCaslin</w:t>
            </w:r>
          </w:p>
        </w:tc>
        <w:tc>
          <w:tcPr>
            <w:tcW w:w="5540" w:type="dxa"/>
            <w:tcBorders>
              <w:top w:val="single" w:sz="18" w:space="0" w:color="C0504D"/>
              <w:left w:val="nil"/>
              <w:bottom w:val="single" w:sz="18" w:space="0" w:color="C0504D"/>
              <w:right w:val="nil"/>
            </w:tcBorders>
          </w:tcPr>
          <w:p w14:paraId="3F359964" w14:textId="77777777" w:rsidR="0043468B" w:rsidRDefault="0043468B" w:rsidP="008F7891">
            <w:pPr>
              <w:pStyle w:val="TableContent"/>
              <w:rPr>
                <w:lang w:eastAsia="de-DE"/>
              </w:rPr>
            </w:pPr>
            <w:r w:rsidRPr="009272A2">
              <w:t>American Clinical Laboratory Association (ACLA)</w:t>
            </w:r>
          </w:p>
        </w:tc>
      </w:tr>
      <w:tr w:rsidR="0043468B" w:rsidRPr="009272A2" w14:paraId="5809A1B9" w14:textId="77777777">
        <w:trPr>
          <w:cantSplit/>
          <w:jc w:val="center"/>
        </w:trPr>
        <w:tc>
          <w:tcPr>
            <w:tcW w:w="2985" w:type="dxa"/>
            <w:tcBorders>
              <w:top w:val="single" w:sz="18" w:space="0" w:color="C0504D"/>
              <w:left w:val="nil"/>
              <w:bottom w:val="single" w:sz="18" w:space="0" w:color="C0504D"/>
              <w:right w:val="nil"/>
            </w:tcBorders>
          </w:tcPr>
          <w:p w14:paraId="70573E48" w14:textId="77777777" w:rsidR="0043468B" w:rsidRDefault="0043468B" w:rsidP="008F7891">
            <w:pPr>
              <w:pStyle w:val="TableContent"/>
              <w:rPr>
                <w:lang w:eastAsia="de-DE"/>
              </w:rPr>
            </w:pPr>
            <w:r w:rsidRPr="009272A2">
              <w:t>Ken Willett</w:t>
            </w:r>
          </w:p>
        </w:tc>
        <w:tc>
          <w:tcPr>
            <w:tcW w:w="5540" w:type="dxa"/>
            <w:tcBorders>
              <w:top w:val="single" w:sz="18" w:space="0" w:color="C0504D"/>
              <w:left w:val="nil"/>
              <w:bottom w:val="single" w:sz="18" w:space="0" w:color="C0504D"/>
              <w:right w:val="nil"/>
            </w:tcBorders>
          </w:tcPr>
          <w:p w14:paraId="5DFD433F" w14:textId="77777777" w:rsidR="0043468B" w:rsidRDefault="0043468B" w:rsidP="008F7891">
            <w:pPr>
              <w:pStyle w:val="TableContent"/>
              <w:rPr>
                <w:lang w:eastAsia="de-DE"/>
              </w:rPr>
            </w:pPr>
            <w:r w:rsidRPr="009272A2">
              <w:t>Ignis Systems Corp</w:t>
            </w:r>
          </w:p>
        </w:tc>
      </w:tr>
      <w:tr w:rsidR="0043468B" w:rsidRPr="009272A2" w14:paraId="1904B43C" w14:textId="77777777">
        <w:trPr>
          <w:cantSplit/>
          <w:jc w:val="center"/>
        </w:trPr>
        <w:tc>
          <w:tcPr>
            <w:tcW w:w="2985" w:type="dxa"/>
            <w:tcBorders>
              <w:top w:val="single" w:sz="18" w:space="0" w:color="C0504D"/>
              <w:left w:val="nil"/>
              <w:bottom w:val="single" w:sz="18" w:space="0" w:color="C0504D"/>
              <w:right w:val="nil"/>
            </w:tcBorders>
          </w:tcPr>
          <w:p w14:paraId="048E2E3F" w14:textId="77777777" w:rsidR="0043468B" w:rsidRDefault="0043468B" w:rsidP="008F7891">
            <w:pPr>
              <w:pStyle w:val="TableContent"/>
              <w:rPr>
                <w:lang w:eastAsia="de-DE"/>
              </w:rPr>
            </w:pPr>
            <w:r w:rsidRPr="009272A2">
              <w:t>Krishna Murali Brahmandam</w:t>
            </w:r>
          </w:p>
        </w:tc>
        <w:tc>
          <w:tcPr>
            <w:tcW w:w="5540" w:type="dxa"/>
            <w:tcBorders>
              <w:top w:val="single" w:sz="18" w:space="0" w:color="C0504D"/>
              <w:left w:val="nil"/>
              <w:bottom w:val="single" w:sz="18" w:space="0" w:color="C0504D"/>
              <w:right w:val="nil"/>
            </w:tcBorders>
          </w:tcPr>
          <w:p w14:paraId="5D90D9E9" w14:textId="77777777" w:rsidR="0043468B" w:rsidRDefault="0043468B" w:rsidP="008F7891">
            <w:pPr>
              <w:pStyle w:val="TableContent"/>
              <w:rPr>
                <w:lang w:eastAsia="de-DE"/>
              </w:rPr>
            </w:pPr>
            <w:r w:rsidRPr="009272A2">
              <w:t>Proheamon, Inc.</w:t>
            </w:r>
          </w:p>
        </w:tc>
      </w:tr>
      <w:tr w:rsidR="0043468B" w:rsidRPr="009272A2" w14:paraId="55CCF369" w14:textId="77777777">
        <w:trPr>
          <w:cantSplit/>
          <w:jc w:val="center"/>
        </w:trPr>
        <w:tc>
          <w:tcPr>
            <w:tcW w:w="2985" w:type="dxa"/>
            <w:tcBorders>
              <w:top w:val="single" w:sz="18" w:space="0" w:color="C0504D"/>
              <w:left w:val="nil"/>
              <w:bottom w:val="single" w:sz="18" w:space="0" w:color="C0504D"/>
              <w:right w:val="nil"/>
            </w:tcBorders>
          </w:tcPr>
          <w:p w14:paraId="64832D8C" w14:textId="77777777" w:rsidR="0043468B" w:rsidRDefault="0043468B" w:rsidP="008F7891">
            <w:pPr>
              <w:pStyle w:val="TableContent"/>
            </w:pPr>
            <w:r w:rsidRPr="009272A2">
              <w:t>Lester Keepper</w:t>
            </w:r>
          </w:p>
        </w:tc>
        <w:tc>
          <w:tcPr>
            <w:tcW w:w="5540" w:type="dxa"/>
            <w:tcBorders>
              <w:top w:val="single" w:sz="18" w:space="0" w:color="C0504D"/>
              <w:left w:val="nil"/>
              <w:bottom w:val="single" w:sz="18" w:space="0" w:color="C0504D"/>
              <w:right w:val="nil"/>
            </w:tcBorders>
          </w:tcPr>
          <w:p w14:paraId="17774634" w14:textId="77777777" w:rsidR="0043468B" w:rsidRDefault="0043468B" w:rsidP="008F7891">
            <w:pPr>
              <w:pStyle w:val="TableContent"/>
            </w:pPr>
            <w:r w:rsidRPr="009272A2">
              <w:t>SHAPE HITECH, LLC</w:t>
            </w:r>
          </w:p>
        </w:tc>
      </w:tr>
      <w:tr w:rsidR="0043468B" w:rsidRPr="009272A2" w14:paraId="0B56BC80" w14:textId="77777777">
        <w:trPr>
          <w:cantSplit/>
          <w:jc w:val="center"/>
        </w:trPr>
        <w:tc>
          <w:tcPr>
            <w:tcW w:w="2985" w:type="dxa"/>
            <w:tcBorders>
              <w:top w:val="single" w:sz="18" w:space="0" w:color="C0504D"/>
              <w:left w:val="nil"/>
              <w:bottom w:val="single" w:sz="18" w:space="0" w:color="C0504D"/>
              <w:right w:val="nil"/>
            </w:tcBorders>
          </w:tcPr>
          <w:p w14:paraId="32A2D7AA" w14:textId="77777777" w:rsidR="0043468B" w:rsidRDefault="0043468B" w:rsidP="008F7891">
            <w:pPr>
              <w:pStyle w:val="TableContent"/>
              <w:rPr>
                <w:lang w:eastAsia="de-DE"/>
              </w:rPr>
            </w:pPr>
            <w:r w:rsidRPr="009272A2">
              <w:t>Nagesh Bashyam</w:t>
            </w:r>
          </w:p>
        </w:tc>
        <w:tc>
          <w:tcPr>
            <w:tcW w:w="5540" w:type="dxa"/>
            <w:tcBorders>
              <w:top w:val="single" w:sz="18" w:space="0" w:color="C0504D"/>
              <w:left w:val="nil"/>
              <w:bottom w:val="single" w:sz="18" w:space="0" w:color="C0504D"/>
              <w:right w:val="nil"/>
            </w:tcBorders>
          </w:tcPr>
          <w:p w14:paraId="2C386A67" w14:textId="77777777" w:rsidR="0043468B" w:rsidRDefault="0043468B" w:rsidP="008F7891">
            <w:pPr>
              <w:pStyle w:val="TableContent"/>
            </w:pPr>
            <w:r w:rsidRPr="009272A2">
              <w:t>Harris</w:t>
            </w:r>
          </w:p>
        </w:tc>
      </w:tr>
      <w:tr w:rsidR="0043468B" w:rsidRPr="009272A2" w14:paraId="73570BF1" w14:textId="77777777">
        <w:trPr>
          <w:cantSplit/>
          <w:jc w:val="center"/>
        </w:trPr>
        <w:tc>
          <w:tcPr>
            <w:tcW w:w="2985" w:type="dxa"/>
            <w:tcBorders>
              <w:top w:val="single" w:sz="18" w:space="0" w:color="C0504D"/>
              <w:left w:val="nil"/>
              <w:bottom w:val="single" w:sz="18" w:space="0" w:color="C0504D"/>
              <w:right w:val="nil"/>
            </w:tcBorders>
          </w:tcPr>
          <w:p w14:paraId="198A2E21" w14:textId="77777777" w:rsidR="0043468B" w:rsidRDefault="0043468B" w:rsidP="008F7891">
            <w:pPr>
              <w:pStyle w:val="TableContent"/>
              <w:rPr>
                <w:lang w:eastAsia="de-DE"/>
              </w:rPr>
            </w:pPr>
            <w:r w:rsidRPr="009272A2">
              <w:t>Neelima Chennamaraja</w:t>
            </w:r>
          </w:p>
        </w:tc>
        <w:tc>
          <w:tcPr>
            <w:tcW w:w="5540" w:type="dxa"/>
            <w:tcBorders>
              <w:top w:val="single" w:sz="18" w:space="0" w:color="C0504D"/>
              <w:left w:val="nil"/>
              <w:bottom w:val="single" w:sz="18" w:space="0" w:color="C0504D"/>
              <w:right w:val="nil"/>
            </w:tcBorders>
          </w:tcPr>
          <w:p w14:paraId="6518613B" w14:textId="77777777" w:rsidR="0043468B" w:rsidRDefault="0043468B" w:rsidP="008F7891">
            <w:pPr>
              <w:pStyle w:val="TableContent"/>
            </w:pPr>
            <w:r w:rsidRPr="009272A2">
              <w:t>Harris</w:t>
            </w:r>
          </w:p>
        </w:tc>
      </w:tr>
      <w:tr w:rsidR="0043468B" w:rsidRPr="009272A2" w14:paraId="46CA6314" w14:textId="77777777">
        <w:trPr>
          <w:cantSplit/>
          <w:jc w:val="center"/>
        </w:trPr>
        <w:tc>
          <w:tcPr>
            <w:tcW w:w="2985" w:type="dxa"/>
            <w:tcBorders>
              <w:top w:val="single" w:sz="18" w:space="0" w:color="C0504D"/>
              <w:left w:val="nil"/>
              <w:bottom w:val="single" w:sz="18" w:space="0" w:color="C0504D"/>
              <w:right w:val="nil"/>
            </w:tcBorders>
          </w:tcPr>
          <w:p w14:paraId="6D7211E3" w14:textId="77777777" w:rsidR="0043468B" w:rsidRDefault="0043468B" w:rsidP="008F7891">
            <w:pPr>
              <w:pStyle w:val="TableContent"/>
              <w:rPr>
                <w:lang w:eastAsia="de-DE"/>
              </w:rPr>
            </w:pPr>
            <w:r w:rsidRPr="009272A2">
              <w:t>Riki Merrick</w:t>
            </w:r>
          </w:p>
        </w:tc>
        <w:tc>
          <w:tcPr>
            <w:tcW w:w="5540" w:type="dxa"/>
            <w:tcBorders>
              <w:top w:val="single" w:sz="18" w:space="0" w:color="C0504D"/>
              <w:left w:val="nil"/>
              <w:bottom w:val="single" w:sz="18" w:space="0" w:color="C0504D"/>
              <w:right w:val="nil"/>
            </w:tcBorders>
          </w:tcPr>
          <w:p w14:paraId="4C251CB0" w14:textId="77777777" w:rsidR="0043468B" w:rsidRDefault="0043468B" w:rsidP="008F7891">
            <w:pPr>
              <w:pStyle w:val="TableContent"/>
              <w:rPr>
                <w:lang w:eastAsia="de-DE"/>
              </w:rPr>
            </w:pPr>
            <w:r w:rsidRPr="009272A2">
              <w:t>iConnect Consulting</w:t>
            </w:r>
          </w:p>
        </w:tc>
      </w:tr>
      <w:tr w:rsidR="0043468B" w:rsidRPr="009272A2" w14:paraId="17EE6931" w14:textId="77777777">
        <w:trPr>
          <w:cantSplit/>
          <w:jc w:val="center"/>
        </w:trPr>
        <w:tc>
          <w:tcPr>
            <w:tcW w:w="2985" w:type="dxa"/>
            <w:tcBorders>
              <w:top w:val="single" w:sz="18" w:space="0" w:color="C0504D"/>
              <w:left w:val="nil"/>
              <w:bottom w:val="single" w:sz="18" w:space="0" w:color="C0504D"/>
              <w:right w:val="nil"/>
            </w:tcBorders>
          </w:tcPr>
          <w:p w14:paraId="5D47D99E" w14:textId="77777777" w:rsidR="0043468B" w:rsidRDefault="0043468B" w:rsidP="008F7891">
            <w:pPr>
              <w:pStyle w:val="TableContent"/>
            </w:pPr>
            <w:r>
              <w:t>Rob Hausam</w:t>
            </w:r>
          </w:p>
        </w:tc>
        <w:tc>
          <w:tcPr>
            <w:tcW w:w="5540" w:type="dxa"/>
            <w:tcBorders>
              <w:top w:val="single" w:sz="18" w:space="0" w:color="C0504D"/>
              <w:left w:val="nil"/>
              <w:bottom w:val="single" w:sz="18" w:space="0" w:color="C0504D"/>
              <w:right w:val="nil"/>
            </w:tcBorders>
          </w:tcPr>
          <w:p w14:paraId="28747D0F" w14:textId="77777777" w:rsidR="0043468B" w:rsidRDefault="0043468B" w:rsidP="008F7891">
            <w:pPr>
              <w:pStyle w:val="TableContent"/>
            </w:pPr>
            <w:r>
              <w:t>Hausam Consulting</w:t>
            </w:r>
          </w:p>
        </w:tc>
      </w:tr>
      <w:tr w:rsidR="0043468B" w:rsidRPr="009272A2" w14:paraId="2DC0A31F" w14:textId="77777777">
        <w:trPr>
          <w:cantSplit/>
          <w:jc w:val="center"/>
        </w:trPr>
        <w:tc>
          <w:tcPr>
            <w:tcW w:w="2985" w:type="dxa"/>
            <w:tcBorders>
              <w:top w:val="single" w:sz="18" w:space="0" w:color="C0504D"/>
              <w:left w:val="nil"/>
              <w:bottom w:val="single" w:sz="18" w:space="0" w:color="C0504D"/>
              <w:right w:val="nil"/>
            </w:tcBorders>
          </w:tcPr>
          <w:p w14:paraId="30462DE1" w14:textId="77777777" w:rsidR="0043468B" w:rsidRDefault="0043468B" w:rsidP="008F7891">
            <w:pPr>
              <w:pStyle w:val="TableContent"/>
              <w:rPr>
                <w:lang w:eastAsia="de-DE"/>
              </w:rPr>
            </w:pPr>
            <w:r w:rsidRPr="009272A2">
              <w:t>Robert Dieterle</w:t>
            </w:r>
          </w:p>
        </w:tc>
        <w:tc>
          <w:tcPr>
            <w:tcW w:w="5540" w:type="dxa"/>
            <w:tcBorders>
              <w:top w:val="single" w:sz="18" w:space="0" w:color="C0504D"/>
              <w:left w:val="nil"/>
              <w:bottom w:val="single" w:sz="18" w:space="0" w:color="C0504D"/>
              <w:right w:val="nil"/>
            </w:tcBorders>
          </w:tcPr>
          <w:p w14:paraId="0F5AE99B" w14:textId="77777777" w:rsidR="0043468B" w:rsidRDefault="0043468B" w:rsidP="008F7891">
            <w:pPr>
              <w:pStyle w:val="TableContent"/>
            </w:pPr>
            <w:r w:rsidRPr="009272A2">
              <w:t>Cal eConnect</w:t>
            </w:r>
          </w:p>
        </w:tc>
      </w:tr>
      <w:tr w:rsidR="0043468B" w:rsidRPr="009272A2" w14:paraId="64446DBA" w14:textId="77777777">
        <w:trPr>
          <w:cantSplit/>
          <w:jc w:val="center"/>
        </w:trPr>
        <w:tc>
          <w:tcPr>
            <w:tcW w:w="2985" w:type="dxa"/>
            <w:tcBorders>
              <w:top w:val="single" w:sz="18" w:space="0" w:color="C0504D"/>
              <w:left w:val="nil"/>
              <w:bottom w:val="single" w:sz="18" w:space="0" w:color="C0504D"/>
              <w:right w:val="nil"/>
            </w:tcBorders>
          </w:tcPr>
          <w:p w14:paraId="523E9E7F" w14:textId="77777777" w:rsidR="0043468B" w:rsidRDefault="0043468B" w:rsidP="008F7891">
            <w:pPr>
              <w:pStyle w:val="TableContent"/>
              <w:rPr>
                <w:lang w:eastAsia="de-DE"/>
              </w:rPr>
            </w:pPr>
            <w:r w:rsidRPr="009272A2">
              <w:t>Robert Lutolf</w:t>
            </w:r>
          </w:p>
        </w:tc>
        <w:tc>
          <w:tcPr>
            <w:tcW w:w="5540" w:type="dxa"/>
            <w:tcBorders>
              <w:top w:val="single" w:sz="18" w:space="0" w:color="C0504D"/>
              <w:left w:val="nil"/>
              <w:bottom w:val="single" w:sz="18" w:space="0" w:color="C0504D"/>
              <w:right w:val="nil"/>
            </w:tcBorders>
          </w:tcPr>
          <w:p w14:paraId="47535DDB" w14:textId="77777777" w:rsidR="0043468B" w:rsidRDefault="0043468B" w:rsidP="008F7891">
            <w:pPr>
              <w:pStyle w:val="TableContent"/>
              <w:rPr>
                <w:lang w:eastAsia="de-DE"/>
              </w:rPr>
            </w:pPr>
            <w:r w:rsidRPr="009272A2">
              <w:t>Gensa Corporation</w:t>
            </w:r>
          </w:p>
        </w:tc>
      </w:tr>
      <w:tr w:rsidR="0043468B" w:rsidRPr="009272A2" w14:paraId="58FD4F8B" w14:textId="77777777">
        <w:trPr>
          <w:cantSplit/>
          <w:jc w:val="center"/>
        </w:trPr>
        <w:tc>
          <w:tcPr>
            <w:tcW w:w="2985" w:type="dxa"/>
            <w:tcBorders>
              <w:top w:val="single" w:sz="18" w:space="0" w:color="C0504D"/>
              <w:left w:val="nil"/>
              <w:bottom w:val="single" w:sz="18" w:space="0" w:color="C0504D"/>
              <w:right w:val="nil"/>
            </w:tcBorders>
          </w:tcPr>
          <w:p w14:paraId="30326A3D" w14:textId="77777777" w:rsidR="0043468B" w:rsidRDefault="0043468B" w:rsidP="008F7891">
            <w:pPr>
              <w:pStyle w:val="TableContent"/>
              <w:rPr>
                <w:lang w:eastAsia="de-DE"/>
              </w:rPr>
            </w:pPr>
            <w:r w:rsidRPr="009272A2">
              <w:t>Robert Snelick</w:t>
            </w:r>
          </w:p>
        </w:tc>
        <w:tc>
          <w:tcPr>
            <w:tcW w:w="5540" w:type="dxa"/>
            <w:tcBorders>
              <w:top w:val="single" w:sz="18" w:space="0" w:color="C0504D"/>
              <w:left w:val="nil"/>
              <w:bottom w:val="single" w:sz="18" w:space="0" w:color="C0504D"/>
              <w:right w:val="nil"/>
            </w:tcBorders>
          </w:tcPr>
          <w:p w14:paraId="19226EB2" w14:textId="77777777" w:rsidR="0043468B" w:rsidRDefault="0043468B" w:rsidP="008F7891">
            <w:pPr>
              <w:pStyle w:val="TableContent"/>
              <w:rPr>
                <w:lang w:eastAsia="de-DE"/>
              </w:rPr>
            </w:pPr>
            <w:r w:rsidRPr="009272A2">
              <w:t>N</w:t>
            </w:r>
            <w:r>
              <w:t xml:space="preserve">ational </w:t>
            </w:r>
            <w:r w:rsidRPr="009272A2">
              <w:t>I</w:t>
            </w:r>
            <w:r>
              <w:t xml:space="preserve">nstitute of </w:t>
            </w:r>
            <w:r w:rsidRPr="009272A2">
              <w:t>S</w:t>
            </w:r>
            <w:r>
              <w:t xml:space="preserve">tandards and </w:t>
            </w:r>
            <w:r w:rsidRPr="009272A2">
              <w:t>T</w:t>
            </w:r>
            <w:r>
              <w:t>echnology</w:t>
            </w:r>
          </w:p>
        </w:tc>
      </w:tr>
      <w:tr w:rsidR="0043468B" w:rsidRPr="009272A2" w14:paraId="0BDC7877" w14:textId="77777777">
        <w:trPr>
          <w:cantSplit/>
          <w:jc w:val="center"/>
        </w:trPr>
        <w:tc>
          <w:tcPr>
            <w:tcW w:w="2985" w:type="dxa"/>
            <w:tcBorders>
              <w:top w:val="single" w:sz="18" w:space="0" w:color="C0504D"/>
              <w:left w:val="nil"/>
              <w:bottom w:val="single" w:sz="18" w:space="0" w:color="C0504D"/>
              <w:right w:val="nil"/>
            </w:tcBorders>
          </w:tcPr>
          <w:p w14:paraId="08E18022" w14:textId="77777777" w:rsidR="0043468B" w:rsidRDefault="0043468B" w:rsidP="008F7891">
            <w:pPr>
              <w:pStyle w:val="TableContent"/>
              <w:rPr>
                <w:lang w:eastAsia="de-DE"/>
              </w:rPr>
            </w:pPr>
            <w:r w:rsidRPr="009272A2">
              <w:t xml:space="preserve">Tom Boal </w:t>
            </w:r>
          </w:p>
        </w:tc>
        <w:tc>
          <w:tcPr>
            <w:tcW w:w="5540" w:type="dxa"/>
            <w:tcBorders>
              <w:top w:val="single" w:sz="18" w:space="0" w:color="C0504D"/>
              <w:left w:val="nil"/>
              <w:bottom w:val="single" w:sz="18" w:space="0" w:color="C0504D"/>
              <w:right w:val="nil"/>
            </w:tcBorders>
          </w:tcPr>
          <w:p w14:paraId="4DFD5CC3" w14:textId="77777777" w:rsidR="0043468B" w:rsidRDefault="0043468B" w:rsidP="008F7891">
            <w:pPr>
              <w:pStyle w:val="TableContent"/>
              <w:rPr>
                <w:lang w:eastAsia="de-DE"/>
              </w:rPr>
            </w:pPr>
            <w:r w:rsidRPr="009272A2">
              <w:t>Lockheed Martin</w:t>
            </w:r>
          </w:p>
        </w:tc>
      </w:tr>
      <w:tr w:rsidR="0043468B" w:rsidRPr="009272A2" w14:paraId="541FA42B" w14:textId="77777777">
        <w:trPr>
          <w:cantSplit/>
          <w:jc w:val="center"/>
        </w:trPr>
        <w:tc>
          <w:tcPr>
            <w:tcW w:w="2985" w:type="dxa"/>
            <w:tcBorders>
              <w:top w:val="single" w:sz="18" w:space="0" w:color="C0504D"/>
              <w:left w:val="nil"/>
              <w:bottom w:val="single" w:sz="18" w:space="0" w:color="C0504D"/>
              <w:right w:val="nil"/>
            </w:tcBorders>
          </w:tcPr>
          <w:p w14:paraId="2406159E" w14:textId="77777777" w:rsidR="0043468B" w:rsidRPr="008E7B53" w:rsidRDefault="0043468B" w:rsidP="008F7891">
            <w:pPr>
              <w:pStyle w:val="TableContent"/>
            </w:pPr>
            <w:r w:rsidRPr="008E7B53">
              <w:t>Virginia Sturmfels</w:t>
            </w:r>
          </w:p>
        </w:tc>
        <w:tc>
          <w:tcPr>
            <w:tcW w:w="5540" w:type="dxa"/>
            <w:tcBorders>
              <w:top w:val="single" w:sz="18" w:space="0" w:color="C0504D"/>
              <w:left w:val="nil"/>
              <w:bottom w:val="single" w:sz="18" w:space="0" w:color="C0504D"/>
              <w:right w:val="nil"/>
            </w:tcBorders>
          </w:tcPr>
          <w:p w14:paraId="18782492" w14:textId="77777777" w:rsidR="0043468B" w:rsidRPr="008E7B53" w:rsidRDefault="0043468B" w:rsidP="008F7891">
            <w:pPr>
              <w:pStyle w:val="TableContent"/>
            </w:pPr>
            <w:r w:rsidRPr="008E7B53">
              <w:t>Quest Diagnostics</w:t>
            </w:r>
          </w:p>
        </w:tc>
      </w:tr>
    </w:tbl>
    <w:p w14:paraId="5CE9E920" w14:textId="77777777" w:rsidR="00AA2A10" w:rsidRDefault="00AA2A10" w:rsidP="00667BA9">
      <w:pPr>
        <w:numPr>
          <w:ins w:id="10" w:author="Bob Yencha" w:date="2011-11-21T17:24:00Z"/>
        </w:numPr>
        <w:rPr>
          <w:ins w:id="11" w:author="Bob Yencha" w:date="2011-11-21T17:24:00Z"/>
        </w:rPr>
      </w:pPr>
    </w:p>
    <w:p w14:paraId="14A152DC" w14:textId="77777777" w:rsidR="006054FF" w:rsidRDefault="00AA2A10" w:rsidP="00667BA9">
      <w:ins w:id="12" w:author="Bob Yencha" w:date="2011-11-21T17:24:00Z">
        <w:r>
          <w:t>Ballot #2 Production Change History</w:t>
        </w:r>
      </w:ins>
    </w:p>
    <w:tbl>
      <w:tblPr>
        <w:tblW w:w="8640" w:type="dxa"/>
        <w:tblInd w:w="108" w:type="dxa"/>
        <w:tblBorders>
          <w:top w:val="single" w:sz="12" w:space="0" w:color="CC3300"/>
          <w:left w:val="single" w:sz="4" w:space="0" w:color="C0C0C0"/>
          <w:bottom w:val="single" w:sz="12" w:space="0" w:color="CC3300"/>
          <w:right w:val="single" w:sz="4" w:space="0" w:color="C0C0C0"/>
          <w:insideH w:val="single" w:sz="12" w:space="0" w:color="CC3300"/>
          <w:insideV w:val="single" w:sz="4" w:space="0" w:color="C0C0C0"/>
        </w:tblBorders>
        <w:tblLayout w:type="fixed"/>
        <w:tblLook w:val="0000" w:firstRow="0" w:lastRow="0" w:firstColumn="0" w:lastColumn="0" w:noHBand="0" w:noVBand="0"/>
      </w:tblPr>
      <w:tblGrid>
        <w:gridCol w:w="1440"/>
        <w:gridCol w:w="900"/>
        <w:gridCol w:w="6300"/>
      </w:tblGrid>
      <w:tr w:rsidR="00C80BBF" w:rsidRPr="0034440E" w14:paraId="75B6342D" w14:textId="77777777">
        <w:trPr>
          <w:ins w:id="13" w:author="Bob Yencha" w:date="2011-11-21T17:23:00Z"/>
        </w:trPr>
        <w:tc>
          <w:tcPr>
            <w:tcW w:w="1440" w:type="dxa"/>
          </w:tcPr>
          <w:p w14:paraId="0BF47A6C" w14:textId="77777777" w:rsidR="00E711FC" w:rsidRPr="00EF712D" w:rsidRDefault="00C80BBF" w:rsidP="00E711FC">
            <w:pPr>
              <w:pStyle w:val="TableContent"/>
              <w:numPr>
                <w:ins w:id="14" w:author="Bob Yencha" w:date="2011-12-15T18:42:00Z"/>
              </w:numPr>
              <w:rPr>
                <w:ins w:id="15" w:author="Bob Yencha" w:date="2011-11-21T17:24:00Z"/>
                <w:lang w:eastAsia="de-DE"/>
              </w:rPr>
            </w:pPr>
            <w:ins w:id="16" w:author="Bob Yencha" w:date="2011-11-21T17:25:00Z">
              <w:r>
                <w:rPr>
                  <w:lang w:eastAsia="de-DE"/>
                </w:rPr>
                <w:t>Date</w:t>
              </w:r>
            </w:ins>
            <w:ins w:id="17" w:author="Bob Yencha" w:date="2011-12-15T18:42:00Z">
              <w:r w:rsidR="00E711FC">
                <w:rPr>
                  <w:lang w:eastAsia="de-DE"/>
                </w:rPr>
                <w:t>, Time</w:t>
              </w:r>
            </w:ins>
          </w:p>
        </w:tc>
        <w:tc>
          <w:tcPr>
            <w:tcW w:w="900" w:type="dxa"/>
          </w:tcPr>
          <w:p w14:paraId="3D093310" w14:textId="77777777" w:rsidR="00A02476" w:rsidRDefault="00C80BBF">
            <w:pPr>
              <w:pStyle w:val="TableContent"/>
              <w:numPr>
                <w:ins w:id="18" w:author="Bob Yencha" w:date="2011-11-21T17:23:00Z"/>
              </w:numPr>
              <w:rPr>
                <w:ins w:id="19" w:author="Bob Yencha" w:date="2011-11-21T17:23:00Z"/>
                <w:lang w:eastAsia="de-DE"/>
              </w:rPr>
            </w:pPr>
            <w:ins w:id="20" w:author="Bob Yencha" w:date="2011-11-21T17:25:00Z">
              <w:r>
                <w:rPr>
                  <w:lang w:eastAsia="de-DE"/>
                </w:rPr>
                <w:t>Ver</w:t>
              </w:r>
            </w:ins>
          </w:p>
        </w:tc>
        <w:tc>
          <w:tcPr>
            <w:tcW w:w="6300" w:type="dxa"/>
          </w:tcPr>
          <w:p w14:paraId="24F8BEA3" w14:textId="77777777" w:rsidR="00A02476" w:rsidRDefault="00C80BBF">
            <w:pPr>
              <w:pStyle w:val="TableContent"/>
              <w:numPr>
                <w:ins w:id="21" w:author="Bob Yencha" w:date="2011-11-21T17:23:00Z"/>
              </w:numPr>
              <w:rPr>
                <w:ins w:id="22" w:author="Bob Yencha" w:date="2011-11-21T17:23:00Z"/>
                <w:lang w:eastAsia="de-DE"/>
              </w:rPr>
            </w:pPr>
            <w:ins w:id="23" w:author="Bob Yencha" w:date="2011-11-21T17:25:00Z">
              <w:r>
                <w:rPr>
                  <w:lang w:eastAsia="de-DE"/>
                </w:rPr>
                <w:t>Comment</w:t>
              </w:r>
            </w:ins>
          </w:p>
        </w:tc>
      </w:tr>
      <w:tr w:rsidR="00C80BBF" w:rsidRPr="00290D1F" w14:paraId="4FDF5E67" w14:textId="77777777">
        <w:trPr>
          <w:ins w:id="24" w:author="Bob Yencha" w:date="2011-11-21T17:23:00Z"/>
        </w:trPr>
        <w:tc>
          <w:tcPr>
            <w:tcW w:w="1440" w:type="dxa"/>
          </w:tcPr>
          <w:p w14:paraId="69FC8EB1" w14:textId="77777777" w:rsidR="00C80BBF" w:rsidRPr="00EF712D" w:rsidRDefault="00C80BBF" w:rsidP="00AC1FE1">
            <w:pPr>
              <w:pStyle w:val="TableContent"/>
              <w:numPr>
                <w:ins w:id="25" w:author="Bob Yencha" w:date="2011-11-22T00:57:00Z"/>
              </w:numPr>
              <w:rPr>
                <w:ins w:id="26" w:author="Bob Yencha" w:date="2011-11-21T17:24:00Z"/>
                <w:lang w:eastAsia="de-DE"/>
              </w:rPr>
            </w:pPr>
            <w:ins w:id="27" w:author="Bob Yencha" w:date="2011-11-21T17:25:00Z">
              <w:r>
                <w:rPr>
                  <w:lang w:eastAsia="de-DE"/>
                </w:rPr>
                <w:t xml:space="preserve">Nov </w:t>
              </w:r>
            </w:ins>
            <w:ins w:id="28" w:author="Bob Yencha" w:date="2011-11-22T00:57:00Z">
              <w:r w:rsidR="00AE4F0C">
                <w:rPr>
                  <w:lang w:eastAsia="de-DE"/>
                </w:rPr>
                <w:t>21</w:t>
              </w:r>
            </w:ins>
            <w:ins w:id="29" w:author="Bob Yencha" w:date="2011-11-21T17:25:00Z">
              <w:r>
                <w:rPr>
                  <w:lang w:eastAsia="de-DE"/>
                </w:rPr>
                <w:t>, 2011</w:t>
              </w:r>
            </w:ins>
          </w:p>
        </w:tc>
        <w:tc>
          <w:tcPr>
            <w:tcW w:w="900" w:type="dxa"/>
          </w:tcPr>
          <w:p w14:paraId="18FB0F52" w14:textId="77777777" w:rsidR="00C80BBF" w:rsidRPr="00EF712D" w:rsidRDefault="00C80BBF" w:rsidP="008F7891">
            <w:pPr>
              <w:pStyle w:val="TableContent"/>
              <w:numPr>
                <w:ins w:id="30" w:author="Bob Yencha" w:date="2011-11-21T17:23:00Z"/>
              </w:numPr>
              <w:rPr>
                <w:ins w:id="31" w:author="Bob Yencha" w:date="2011-11-21T17:23:00Z"/>
                <w:lang w:eastAsia="de-DE"/>
              </w:rPr>
            </w:pPr>
            <w:ins w:id="32" w:author="Bob Yencha" w:date="2011-11-21T17:25:00Z">
              <w:r>
                <w:rPr>
                  <w:lang w:eastAsia="de-DE"/>
                </w:rPr>
                <w:t>0.7</w:t>
              </w:r>
            </w:ins>
          </w:p>
        </w:tc>
        <w:tc>
          <w:tcPr>
            <w:tcW w:w="6300" w:type="dxa"/>
          </w:tcPr>
          <w:p w14:paraId="7287694B" w14:textId="77777777" w:rsidR="00145BCA" w:rsidRDefault="00AE4F0C">
            <w:pPr>
              <w:pStyle w:val="TableContent"/>
              <w:numPr>
                <w:ins w:id="33" w:author="Bob Yencha" w:date="2011-11-21T17:23:00Z"/>
              </w:numPr>
              <w:rPr>
                <w:ins w:id="34" w:author="Bob Yencha" w:date="2011-11-21T17:23:00Z"/>
                <w:lang w:eastAsia="de-DE"/>
              </w:rPr>
            </w:pPr>
            <w:ins w:id="35" w:author="Bob Yencha" w:date="2011-11-22T00:57:00Z">
              <w:r>
                <w:rPr>
                  <w:lang w:eastAsia="de-DE"/>
                </w:rPr>
                <w:t xml:space="preserve">Addressed items noted in </w:t>
              </w:r>
            </w:ins>
            <w:ins w:id="36" w:author="Bob Yencha" w:date="2011-11-21T17:26:00Z">
              <w:r w:rsidR="00C80BBF">
                <w:rPr>
                  <w:lang w:eastAsia="de-DE"/>
                </w:rPr>
                <w:t>spreadsheet</w:t>
              </w:r>
            </w:ins>
            <w:ins w:id="37" w:author="Bob Yencha" w:date="2011-11-22T00:57:00Z">
              <w:r>
                <w:rPr>
                  <w:lang w:eastAsia="de-DE"/>
                </w:rPr>
                <w:t xml:space="preserve">: </w:t>
              </w:r>
            </w:ins>
            <w:ins w:id="38" w:author="Bob Yencha" w:date="2011-11-22T00:56:00Z">
              <w:r w:rsidRPr="00AE4F0C">
                <w:rPr>
                  <w:lang w:eastAsia="de-DE"/>
                </w:rPr>
                <w:t>V251_IG_SIF_LABRESULTS_R1_N1_2011SEP_consolidated-22-Nov-2011</w:t>
              </w:r>
            </w:ins>
            <w:ins w:id="39" w:author="Bob Yencha" w:date="2011-11-22T00:57:00Z">
              <w:r>
                <w:rPr>
                  <w:lang w:eastAsia="de-DE"/>
                </w:rPr>
                <w:t>.xls</w:t>
              </w:r>
            </w:ins>
            <w:ins w:id="40" w:author="Bob Yencha" w:date="2011-11-21T17:26:00Z">
              <w:r>
                <w:rPr>
                  <w:lang w:eastAsia="de-DE"/>
                </w:rPr>
                <w:t xml:space="preserve"> </w:t>
              </w:r>
            </w:ins>
          </w:p>
        </w:tc>
      </w:tr>
      <w:tr w:rsidR="00C80BBF" w:rsidRPr="008E7B53" w14:paraId="238ED5DD" w14:textId="77777777">
        <w:trPr>
          <w:ins w:id="41" w:author="Bob Yencha" w:date="2011-11-21T17:23:00Z"/>
        </w:trPr>
        <w:tc>
          <w:tcPr>
            <w:tcW w:w="1440" w:type="dxa"/>
          </w:tcPr>
          <w:p w14:paraId="47356E82" w14:textId="77777777" w:rsidR="00C80BBF" w:rsidRPr="008E7B53" w:rsidRDefault="00717514" w:rsidP="008F7891">
            <w:pPr>
              <w:pStyle w:val="TableContent"/>
              <w:numPr>
                <w:ins w:id="42" w:author="Bob Yencha" w:date="2011-11-21T17:23:00Z"/>
              </w:numPr>
              <w:rPr>
                <w:ins w:id="43" w:author="Bob Yencha" w:date="2011-11-21T17:24:00Z"/>
                <w:lang w:eastAsia="de-DE"/>
              </w:rPr>
            </w:pPr>
            <w:ins w:id="44" w:author="Bob Yencha" w:date="2011-11-29T10:09:00Z">
              <w:r>
                <w:rPr>
                  <w:lang w:eastAsia="de-DE"/>
                </w:rPr>
                <w:t>Nov 29, 2011</w:t>
              </w:r>
            </w:ins>
            <w:ins w:id="45" w:author="Bob Yencha" w:date="2011-11-29T15:46:00Z">
              <w:r w:rsidR="006054FF">
                <w:rPr>
                  <w:lang w:eastAsia="de-DE"/>
                </w:rPr>
                <w:t>, 2:15PM ET</w:t>
              </w:r>
            </w:ins>
          </w:p>
        </w:tc>
        <w:tc>
          <w:tcPr>
            <w:tcW w:w="900" w:type="dxa"/>
          </w:tcPr>
          <w:p w14:paraId="67DD49F1" w14:textId="77777777" w:rsidR="00C80BBF" w:rsidRPr="008E7B53" w:rsidRDefault="00717514" w:rsidP="008F7891">
            <w:pPr>
              <w:pStyle w:val="TableContent"/>
              <w:numPr>
                <w:ins w:id="46" w:author="Bob Yencha" w:date="2011-11-21T17:23:00Z"/>
              </w:numPr>
              <w:rPr>
                <w:ins w:id="47" w:author="Bob Yencha" w:date="2011-11-21T17:23:00Z"/>
                <w:lang w:eastAsia="de-DE"/>
              </w:rPr>
            </w:pPr>
            <w:ins w:id="48" w:author="Bob Yencha" w:date="2011-11-29T10:09:00Z">
              <w:r>
                <w:rPr>
                  <w:lang w:eastAsia="de-DE"/>
                </w:rPr>
                <w:t>0.8</w:t>
              </w:r>
            </w:ins>
          </w:p>
        </w:tc>
        <w:tc>
          <w:tcPr>
            <w:tcW w:w="6300" w:type="dxa"/>
          </w:tcPr>
          <w:p w14:paraId="2F6A7ECA" w14:textId="77777777" w:rsidR="00C80BBF" w:rsidRPr="008E7B53" w:rsidRDefault="00717514" w:rsidP="008F7891">
            <w:pPr>
              <w:pStyle w:val="TableContent"/>
              <w:numPr>
                <w:ins w:id="49" w:author="Bob Yencha" w:date="2011-11-29T14:31:00Z"/>
              </w:numPr>
              <w:rPr>
                <w:ins w:id="50" w:author="Bob Yencha" w:date="2011-11-21T17:23:00Z"/>
                <w:lang w:eastAsia="de-DE"/>
              </w:rPr>
            </w:pPr>
            <w:ins w:id="51" w:author="Bob Yencha" w:date="2011-11-29T10:10:00Z">
              <w:r>
                <w:rPr>
                  <w:lang w:eastAsia="de-DE"/>
                </w:rPr>
                <w:t xml:space="preserve">Addressed items noted in spreadsheet: </w:t>
              </w:r>
              <w:r w:rsidRPr="00AE4F0C">
                <w:rPr>
                  <w:lang w:eastAsia="de-DE"/>
                </w:rPr>
                <w:t>V251_IG_SIF_LABRESUL</w:t>
              </w:r>
              <w:r w:rsidR="006F5835">
                <w:rPr>
                  <w:lang w:eastAsia="de-DE"/>
                </w:rPr>
                <w:t>TS_R1_N1_2011SEP_consolidated-29</w:t>
              </w:r>
              <w:r w:rsidRPr="00AE4F0C">
                <w:rPr>
                  <w:lang w:eastAsia="de-DE"/>
                </w:rPr>
                <w:t>-Nov-2011</w:t>
              </w:r>
              <w:r>
                <w:rPr>
                  <w:lang w:eastAsia="de-DE"/>
                </w:rPr>
                <w:t>.xls</w:t>
              </w:r>
            </w:ins>
          </w:p>
        </w:tc>
      </w:tr>
      <w:tr w:rsidR="006054FF" w:rsidRPr="008E7B53" w14:paraId="730AEA96" w14:textId="77777777">
        <w:trPr>
          <w:ins w:id="52" w:author="Bob Yencha" w:date="2011-11-29T15:45:00Z"/>
        </w:trPr>
        <w:tc>
          <w:tcPr>
            <w:tcW w:w="1440" w:type="dxa"/>
          </w:tcPr>
          <w:p w14:paraId="39AF47E4" w14:textId="77777777" w:rsidR="00980C8B" w:rsidRDefault="006054FF">
            <w:pPr>
              <w:pStyle w:val="TableContent"/>
              <w:numPr>
                <w:ins w:id="53" w:author="Bob Yencha" w:date="2011-11-29T15:45:00Z"/>
              </w:numPr>
              <w:rPr>
                <w:ins w:id="54" w:author="Bob Yencha" w:date="2011-11-29T15:45:00Z"/>
                <w:lang w:eastAsia="de-DE"/>
              </w:rPr>
            </w:pPr>
            <w:ins w:id="55" w:author="Bob Yencha" w:date="2011-11-29T15:45:00Z">
              <w:r>
                <w:rPr>
                  <w:lang w:eastAsia="de-DE"/>
                </w:rPr>
                <w:t xml:space="preserve">Nov </w:t>
              </w:r>
            </w:ins>
            <w:ins w:id="56" w:author="Bob Yencha" w:date="2011-11-30T11:04:00Z">
              <w:r w:rsidR="00484309">
                <w:rPr>
                  <w:lang w:eastAsia="de-DE"/>
                </w:rPr>
                <w:t>30</w:t>
              </w:r>
            </w:ins>
            <w:ins w:id="57" w:author="Bob Yencha" w:date="2011-11-29T15:45:00Z">
              <w:r>
                <w:rPr>
                  <w:lang w:eastAsia="de-DE"/>
                </w:rPr>
                <w:t>, 2011</w:t>
              </w:r>
            </w:ins>
            <w:ins w:id="58" w:author="Bob Yencha" w:date="2011-11-29T15:46:00Z">
              <w:r w:rsidR="00D96B93">
                <w:rPr>
                  <w:lang w:eastAsia="de-DE"/>
                </w:rPr>
                <w:t>, 11:00A</w:t>
              </w:r>
              <w:r>
                <w:rPr>
                  <w:lang w:eastAsia="de-DE"/>
                </w:rPr>
                <w:t>M ET</w:t>
              </w:r>
            </w:ins>
          </w:p>
        </w:tc>
        <w:tc>
          <w:tcPr>
            <w:tcW w:w="900" w:type="dxa"/>
          </w:tcPr>
          <w:p w14:paraId="1465D00B" w14:textId="77777777" w:rsidR="006054FF" w:rsidRPr="008E7B53" w:rsidRDefault="006054FF" w:rsidP="008F7891">
            <w:pPr>
              <w:pStyle w:val="TableContent"/>
              <w:numPr>
                <w:ins w:id="59" w:author="Bob Yencha" w:date="2011-11-29T15:45:00Z"/>
              </w:numPr>
              <w:rPr>
                <w:ins w:id="60" w:author="Bob Yencha" w:date="2011-11-29T15:45:00Z"/>
                <w:lang w:eastAsia="de-DE"/>
              </w:rPr>
            </w:pPr>
            <w:ins w:id="61" w:author="Bob Yencha" w:date="2011-11-29T15:45:00Z">
              <w:r>
                <w:rPr>
                  <w:lang w:eastAsia="de-DE"/>
                </w:rPr>
                <w:t>0.9</w:t>
              </w:r>
            </w:ins>
          </w:p>
        </w:tc>
        <w:tc>
          <w:tcPr>
            <w:tcW w:w="6300" w:type="dxa"/>
          </w:tcPr>
          <w:p w14:paraId="20EB0426" w14:textId="77777777" w:rsidR="006054FF" w:rsidRPr="008E7B53" w:rsidRDefault="006054FF" w:rsidP="008F7891">
            <w:pPr>
              <w:pStyle w:val="TableContent"/>
              <w:numPr>
                <w:ins w:id="62" w:author="Bob Yencha" w:date="2011-11-29T15:45:00Z"/>
              </w:numPr>
              <w:rPr>
                <w:ins w:id="63" w:author="Bob Yencha" w:date="2011-11-29T15:45:00Z"/>
                <w:lang w:eastAsia="de-DE"/>
              </w:rPr>
            </w:pPr>
            <w:ins w:id="64" w:author="Bob Yencha" w:date="2011-11-29T15:45:00Z">
              <w:r>
                <w:rPr>
                  <w:lang w:eastAsia="de-DE"/>
                </w:rPr>
                <w:t>Addressed</w:t>
              </w:r>
            </w:ins>
            <w:ins w:id="65" w:author="Bob Yencha" w:date="2011-11-29T15:47:00Z">
              <w:r>
                <w:rPr>
                  <w:lang w:eastAsia="de-DE"/>
                </w:rPr>
                <w:t xml:space="preserve"> additional</w:t>
              </w:r>
            </w:ins>
            <w:ins w:id="66" w:author="Bob Yencha" w:date="2011-11-29T15:45:00Z">
              <w:r>
                <w:rPr>
                  <w:lang w:eastAsia="de-DE"/>
                </w:rPr>
                <w:t xml:space="preserve"> items noted in spreadsheet: </w:t>
              </w:r>
              <w:r w:rsidRPr="00AE4F0C">
                <w:rPr>
                  <w:lang w:eastAsia="de-DE"/>
                </w:rPr>
                <w:t>V251_IG_SIF_LABRESUL</w:t>
              </w:r>
              <w:r w:rsidR="00484309">
                <w:rPr>
                  <w:lang w:eastAsia="de-DE"/>
                </w:rPr>
                <w:t>TS_R1_N1_2011SEP_consolidated-30</w:t>
              </w:r>
              <w:r w:rsidRPr="00AE4F0C">
                <w:rPr>
                  <w:lang w:eastAsia="de-DE"/>
                </w:rPr>
                <w:t>-Nov-2011</w:t>
              </w:r>
              <w:r>
                <w:rPr>
                  <w:lang w:eastAsia="de-DE"/>
                </w:rPr>
                <w:t>.xls</w:t>
              </w:r>
            </w:ins>
          </w:p>
        </w:tc>
      </w:tr>
      <w:tr w:rsidR="00C80BBF" w:rsidRPr="00290D1F" w14:paraId="247AAC54" w14:textId="77777777">
        <w:trPr>
          <w:ins w:id="67" w:author="Bob Yencha" w:date="2011-11-21T17:23:00Z"/>
        </w:trPr>
        <w:tc>
          <w:tcPr>
            <w:tcW w:w="1440" w:type="dxa"/>
          </w:tcPr>
          <w:p w14:paraId="04D672F5" w14:textId="77777777" w:rsidR="00C80BBF" w:rsidRPr="008E7B53" w:rsidRDefault="00980C8B" w:rsidP="008F7891">
            <w:pPr>
              <w:pStyle w:val="TableContent"/>
              <w:numPr>
                <w:ins w:id="68" w:author="Bob Yencha" w:date="2011-11-21T17:23:00Z"/>
              </w:numPr>
              <w:rPr>
                <w:ins w:id="69" w:author="Bob Yencha" w:date="2011-11-21T17:24:00Z"/>
                <w:lang w:eastAsia="de-DE"/>
              </w:rPr>
            </w:pPr>
            <w:ins w:id="70" w:author="Robert Snelick" w:date="2011-12-02T10:33:00Z">
              <w:r>
                <w:rPr>
                  <w:lang w:eastAsia="de-DE"/>
                </w:rPr>
                <w:t>Dec 2, 2011</w:t>
              </w:r>
            </w:ins>
          </w:p>
        </w:tc>
        <w:tc>
          <w:tcPr>
            <w:tcW w:w="900" w:type="dxa"/>
          </w:tcPr>
          <w:p w14:paraId="3204DB39" w14:textId="77777777" w:rsidR="00C80BBF" w:rsidRPr="008E7B53" w:rsidRDefault="00980C8B" w:rsidP="008F7891">
            <w:pPr>
              <w:pStyle w:val="TableContent"/>
              <w:numPr>
                <w:ins w:id="71" w:author="Bob Yencha" w:date="2011-11-21T17:23:00Z"/>
              </w:numPr>
              <w:rPr>
                <w:ins w:id="72" w:author="Bob Yencha" w:date="2011-11-21T17:23:00Z"/>
                <w:lang w:eastAsia="de-DE"/>
              </w:rPr>
            </w:pPr>
            <w:ins w:id="73" w:author="Robert Snelick" w:date="2011-12-02T10:33:00Z">
              <w:r>
                <w:rPr>
                  <w:lang w:eastAsia="de-DE"/>
                </w:rPr>
                <w:t>0.10</w:t>
              </w:r>
            </w:ins>
          </w:p>
        </w:tc>
        <w:tc>
          <w:tcPr>
            <w:tcW w:w="6300" w:type="dxa"/>
          </w:tcPr>
          <w:p w14:paraId="7F5AF8B6" w14:textId="77777777" w:rsidR="008422DA" w:rsidRDefault="008422DA" w:rsidP="008F7891">
            <w:pPr>
              <w:pStyle w:val="TableContent"/>
              <w:numPr>
                <w:ins w:id="74" w:author="Bob Yencha" w:date="2011-11-21T17:23:00Z"/>
              </w:numPr>
              <w:rPr>
                <w:ins w:id="75" w:author="Bob Yencha" w:date="2011-12-06T13:51:00Z"/>
                <w:lang w:eastAsia="de-DE"/>
              </w:rPr>
            </w:pPr>
            <w:ins w:id="76" w:author="Bob Yencha" w:date="2011-12-06T13:51:00Z">
              <w:r>
                <w:rPr>
                  <w:lang w:eastAsia="de-DE"/>
                </w:rPr>
                <w:t>Addressed additional items noted in spreadsheet (B Yencha)</w:t>
              </w:r>
            </w:ins>
          </w:p>
          <w:p w14:paraId="60046A9B" w14:textId="77777777" w:rsidR="00C80BBF" w:rsidRPr="008E7B53" w:rsidRDefault="00980C8B" w:rsidP="008F7891">
            <w:pPr>
              <w:pStyle w:val="TableContent"/>
              <w:numPr>
                <w:ins w:id="77" w:author="Bob Yencha" w:date="2011-12-06T13:51:00Z"/>
              </w:numPr>
              <w:rPr>
                <w:ins w:id="78" w:author="Bob Yencha" w:date="2011-11-21T17:23:00Z"/>
                <w:lang w:eastAsia="de-DE"/>
              </w:rPr>
            </w:pPr>
            <w:ins w:id="79" w:author="Robert Snelick" w:date="2011-12-02T10:33:00Z">
              <w:r>
                <w:rPr>
                  <w:lang w:eastAsia="de-DE"/>
                </w:rPr>
                <w:t>Added condition predicates</w:t>
              </w:r>
            </w:ins>
            <w:ins w:id="80" w:author="Robert Snelick" w:date="2011-12-02T10:41:00Z">
              <w:r>
                <w:rPr>
                  <w:lang w:eastAsia="de-DE"/>
                </w:rPr>
                <w:t xml:space="preserve"> and removed condition predicates that were list below the table as conformance statements</w:t>
              </w:r>
            </w:ins>
            <w:ins w:id="81" w:author="Robert Snelick" w:date="2011-12-02T10:34:00Z">
              <w:r w:rsidR="00F02BBB">
                <w:rPr>
                  <w:lang w:eastAsia="de-DE"/>
                </w:rPr>
                <w:t xml:space="preserve"> (</w:t>
              </w:r>
            </w:ins>
            <w:ins w:id="82" w:author="Robert Snelick" w:date="2011-12-02T19:00:00Z">
              <w:r w:rsidR="00F02BBB">
                <w:rPr>
                  <w:lang w:eastAsia="de-DE"/>
                </w:rPr>
                <w:t>rs</w:t>
              </w:r>
            </w:ins>
            <w:ins w:id="83" w:author="Robert Snelick" w:date="2011-12-02T10:34:00Z">
              <w:r>
                <w:rPr>
                  <w:lang w:eastAsia="de-DE"/>
                </w:rPr>
                <w:t xml:space="preserve">nelick) </w:t>
              </w:r>
              <w:r w:rsidRPr="00AE4F0C">
                <w:rPr>
                  <w:lang w:eastAsia="de-DE"/>
                </w:rPr>
                <w:t>V251_IG_SIF_LABRESUL</w:t>
              </w:r>
              <w:r>
                <w:rPr>
                  <w:lang w:eastAsia="de-DE"/>
                </w:rPr>
                <w:t>TS_R1_N1_2011SEP_consolidated-30</w:t>
              </w:r>
              <w:r w:rsidRPr="00AE4F0C">
                <w:rPr>
                  <w:lang w:eastAsia="de-DE"/>
                </w:rPr>
                <w:t>-Nov-2011</w:t>
              </w:r>
              <w:r>
                <w:rPr>
                  <w:lang w:eastAsia="de-DE"/>
                </w:rPr>
                <w:t>.xls</w:t>
              </w:r>
            </w:ins>
          </w:p>
        </w:tc>
      </w:tr>
      <w:tr w:rsidR="00E711FC" w:rsidRPr="00290D1F" w14:paraId="132E3A7E" w14:textId="77777777">
        <w:trPr>
          <w:ins w:id="84" w:author="Bob Yencha" w:date="2011-12-15T18:41:00Z"/>
        </w:trPr>
        <w:tc>
          <w:tcPr>
            <w:tcW w:w="1440" w:type="dxa"/>
          </w:tcPr>
          <w:p w14:paraId="1131DB33" w14:textId="77777777" w:rsidR="00E711FC" w:rsidRDefault="00E711FC" w:rsidP="008F7891">
            <w:pPr>
              <w:pStyle w:val="TableContent"/>
              <w:numPr>
                <w:ins w:id="85" w:author="Bob Yencha" w:date="2011-12-15T18:41:00Z"/>
              </w:numPr>
              <w:rPr>
                <w:ins w:id="86" w:author="Bob Yencha" w:date="2011-12-15T18:41:00Z"/>
                <w:lang w:eastAsia="de-DE"/>
              </w:rPr>
            </w:pPr>
            <w:ins w:id="87" w:author="Bob Yencha" w:date="2011-12-15T18:41:00Z">
              <w:r>
                <w:rPr>
                  <w:lang w:eastAsia="de-DE"/>
                </w:rPr>
                <w:t>Dec 15, 2011, 12:00PM ET</w:t>
              </w:r>
            </w:ins>
          </w:p>
        </w:tc>
        <w:tc>
          <w:tcPr>
            <w:tcW w:w="900" w:type="dxa"/>
          </w:tcPr>
          <w:p w14:paraId="40B2EE59" w14:textId="77777777" w:rsidR="00E711FC" w:rsidRDefault="00E711FC" w:rsidP="008F7891">
            <w:pPr>
              <w:pStyle w:val="TableContent"/>
              <w:numPr>
                <w:ins w:id="88" w:author="Bob Yencha" w:date="2011-12-15T18:41:00Z"/>
              </w:numPr>
              <w:rPr>
                <w:ins w:id="89" w:author="Bob Yencha" w:date="2011-12-15T18:41:00Z"/>
                <w:lang w:eastAsia="de-DE"/>
              </w:rPr>
            </w:pPr>
            <w:ins w:id="90" w:author="Bob Yencha" w:date="2011-12-15T18:41:00Z">
              <w:r>
                <w:rPr>
                  <w:lang w:eastAsia="de-DE"/>
                </w:rPr>
                <w:t>0.13</w:t>
              </w:r>
            </w:ins>
          </w:p>
          <w:p w14:paraId="2B6E965D" w14:textId="77777777" w:rsidR="00E711FC" w:rsidRDefault="00E711FC" w:rsidP="008F7891">
            <w:pPr>
              <w:pStyle w:val="TableContent"/>
              <w:numPr>
                <w:ins w:id="91" w:author="Bob Yencha" w:date="2011-12-15T18:41:00Z"/>
              </w:numPr>
              <w:rPr>
                <w:ins w:id="92" w:author="Bob Yencha" w:date="2011-12-15T18:41:00Z"/>
                <w:lang w:eastAsia="de-DE"/>
              </w:rPr>
            </w:pPr>
          </w:p>
        </w:tc>
        <w:tc>
          <w:tcPr>
            <w:tcW w:w="6300" w:type="dxa"/>
          </w:tcPr>
          <w:p w14:paraId="4C8B32F2" w14:textId="77777777" w:rsidR="00E711FC" w:rsidRDefault="00E711FC">
            <w:pPr>
              <w:pStyle w:val="TableContent"/>
              <w:numPr>
                <w:ins w:id="93" w:author="Bob Yencha" w:date="2011-12-15T18:41:00Z"/>
              </w:numPr>
              <w:rPr>
                <w:ins w:id="94" w:author="Bob Yencha" w:date="2011-12-15T18:41:00Z"/>
                <w:lang w:eastAsia="de-DE"/>
              </w:rPr>
            </w:pPr>
            <w:ins w:id="95" w:author="Bob Yencha" w:date="2011-12-15T18:41:00Z">
              <w:r>
                <w:rPr>
                  <w:lang w:eastAsia="de-DE"/>
                </w:rPr>
                <w:t xml:space="preserve">Addressed the conformance statements (rsnelick) </w:t>
              </w:r>
              <w:r w:rsidRPr="00AE4F0C">
                <w:rPr>
                  <w:lang w:eastAsia="de-DE"/>
                </w:rPr>
                <w:t>V251_IG_SIF_LABRESUL</w:t>
              </w:r>
              <w:r>
                <w:rPr>
                  <w:lang w:eastAsia="de-DE"/>
                </w:rPr>
                <w:t>TS_R1_N1_2011SEP_consolidated-13-Dec</w:t>
              </w:r>
              <w:r w:rsidRPr="00AE4F0C">
                <w:rPr>
                  <w:lang w:eastAsia="de-DE"/>
                </w:rPr>
                <w:t>-2011</w:t>
              </w:r>
              <w:r>
                <w:rPr>
                  <w:lang w:eastAsia="de-DE"/>
                </w:rPr>
                <w:t>.xls</w:t>
              </w:r>
            </w:ins>
          </w:p>
        </w:tc>
      </w:tr>
      <w:tr w:rsidR="00D96B93" w:rsidRPr="00290D1F" w14:paraId="535FDC3D" w14:textId="77777777">
        <w:trPr>
          <w:ins w:id="96" w:author="Bob Yencha" w:date="2011-12-03T13:07:00Z"/>
        </w:trPr>
        <w:tc>
          <w:tcPr>
            <w:tcW w:w="1440" w:type="dxa"/>
          </w:tcPr>
          <w:p w14:paraId="6F86BFAC" w14:textId="77777777" w:rsidR="00D96B93" w:rsidRDefault="00793A03" w:rsidP="008F7891">
            <w:pPr>
              <w:pStyle w:val="TableContent"/>
              <w:numPr>
                <w:ins w:id="97" w:author="Bob Yencha" w:date="2011-11-21T17:23:00Z"/>
              </w:numPr>
              <w:rPr>
                <w:ins w:id="98" w:author="Bob Yencha" w:date="2011-12-03T13:07:00Z"/>
                <w:lang w:eastAsia="de-DE"/>
              </w:rPr>
            </w:pPr>
            <w:ins w:id="99" w:author="Robert Snelick" w:date="2011-12-14T16:21:00Z">
              <w:r>
                <w:rPr>
                  <w:lang w:eastAsia="de-DE"/>
                </w:rPr>
                <w:t>Dec 1</w:t>
              </w:r>
            </w:ins>
            <w:ins w:id="100" w:author="Robert Snelick" w:date="2011-12-15T09:05:00Z">
              <w:r>
                <w:rPr>
                  <w:lang w:eastAsia="de-DE"/>
                </w:rPr>
                <w:t>5</w:t>
              </w:r>
            </w:ins>
            <w:ins w:id="101" w:author="Robert Snelick" w:date="2011-12-14T16:21:00Z">
              <w:r w:rsidR="0095791E">
                <w:rPr>
                  <w:lang w:eastAsia="de-DE"/>
                </w:rPr>
                <w:t>, 2011</w:t>
              </w:r>
            </w:ins>
            <w:ins w:id="102" w:author="Bob Yencha" w:date="2011-12-15T11:58:00Z">
              <w:r w:rsidR="00DF2D68">
                <w:rPr>
                  <w:lang w:eastAsia="de-DE"/>
                </w:rPr>
                <w:t xml:space="preserve">, </w:t>
              </w:r>
              <w:r w:rsidR="00851531">
                <w:rPr>
                  <w:lang w:eastAsia="de-DE"/>
                </w:rPr>
                <w:t>12</w:t>
              </w:r>
              <w:r w:rsidR="00DF2D68">
                <w:rPr>
                  <w:lang w:eastAsia="de-DE"/>
                </w:rPr>
                <w:t>:00PM ET</w:t>
              </w:r>
            </w:ins>
          </w:p>
        </w:tc>
        <w:tc>
          <w:tcPr>
            <w:tcW w:w="900" w:type="dxa"/>
          </w:tcPr>
          <w:p w14:paraId="1F7429C4" w14:textId="77777777" w:rsidR="00D96B93" w:rsidRDefault="00E711FC" w:rsidP="008F7891">
            <w:pPr>
              <w:pStyle w:val="TableContent"/>
              <w:numPr>
                <w:ins w:id="103" w:author="Bob Yencha" w:date="2011-11-21T17:23:00Z"/>
              </w:numPr>
              <w:rPr>
                <w:ins w:id="104" w:author="Bob Yencha" w:date="2011-12-15T11:58:00Z"/>
                <w:lang w:eastAsia="de-DE"/>
              </w:rPr>
            </w:pPr>
            <w:ins w:id="105" w:author="Bob Yencha" w:date="2011-12-15T11:58:00Z">
              <w:r>
                <w:rPr>
                  <w:lang w:eastAsia="de-DE"/>
                </w:rPr>
                <w:t>0.14</w:t>
              </w:r>
            </w:ins>
          </w:p>
          <w:p w14:paraId="4672F67B" w14:textId="77777777" w:rsidR="00DF2D68" w:rsidRDefault="00DF2D68" w:rsidP="008F7891">
            <w:pPr>
              <w:pStyle w:val="TableContent"/>
              <w:numPr>
                <w:ins w:id="106" w:author="Bob Yencha" w:date="2011-12-15T11:58:00Z"/>
              </w:numPr>
              <w:rPr>
                <w:ins w:id="107" w:author="Bob Yencha" w:date="2011-12-03T13:07:00Z"/>
                <w:lang w:eastAsia="de-DE"/>
              </w:rPr>
            </w:pPr>
          </w:p>
        </w:tc>
        <w:tc>
          <w:tcPr>
            <w:tcW w:w="6300" w:type="dxa"/>
          </w:tcPr>
          <w:p w14:paraId="4366A1F4" w14:textId="77777777" w:rsidR="00346B17" w:rsidRDefault="0095791E">
            <w:pPr>
              <w:pStyle w:val="TableContent"/>
              <w:numPr>
                <w:ins w:id="108" w:author="Bob Yencha" w:date="2011-12-03T13:09:00Z"/>
              </w:numPr>
              <w:rPr>
                <w:ins w:id="109" w:author="Bob Yencha" w:date="2011-12-03T13:07:00Z"/>
                <w:lang w:eastAsia="de-DE"/>
              </w:rPr>
            </w:pPr>
            <w:ins w:id="110" w:author="Robert Snelick" w:date="2011-12-14T16:21:00Z">
              <w:r>
                <w:rPr>
                  <w:lang w:eastAsia="de-DE"/>
                </w:rPr>
                <w:t>Addressed the conformance statements</w:t>
              </w:r>
            </w:ins>
            <w:ins w:id="111" w:author="Robert Snelick" w:date="2011-12-14T16:22:00Z">
              <w:r>
                <w:rPr>
                  <w:lang w:eastAsia="de-DE"/>
                </w:rPr>
                <w:t xml:space="preserve"> (rsnelick) </w:t>
              </w:r>
            </w:ins>
            <w:ins w:id="112" w:author="Robert Snelick" w:date="2011-12-14T16:21:00Z">
              <w:r w:rsidRPr="00AE4F0C">
                <w:rPr>
                  <w:lang w:eastAsia="de-DE"/>
                </w:rPr>
                <w:t>V251_IG_SIF_LABRESUL</w:t>
              </w:r>
              <w:r>
                <w:rPr>
                  <w:lang w:eastAsia="de-DE"/>
                </w:rPr>
                <w:t>TS_R1_N1_2011SEP_consolidated-</w:t>
              </w:r>
            </w:ins>
            <w:ins w:id="113" w:author="Robert Snelick" w:date="2011-12-14T16:22:00Z">
              <w:r>
                <w:rPr>
                  <w:lang w:eastAsia="de-DE"/>
                </w:rPr>
                <w:t>1</w:t>
              </w:r>
            </w:ins>
            <w:ins w:id="114" w:author="Bob Yencha" w:date="2011-12-15T18:41:00Z">
              <w:r w:rsidR="00E711FC">
                <w:rPr>
                  <w:lang w:eastAsia="de-DE"/>
                </w:rPr>
                <w:t>5</w:t>
              </w:r>
            </w:ins>
            <w:ins w:id="115" w:author="Robert Snelick" w:date="2011-12-14T16:21:00Z">
              <w:r>
                <w:rPr>
                  <w:lang w:eastAsia="de-DE"/>
                </w:rPr>
                <w:t>-</w:t>
              </w:r>
            </w:ins>
            <w:ins w:id="116" w:author="Robert Snelick" w:date="2011-12-14T16:22:00Z">
              <w:r>
                <w:rPr>
                  <w:lang w:eastAsia="de-DE"/>
                </w:rPr>
                <w:t>Dec</w:t>
              </w:r>
            </w:ins>
            <w:ins w:id="117" w:author="Robert Snelick" w:date="2011-12-14T16:21:00Z">
              <w:r w:rsidRPr="00AE4F0C">
                <w:rPr>
                  <w:lang w:eastAsia="de-DE"/>
                </w:rPr>
                <w:t>-2011</w:t>
              </w:r>
              <w:r>
                <w:rPr>
                  <w:lang w:eastAsia="de-DE"/>
                </w:rPr>
                <w:t>.xls</w:t>
              </w:r>
            </w:ins>
          </w:p>
        </w:tc>
      </w:tr>
      <w:tr w:rsidR="00851531" w:rsidRPr="00290D1F" w14:paraId="6502FC16" w14:textId="77777777">
        <w:trPr>
          <w:ins w:id="118" w:author="Bob Yencha" w:date="2011-12-15T18:43:00Z"/>
        </w:trPr>
        <w:tc>
          <w:tcPr>
            <w:tcW w:w="1440" w:type="dxa"/>
          </w:tcPr>
          <w:p w14:paraId="1F90FEC2" w14:textId="77777777" w:rsidR="00851531" w:rsidRDefault="00F23480" w:rsidP="008F7891">
            <w:pPr>
              <w:pStyle w:val="TableContent"/>
              <w:numPr>
                <w:ins w:id="119" w:author="Bob Yencha" w:date="2011-11-21T17:23:00Z"/>
              </w:numPr>
              <w:rPr>
                <w:ins w:id="120" w:author="Bob Yencha" w:date="2011-12-15T18:43:00Z"/>
                <w:lang w:eastAsia="de-DE"/>
              </w:rPr>
            </w:pPr>
            <w:ins w:id="121" w:author="Bob Yencha" w:date="2011-12-19T23:04:00Z">
              <w:r>
                <w:rPr>
                  <w:lang w:eastAsia="de-DE"/>
                </w:rPr>
                <w:t>Dec 19, 2011, 11:00PM ET</w:t>
              </w:r>
            </w:ins>
          </w:p>
        </w:tc>
        <w:tc>
          <w:tcPr>
            <w:tcW w:w="900" w:type="dxa"/>
          </w:tcPr>
          <w:p w14:paraId="188A0FDA" w14:textId="77777777" w:rsidR="00851531" w:rsidRDefault="00F23480" w:rsidP="008F7891">
            <w:pPr>
              <w:pStyle w:val="TableContent"/>
              <w:numPr>
                <w:ins w:id="122" w:author="Bob Yencha" w:date="2011-11-21T17:23:00Z"/>
              </w:numPr>
              <w:rPr>
                <w:ins w:id="123" w:author="Bob Yencha" w:date="2011-12-15T18:43:00Z"/>
                <w:lang w:eastAsia="de-DE"/>
              </w:rPr>
            </w:pPr>
            <w:ins w:id="124" w:author="Bob Yencha" w:date="2011-12-19T23:04:00Z">
              <w:r>
                <w:rPr>
                  <w:lang w:eastAsia="de-DE"/>
                </w:rPr>
                <w:t>0.15</w:t>
              </w:r>
            </w:ins>
          </w:p>
        </w:tc>
        <w:tc>
          <w:tcPr>
            <w:tcW w:w="6300" w:type="dxa"/>
          </w:tcPr>
          <w:p w14:paraId="038EDA97" w14:textId="77777777" w:rsidR="00851531" w:rsidRDefault="00F23480">
            <w:pPr>
              <w:pStyle w:val="TableContent"/>
              <w:numPr>
                <w:ins w:id="125" w:author="Bob Yencha" w:date="2011-12-03T13:09:00Z"/>
              </w:numPr>
              <w:rPr>
                <w:ins w:id="126" w:author="Bob Yencha" w:date="2011-12-19T23:05:00Z"/>
                <w:lang w:eastAsia="de-DE"/>
              </w:rPr>
            </w:pPr>
            <w:ins w:id="127" w:author="Bob Yencha" w:date="2011-12-19T23:04:00Z">
              <w:r>
                <w:rPr>
                  <w:lang w:eastAsia="de-DE"/>
                </w:rPr>
                <w:t>Addressed resolved comments in the reconciliation spreadsheet</w:t>
              </w:r>
            </w:ins>
            <w:ins w:id="128" w:author="Bob Yencha" w:date="2011-12-19T23:06:00Z">
              <w:r w:rsidR="00283A02">
                <w:rPr>
                  <w:lang w:eastAsia="de-DE"/>
                </w:rPr>
                <w:t xml:space="preserve"> (296)</w:t>
              </w:r>
            </w:ins>
            <w:ins w:id="129" w:author="Bob Yencha" w:date="2011-12-19T23:04:00Z">
              <w:r>
                <w:rPr>
                  <w:lang w:eastAsia="de-DE"/>
                </w:rPr>
                <w:t>:</w:t>
              </w:r>
            </w:ins>
          </w:p>
          <w:p w14:paraId="1A6495C5" w14:textId="77777777" w:rsidR="00F23480" w:rsidRDefault="00F23480">
            <w:pPr>
              <w:pStyle w:val="TableContent"/>
              <w:numPr>
                <w:ins w:id="130" w:author="Bob Yencha" w:date="2011-12-19T23:05:00Z"/>
              </w:numPr>
              <w:rPr>
                <w:ins w:id="131" w:author="Bob Yencha" w:date="2011-12-19T23:06:00Z"/>
                <w:lang w:eastAsia="de-DE"/>
              </w:rPr>
            </w:pPr>
            <w:ins w:id="132" w:author="Bob Yencha" w:date="2011-12-19T23:05:00Z">
              <w:r w:rsidRPr="00AE4F0C">
                <w:rPr>
                  <w:lang w:eastAsia="de-DE"/>
                </w:rPr>
                <w:t>V251_IG_SIF_LABRESUL</w:t>
              </w:r>
              <w:r>
                <w:rPr>
                  <w:lang w:eastAsia="de-DE"/>
                </w:rPr>
                <w:t>TS_R1_N1_2011SEP_consolidated-19-Dec</w:t>
              </w:r>
              <w:r w:rsidRPr="00AE4F0C">
                <w:rPr>
                  <w:lang w:eastAsia="de-DE"/>
                </w:rPr>
                <w:t>-2011</w:t>
              </w:r>
              <w:r>
                <w:rPr>
                  <w:lang w:eastAsia="de-DE"/>
                </w:rPr>
                <w:t>.xls</w:t>
              </w:r>
            </w:ins>
          </w:p>
          <w:p w14:paraId="1FD261E9" w14:textId="77777777" w:rsidR="00283A02" w:rsidRDefault="00283A02" w:rsidP="00037AFB">
            <w:pPr>
              <w:pStyle w:val="TableContent"/>
              <w:numPr>
                <w:ins w:id="133" w:author="Bob Yencha" w:date="2011-12-19T23:06:00Z"/>
              </w:numPr>
              <w:rPr>
                <w:ins w:id="134" w:author="Bob Yencha" w:date="2011-12-15T18:43:00Z"/>
                <w:lang w:eastAsia="de-DE"/>
              </w:rPr>
            </w:pPr>
            <w:ins w:id="135" w:author="Bob Yencha" w:date="2011-12-19T23:06:00Z">
              <w:r>
                <w:rPr>
                  <w:lang w:eastAsia="de-DE"/>
                </w:rPr>
                <w:t xml:space="preserve">A </w:t>
              </w:r>
            </w:ins>
            <w:ins w:id="136" w:author="Bob Yencha" w:date="2011-12-19T23:07:00Z">
              <w:r>
                <w:rPr>
                  <w:lang w:eastAsia="de-DE"/>
                </w:rPr>
                <w:t xml:space="preserve"> PDF </w:t>
              </w:r>
            </w:ins>
            <w:ins w:id="137" w:author="Bob Yencha" w:date="2011-12-19T23:06:00Z">
              <w:r>
                <w:rPr>
                  <w:lang w:eastAsia="de-DE"/>
                </w:rPr>
                <w:t xml:space="preserve">rendition of this version </w:t>
              </w:r>
            </w:ins>
            <w:ins w:id="138" w:author="Bob Yencha" w:date="2011-12-19T23:08:00Z">
              <w:r>
                <w:rPr>
                  <w:lang w:eastAsia="de-DE"/>
                </w:rPr>
                <w:t xml:space="preserve">with all changes accepted </w:t>
              </w:r>
              <w:r w:rsidR="00037AFB">
                <w:rPr>
                  <w:lang w:eastAsia="de-DE"/>
                </w:rPr>
                <w:t>and with comments will be released to the S&amp;I Pilot Implementation partners for initial activities.</w:t>
              </w:r>
            </w:ins>
          </w:p>
        </w:tc>
      </w:tr>
      <w:tr w:rsidR="00342AB5" w:rsidRPr="00290D1F" w14:paraId="37C0938A" w14:textId="77777777">
        <w:trPr>
          <w:ins w:id="139" w:author="Bob Yencha" w:date="2011-12-20T14:22:00Z"/>
        </w:trPr>
        <w:tc>
          <w:tcPr>
            <w:tcW w:w="1440" w:type="dxa"/>
          </w:tcPr>
          <w:p w14:paraId="3E8DCD08" w14:textId="77777777" w:rsidR="00342AB5" w:rsidRDefault="00DC67BD" w:rsidP="008F7891">
            <w:pPr>
              <w:pStyle w:val="TableContent"/>
              <w:numPr>
                <w:ins w:id="140" w:author="Bob Yencha" w:date="2011-11-21T17:23:00Z"/>
              </w:numPr>
              <w:rPr>
                <w:ins w:id="141" w:author="Bob Yencha" w:date="2011-12-20T14:22:00Z"/>
                <w:lang w:eastAsia="de-DE"/>
              </w:rPr>
            </w:pPr>
            <w:ins w:id="142" w:author="Bob Yencha" w:date="2011-12-20T14:23:00Z">
              <w:r>
                <w:rPr>
                  <w:lang w:eastAsia="de-DE"/>
                </w:rPr>
                <w:lastRenderedPageBreak/>
                <w:t>Dec 27</w:t>
              </w:r>
              <w:r w:rsidR="00342AB5">
                <w:rPr>
                  <w:lang w:eastAsia="de-DE"/>
                </w:rPr>
                <w:t xml:space="preserve">, 2011, </w:t>
              </w:r>
            </w:ins>
            <w:ins w:id="143" w:author="Bob Yencha" w:date="2011-12-27T13:23:00Z">
              <w:r w:rsidR="00CC1BA0">
                <w:rPr>
                  <w:lang w:eastAsia="de-DE"/>
                </w:rPr>
                <w:t>1:30PM ET</w:t>
              </w:r>
            </w:ins>
          </w:p>
        </w:tc>
        <w:tc>
          <w:tcPr>
            <w:tcW w:w="900" w:type="dxa"/>
          </w:tcPr>
          <w:p w14:paraId="60FF7B1B" w14:textId="77777777" w:rsidR="00342AB5" w:rsidRDefault="00342AB5" w:rsidP="008F7891">
            <w:pPr>
              <w:pStyle w:val="TableContent"/>
              <w:numPr>
                <w:ins w:id="144" w:author="Bob Yencha" w:date="2011-11-21T17:23:00Z"/>
              </w:numPr>
              <w:rPr>
                <w:ins w:id="145" w:author="Bob Yencha" w:date="2011-12-20T14:22:00Z"/>
                <w:lang w:eastAsia="de-DE"/>
              </w:rPr>
            </w:pPr>
            <w:ins w:id="146" w:author="Bob Yencha" w:date="2011-12-20T14:23:00Z">
              <w:r>
                <w:rPr>
                  <w:lang w:eastAsia="de-DE"/>
                </w:rPr>
                <w:t>0.16</w:t>
              </w:r>
            </w:ins>
          </w:p>
        </w:tc>
        <w:tc>
          <w:tcPr>
            <w:tcW w:w="6300" w:type="dxa"/>
          </w:tcPr>
          <w:p w14:paraId="4422946C" w14:textId="77777777" w:rsidR="00DC67BD" w:rsidRDefault="00342AB5" w:rsidP="00DC67BD">
            <w:pPr>
              <w:pStyle w:val="TableContent"/>
              <w:numPr>
                <w:ins w:id="147" w:author="Bob Yencha" w:date="2011-12-27T13:20:00Z"/>
              </w:numPr>
              <w:rPr>
                <w:ins w:id="148" w:author="Bob Yencha" w:date="2011-12-27T13:20:00Z"/>
                <w:lang w:eastAsia="de-DE"/>
              </w:rPr>
            </w:pPr>
            <w:ins w:id="149" w:author="Bob Yencha" w:date="2011-12-20T14:23:00Z">
              <w:r>
                <w:rPr>
                  <w:lang w:eastAsia="de-DE"/>
                </w:rPr>
                <w:t>Addressed resolved comments in the reconciliation spreadsheet</w:t>
              </w:r>
            </w:ins>
            <w:ins w:id="150" w:author="Bob Yencha" w:date="2011-12-27T13:22:00Z">
              <w:r w:rsidR="00133659">
                <w:rPr>
                  <w:lang w:eastAsia="de-DE"/>
                </w:rPr>
                <w:t xml:space="preserve"> </w:t>
              </w:r>
            </w:ins>
            <w:ins w:id="151" w:author="Bob Yencha" w:date="2011-12-27T13:20:00Z">
              <w:r w:rsidR="00DC67BD" w:rsidRPr="00AE4F0C">
                <w:rPr>
                  <w:lang w:eastAsia="de-DE"/>
                </w:rPr>
                <w:t>V251_IG_SIF_LABRESUL</w:t>
              </w:r>
              <w:r w:rsidR="00DC67BD">
                <w:rPr>
                  <w:lang w:eastAsia="de-DE"/>
                </w:rPr>
                <w:t>TS_R1_N1_2011SEP_consolidated-27-Dec</w:t>
              </w:r>
              <w:r w:rsidR="00DC67BD" w:rsidRPr="00AE4F0C">
                <w:rPr>
                  <w:lang w:eastAsia="de-DE"/>
                </w:rPr>
                <w:t>-2011</w:t>
              </w:r>
              <w:r w:rsidR="00DC67BD">
                <w:rPr>
                  <w:lang w:eastAsia="de-DE"/>
                </w:rPr>
                <w:t>.xls</w:t>
              </w:r>
            </w:ins>
          </w:p>
          <w:p w14:paraId="7DA4D65C" w14:textId="77777777" w:rsidR="00342AB5" w:rsidRDefault="00342AB5">
            <w:pPr>
              <w:pStyle w:val="TableContent"/>
              <w:numPr>
                <w:ins w:id="152" w:author="Bob Yencha" w:date="2011-12-03T13:09:00Z"/>
              </w:numPr>
              <w:rPr>
                <w:ins w:id="153" w:author="Bob Yencha" w:date="2011-12-20T14:22:00Z"/>
                <w:lang w:eastAsia="de-DE"/>
              </w:rPr>
            </w:pPr>
          </w:p>
        </w:tc>
      </w:tr>
    </w:tbl>
    <w:p w14:paraId="71E8E262" w14:textId="77777777" w:rsidR="00667BA9" w:rsidRPr="00377430" w:rsidRDefault="00667BA9" w:rsidP="00667BA9">
      <w:pPr>
        <w:pStyle w:val="Header"/>
      </w:pPr>
      <w:r>
        <w:br w:type="page"/>
      </w:r>
      <w:r w:rsidRPr="00377430">
        <w:lastRenderedPageBreak/>
        <w:t>Copyrights</w:t>
      </w:r>
    </w:p>
    <w:p w14:paraId="0E41ADDC" w14:textId="77777777" w:rsidR="00B24FCA" w:rsidRDefault="00582514" w:rsidP="00822750">
      <w:r>
        <w:t xml:space="preserve">This document is </w:t>
      </w:r>
      <w:r w:rsidR="00B24FCA">
        <w:t>©</w:t>
      </w:r>
      <w:r w:rsidR="00400323">
        <w:t xml:space="preserve"> </w:t>
      </w:r>
      <w:r w:rsidR="00ED6FC5">
        <w:t xml:space="preserve">2011 </w:t>
      </w:r>
      <w:r w:rsidR="00B24FCA">
        <w:t xml:space="preserve">Health Level Seven </w:t>
      </w:r>
      <w:r w:rsidR="001C144D">
        <w:t>International, A</w:t>
      </w:r>
      <w:r w:rsidR="00400323">
        <w:t>ll rights reserved</w:t>
      </w:r>
    </w:p>
    <w:p w14:paraId="08B785E6" w14:textId="77777777" w:rsidR="00822750" w:rsidRDefault="00667BA9" w:rsidP="00822750">
      <w:r w:rsidRPr="00377430">
        <w:t xml:space="preserve">This material includes SNOMED Clinical Terms </w:t>
      </w:r>
      <w:r>
        <w:t>®</w:t>
      </w:r>
      <w:r w:rsidRPr="00377430">
        <w:t xml:space="preserve"> (SNOMED CT</w:t>
      </w:r>
      <w:r>
        <w:t>®</w:t>
      </w:r>
      <w:r w:rsidRPr="00377430">
        <w:t xml:space="preserve">) which is used by permission of the International Health Terminology Standards Development </w:t>
      </w:r>
      <w:r w:rsidR="00E45A15" w:rsidRPr="00377430">
        <w:t>Organization</w:t>
      </w:r>
      <w:r w:rsidRPr="00377430">
        <w:t xml:space="preserve"> (IHTSDO). All rights reserved. SNOMED CT was originally created by The College of American Pathologists.</w:t>
      </w:r>
      <w:r>
        <w:t xml:space="preserve"> </w:t>
      </w:r>
      <w:r w:rsidRPr="00377430">
        <w:t>"SNOMED</w:t>
      </w:r>
      <w:r>
        <w:t xml:space="preserve"> ®</w:t>
      </w:r>
      <w:r w:rsidRPr="00377430">
        <w:t>" and "SNOMED CT</w:t>
      </w:r>
      <w:r>
        <w:t xml:space="preserve"> ®</w:t>
      </w:r>
      <w:r w:rsidRPr="00377430">
        <w:t>" are registered trademarks of the IHTSDO.</w:t>
      </w:r>
    </w:p>
    <w:p w14:paraId="03988C25" w14:textId="77777777" w:rsidR="00667BA9" w:rsidRDefault="00822750" w:rsidP="00822750">
      <w:r w:rsidRPr="00822750">
        <w:t>This mater</w:t>
      </w:r>
      <w:r w:rsidR="00703EB1">
        <w:t>ial contains content from LOINC®</w:t>
      </w:r>
      <w:r w:rsidRPr="00822750">
        <w:t xml:space="preserve"> (http://loinc.org). The LOINC table, LOINC codes, and LOINC panels and forms file are copyright (c) 1995-2011, Regenstrief Institute, Inc. and the Logical Observation Identifiers Names and Codes (LOINC) Committee and available at no cost under the license at </w:t>
      </w:r>
      <w:r w:rsidR="00582514">
        <w:t>http://loinc.org/terms-of-use.</w:t>
      </w:r>
    </w:p>
    <w:p w14:paraId="0E4514C7" w14:textId="77777777" w:rsidR="00667BA9" w:rsidRPr="00F22623" w:rsidDel="008A1B16" w:rsidRDefault="00667BA9" w:rsidP="00667BA9">
      <w:pPr>
        <w:rPr>
          <w:del w:id="154" w:author="Bob Yencha" w:date="2011-12-19T23:38:00Z"/>
        </w:rPr>
      </w:pPr>
    </w:p>
    <w:p w14:paraId="0B3AC5A7" w14:textId="77777777" w:rsidR="00667BA9" w:rsidRDefault="008A1B16" w:rsidP="006F1D70">
      <w:pPr>
        <w:pStyle w:val="Header"/>
        <w:numPr>
          <w:ins w:id="155" w:author="Bob Yencha" w:date="2011-12-19T23:28:00Z"/>
        </w:numPr>
        <w:rPr>
          <w:ins w:id="156" w:author="Bob Yencha" w:date="2011-12-19T23:28:00Z"/>
        </w:rPr>
      </w:pPr>
      <w:ins w:id="157" w:author="Bob Yencha" w:date="2011-12-19T23:28:00Z">
        <w:r>
          <w:t>Use</w:t>
        </w:r>
      </w:ins>
      <w:ins w:id="158" w:author="Bob Yencha" w:date="2011-12-19T23:29:00Z">
        <w:r w:rsidR="006F1D70">
          <w:t xml:space="preserve"> of this Guide for Pilot Implementation</w:t>
        </w:r>
      </w:ins>
    </w:p>
    <w:p w14:paraId="68BD4359" w14:textId="77777777" w:rsidR="006F1D70" w:rsidRDefault="006F1D70" w:rsidP="00667BA9">
      <w:pPr>
        <w:numPr>
          <w:ins w:id="159" w:author="Bob Yencha" w:date="2011-12-19T23:29:00Z"/>
        </w:numPr>
        <w:rPr>
          <w:ins w:id="160" w:author="Bob Yencha" w:date="2011-12-19T23:29:00Z"/>
        </w:rPr>
      </w:pPr>
      <w:ins w:id="161" w:author="Bob Yencha" w:date="2011-12-19T23:29:00Z">
        <w:r>
          <w:t>It is understood by pilot participants that the activity of creation of the guide is occurring in parallel to pilot</w:t>
        </w:r>
      </w:ins>
      <w:ins w:id="162" w:author="Bob Yencha" w:date="2011-12-19T23:30:00Z">
        <w:r w:rsidR="008A1B16">
          <w:t xml:space="preserve"> &amp; </w:t>
        </w:r>
        <w:r>
          <w:t>demonstration</w:t>
        </w:r>
      </w:ins>
      <w:ins w:id="163" w:author="Bob Yencha" w:date="2011-12-19T23:29:00Z">
        <w:r>
          <w:t xml:space="preserve"> implementations</w:t>
        </w:r>
      </w:ins>
      <w:ins w:id="164" w:author="Bob Yencha" w:date="2011-12-19T23:30:00Z">
        <w:r w:rsidR="008A1B16">
          <w:t xml:space="preserve">. It is an expectation by the authors of this guide that real-world implementation activity will inform key assumptions of this guide, specifically in the use of </w:t>
        </w:r>
      </w:ins>
      <w:ins w:id="165" w:author="Bob Yencha" w:date="2011-12-19T23:32:00Z">
        <w:r w:rsidR="008A1B16">
          <w:t xml:space="preserve">universal </w:t>
        </w:r>
      </w:ins>
      <w:ins w:id="166" w:author="Bob Yencha" w:date="2011-12-19T23:30:00Z">
        <w:r w:rsidR="008A1B16">
          <w:t xml:space="preserve">identifiers and </w:t>
        </w:r>
      </w:ins>
      <w:ins w:id="167" w:author="Bob Yencha" w:date="2011-12-19T23:32:00Z">
        <w:r w:rsidR="008A1B16">
          <w:t>standardized clinical terminology</w:t>
        </w:r>
      </w:ins>
      <w:ins w:id="168" w:author="Bob Yencha" w:date="2011-12-19T23:33:00Z">
        <w:r w:rsidR="008A1B16">
          <w:t xml:space="preserve"> and value sets.</w:t>
        </w:r>
      </w:ins>
    </w:p>
    <w:p w14:paraId="3FCDA990" w14:textId="77777777" w:rsidR="006F1D70" w:rsidRDefault="008A1B16" w:rsidP="00667BA9">
      <w:pPr>
        <w:numPr>
          <w:ins w:id="169" w:author="Bob Yencha" w:date="2011-12-19T23:28:00Z"/>
        </w:numPr>
        <w:rPr>
          <w:ins w:id="170" w:author="Bob Yencha" w:date="2011-12-19T23:28:00Z"/>
        </w:rPr>
      </w:pPr>
      <w:ins w:id="171" w:author="Bob Yencha" w:date="2011-12-19T23:33:00Z">
        <w:r>
          <w:t>As such, implementers also recognize that this document is a work in progress and that any version that contains this text does not necessarily imply a complete review and release by the authoring community, but is offered as-is with the assurance that unresolved errors are still present and are being addressed. It is recommended that Pilot Participants return often to the S&amp;I Laboratory Results Interface Initiative for updates to this document. A review of the most current ballot reconciliation spreadsheet will identify changes that have been completed, as well as those approved by committee bu</w:t>
        </w:r>
      </w:ins>
      <w:ins w:id="172" w:author="Bob Yencha" w:date="2011-12-19T23:37:00Z">
        <w:r>
          <w:t>t not yet applied.</w:t>
        </w:r>
      </w:ins>
    </w:p>
    <w:p w14:paraId="4FEED94C" w14:textId="77777777" w:rsidR="006F1D70" w:rsidRDefault="006F1D70" w:rsidP="00667BA9">
      <w:pPr>
        <w:numPr>
          <w:ins w:id="173" w:author="Bob Yencha" w:date="2011-12-19T23:28:00Z"/>
        </w:numPr>
        <w:rPr>
          <w:ins w:id="174" w:author="Bob Yencha" w:date="2011-12-19T23:28:00Z"/>
        </w:rPr>
      </w:pPr>
    </w:p>
    <w:p w14:paraId="1913063D" w14:textId="77777777" w:rsidR="006F1D70" w:rsidRPr="00F22623" w:rsidRDefault="006F1D70" w:rsidP="00667BA9">
      <w:pPr>
        <w:sectPr w:rsidR="006F1D70" w:rsidRPr="00F22623">
          <w:headerReference w:type="even" r:id="rId10"/>
          <w:headerReference w:type="default" r:id="rId11"/>
          <w:footerReference w:type="even" r:id="rId12"/>
          <w:footerReference w:type="default" r:id="rId13"/>
          <w:footerReference w:type="first" r:id="rId14"/>
          <w:pgSz w:w="12240" w:h="15840"/>
          <w:pgMar w:top="1440" w:right="1800" w:bottom="1440" w:left="1800" w:header="720" w:footer="720" w:gutter="0"/>
          <w:pgNumType w:fmt="lowerRoman"/>
          <w:cols w:space="720"/>
          <w:titlePg/>
          <w:docGrid w:linePitch="360"/>
        </w:sectPr>
      </w:pPr>
    </w:p>
    <w:p w14:paraId="09E30C88" w14:textId="77777777" w:rsidR="00667BA9" w:rsidRPr="00D4120B" w:rsidRDefault="00667BA9" w:rsidP="00667BA9">
      <w:pPr>
        <w:pStyle w:val="Title"/>
        <w:outlineLvl w:val="0"/>
      </w:pPr>
      <w:r w:rsidRPr="00D4120B">
        <w:lastRenderedPageBreak/>
        <w:t>TABLE OF CONTENTS</w:t>
      </w:r>
    </w:p>
    <w:p w14:paraId="666483FD" w14:textId="77777777" w:rsidR="00CF04B8" w:rsidRDefault="00D826AD">
      <w:pPr>
        <w:pStyle w:val="TOC1"/>
        <w:numPr>
          <w:ins w:id="175" w:author="Bob Yencha" w:date="2012-01-25T11:56:00Z"/>
        </w:numPr>
        <w:tabs>
          <w:tab w:val="left" w:pos="390"/>
        </w:tabs>
        <w:rPr>
          <w:ins w:id="176" w:author="Bob Yencha" w:date="2012-01-25T11:56:00Z"/>
          <w:rFonts w:asciiTheme="minorHAnsi" w:eastAsiaTheme="minorEastAsia" w:hAnsiTheme="minorHAnsi" w:cstheme="minorBidi"/>
          <w:b w:val="0"/>
          <w:bCs w:val="0"/>
          <w:smallCaps w:val="0"/>
          <w:noProof/>
          <w:color w:val="auto"/>
          <w:kern w:val="0"/>
          <w:sz w:val="24"/>
          <w:lang w:eastAsia="en-US"/>
        </w:rPr>
      </w:pPr>
      <w:r>
        <w:rPr>
          <w:rFonts w:cs="Arial"/>
          <w:b w:val="0"/>
          <w:bCs w:val="0"/>
          <w:smallCaps w:val="0"/>
        </w:rPr>
        <w:fldChar w:fldCharType="begin"/>
      </w:r>
      <w:r w:rsidR="00667BA9">
        <w:rPr>
          <w:rFonts w:cs="Arial"/>
          <w:b w:val="0"/>
          <w:bCs w:val="0"/>
          <w:smallCaps w:val="0"/>
        </w:rPr>
        <w:instrText xml:space="preserve"> TOC \o "3-5" \h \z \t "Heading 1,1,Heading 2,2,Appendix 2,2,Appendix 1,6" </w:instrText>
      </w:r>
      <w:r>
        <w:rPr>
          <w:rFonts w:cs="Arial"/>
          <w:b w:val="0"/>
          <w:bCs w:val="0"/>
          <w:smallCaps w:val="0"/>
        </w:rPr>
        <w:fldChar w:fldCharType="separate"/>
      </w:r>
      <w:ins w:id="177" w:author="Bob Yencha" w:date="2012-01-25T11:56:00Z">
        <w:r w:rsidR="00CF04B8">
          <w:rPr>
            <w:noProof/>
          </w:rPr>
          <w:t>1.</w:t>
        </w:r>
        <w:r w:rsidR="00CF04B8">
          <w:rPr>
            <w:rFonts w:asciiTheme="minorHAnsi" w:eastAsiaTheme="minorEastAsia" w:hAnsiTheme="minorHAnsi" w:cstheme="minorBidi"/>
            <w:b w:val="0"/>
            <w:bCs w:val="0"/>
            <w:smallCaps w:val="0"/>
            <w:noProof/>
            <w:color w:val="auto"/>
            <w:kern w:val="0"/>
            <w:sz w:val="24"/>
            <w:lang w:eastAsia="en-US"/>
          </w:rPr>
          <w:tab/>
        </w:r>
        <w:r w:rsidR="00CF04B8">
          <w:rPr>
            <w:noProof/>
          </w:rPr>
          <w:t>Introduction</w:t>
        </w:r>
        <w:r w:rsidR="00CF04B8">
          <w:rPr>
            <w:noProof/>
          </w:rPr>
          <w:tab/>
        </w:r>
        <w:r>
          <w:rPr>
            <w:noProof/>
          </w:rPr>
          <w:fldChar w:fldCharType="begin"/>
        </w:r>
        <w:r w:rsidR="00CF04B8">
          <w:rPr>
            <w:noProof/>
          </w:rPr>
          <w:instrText xml:space="preserve"> PAGEREF _Toc189111923 \h </w:instrText>
        </w:r>
      </w:ins>
      <w:r>
        <w:rPr>
          <w:noProof/>
        </w:rPr>
      </w:r>
      <w:r>
        <w:rPr>
          <w:noProof/>
        </w:rPr>
        <w:fldChar w:fldCharType="separate"/>
      </w:r>
      <w:ins w:id="178" w:author="Bob Yencha" w:date="2012-01-25T11:56:00Z">
        <w:r w:rsidR="00CF04B8">
          <w:rPr>
            <w:noProof/>
          </w:rPr>
          <w:t>1</w:t>
        </w:r>
        <w:r>
          <w:rPr>
            <w:noProof/>
          </w:rPr>
          <w:fldChar w:fldCharType="end"/>
        </w:r>
      </w:ins>
    </w:p>
    <w:p w14:paraId="39285ECC" w14:textId="77777777" w:rsidR="00CF04B8" w:rsidRDefault="00CF04B8">
      <w:pPr>
        <w:pStyle w:val="TOC2"/>
        <w:numPr>
          <w:ins w:id="179" w:author="Bob Yencha" w:date="2012-01-25T11:56:00Z"/>
        </w:numPr>
        <w:tabs>
          <w:tab w:val="left" w:pos="718"/>
          <w:tab w:val="right" w:leader="dot" w:pos="9350"/>
        </w:tabs>
        <w:rPr>
          <w:ins w:id="180" w:author="Bob Yencha" w:date="2012-01-25T11:56:00Z"/>
          <w:rFonts w:asciiTheme="minorHAnsi" w:eastAsiaTheme="minorEastAsia" w:hAnsiTheme="minorHAnsi" w:cstheme="minorBidi"/>
          <w:noProof/>
          <w:color w:val="auto"/>
          <w:kern w:val="0"/>
          <w:sz w:val="24"/>
          <w:lang w:eastAsia="en-US"/>
        </w:rPr>
      </w:pPr>
      <w:ins w:id="181" w:author="Bob Yencha" w:date="2012-01-25T11:56:00Z">
        <w:r>
          <w:rPr>
            <w:noProof/>
          </w:rPr>
          <w:t>1.1</w:t>
        </w:r>
        <w:r>
          <w:rPr>
            <w:rFonts w:asciiTheme="minorHAnsi" w:eastAsiaTheme="minorEastAsia" w:hAnsiTheme="minorHAnsi" w:cstheme="minorBidi"/>
            <w:noProof/>
            <w:color w:val="auto"/>
            <w:kern w:val="0"/>
            <w:sz w:val="24"/>
            <w:lang w:eastAsia="en-US"/>
          </w:rPr>
          <w:tab/>
        </w:r>
        <w:r>
          <w:rPr>
            <w:noProof/>
          </w:rPr>
          <w:t>Purpose</w:t>
        </w:r>
        <w:r>
          <w:rPr>
            <w:noProof/>
          </w:rPr>
          <w:tab/>
        </w:r>
        <w:r w:rsidR="00D826AD">
          <w:rPr>
            <w:noProof/>
          </w:rPr>
          <w:fldChar w:fldCharType="begin"/>
        </w:r>
        <w:r>
          <w:rPr>
            <w:noProof/>
          </w:rPr>
          <w:instrText xml:space="preserve"> PAGEREF _Toc189111924 \h </w:instrText>
        </w:r>
      </w:ins>
      <w:r w:rsidR="00D826AD">
        <w:rPr>
          <w:noProof/>
        </w:rPr>
      </w:r>
      <w:r w:rsidR="00D826AD">
        <w:rPr>
          <w:noProof/>
        </w:rPr>
        <w:fldChar w:fldCharType="separate"/>
      </w:r>
      <w:ins w:id="182" w:author="Bob Yencha" w:date="2012-01-25T11:56:00Z">
        <w:r>
          <w:rPr>
            <w:noProof/>
          </w:rPr>
          <w:t>1</w:t>
        </w:r>
        <w:r w:rsidR="00D826AD">
          <w:rPr>
            <w:noProof/>
          </w:rPr>
          <w:fldChar w:fldCharType="end"/>
        </w:r>
      </w:ins>
    </w:p>
    <w:p w14:paraId="5CC98270" w14:textId="77777777" w:rsidR="00CF04B8" w:rsidRDefault="00CF04B8">
      <w:pPr>
        <w:pStyle w:val="TOC2"/>
        <w:numPr>
          <w:ins w:id="183" w:author="Bob Yencha" w:date="2012-01-25T11:56:00Z"/>
        </w:numPr>
        <w:tabs>
          <w:tab w:val="left" w:pos="718"/>
          <w:tab w:val="right" w:leader="dot" w:pos="9350"/>
        </w:tabs>
        <w:rPr>
          <w:ins w:id="184" w:author="Bob Yencha" w:date="2012-01-25T11:56:00Z"/>
          <w:rFonts w:asciiTheme="minorHAnsi" w:eastAsiaTheme="minorEastAsia" w:hAnsiTheme="minorHAnsi" w:cstheme="minorBidi"/>
          <w:noProof/>
          <w:color w:val="auto"/>
          <w:kern w:val="0"/>
          <w:sz w:val="24"/>
          <w:lang w:eastAsia="en-US"/>
        </w:rPr>
      </w:pPr>
      <w:ins w:id="185" w:author="Bob Yencha" w:date="2012-01-25T11:56:00Z">
        <w:r>
          <w:rPr>
            <w:noProof/>
          </w:rPr>
          <w:t>1.2</w:t>
        </w:r>
        <w:r>
          <w:rPr>
            <w:rFonts w:asciiTheme="minorHAnsi" w:eastAsiaTheme="minorEastAsia" w:hAnsiTheme="minorHAnsi" w:cstheme="minorBidi"/>
            <w:noProof/>
            <w:color w:val="auto"/>
            <w:kern w:val="0"/>
            <w:sz w:val="24"/>
            <w:lang w:eastAsia="en-US"/>
          </w:rPr>
          <w:tab/>
        </w:r>
        <w:r>
          <w:rPr>
            <w:noProof/>
          </w:rPr>
          <w:t>Audience</w:t>
        </w:r>
        <w:r>
          <w:rPr>
            <w:noProof/>
          </w:rPr>
          <w:tab/>
        </w:r>
        <w:r w:rsidR="00D826AD">
          <w:rPr>
            <w:noProof/>
          </w:rPr>
          <w:fldChar w:fldCharType="begin"/>
        </w:r>
        <w:r>
          <w:rPr>
            <w:noProof/>
          </w:rPr>
          <w:instrText xml:space="preserve"> PAGEREF _Toc189111925 \h </w:instrText>
        </w:r>
      </w:ins>
      <w:r w:rsidR="00D826AD">
        <w:rPr>
          <w:noProof/>
        </w:rPr>
      </w:r>
      <w:r w:rsidR="00D826AD">
        <w:rPr>
          <w:noProof/>
        </w:rPr>
        <w:fldChar w:fldCharType="separate"/>
      </w:r>
      <w:ins w:id="186" w:author="Bob Yencha" w:date="2012-01-25T11:56:00Z">
        <w:r>
          <w:rPr>
            <w:noProof/>
          </w:rPr>
          <w:t>1</w:t>
        </w:r>
        <w:r w:rsidR="00D826AD">
          <w:rPr>
            <w:noProof/>
          </w:rPr>
          <w:fldChar w:fldCharType="end"/>
        </w:r>
      </w:ins>
    </w:p>
    <w:p w14:paraId="399DE3B8" w14:textId="77777777" w:rsidR="00CF04B8" w:rsidRDefault="00CF04B8">
      <w:pPr>
        <w:pStyle w:val="TOC3"/>
        <w:numPr>
          <w:ins w:id="187" w:author="Bob Yencha" w:date="2012-01-25T11:56:00Z"/>
        </w:numPr>
        <w:tabs>
          <w:tab w:val="left" w:pos="1088"/>
        </w:tabs>
        <w:rPr>
          <w:ins w:id="188" w:author="Bob Yencha" w:date="2012-01-25T11:56:00Z"/>
          <w:rFonts w:asciiTheme="minorHAnsi" w:eastAsiaTheme="minorEastAsia" w:hAnsiTheme="minorHAnsi" w:cstheme="minorBidi"/>
          <w:iCs w:val="0"/>
          <w:noProof/>
          <w:color w:val="auto"/>
          <w:kern w:val="0"/>
          <w:sz w:val="24"/>
          <w:lang w:eastAsia="en-US"/>
        </w:rPr>
      </w:pPr>
      <w:ins w:id="189" w:author="Bob Yencha" w:date="2012-01-25T11:56:00Z">
        <w:r>
          <w:rPr>
            <w:noProof/>
          </w:rPr>
          <w:t>1.2.1</w:t>
        </w:r>
        <w:r>
          <w:rPr>
            <w:rFonts w:asciiTheme="minorHAnsi" w:eastAsiaTheme="minorEastAsia" w:hAnsiTheme="minorHAnsi" w:cstheme="minorBidi"/>
            <w:iCs w:val="0"/>
            <w:noProof/>
            <w:color w:val="auto"/>
            <w:kern w:val="0"/>
            <w:sz w:val="24"/>
            <w:lang w:eastAsia="en-US"/>
          </w:rPr>
          <w:tab/>
        </w:r>
        <w:r>
          <w:rPr>
            <w:noProof/>
          </w:rPr>
          <w:t>Requisite Knowledge</w:t>
        </w:r>
        <w:r>
          <w:rPr>
            <w:noProof/>
          </w:rPr>
          <w:tab/>
        </w:r>
        <w:r w:rsidR="00D826AD">
          <w:rPr>
            <w:noProof/>
          </w:rPr>
          <w:fldChar w:fldCharType="begin"/>
        </w:r>
        <w:r>
          <w:rPr>
            <w:noProof/>
          </w:rPr>
          <w:instrText xml:space="preserve"> PAGEREF _Toc189111926 \h </w:instrText>
        </w:r>
      </w:ins>
      <w:r w:rsidR="00D826AD">
        <w:rPr>
          <w:noProof/>
        </w:rPr>
      </w:r>
      <w:r w:rsidR="00D826AD">
        <w:rPr>
          <w:noProof/>
        </w:rPr>
        <w:fldChar w:fldCharType="separate"/>
      </w:r>
      <w:ins w:id="190" w:author="Bob Yencha" w:date="2012-01-25T11:56:00Z">
        <w:r>
          <w:rPr>
            <w:noProof/>
          </w:rPr>
          <w:t>1</w:t>
        </w:r>
        <w:r w:rsidR="00D826AD">
          <w:rPr>
            <w:noProof/>
          </w:rPr>
          <w:fldChar w:fldCharType="end"/>
        </w:r>
      </w:ins>
    </w:p>
    <w:p w14:paraId="7935EC4C" w14:textId="77777777" w:rsidR="00CF04B8" w:rsidRDefault="00CF04B8">
      <w:pPr>
        <w:pStyle w:val="TOC2"/>
        <w:numPr>
          <w:ins w:id="191" w:author="Bob Yencha" w:date="2012-01-25T11:56:00Z"/>
        </w:numPr>
        <w:tabs>
          <w:tab w:val="left" w:pos="718"/>
          <w:tab w:val="right" w:leader="dot" w:pos="9350"/>
        </w:tabs>
        <w:rPr>
          <w:ins w:id="192" w:author="Bob Yencha" w:date="2012-01-25T11:56:00Z"/>
          <w:rFonts w:asciiTheme="minorHAnsi" w:eastAsiaTheme="minorEastAsia" w:hAnsiTheme="minorHAnsi" w:cstheme="minorBidi"/>
          <w:noProof/>
          <w:color w:val="auto"/>
          <w:kern w:val="0"/>
          <w:sz w:val="24"/>
          <w:lang w:eastAsia="en-US"/>
        </w:rPr>
      </w:pPr>
      <w:ins w:id="193" w:author="Bob Yencha" w:date="2012-01-25T11:56:00Z">
        <w:r>
          <w:rPr>
            <w:noProof/>
          </w:rPr>
          <w:t>1.3</w:t>
        </w:r>
        <w:r>
          <w:rPr>
            <w:rFonts w:asciiTheme="minorHAnsi" w:eastAsiaTheme="minorEastAsia" w:hAnsiTheme="minorHAnsi" w:cstheme="minorBidi"/>
            <w:noProof/>
            <w:color w:val="auto"/>
            <w:kern w:val="0"/>
            <w:sz w:val="24"/>
            <w:lang w:eastAsia="en-US"/>
          </w:rPr>
          <w:tab/>
        </w:r>
        <w:r>
          <w:rPr>
            <w:noProof/>
          </w:rPr>
          <w:t>Scope</w:t>
        </w:r>
        <w:r>
          <w:rPr>
            <w:noProof/>
          </w:rPr>
          <w:tab/>
        </w:r>
        <w:r w:rsidR="00D826AD">
          <w:rPr>
            <w:noProof/>
          </w:rPr>
          <w:fldChar w:fldCharType="begin"/>
        </w:r>
        <w:r>
          <w:rPr>
            <w:noProof/>
          </w:rPr>
          <w:instrText xml:space="preserve"> PAGEREF _Toc189111927 \h </w:instrText>
        </w:r>
      </w:ins>
      <w:r w:rsidR="00D826AD">
        <w:rPr>
          <w:noProof/>
        </w:rPr>
      </w:r>
      <w:r w:rsidR="00D826AD">
        <w:rPr>
          <w:noProof/>
        </w:rPr>
        <w:fldChar w:fldCharType="separate"/>
      </w:r>
      <w:ins w:id="194" w:author="Bob Yencha" w:date="2012-01-25T11:56:00Z">
        <w:r>
          <w:rPr>
            <w:noProof/>
          </w:rPr>
          <w:t>1</w:t>
        </w:r>
        <w:r w:rsidR="00D826AD">
          <w:rPr>
            <w:noProof/>
          </w:rPr>
          <w:fldChar w:fldCharType="end"/>
        </w:r>
      </w:ins>
    </w:p>
    <w:p w14:paraId="24B71360" w14:textId="77777777" w:rsidR="00CF04B8" w:rsidRDefault="00CF04B8">
      <w:pPr>
        <w:pStyle w:val="TOC2"/>
        <w:numPr>
          <w:ins w:id="195" w:author="Bob Yencha" w:date="2012-01-25T11:56:00Z"/>
        </w:numPr>
        <w:tabs>
          <w:tab w:val="left" w:pos="718"/>
          <w:tab w:val="right" w:leader="dot" w:pos="9350"/>
        </w:tabs>
        <w:rPr>
          <w:ins w:id="196" w:author="Bob Yencha" w:date="2012-01-25T11:56:00Z"/>
          <w:rFonts w:asciiTheme="minorHAnsi" w:eastAsiaTheme="minorEastAsia" w:hAnsiTheme="minorHAnsi" w:cstheme="minorBidi"/>
          <w:noProof/>
          <w:color w:val="auto"/>
          <w:kern w:val="0"/>
          <w:sz w:val="24"/>
          <w:lang w:eastAsia="en-US"/>
        </w:rPr>
      </w:pPr>
      <w:ins w:id="197" w:author="Bob Yencha" w:date="2012-01-25T11:56:00Z">
        <w:r>
          <w:rPr>
            <w:noProof/>
          </w:rPr>
          <w:t>1.4</w:t>
        </w:r>
        <w:r>
          <w:rPr>
            <w:rFonts w:asciiTheme="minorHAnsi" w:eastAsiaTheme="minorEastAsia" w:hAnsiTheme="minorHAnsi" w:cstheme="minorBidi"/>
            <w:noProof/>
            <w:color w:val="auto"/>
            <w:kern w:val="0"/>
            <w:sz w:val="24"/>
            <w:lang w:eastAsia="en-US"/>
          </w:rPr>
          <w:tab/>
        </w:r>
        <w:r>
          <w:rPr>
            <w:noProof/>
          </w:rPr>
          <w:t>Results for Ambulatory Care Use Case And Context Diagrams</w:t>
        </w:r>
        <w:r>
          <w:rPr>
            <w:noProof/>
          </w:rPr>
          <w:tab/>
        </w:r>
        <w:r w:rsidR="00D826AD">
          <w:rPr>
            <w:noProof/>
          </w:rPr>
          <w:fldChar w:fldCharType="begin"/>
        </w:r>
        <w:r>
          <w:rPr>
            <w:noProof/>
          </w:rPr>
          <w:instrText xml:space="preserve"> PAGEREF _Toc189111928 \h </w:instrText>
        </w:r>
      </w:ins>
      <w:r w:rsidR="00D826AD">
        <w:rPr>
          <w:noProof/>
        </w:rPr>
      </w:r>
      <w:r w:rsidR="00D826AD">
        <w:rPr>
          <w:noProof/>
        </w:rPr>
        <w:fldChar w:fldCharType="separate"/>
      </w:r>
      <w:ins w:id="198" w:author="Bob Yencha" w:date="2012-01-25T11:56:00Z">
        <w:r>
          <w:rPr>
            <w:noProof/>
          </w:rPr>
          <w:t>2</w:t>
        </w:r>
        <w:r w:rsidR="00D826AD">
          <w:rPr>
            <w:noProof/>
          </w:rPr>
          <w:fldChar w:fldCharType="end"/>
        </w:r>
      </w:ins>
    </w:p>
    <w:p w14:paraId="1E6F15C8" w14:textId="77777777" w:rsidR="00CF04B8" w:rsidRDefault="00CF04B8">
      <w:pPr>
        <w:pStyle w:val="TOC3"/>
        <w:numPr>
          <w:ins w:id="199" w:author="Bob Yencha" w:date="2012-01-25T11:56:00Z"/>
        </w:numPr>
        <w:tabs>
          <w:tab w:val="left" w:pos="1088"/>
        </w:tabs>
        <w:rPr>
          <w:ins w:id="200" w:author="Bob Yencha" w:date="2012-01-25T11:56:00Z"/>
          <w:rFonts w:asciiTheme="minorHAnsi" w:eastAsiaTheme="minorEastAsia" w:hAnsiTheme="minorHAnsi" w:cstheme="minorBidi"/>
          <w:iCs w:val="0"/>
          <w:noProof/>
          <w:color w:val="auto"/>
          <w:kern w:val="0"/>
          <w:sz w:val="24"/>
          <w:lang w:eastAsia="en-US"/>
        </w:rPr>
      </w:pPr>
      <w:ins w:id="201" w:author="Bob Yencha" w:date="2012-01-25T11:56:00Z">
        <w:r>
          <w:rPr>
            <w:noProof/>
          </w:rPr>
          <w:t>1.4.1</w:t>
        </w:r>
        <w:r>
          <w:rPr>
            <w:rFonts w:asciiTheme="minorHAnsi" w:eastAsiaTheme="minorEastAsia" w:hAnsiTheme="minorHAnsi" w:cstheme="minorBidi"/>
            <w:iCs w:val="0"/>
            <w:noProof/>
            <w:color w:val="auto"/>
            <w:kern w:val="0"/>
            <w:sz w:val="24"/>
            <w:lang w:eastAsia="en-US"/>
          </w:rPr>
          <w:tab/>
        </w:r>
        <w:r>
          <w:rPr>
            <w:noProof/>
          </w:rPr>
          <w:t>User Story</w:t>
        </w:r>
        <w:r>
          <w:rPr>
            <w:noProof/>
          </w:rPr>
          <w:tab/>
        </w:r>
        <w:r w:rsidR="00D826AD">
          <w:rPr>
            <w:noProof/>
          </w:rPr>
          <w:fldChar w:fldCharType="begin"/>
        </w:r>
        <w:r>
          <w:rPr>
            <w:noProof/>
          </w:rPr>
          <w:instrText xml:space="preserve"> PAGEREF _Toc189111929 \h </w:instrText>
        </w:r>
      </w:ins>
      <w:r w:rsidR="00D826AD">
        <w:rPr>
          <w:noProof/>
        </w:rPr>
      </w:r>
      <w:r w:rsidR="00D826AD">
        <w:rPr>
          <w:noProof/>
        </w:rPr>
        <w:fldChar w:fldCharType="separate"/>
      </w:r>
      <w:ins w:id="202" w:author="Bob Yencha" w:date="2012-01-25T11:56:00Z">
        <w:r>
          <w:rPr>
            <w:noProof/>
          </w:rPr>
          <w:t>3</w:t>
        </w:r>
        <w:r w:rsidR="00D826AD">
          <w:rPr>
            <w:noProof/>
          </w:rPr>
          <w:fldChar w:fldCharType="end"/>
        </w:r>
      </w:ins>
    </w:p>
    <w:p w14:paraId="26A34D35" w14:textId="77777777" w:rsidR="00CF04B8" w:rsidRDefault="00CF04B8">
      <w:pPr>
        <w:pStyle w:val="TOC3"/>
        <w:numPr>
          <w:ins w:id="203" w:author="Bob Yencha" w:date="2012-01-25T11:56:00Z"/>
        </w:numPr>
        <w:tabs>
          <w:tab w:val="left" w:pos="1088"/>
        </w:tabs>
        <w:rPr>
          <w:ins w:id="204" w:author="Bob Yencha" w:date="2012-01-25T11:56:00Z"/>
          <w:rFonts w:asciiTheme="minorHAnsi" w:eastAsiaTheme="minorEastAsia" w:hAnsiTheme="minorHAnsi" w:cstheme="minorBidi"/>
          <w:iCs w:val="0"/>
          <w:noProof/>
          <w:color w:val="auto"/>
          <w:kern w:val="0"/>
          <w:sz w:val="24"/>
          <w:lang w:eastAsia="en-US"/>
        </w:rPr>
      </w:pPr>
      <w:ins w:id="205" w:author="Bob Yencha" w:date="2012-01-25T11:56:00Z">
        <w:r>
          <w:rPr>
            <w:noProof/>
          </w:rPr>
          <w:t>1.4.2</w:t>
        </w:r>
        <w:r>
          <w:rPr>
            <w:rFonts w:asciiTheme="minorHAnsi" w:eastAsiaTheme="minorEastAsia" w:hAnsiTheme="minorHAnsi" w:cstheme="minorBidi"/>
            <w:iCs w:val="0"/>
            <w:noProof/>
            <w:color w:val="auto"/>
            <w:kern w:val="0"/>
            <w:sz w:val="24"/>
            <w:lang w:eastAsia="en-US"/>
          </w:rPr>
          <w:tab/>
        </w:r>
        <w:r>
          <w:rPr>
            <w:noProof/>
          </w:rPr>
          <w:t>Use Case Assumptions</w:t>
        </w:r>
        <w:r>
          <w:rPr>
            <w:noProof/>
          </w:rPr>
          <w:tab/>
        </w:r>
        <w:r w:rsidR="00D826AD">
          <w:rPr>
            <w:noProof/>
          </w:rPr>
          <w:fldChar w:fldCharType="begin"/>
        </w:r>
        <w:r>
          <w:rPr>
            <w:noProof/>
          </w:rPr>
          <w:instrText xml:space="preserve"> PAGEREF _Toc189111930 \h </w:instrText>
        </w:r>
      </w:ins>
      <w:r w:rsidR="00D826AD">
        <w:rPr>
          <w:noProof/>
        </w:rPr>
      </w:r>
      <w:r w:rsidR="00D826AD">
        <w:rPr>
          <w:noProof/>
        </w:rPr>
        <w:fldChar w:fldCharType="separate"/>
      </w:r>
      <w:ins w:id="206" w:author="Bob Yencha" w:date="2012-01-25T11:56:00Z">
        <w:r>
          <w:rPr>
            <w:noProof/>
          </w:rPr>
          <w:t>3</w:t>
        </w:r>
        <w:r w:rsidR="00D826AD">
          <w:rPr>
            <w:noProof/>
          </w:rPr>
          <w:fldChar w:fldCharType="end"/>
        </w:r>
      </w:ins>
    </w:p>
    <w:p w14:paraId="61D5C2E4" w14:textId="77777777" w:rsidR="00CF04B8" w:rsidRDefault="00CF04B8">
      <w:pPr>
        <w:pStyle w:val="TOC3"/>
        <w:numPr>
          <w:ins w:id="207" w:author="Bob Yencha" w:date="2012-01-25T11:56:00Z"/>
        </w:numPr>
        <w:tabs>
          <w:tab w:val="left" w:pos="1088"/>
        </w:tabs>
        <w:rPr>
          <w:ins w:id="208" w:author="Bob Yencha" w:date="2012-01-25T11:56:00Z"/>
          <w:rFonts w:asciiTheme="minorHAnsi" w:eastAsiaTheme="minorEastAsia" w:hAnsiTheme="minorHAnsi" w:cstheme="minorBidi"/>
          <w:iCs w:val="0"/>
          <w:noProof/>
          <w:color w:val="auto"/>
          <w:kern w:val="0"/>
          <w:sz w:val="24"/>
          <w:lang w:eastAsia="en-US"/>
        </w:rPr>
      </w:pPr>
      <w:ins w:id="209" w:author="Bob Yencha" w:date="2012-01-25T11:56:00Z">
        <w:r>
          <w:rPr>
            <w:noProof/>
          </w:rPr>
          <w:t>1.4.3</w:t>
        </w:r>
        <w:r>
          <w:rPr>
            <w:rFonts w:asciiTheme="minorHAnsi" w:eastAsiaTheme="minorEastAsia" w:hAnsiTheme="minorHAnsi" w:cstheme="minorBidi"/>
            <w:iCs w:val="0"/>
            <w:noProof/>
            <w:color w:val="auto"/>
            <w:kern w:val="0"/>
            <w:sz w:val="24"/>
            <w:lang w:eastAsia="en-US"/>
          </w:rPr>
          <w:tab/>
        </w:r>
        <w:r>
          <w:rPr>
            <w:noProof/>
          </w:rPr>
          <w:t>Pre-Conditions</w:t>
        </w:r>
        <w:r>
          <w:rPr>
            <w:noProof/>
          </w:rPr>
          <w:tab/>
        </w:r>
        <w:r w:rsidR="00D826AD">
          <w:rPr>
            <w:noProof/>
          </w:rPr>
          <w:fldChar w:fldCharType="begin"/>
        </w:r>
        <w:r>
          <w:rPr>
            <w:noProof/>
          </w:rPr>
          <w:instrText xml:space="preserve"> PAGEREF _Toc189111931 \h </w:instrText>
        </w:r>
      </w:ins>
      <w:r w:rsidR="00D826AD">
        <w:rPr>
          <w:noProof/>
        </w:rPr>
      </w:r>
      <w:r w:rsidR="00D826AD">
        <w:rPr>
          <w:noProof/>
        </w:rPr>
        <w:fldChar w:fldCharType="separate"/>
      </w:r>
      <w:ins w:id="210" w:author="Bob Yencha" w:date="2012-01-25T11:56:00Z">
        <w:r>
          <w:rPr>
            <w:noProof/>
          </w:rPr>
          <w:t>4</w:t>
        </w:r>
        <w:r w:rsidR="00D826AD">
          <w:rPr>
            <w:noProof/>
          </w:rPr>
          <w:fldChar w:fldCharType="end"/>
        </w:r>
      </w:ins>
    </w:p>
    <w:p w14:paraId="60A2A075" w14:textId="77777777" w:rsidR="00CF04B8" w:rsidRDefault="00CF04B8">
      <w:pPr>
        <w:pStyle w:val="TOC3"/>
        <w:numPr>
          <w:ins w:id="211" w:author="Bob Yencha" w:date="2012-01-25T11:56:00Z"/>
        </w:numPr>
        <w:tabs>
          <w:tab w:val="left" w:pos="1088"/>
        </w:tabs>
        <w:rPr>
          <w:ins w:id="212" w:author="Bob Yencha" w:date="2012-01-25T11:56:00Z"/>
          <w:rFonts w:asciiTheme="minorHAnsi" w:eastAsiaTheme="minorEastAsia" w:hAnsiTheme="minorHAnsi" w:cstheme="minorBidi"/>
          <w:iCs w:val="0"/>
          <w:noProof/>
          <w:color w:val="auto"/>
          <w:kern w:val="0"/>
          <w:sz w:val="24"/>
          <w:lang w:eastAsia="en-US"/>
        </w:rPr>
      </w:pPr>
      <w:ins w:id="213" w:author="Bob Yencha" w:date="2012-01-25T11:56:00Z">
        <w:r>
          <w:rPr>
            <w:noProof/>
          </w:rPr>
          <w:t>1.4.4</w:t>
        </w:r>
        <w:r>
          <w:rPr>
            <w:rFonts w:asciiTheme="minorHAnsi" w:eastAsiaTheme="minorEastAsia" w:hAnsiTheme="minorHAnsi" w:cstheme="minorBidi"/>
            <w:iCs w:val="0"/>
            <w:noProof/>
            <w:color w:val="auto"/>
            <w:kern w:val="0"/>
            <w:sz w:val="24"/>
            <w:lang w:eastAsia="en-US"/>
          </w:rPr>
          <w:tab/>
        </w:r>
        <w:r>
          <w:rPr>
            <w:noProof/>
          </w:rPr>
          <w:t>Post Condition</w:t>
        </w:r>
        <w:r>
          <w:rPr>
            <w:noProof/>
          </w:rPr>
          <w:tab/>
        </w:r>
        <w:r w:rsidR="00D826AD">
          <w:rPr>
            <w:noProof/>
          </w:rPr>
          <w:fldChar w:fldCharType="begin"/>
        </w:r>
        <w:r>
          <w:rPr>
            <w:noProof/>
          </w:rPr>
          <w:instrText xml:space="preserve"> PAGEREF _Toc189111932 \h </w:instrText>
        </w:r>
      </w:ins>
      <w:r w:rsidR="00D826AD">
        <w:rPr>
          <w:noProof/>
        </w:rPr>
      </w:r>
      <w:r w:rsidR="00D826AD">
        <w:rPr>
          <w:noProof/>
        </w:rPr>
        <w:fldChar w:fldCharType="separate"/>
      </w:r>
      <w:ins w:id="214" w:author="Bob Yencha" w:date="2012-01-25T11:56:00Z">
        <w:r>
          <w:rPr>
            <w:noProof/>
          </w:rPr>
          <w:t>5</w:t>
        </w:r>
        <w:r w:rsidR="00D826AD">
          <w:rPr>
            <w:noProof/>
          </w:rPr>
          <w:fldChar w:fldCharType="end"/>
        </w:r>
      </w:ins>
    </w:p>
    <w:p w14:paraId="59F29D77" w14:textId="77777777" w:rsidR="00CF04B8" w:rsidRDefault="00CF04B8">
      <w:pPr>
        <w:pStyle w:val="TOC3"/>
        <w:numPr>
          <w:ins w:id="215" w:author="Bob Yencha" w:date="2012-01-25T11:56:00Z"/>
        </w:numPr>
        <w:tabs>
          <w:tab w:val="left" w:pos="1088"/>
        </w:tabs>
        <w:rPr>
          <w:ins w:id="216" w:author="Bob Yencha" w:date="2012-01-25T11:56:00Z"/>
          <w:rFonts w:asciiTheme="minorHAnsi" w:eastAsiaTheme="minorEastAsia" w:hAnsiTheme="minorHAnsi" w:cstheme="minorBidi"/>
          <w:iCs w:val="0"/>
          <w:noProof/>
          <w:color w:val="auto"/>
          <w:kern w:val="0"/>
          <w:sz w:val="24"/>
          <w:lang w:eastAsia="en-US"/>
        </w:rPr>
      </w:pPr>
      <w:ins w:id="217" w:author="Bob Yencha" w:date="2012-01-25T11:56:00Z">
        <w:r>
          <w:rPr>
            <w:noProof/>
          </w:rPr>
          <w:t>1.4.5</w:t>
        </w:r>
        <w:r>
          <w:rPr>
            <w:rFonts w:asciiTheme="minorHAnsi" w:eastAsiaTheme="minorEastAsia" w:hAnsiTheme="minorHAnsi" w:cstheme="minorBidi"/>
            <w:iCs w:val="0"/>
            <w:noProof/>
            <w:color w:val="auto"/>
            <w:kern w:val="0"/>
            <w:sz w:val="24"/>
            <w:lang w:eastAsia="en-US"/>
          </w:rPr>
          <w:tab/>
        </w:r>
        <w:r>
          <w:rPr>
            <w:noProof/>
          </w:rPr>
          <w:t>Functional Requirements</w:t>
        </w:r>
        <w:r>
          <w:rPr>
            <w:noProof/>
          </w:rPr>
          <w:tab/>
        </w:r>
        <w:r w:rsidR="00D826AD">
          <w:rPr>
            <w:noProof/>
          </w:rPr>
          <w:fldChar w:fldCharType="begin"/>
        </w:r>
        <w:r>
          <w:rPr>
            <w:noProof/>
          </w:rPr>
          <w:instrText xml:space="preserve"> PAGEREF _Toc189111933 \h </w:instrText>
        </w:r>
      </w:ins>
      <w:r w:rsidR="00D826AD">
        <w:rPr>
          <w:noProof/>
        </w:rPr>
      </w:r>
      <w:r w:rsidR="00D826AD">
        <w:rPr>
          <w:noProof/>
        </w:rPr>
        <w:fldChar w:fldCharType="separate"/>
      </w:r>
      <w:ins w:id="218" w:author="Bob Yencha" w:date="2012-01-25T11:56:00Z">
        <w:r>
          <w:rPr>
            <w:noProof/>
          </w:rPr>
          <w:t>5</w:t>
        </w:r>
        <w:r w:rsidR="00D826AD">
          <w:rPr>
            <w:noProof/>
          </w:rPr>
          <w:fldChar w:fldCharType="end"/>
        </w:r>
      </w:ins>
    </w:p>
    <w:p w14:paraId="4B8FCCD3" w14:textId="77777777" w:rsidR="00CF04B8" w:rsidRDefault="00CF04B8">
      <w:pPr>
        <w:pStyle w:val="TOC2"/>
        <w:numPr>
          <w:ins w:id="219" w:author="Bob Yencha" w:date="2012-01-25T11:56:00Z"/>
        </w:numPr>
        <w:tabs>
          <w:tab w:val="left" w:pos="718"/>
          <w:tab w:val="right" w:leader="dot" w:pos="9350"/>
        </w:tabs>
        <w:rPr>
          <w:ins w:id="220" w:author="Bob Yencha" w:date="2012-01-25T11:56:00Z"/>
          <w:rFonts w:asciiTheme="minorHAnsi" w:eastAsiaTheme="minorEastAsia" w:hAnsiTheme="minorHAnsi" w:cstheme="minorBidi"/>
          <w:noProof/>
          <w:color w:val="auto"/>
          <w:kern w:val="0"/>
          <w:sz w:val="24"/>
          <w:lang w:eastAsia="en-US"/>
        </w:rPr>
      </w:pPr>
      <w:ins w:id="221" w:author="Bob Yencha" w:date="2012-01-25T11:56:00Z">
        <w:r>
          <w:rPr>
            <w:noProof/>
          </w:rPr>
          <w:t>1.5</w:t>
        </w:r>
        <w:r>
          <w:rPr>
            <w:rFonts w:asciiTheme="minorHAnsi" w:eastAsiaTheme="minorEastAsia" w:hAnsiTheme="minorHAnsi" w:cstheme="minorBidi"/>
            <w:noProof/>
            <w:color w:val="auto"/>
            <w:kern w:val="0"/>
            <w:sz w:val="24"/>
            <w:lang w:eastAsia="en-US"/>
          </w:rPr>
          <w:tab/>
        </w:r>
        <w:r>
          <w:rPr>
            <w:noProof/>
          </w:rPr>
          <w:t>Key Technical Decisions</w:t>
        </w:r>
        <w:r>
          <w:rPr>
            <w:noProof/>
          </w:rPr>
          <w:tab/>
        </w:r>
        <w:r w:rsidR="00D826AD">
          <w:rPr>
            <w:noProof/>
          </w:rPr>
          <w:fldChar w:fldCharType="begin"/>
        </w:r>
        <w:r>
          <w:rPr>
            <w:noProof/>
          </w:rPr>
          <w:instrText xml:space="preserve"> PAGEREF _Toc189111934 \h </w:instrText>
        </w:r>
      </w:ins>
      <w:r w:rsidR="00D826AD">
        <w:rPr>
          <w:noProof/>
        </w:rPr>
      </w:r>
      <w:r w:rsidR="00D826AD">
        <w:rPr>
          <w:noProof/>
        </w:rPr>
        <w:fldChar w:fldCharType="separate"/>
      </w:r>
      <w:ins w:id="222" w:author="Bob Yencha" w:date="2012-01-25T11:56:00Z">
        <w:r>
          <w:rPr>
            <w:noProof/>
          </w:rPr>
          <w:t>6</w:t>
        </w:r>
        <w:r w:rsidR="00D826AD">
          <w:rPr>
            <w:noProof/>
          </w:rPr>
          <w:fldChar w:fldCharType="end"/>
        </w:r>
      </w:ins>
    </w:p>
    <w:p w14:paraId="66B19863" w14:textId="77777777" w:rsidR="00CF04B8" w:rsidRDefault="00CF04B8">
      <w:pPr>
        <w:pStyle w:val="TOC3"/>
        <w:numPr>
          <w:ins w:id="223" w:author="Bob Yencha" w:date="2012-01-25T11:56:00Z"/>
        </w:numPr>
        <w:tabs>
          <w:tab w:val="left" w:pos="1088"/>
        </w:tabs>
        <w:rPr>
          <w:ins w:id="224" w:author="Bob Yencha" w:date="2012-01-25T11:56:00Z"/>
          <w:rFonts w:asciiTheme="minorHAnsi" w:eastAsiaTheme="minorEastAsia" w:hAnsiTheme="minorHAnsi" w:cstheme="minorBidi"/>
          <w:iCs w:val="0"/>
          <w:noProof/>
          <w:color w:val="auto"/>
          <w:kern w:val="0"/>
          <w:sz w:val="24"/>
          <w:lang w:eastAsia="en-US"/>
        </w:rPr>
      </w:pPr>
      <w:ins w:id="225" w:author="Bob Yencha" w:date="2012-01-25T11:56:00Z">
        <w:r>
          <w:rPr>
            <w:noProof/>
          </w:rPr>
          <w:t>1.5.1</w:t>
        </w:r>
        <w:r>
          <w:rPr>
            <w:rFonts w:asciiTheme="minorHAnsi" w:eastAsiaTheme="minorEastAsia" w:hAnsiTheme="minorHAnsi" w:cstheme="minorBidi"/>
            <w:iCs w:val="0"/>
            <w:noProof/>
            <w:color w:val="auto"/>
            <w:kern w:val="0"/>
            <w:sz w:val="24"/>
            <w:lang w:eastAsia="en-US"/>
          </w:rPr>
          <w:tab/>
        </w:r>
        <w:r>
          <w:rPr>
            <w:noProof/>
          </w:rPr>
          <w:t>Use of ISO Object Identifier (OID)</w:t>
        </w:r>
        <w:r>
          <w:rPr>
            <w:noProof/>
          </w:rPr>
          <w:tab/>
        </w:r>
        <w:r w:rsidR="00D826AD">
          <w:rPr>
            <w:noProof/>
          </w:rPr>
          <w:fldChar w:fldCharType="begin"/>
        </w:r>
        <w:r>
          <w:rPr>
            <w:noProof/>
          </w:rPr>
          <w:instrText xml:space="preserve"> PAGEREF _Toc189111935 \h </w:instrText>
        </w:r>
      </w:ins>
      <w:r w:rsidR="00D826AD">
        <w:rPr>
          <w:noProof/>
        </w:rPr>
      </w:r>
      <w:r w:rsidR="00D826AD">
        <w:rPr>
          <w:noProof/>
        </w:rPr>
        <w:fldChar w:fldCharType="separate"/>
      </w:r>
      <w:ins w:id="226" w:author="Bob Yencha" w:date="2012-01-25T11:56:00Z">
        <w:r>
          <w:rPr>
            <w:noProof/>
          </w:rPr>
          <w:t>6</w:t>
        </w:r>
        <w:r w:rsidR="00D826AD">
          <w:rPr>
            <w:noProof/>
          </w:rPr>
          <w:fldChar w:fldCharType="end"/>
        </w:r>
      </w:ins>
    </w:p>
    <w:p w14:paraId="462FF0B8" w14:textId="77777777" w:rsidR="00CF04B8" w:rsidRDefault="00CF04B8">
      <w:pPr>
        <w:pStyle w:val="TOC3"/>
        <w:numPr>
          <w:ins w:id="227" w:author="Bob Yencha" w:date="2012-01-25T11:56:00Z"/>
        </w:numPr>
        <w:tabs>
          <w:tab w:val="left" w:pos="1088"/>
        </w:tabs>
        <w:rPr>
          <w:ins w:id="228" w:author="Bob Yencha" w:date="2012-01-25T11:56:00Z"/>
          <w:rFonts w:asciiTheme="minorHAnsi" w:eastAsiaTheme="minorEastAsia" w:hAnsiTheme="minorHAnsi" w:cstheme="minorBidi"/>
          <w:iCs w:val="0"/>
          <w:noProof/>
          <w:color w:val="auto"/>
          <w:kern w:val="0"/>
          <w:sz w:val="24"/>
          <w:lang w:eastAsia="en-US"/>
        </w:rPr>
      </w:pPr>
      <w:ins w:id="229" w:author="Bob Yencha" w:date="2012-01-25T11:56:00Z">
        <w:r>
          <w:rPr>
            <w:noProof/>
          </w:rPr>
          <w:t>1.5.2</w:t>
        </w:r>
        <w:r>
          <w:rPr>
            <w:rFonts w:asciiTheme="minorHAnsi" w:eastAsiaTheme="minorEastAsia" w:hAnsiTheme="minorHAnsi" w:cstheme="minorBidi"/>
            <w:iCs w:val="0"/>
            <w:noProof/>
            <w:color w:val="auto"/>
            <w:kern w:val="0"/>
            <w:sz w:val="24"/>
            <w:lang w:eastAsia="en-US"/>
          </w:rPr>
          <w:tab/>
        </w:r>
        <w:r>
          <w:rPr>
            <w:noProof/>
          </w:rPr>
          <w:t xml:space="preserve">Use of Vocabulary Standards </w:t>
        </w:r>
        <w:r>
          <w:rPr>
            <w:noProof/>
          </w:rPr>
          <w:tab/>
        </w:r>
        <w:r w:rsidR="00D826AD">
          <w:rPr>
            <w:noProof/>
          </w:rPr>
          <w:fldChar w:fldCharType="begin"/>
        </w:r>
        <w:r>
          <w:rPr>
            <w:noProof/>
          </w:rPr>
          <w:instrText xml:space="preserve"> PAGEREF _Toc189111936 \h </w:instrText>
        </w:r>
      </w:ins>
      <w:r w:rsidR="00D826AD">
        <w:rPr>
          <w:noProof/>
        </w:rPr>
      </w:r>
      <w:r w:rsidR="00D826AD">
        <w:rPr>
          <w:noProof/>
        </w:rPr>
        <w:fldChar w:fldCharType="separate"/>
      </w:r>
      <w:ins w:id="230" w:author="Bob Yencha" w:date="2012-01-25T11:56:00Z">
        <w:r>
          <w:rPr>
            <w:noProof/>
          </w:rPr>
          <w:t>7</w:t>
        </w:r>
        <w:r w:rsidR="00D826AD">
          <w:rPr>
            <w:noProof/>
          </w:rPr>
          <w:fldChar w:fldCharType="end"/>
        </w:r>
      </w:ins>
    </w:p>
    <w:p w14:paraId="3832AC1E" w14:textId="77777777" w:rsidR="00CF04B8" w:rsidRDefault="00CF04B8">
      <w:pPr>
        <w:pStyle w:val="TOC3"/>
        <w:numPr>
          <w:ins w:id="231" w:author="Bob Yencha" w:date="2012-01-25T11:56:00Z"/>
        </w:numPr>
        <w:tabs>
          <w:tab w:val="left" w:pos="1088"/>
        </w:tabs>
        <w:rPr>
          <w:ins w:id="232" w:author="Bob Yencha" w:date="2012-01-25T11:56:00Z"/>
          <w:rFonts w:asciiTheme="minorHAnsi" w:eastAsiaTheme="minorEastAsia" w:hAnsiTheme="minorHAnsi" w:cstheme="minorBidi"/>
          <w:iCs w:val="0"/>
          <w:noProof/>
          <w:color w:val="auto"/>
          <w:kern w:val="0"/>
          <w:sz w:val="24"/>
          <w:lang w:eastAsia="en-US"/>
        </w:rPr>
      </w:pPr>
      <w:ins w:id="233" w:author="Bob Yencha" w:date="2012-01-25T11:56:00Z">
        <w:r>
          <w:rPr>
            <w:noProof/>
          </w:rPr>
          <w:t>1.5.3</w:t>
        </w:r>
        <w:r>
          <w:rPr>
            <w:rFonts w:asciiTheme="minorHAnsi" w:eastAsiaTheme="minorEastAsia" w:hAnsiTheme="minorHAnsi" w:cstheme="minorBidi"/>
            <w:iCs w:val="0"/>
            <w:noProof/>
            <w:color w:val="auto"/>
            <w:kern w:val="0"/>
            <w:sz w:val="24"/>
            <w:lang w:eastAsia="en-US"/>
          </w:rPr>
          <w:tab/>
        </w:r>
        <w:r>
          <w:rPr>
            <w:noProof/>
          </w:rPr>
          <w:t>Field Length and Truncation</w:t>
        </w:r>
        <w:r>
          <w:rPr>
            <w:noProof/>
          </w:rPr>
          <w:tab/>
        </w:r>
        <w:r w:rsidR="00D826AD">
          <w:rPr>
            <w:noProof/>
          </w:rPr>
          <w:fldChar w:fldCharType="begin"/>
        </w:r>
        <w:r>
          <w:rPr>
            <w:noProof/>
          </w:rPr>
          <w:instrText xml:space="preserve"> PAGEREF _Toc189111937 \h </w:instrText>
        </w:r>
      </w:ins>
      <w:r w:rsidR="00D826AD">
        <w:rPr>
          <w:noProof/>
        </w:rPr>
      </w:r>
      <w:r w:rsidR="00D826AD">
        <w:rPr>
          <w:noProof/>
        </w:rPr>
        <w:fldChar w:fldCharType="separate"/>
      </w:r>
      <w:ins w:id="234" w:author="Bob Yencha" w:date="2012-01-25T11:56:00Z">
        <w:r>
          <w:rPr>
            <w:noProof/>
          </w:rPr>
          <w:t>7</w:t>
        </w:r>
        <w:r w:rsidR="00D826AD">
          <w:rPr>
            <w:noProof/>
          </w:rPr>
          <w:fldChar w:fldCharType="end"/>
        </w:r>
      </w:ins>
    </w:p>
    <w:p w14:paraId="0B01DC9C" w14:textId="77777777" w:rsidR="00CF04B8" w:rsidRDefault="00CF04B8">
      <w:pPr>
        <w:pStyle w:val="TOC3"/>
        <w:numPr>
          <w:ins w:id="235" w:author="Bob Yencha" w:date="2012-01-25T11:56:00Z"/>
        </w:numPr>
        <w:tabs>
          <w:tab w:val="left" w:pos="1088"/>
        </w:tabs>
        <w:rPr>
          <w:ins w:id="236" w:author="Bob Yencha" w:date="2012-01-25T11:56:00Z"/>
          <w:rFonts w:asciiTheme="minorHAnsi" w:eastAsiaTheme="minorEastAsia" w:hAnsiTheme="minorHAnsi" w:cstheme="minorBidi"/>
          <w:iCs w:val="0"/>
          <w:noProof/>
          <w:color w:val="auto"/>
          <w:kern w:val="0"/>
          <w:sz w:val="24"/>
          <w:lang w:eastAsia="en-US"/>
        </w:rPr>
      </w:pPr>
      <w:ins w:id="237" w:author="Bob Yencha" w:date="2012-01-25T11:56:00Z">
        <w:r>
          <w:rPr>
            <w:noProof/>
          </w:rPr>
          <w:t>1.5.4</w:t>
        </w:r>
        <w:r>
          <w:rPr>
            <w:rFonts w:asciiTheme="minorHAnsi" w:eastAsiaTheme="minorEastAsia" w:hAnsiTheme="minorHAnsi" w:cstheme="minorBidi"/>
            <w:iCs w:val="0"/>
            <w:noProof/>
            <w:color w:val="auto"/>
            <w:kern w:val="0"/>
            <w:sz w:val="24"/>
            <w:lang w:eastAsia="en-US"/>
          </w:rPr>
          <w:tab/>
        </w:r>
        <w:r>
          <w:rPr>
            <w:noProof/>
          </w:rPr>
          <w:t>Referenced Profiles</w:t>
        </w:r>
        <w:r>
          <w:rPr>
            <w:noProof/>
          </w:rPr>
          <w:tab/>
        </w:r>
        <w:r w:rsidR="00D826AD">
          <w:rPr>
            <w:noProof/>
          </w:rPr>
          <w:fldChar w:fldCharType="begin"/>
        </w:r>
        <w:r>
          <w:rPr>
            <w:noProof/>
          </w:rPr>
          <w:instrText xml:space="preserve"> PAGEREF _Toc189111938 \h </w:instrText>
        </w:r>
      </w:ins>
      <w:r w:rsidR="00D826AD">
        <w:rPr>
          <w:noProof/>
        </w:rPr>
      </w:r>
      <w:r w:rsidR="00D826AD">
        <w:rPr>
          <w:noProof/>
        </w:rPr>
        <w:fldChar w:fldCharType="separate"/>
      </w:r>
      <w:ins w:id="238" w:author="Bob Yencha" w:date="2012-01-25T11:56:00Z">
        <w:r>
          <w:rPr>
            <w:noProof/>
          </w:rPr>
          <w:t>7</w:t>
        </w:r>
        <w:r w:rsidR="00D826AD">
          <w:rPr>
            <w:noProof/>
          </w:rPr>
          <w:fldChar w:fldCharType="end"/>
        </w:r>
      </w:ins>
    </w:p>
    <w:p w14:paraId="6178FAC0" w14:textId="77777777" w:rsidR="00CF04B8" w:rsidRDefault="00CF04B8">
      <w:pPr>
        <w:pStyle w:val="TOC3"/>
        <w:numPr>
          <w:ins w:id="239" w:author="Bob Yencha" w:date="2012-01-25T11:56:00Z"/>
        </w:numPr>
        <w:tabs>
          <w:tab w:val="left" w:pos="1088"/>
        </w:tabs>
        <w:rPr>
          <w:ins w:id="240" w:author="Bob Yencha" w:date="2012-01-25T11:56:00Z"/>
          <w:rFonts w:asciiTheme="minorHAnsi" w:eastAsiaTheme="minorEastAsia" w:hAnsiTheme="minorHAnsi" w:cstheme="minorBidi"/>
          <w:iCs w:val="0"/>
          <w:noProof/>
          <w:color w:val="auto"/>
          <w:kern w:val="0"/>
          <w:sz w:val="24"/>
          <w:lang w:eastAsia="en-US"/>
        </w:rPr>
      </w:pPr>
      <w:ins w:id="241" w:author="Bob Yencha" w:date="2012-01-25T11:56:00Z">
        <w:r w:rsidRPr="00345D12">
          <w:rPr>
            <w:strike/>
            <w:noProof/>
            <w:color w:val="FF0000"/>
          </w:rPr>
          <w:t>1.5.5</w:t>
        </w:r>
        <w:r>
          <w:rPr>
            <w:rFonts w:asciiTheme="minorHAnsi" w:eastAsiaTheme="minorEastAsia" w:hAnsiTheme="minorHAnsi" w:cstheme="minorBidi"/>
            <w:iCs w:val="0"/>
            <w:noProof/>
            <w:color w:val="auto"/>
            <w:kern w:val="0"/>
            <w:sz w:val="24"/>
            <w:lang w:eastAsia="en-US"/>
          </w:rPr>
          <w:tab/>
        </w:r>
        <w:r w:rsidRPr="00345D12">
          <w:rPr>
            <w:strike/>
            <w:noProof/>
            <w:color w:val="FF0000"/>
          </w:rPr>
          <w:t>Actors</w:t>
        </w:r>
        <w:r>
          <w:rPr>
            <w:noProof/>
          </w:rPr>
          <w:tab/>
        </w:r>
        <w:r w:rsidR="00D826AD">
          <w:rPr>
            <w:noProof/>
          </w:rPr>
          <w:fldChar w:fldCharType="begin"/>
        </w:r>
        <w:r>
          <w:rPr>
            <w:noProof/>
          </w:rPr>
          <w:instrText xml:space="preserve"> PAGEREF _Toc189111939 \h </w:instrText>
        </w:r>
      </w:ins>
      <w:r w:rsidR="00D826AD">
        <w:rPr>
          <w:noProof/>
        </w:rPr>
      </w:r>
      <w:r w:rsidR="00D826AD">
        <w:rPr>
          <w:noProof/>
        </w:rPr>
        <w:fldChar w:fldCharType="separate"/>
      </w:r>
      <w:ins w:id="242" w:author="Bob Yencha" w:date="2012-01-25T11:56:00Z">
        <w:r>
          <w:rPr>
            <w:noProof/>
          </w:rPr>
          <w:t>8</w:t>
        </w:r>
        <w:r w:rsidR="00D826AD">
          <w:rPr>
            <w:noProof/>
          </w:rPr>
          <w:fldChar w:fldCharType="end"/>
        </w:r>
      </w:ins>
    </w:p>
    <w:p w14:paraId="79388CC9" w14:textId="77777777" w:rsidR="00CF04B8" w:rsidRDefault="00CF04B8">
      <w:pPr>
        <w:pStyle w:val="TOC3"/>
        <w:numPr>
          <w:ins w:id="243" w:author="Bob Yencha" w:date="2012-01-25T11:56:00Z"/>
        </w:numPr>
        <w:tabs>
          <w:tab w:val="left" w:pos="1088"/>
        </w:tabs>
        <w:rPr>
          <w:ins w:id="244" w:author="Bob Yencha" w:date="2012-01-25T11:56:00Z"/>
          <w:rFonts w:asciiTheme="minorHAnsi" w:eastAsiaTheme="minorEastAsia" w:hAnsiTheme="minorHAnsi" w:cstheme="minorBidi"/>
          <w:iCs w:val="0"/>
          <w:noProof/>
          <w:color w:val="auto"/>
          <w:kern w:val="0"/>
          <w:sz w:val="24"/>
          <w:lang w:eastAsia="en-US"/>
        </w:rPr>
      </w:pPr>
      <w:ins w:id="245" w:author="Bob Yencha" w:date="2012-01-25T11:56:00Z">
        <w:r>
          <w:rPr>
            <w:noProof/>
          </w:rPr>
          <w:t>1.5.6</w:t>
        </w:r>
        <w:r>
          <w:rPr>
            <w:rFonts w:asciiTheme="minorHAnsi" w:eastAsiaTheme="minorEastAsia" w:hAnsiTheme="minorHAnsi" w:cstheme="minorBidi"/>
            <w:iCs w:val="0"/>
            <w:noProof/>
            <w:color w:val="auto"/>
            <w:kern w:val="0"/>
            <w:sz w:val="24"/>
            <w:lang w:eastAsia="en-US"/>
          </w:rPr>
          <w:tab/>
        </w:r>
        <w:r>
          <w:rPr>
            <w:noProof/>
          </w:rPr>
          <w:t>Conformance to this Guide</w:t>
        </w:r>
        <w:r>
          <w:rPr>
            <w:noProof/>
          </w:rPr>
          <w:tab/>
        </w:r>
        <w:r w:rsidR="00D826AD">
          <w:rPr>
            <w:noProof/>
          </w:rPr>
          <w:fldChar w:fldCharType="begin"/>
        </w:r>
        <w:r>
          <w:rPr>
            <w:noProof/>
          </w:rPr>
          <w:instrText xml:space="preserve"> PAGEREF _Toc189111940 \h </w:instrText>
        </w:r>
      </w:ins>
      <w:r w:rsidR="00D826AD">
        <w:rPr>
          <w:noProof/>
        </w:rPr>
      </w:r>
      <w:r w:rsidR="00D826AD">
        <w:rPr>
          <w:noProof/>
        </w:rPr>
        <w:fldChar w:fldCharType="separate"/>
      </w:r>
      <w:ins w:id="246" w:author="Bob Yencha" w:date="2012-01-25T11:56:00Z">
        <w:r>
          <w:rPr>
            <w:noProof/>
          </w:rPr>
          <w:t>8</w:t>
        </w:r>
        <w:r w:rsidR="00D826AD">
          <w:rPr>
            <w:noProof/>
          </w:rPr>
          <w:fldChar w:fldCharType="end"/>
        </w:r>
      </w:ins>
    </w:p>
    <w:p w14:paraId="097DF096" w14:textId="77777777" w:rsidR="00CF04B8" w:rsidRDefault="00CF04B8">
      <w:pPr>
        <w:pStyle w:val="TOC3"/>
        <w:numPr>
          <w:ins w:id="247" w:author="Bob Yencha" w:date="2012-01-25T11:56:00Z"/>
        </w:numPr>
        <w:tabs>
          <w:tab w:val="left" w:pos="1088"/>
        </w:tabs>
        <w:rPr>
          <w:ins w:id="248" w:author="Bob Yencha" w:date="2012-01-25T11:56:00Z"/>
          <w:rFonts w:asciiTheme="minorHAnsi" w:eastAsiaTheme="minorEastAsia" w:hAnsiTheme="minorHAnsi" w:cstheme="minorBidi"/>
          <w:iCs w:val="0"/>
          <w:noProof/>
          <w:color w:val="auto"/>
          <w:kern w:val="0"/>
          <w:sz w:val="24"/>
          <w:lang w:eastAsia="en-US"/>
        </w:rPr>
      </w:pPr>
      <w:ins w:id="249" w:author="Bob Yencha" w:date="2012-01-25T11:56:00Z">
        <w:r>
          <w:rPr>
            <w:noProof/>
          </w:rPr>
          <w:t>1.5.7</w:t>
        </w:r>
        <w:r>
          <w:rPr>
            <w:rFonts w:asciiTheme="minorHAnsi" w:eastAsiaTheme="minorEastAsia" w:hAnsiTheme="minorHAnsi" w:cstheme="minorBidi"/>
            <w:iCs w:val="0"/>
            <w:noProof/>
            <w:color w:val="auto"/>
            <w:kern w:val="0"/>
            <w:sz w:val="24"/>
            <w:lang w:eastAsia="en-US"/>
          </w:rPr>
          <w:tab/>
        </w:r>
        <w:r>
          <w:rPr>
            <w:noProof/>
          </w:rPr>
          <w:t>Relationship to Orders</w:t>
        </w:r>
        <w:r>
          <w:rPr>
            <w:noProof/>
          </w:rPr>
          <w:tab/>
        </w:r>
        <w:r w:rsidR="00D826AD">
          <w:rPr>
            <w:noProof/>
          </w:rPr>
          <w:fldChar w:fldCharType="begin"/>
        </w:r>
        <w:r>
          <w:rPr>
            <w:noProof/>
          </w:rPr>
          <w:instrText xml:space="preserve"> PAGEREF _Toc189111941 \h </w:instrText>
        </w:r>
      </w:ins>
      <w:r w:rsidR="00D826AD">
        <w:rPr>
          <w:noProof/>
        </w:rPr>
      </w:r>
      <w:r w:rsidR="00D826AD">
        <w:rPr>
          <w:noProof/>
        </w:rPr>
        <w:fldChar w:fldCharType="separate"/>
      </w:r>
      <w:ins w:id="250" w:author="Bob Yencha" w:date="2012-01-25T11:56:00Z">
        <w:r>
          <w:rPr>
            <w:noProof/>
          </w:rPr>
          <w:t>10</w:t>
        </w:r>
        <w:r w:rsidR="00D826AD">
          <w:rPr>
            <w:noProof/>
          </w:rPr>
          <w:fldChar w:fldCharType="end"/>
        </w:r>
      </w:ins>
    </w:p>
    <w:p w14:paraId="3F835DD2" w14:textId="77777777" w:rsidR="00CF04B8" w:rsidRDefault="00CF04B8">
      <w:pPr>
        <w:pStyle w:val="TOC2"/>
        <w:numPr>
          <w:ins w:id="251" w:author="Bob Yencha" w:date="2012-01-25T11:56:00Z"/>
        </w:numPr>
        <w:tabs>
          <w:tab w:val="left" w:pos="718"/>
          <w:tab w:val="right" w:leader="dot" w:pos="9350"/>
        </w:tabs>
        <w:rPr>
          <w:ins w:id="252" w:author="Bob Yencha" w:date="2012-01-25T11:56:00Z"/>
          <w:rFonts w:asciiTheme="minorHAnsi" w:eastAsiaTheme="minorEastAsia" w:hAnsiTheme="minorHAnsi" w:cstheme="minorBidi"/>
          <w:noProof/>
          <w:color w:val="auto"/>
          <w:kern w:val="0"/>
          <w:sz w:val="24"/>
          <w:lang w:eastAsia="en-US"/>
        </w:rPr>
      </w:pPr>
      <w:ins w:id="253" w:author="Bob Yencha" w:date="2012-01-25T11:56:00Z">
        <w:r>
          <w:rPr>
            <w:noProof/>
          </w:rPr>
          <w:t>1.6</w:t>
        </w:r>
        <w:r>
          <w:rPr>
            <w:rFonts w:asciiTheme="minorHAnsi" w:eastAsiaTheme="minorEastAsia" w:hAnsiTheme="minorHAnsi" w:cstheme="minorBidi"/>
            <w:noProof/>
            <w:color w:val="auto"/>
            <w:kern w:val="0"/>
            <w:sz w:val="24"/>
            <w:lang w:eastAsia="en-US"/>
          </w:rPr>
          <w:tab/>
        </w:r>
        <w:r>
          <w:rPr>
            <w:noProof/>
          </w:rPr>
          <w:t>Organization of this Guide</w:t>
        </w:r>
        <w:r>
          <w:rPr>
            <w:noProof/>
          </w:rPr>
          <w:tab/>
        </w:r>
        <w:r w:rsidR="00D826AD">
          <w:rPr>
            <w:noProof/>
          </w:rPr>
          <w:fldChar w:fldCharType="begin"/>
        </w:r>
        <w:r>
          <w:rPr>
            <w:noProof/>
          </w:rPr>
          <w:instrText xml:space="preserve"> PAGEREF _Toc189111942 \h </w:instrText>
        </w:r>
      </w:ins>
      <w:r w:rsidR="00D826AD">
        <w:rPr>
          <w:noProof/>
        </w:rPr>
      </w:r>
      <w:r w:rsidR="00D826AD">
        <w:rPr>
          <w:noProof/>
        </w:rPr>
        <w:fldChar w:fldCharType="separate"/>
      </w:r>
      <w:ins w:id="254" w:author="Bob Yencha" w:date="2012-01-25T11:56:00Z">
        <w:r>
          <w:rPr>
            <w:noProof/>
          </w:rPr>
          <w:t>10</w:t>
        </w:r>
        <w:r w:rsidR="00D826AD">
          <w:rPr>
            <w:noProof/>
          </w:rPr>
          <w:fldChar w:fldCharType="end"/>
        </w:r>
      </w:ins>
    </w:p>
    <w:p w14:paraId="2DB30507" w14:textId="77777777" w:rsidR="00CF04B8" w:rsidRDefault="00CF04B8">
      <w:pPr>
        <w:pStyle w:val="TOC3"/>
        <w:numPr>
          <w:ins w:id="255" w:author="Bob Yencha" w:date="2012-01-25T11:56:00Z"/>
        </w:numPr>
        <w:tabs>
          <w:tab w:val="left" w:pos="1088"/>
        </w:tabs>
        <w:rPr>
          <w:ins w:id="256" w:author="Bob Yencha" w:date="2012-01-25T11:56:00Z"/>
          <w:rFonts w:asciiTheme="minorHAnsi" w:eastAsiaTheme="minorEastAsia" w:hAnsiTheme="minorHAnsi" w:cstheme="minorBidi"/>
          <w:iCs w:val="0"/>
          <w:noProof/>
          <w:color w:val="auto"/>
          <w:kern w:val="0"/>
          <w:sz w:val="24"/>
          <w:lang w:eastAsia="en-US"/>
        </w:rPr>
      </w:pPr>
      <w:ins w:id="257" w:author="Bob Yencha" w:date="2012-01-25T11:56:00Z">
        <w:r>
          <w:rPr>
            <w:noProof/>
          </w:rPr>
          <w:t>1.6.1</w:t>
        </w:r>
        <w:r>
          <w:rPr>
            <w:rFonts w:asciiTheme="minorHAnsi" w:eastAsiaTheme="minorEastAsia" w:hAnsiTheme="minorHAnsi" w:cstheme="minorBidi"/>
            <w:iCs w:val="0"/>
            <w:noProof/>
            <w:color w:val="auto"/>
            <w:kern w:val="0"/>
            <w:sz w:val="24"/>
            <w:lang w:eastAsia="en-US"/>
          </w:rPr>
          <w:tab/>
        </w:r>
        <w:r>
          <w:rPr>
            <w:noProof/>
          </w:rPr>
          <w:t>Conventions</w:t>
        </w:r>
        <w:r>
          <w:rPr>
            <w:noProof/>
          </w:rPr>
          <w:tab/>
        </w:r>
        <w:r w:rsidR="00D826AD">
          <w:rPr>
            <w:noProof/>
          </w:rPr>
          <w:fldChar w:fldCharType="begin"/>
        </w:r>
        <w:r>
          <w:rPr>
            <w:noProof/>
          </w:rPr>
          <w:instrText xml:space="preserve"> PAGEREF _Toc189111943 \h </w:instrText>
        </w:r>
      </w:ins>
      <w:r w:rsidR="00D826AD">
        <w:rPr>
          <w:noProof/>
        </w:rPr>
      </w:r>
      <w:r w:rsidR="00D826AD">
        <w:rPr>
          <w:noProof/>
        </w:rPr>
        <w:fldChar w:fldCharType="separate"/>
      </w:r>
      <w:ins w:id="258" w:author="Bob Yencha" w:date="2012-01-25T11:56:00Z">
        <w:r>
          <w:rPr>
            <w:noProof/>
          </w:rPr>
          <w:t>10</w:t>
        </w:r>
        <w:r w:rsidR="00D826AD">
          <w:rPr>
            <w:noProof/>
          </w:rPr>
          <w:fldChar w:fldCharType="end"/>
        </w:r>
      </w:ins>
    </w:p>
    <w:p w14:paraId="47D498D0" w14:textId="77777777" w:rsidR="00CF04B8" w:rsidRDefault="00CF04B8">
      <w:pPr>
        <w:pStyle w:val="TOC3"/>
        <w:numPr>
          <w:ins w:id="259" w:author="Bob Yencha" w:date="2012-01-25T11:56:00Z"/>
        </w:numPr>
        <w:tabs>
          <w:tab w:val="left" w:pos="1088"/>
        </w:tabs>
        <w:rPr>
          <w:ins w:id="260" w:author="Bob Yencha" w:date="2012-01-25T11:56:00Z"/>
          <w:rFonts w:asciiTheme="minorHAnsi" w:eastAsiaTheme="minorEastAsia" w:hAnsiTheme="minorHAnsi" w:cstheme="minorBidi"/>
          <w:iCs w:val="0"/>
          <w:noProof/>
          <w:color w:val="auto"/>
          <w:kern w:val="0"/>
          <w:sz w:val="24"/>
          <w:lang w:eastAsia="en-US"/>
        </w:rPr>
      </w:pPr>
      <w:ins w:id="261" w:author="Bob Yencha" w:date="2012-01-25T11:56:00Z">
        <w:r>
          <w:rPr>
            <w:noProof/>
          </w:rPr>
          <w:t>1.6.2</w:t>
        </w:r>
        <w:r>
          <w:rPr>
            <w:rFonts w:asciiTheme="minorHAnsi" w:eastAsiaTheme="minorEastAsia" w:hAnsiTheme="minorHAnsi" w:cstheme="minorBidi"/>
            <w:iCs w:val="0"/>
            <w:noProof/>
            <w:color w:val="auto"/>
            <w:kern w:val="0"/>
            <w:sz w:val="24"/>
            <w:lang w:eastAsia="en-US"/>
          </w:rPr>
          <w:tab/>
        </w:r>
        <w:r>
          <w:rPr>
            <w:noProof/>
          </w:rPr>
          <w:t>Message Element Attributes</w:t>
        </w:r>
        <w:r>
          <w:rPr>
            <w:noProof/>
          </w:rPr>
          <w:tab/>
        </w:r>
        <w:r w:rsidR="00D826AD">
          <w:rPr>
            <w:noProof/>
          </w:rPr>
          <w:fldChar w:fldCharType="begin"/>
        </w:r>
        <w:r>
          <w:rPr>
            <w:noProof/>
          </w:rPr>
          <w:instrText xml:space="preserve"> PAGEREF _Toc189111944 \h </w:instrText>
        </w:r>
      </w:ins>
      <w:r w:rsidR="00D826AD">
        <w:rPr>
          <w:noProof/>
        </w:rPr>
      </w:r>
      <w:r w:rsidR="00D826AD">
        <w:rPr>
          <w:noProof/>
        </w:rPr>
        <w:fldChar w:fldCharType="separate"/>
      </w:r>
      <w:ins w:id="262" w:author="Bob Yencha" w:date="2012-01-25T11:56:00Z">
        <w:r>
          <w:rPr>
            <w:noProof/>
          </w:rPr>
          <w:t>11</w:t>
        </w:r>
        <w:r w:rsidR="00D826AD">
          <w:rPr>
            <w:noProof/>
          </w:rPr>
          <w:fldChar w:fldCharType="end"/>
        </w:r>
      </w:ins>
    </w:p>
    <w:p w14:paraId="41F7310A" w14:textId="77777777" w:rsidR="00CF04B8" w:rsidRDefault="00CF04B8">
      <w:pPr>
        <w:pStyle w:val="TOC3"/>
        <w:numPr>
          <w:ins w:id="263" w:author="Bob Yencha" w:date="2012-01-25T11:56:00Z"/>
        </w:numPr>
        <w:tabs>
          <w:tab w:val="left" w:pos="1088"/>
        </w:tabs>
        <w:rPr>
          <w:ins w:id="264" w:author="Bob Yencha" w:date="2012-01-25T11:56:00Z"/>
          <w:rFonts w:asciiTheme="minorHAnsi" w:eastAsiaTheme="minorEastAsia" w:hAnsiTheme="minorHAnsi" w:cstheme="minorBidi"/>
          <w:iCs w:val="0"/>
          <w:noProof/>
          <w:color w:val="auto"/>
          <w:kern w:val="0"/>
          <w:sz w:val="24"/>
          <w:lang w:eastAsia="en-US"/>
        </w:rPr>
      </w:pPr>
      <w:ins w:id="265" w:author="Bob Yencha" w:date="2012-01-25T11:56:00Z">
        <w:r>
          <w:rPr>
            <w:noProof/>
          </w:rPr>
          <w:t>1.6.3</w:t>
        </w:r>
        <w:r>
          <w:rPr>
            <w:rFonts w:asciiTheme="minorHAnsi" w:eastAsiaTheme="minorEastAsia" w:hAnsiTheme="minorHAnsi" w:cstheme="minorBidi"/>
            <w:iCs w:val="0"/>
            <w:noProof/>
            <w:color w:val="auto"/>
            <w:kern w:val="0"/>
            <w:sz w:val="24"/>
            <w:lang w:eastAsia="en-US"/>
          </w:rPr>
          <w:tab/>
        </w:r>
        <w:r>
          <w:rPr>
            <w:noProof/>
          </w:rPr>
          <w:t>Keywords</w:t>
        </w:r>
        <w:r>
          <w:rPr>
            <w:noProof/>
          </w:rPr>
          <w:tab/>
        </w:r>
        <w:r w:rsidR="00D826AD">
          <w:rPr>
            <w:noProof/>
          </w:rPr>
          <w:fldChar w:fldCharType="begin"/>
        </w:r>
        <w:r>
          <w:rPr>
            <w:noProof/>
          </w:rPr>
          <w:instrText xml:space="preserve"> PAGEREF _Toc189111945 \h </w:instrText>
        </w:r>
      </w:ins>
      <w:r w:rsidR="00D826AD">
        <w:rPr>
          <w:noProof/>
        </w:rPr>
      </w:r>
      <w:r w:rsidR="00D826AD">
        <w:rPr>
          <w:noProof/>
        </w:rPr>
        <w:fldChar w:fldCharType="separate"/>
      </w:r>
      <w:ins w:id="266" w:author="Bob Yencha" w:date="2012-01-25T11:56:00Z">
        <w:r>
          <w:rPr>
            <w:noProof/>
          </w:rPr>
          <w:t>12</w:t>
        </w:r>
        <w:r w:rsidR="00D826AD">
          <w:rPr>
            <w:noProof/>
          </w:rPr>
          <w:fldChar w:fldCharType="end"/>
        </w:r>
      </w:ins>
    </w:p>
    <w:p w14:paraId="43211F6E" w14:textId="77777777" w:rsidR="00CF04B8" w:rsidRDefault="00CF04B8">
      <w:pPr>
        <w:pStyle w:val="TOC3"/>
        <w:numPr>
          <w:ins w:id="267" w:author="Bob Yencha" w:date="2012-01-25T11:56:00Z"/>
        </w:numPr>
        <w:tabs>
          <w:tab w:val="left" w:pos="1088"/>
        </w:tabs>
        <w:rPr>
          <w:ins w:id="268" w:author="Bob Yencha" w:date="2012-01-25T11:56:00Z"/>
          <w:rFonts w:asciiTheme="minorHAnsi" w:eastAsiaTheme="minorEastAsia" w:hAnsiTheme="minorHAnsi" w:cstheme="minorBidi"/>
          <w:iCs w:val="0"/>
          <w:noProof/>
          <w:color w:val="auto"/>
          <w:kern w:val="0"/>
          <w:sz w:val="24"/>
          <w:lang w:eastAsia="en-US"/>
        </w:rPr>
      </w:pPr>
      <w:ins w:id="269" w:author="Bob Yencha" w:date="2012-01-25T11:56:00Z">
        <w:r>
          <w:rPr>
            <w:noProof/>
          </w:rPr>
          <w:t>1.6.4</w:t>
        </w:r>
        <w:r>
          <w:rPr>
            <w:rFonts w:asciiTheme="minorHAnsi" w:eastAsiaTheme="minorEastAsia" w:hAnsiTheme="minorHAnsi" w:cstheme="minorBidi"/>
            <w:iCs w:val="0"/>
            <w:noProof/>
            <w:color w:val="auto"/>
            <w:kern w:val="0"/>
            <w:sz w:val="24"/>
            <w:lang w:eastAsia="en-US"/>
          </w:rPr>
          <w:tab/>
        </w:r>
        <w:r>
          <w:rPr>
            <w:noProof/>
          </w:rPr>
          <w:t>Usage Conformance Testing Recommendations</w:t>
        </w:r>
        <w:r>
          <w:rPr>
            <w:noProof/>
          </w:rPr>
          <w:tab/>
        </w:r>
        <w:r w:rsidR="00D826AD">
          <w:rPr>
            <w:noProof/>
          </w:rPr>
          <w:fldChar w:fldCharType="begin"/>
        </w:r>
        <w:r>
          <w:rPr>
            <w:noProof/>
          </w:rPr>
          <w:instrText xml:space="preserve"> PAGEREF _Toc189111946 \h </w:instrText>
        </w:r>
      </w:ins>
      <w:r w:rsidR="00D826AD">
        <w:rPr>
          <w:noProof/>
        </w:rPr>
      </w:r>
      <w:r w:rsidR="00D826AD">
        <w:rPr>
          <w:noProof/>
        </w:rPr>
        <w:fldChar w:fldCharType="separate"/>
      </w:r>
      <w:ins w:id="270" w:author="Bob Yencha" w:date="2012-01-25T11:56:00Z">
        <w:r>
          <w:rPr>
            <w:noProof/>
          </w:rPr>
          <w:t>13</w:t>
        </w:r>
        <w:r w:rsidR="00D826AD">
          <w:rPr>
            <w:noProof/>
          </w:rPr>
          <w:fldChar w:fldCharType="end"/>
        </w:r>
      </w:ins>
    </w:p>
    <w:p w14:paraId="68BF8DC9" w14:textId="77777777" w:rsidR="00CF04B8" w:rsidRDefault="00CF04B8">
      <w:pPr>
        <w:pStyle w:val="TOC4"/>
        <w:numPr>
          <w:ins w:id="271" w:author="Bob Yencha" w:date="2012-01-25T11:56:00Z"/>
        </w:numPr>
        <w:tabs>
          <w:tab w:val="left" w:pos="1457"/>
        </w:tabs>
        <w:rPr>
          <w:ins w:id="272" w:author="Bob Yencha" w:date="2012-01-25T11:56:00Z"/>
          <w:rFonts w:asciiTheme="minorHAnsi" w:eastAsiaTheme="minorEastAsia" w:hAnsiTheme="minorHAnsi" w:cstheme="minorBidi"/>
          <w:sz w:val="24"/>
          <w:szCs w:val="24"/>
        </w:rPr>
      </w:pPr>
      <w:ins w:id="273" w:author="Bob Yencha" w:date="2012-01-25T11:56:00Z">
        <w:r>
          <w:t>1.6.4.1</w:t>
        </w:r>
        <w:r>
          <w:rPr>
            <w:rFonts w:asciiTheme="minorHAnsi" w:eastAsiaTheme="minorEastAsia" w:hAnsiTheme="minorHAnsi" w:cstheme="minorBidi"/>
            <w:sz w:val="24"/>
            <w:szCs w:val="24"/>
          </w:rPr>
          <w:tab/>
        </w:r>
        <w:r>
          <w:t>Usage</w:t>
        </w:r>
        <w:r>
          <w:tab/>
        </w:r>
        <w:r w:rsidR="00D826AD">
          <w:fldChar w:fldCharType="begin"/>
        </w:r>
        <w:r>
          <w:instrText xml:space="preserve"> PAGEREF _Toc189111947 \h </w:instrText>
        </w:r>
      </w:ins>
      <w:r w:rsidR="00D826AD">
        <w:fldChar w:fldCharType="separate"/>
      </w:r>
      <w:ins w:id="274" w:author="Bob Yencha" w:date="2012-01-25T11:56:00Z">
        <w:r>
          <w:t>13</w:t>
        </w:r>
        <w:r w:rsidR="00D826AD">
          <w:fldChar w:fldCharType="end"/>
        </w:r>
      </w:ins>
    </w:p>
    <w:p w14:paraId="17AF3528" w14:textId="77777777" w:rsidR="00CF04B8" w:rsidRDefault="00CF04B8">
      <w:pPr>
        <w:pStyle w:val="TOC5"/>
        <w:numPr>
          <w:ins w:id="275" w:author="Bob Yencha" w:date="2012-01-25T11:56:00Z"/>
        </w:numPr>
        <w:tabs>
          <w:tab w:val="left" w:pos="1523"/>
        </w:tabs>
        <w:rPr>
          <w:ins w:id="276" w:author="Bob Yencha" w:date="2012-01-25T11:56:00Z"/>
          <w:rFonts w:asciiTheme="minorHAnsi" w:eastAsiaTheme="minorEastAsia" w:hAnsiTheme="minorHAnsi" w:cstheme="minorBidi"/>
          <w:sz w:val="24"/>
          <w:szCs w:val="24"/>
        </w:rPr>
      </w:pPr>
      <w:ins w:id="277" w:author="Bob Yencha" w:date="2012-01-25T11:56:00Z">
        <w:r>
          <w:t>1.6.4.1.1</w:t>
        </w:r>
        <w:r>
          <w:rPr>
            <w:rFonts w:asciiTheme="minorHAnsi" w:eastAsiaTheme="minorEastAsia" w:hAnsiTheme="minorHAnsi" w:cstheme="minorBidi"/>
            <w:sz w:val="24"/>
            <w:szCs w:val="24"/>
          </w:rPr>
          <w:tab/>
        </w:r>
        <w:r>
          <w:t>Definition of Conditional Usage</w:t>
        </w:r>
        <w:r>
          <w:tab/>
        </w:r>
        <w:r w:rsidR="00D826AD">
          <w:fldChar w:fldCharType="begin"/>
        </w:r>
        <w:r>
          <w:instrText xml:space="preserve"> PAGEREF _Toc189111948 \h </w:instrText>
        </w:r>
      </w:ins>
      <w:r w:rsidR="00D826AD">
        <w:fldChar w:fldCharType="separate"/>
      </w:r>
      <w:ins w:id="278" w:author="Bob Yencha" w:date="2012-01-25T11:56:00Z">
        <w:r>
          <w:t>13</w:t>
        </w:r>
        <w:r w:rsidR="00D826AD">
          <w:fldChar w:fldCharType="end"/>
        </w:r>
      </w:ins>
    </w:p>
    <w:p w14:paraId="379710E7" w14:textId="77777777" w:rsidR="00CF04B8" w:rsidRDefault="00CF04B8">
      <w:pPr>
        <w:pStyle w:val="TOC5"/>
        <w:numPr>
          <w:ins w:id="279" w:author="Bob Yencha" w:date="2012-01-25T11:56:00Z"/>
        </w:numPr>
        <w:tabs>
          <w:tab w:val="left" w:pos="1523"/>
        </w:tabs>
        <w:rPr>
          <w:ins w:id="280" w:author="Bob Yencha" w:date="2012-01-25T11:56:00Z"/>
          <w:rFonts w:asciiTheme="minorHAnsi" w:eastAsiaTheme="minorEastAsia" w:hAnsiTheme="minorHAnsi" w:cstheme="minorBidi"/>
          <w:sz w:val="24"/>
          <w:szCs w:val="24"/>
        </w:rPr>
      </w:pPr>
      <w:ins w:id="281" w:author="Bob Yencha" w:date="2012-01-25T11:56:00Z">
        <w:r>
          <w:t>1.6.4.1.2</w:t>
        </w:r>
        <w:r>
          <w:rPr>
            <w:rFonts w:asciiTheme="minorHAnsi" w:eastAsiaTheme="minorEastAsia" w:hAnsiTheme="minorHAnsi" w:cstheme="minorBidi"/>
            <w:sz w:val="24"/>
            <w:szCs w:val="24"/>
          </w:rPr>
          <w:tab/>
        </w:r>
        <w:r>
          <w:t>Sending and Receiving Application Conformance Requirements</w:t>
        </w:r>
        <w:r>
          <w:tab/>
        </w:r>
        <w:r w:rsidR="00D826AD">
          <w:fldChar w:fldCharType="begin"/>
        </w:r>
        <w:r>
          <w:instrText xml:space="preserve"> PAGEREF _Toc189111949 \h </w:instrText>
        </w:r>
      </w:ins>
      <w:r w:rsidR="00D826AD">
        <w:fldChar w:fldCharType="separate"/>
      </w:r>
      <w:ins w:id="282" w:author="Bob Yencha" w:date="2012-01-25T11:56:00Z">
        <w:r>
          <w:t>14</w:t>
        </w:r>
        <w:r w:rsidR="00D826AD">
          <w:fldChar w:fldCharType="end"/>
        </w:r>
      </w:ins>
    </w:p>
    <w:p w14:paraId="397051CC" w14:textId="77777777" w:rsidR="00CF04B8" w:rsidRDefault="00CF04B8">
      <w:pPr>
        <w:pStyle w:val="TOC1"/>
        <w:numPr>
          <w:ins w:id="283" w:author="Bob Yencha" w:date="2012-01-25T11:56:00Z"/>
        </w:numPr>
        <w:tabs>
          <w:tab w:val="left" w:pos="390"/>
        </w:tabs>
        <w:rPr>
          <w:ins w:id="284" w:author="Bob Yencha" w:date="2012-01-25T11:56:00Z"/>
          <w:rFonts w:asciiTheme="minorHAnsi" w:eastAsiaTheme="minorEastAsia" w:hAnsiTheme="minorHAnsi" w:cstheme="minorBidi"/>
          <w:b w:val="0"/>
          <w:bCs w:val="0"/>
          <w:smallCaps w:val="0"/>
          <w:noProof/>
          <w:color w:val="auto"/>
          <w:kern w:val="0"/>
          <w:sz w:val="24"/>
          <w:lang w:eastAsia="en-US"/>
        </w:rPr>
      </w:pPr>
      <w:ins w:id="285" w:author="Bob Yencha" w:date="2012-01-25T11:56:00Z">
        <w:r>
          <w:rPr>
            <w:noProof/>
          </w:rPr>
          <w:t>2.</w:t>
        </w:r>
        <w:r>
          <w:rPr>
            <w:rFonts w:asciiTheme="minorHAnsi" w:eastAsiaTheme="minorEastAsia" w:hAnsiTheme="minorHAnsi" w:cstheme="minorBidi"/>
            <w:b w:val="0"/>
            <w:bCs w:val="0"/>
            <w:smallCaps w:val="0"/>
            <w:noProof/>
            <w:color w:val="auto"/>
            <w:kern w:val="0"/>
            <w:sz w:val="24"/>
            <w:lang w:eastAsia="en-US"/>
          </w:rPr>
          <w:tab/>
        </w:r>
        <w:r>
          <w:rPr>
            <w:noProof/>
          </w:rPr>
          <w:t>Data Types</w:t>
        </w:r>
        <w:r>
          <w:rPr>
            <w:noProof/>
          </w:rPr>
          <w:tab/>
        </w:r>
        <w:r w:rsidR="00D826AD">
          <w:rPr>
            <w:noProof/>
          </w:rPr>
          <w:fldChar w:fldCharType="begin"/>
        </w:r>
        <w:r>
          <w:rPr>
            <w:noProof/>
          </w:rPr>
          <w:instrText xml:space="preserve"> PAGEREF _Toc189111950 \h </w:instrText>
        </w:r>
      </w:ins>
      <w:r w:rsidR="00D826AD">
        <w:rPr>
          <w:noProof/>
        </w:rPr>
      </w:r>
      <w:r w:rsidR="00D826AD">
        <w:rPr>
          <w:noProof/>
        </w:rPr>
        <w:fldChar w:fldCharType="separate"/>
      </w:r>
      <w:ins w:id="286" w:author="Bob Yencha" w:date="2012-01-25T11:56:00Z">
        <w:r>
          <w:rPr>
            <w:noProof/>
          </w:rPr>
          <w:t>16</w:t>
        </w:r>
        <w:r w:rsidR="00D826AD">
          <w:rPr>
            <w:noProof/>
          </w:rPr>
          <w:fldChar w:fldCharType="end"/>
        </w:r>
      </w:ins>
    </w:p>
    <w:p w14:paraId="24FEDDD2" w14:textId="77777777" w:rsidR="00CF04B8" w:rsidRDefault="00CF04B8">
      <w:pPr>
        <w:pStyle w:val="TOC2"/>
        <w:numPr>
          <w:ins w:id="287" w:author="Bob Yencha" w:date="2012-01-25T11:56:00Z"/>
        </w:numPr>
        <w:tabs>
          <w:tab w:val="left" w:pos="718"/>
          <w:tab w:val="right" w:leader="dot" w:pos="9350"/>
        </w:tabs>
        <w:rPr>
          <w:ins w:id="288" w:author="Bob Yencha" w:date="2012-01-25T11:56:00Z"/>
          <w:rFonts w:asciiTheme="minorHAnsi" w:eastAsiaTheme="minorEastAsia" w:hAnsiTheme="minorHAnsi" w:cstheme="minorBidi"/>
          <w:noProof/>
          <w:color w:val="auto"/>
          <w:kern w:val="0"/>
          <w:sz w:val="24"/>
          <w:lang w:eastAsia="en-US"/>
        </w:rPr>
      </w:pPr>
      <w:ins w:id="289" w:author="Bob Yencha" w:date="2012-01-25T11:56:00Z">
        <w:r>
          <w:rPr>
            <w:noProof/>
          </w:rPr>
          <w:t>2.1</w:t>
        </w:r>
        <w:r>
          <w:rPr>
            <w:rFonts w:asciiTheme="minorHAnsi" w:eastAsiaTheme="minorEastAsia" w:hAnsiTheme="minorHAnsi" w:cstheme="minorBidi"/>
            <w:noProof/>
            <w:color w:val="auto"/>
            <w:kern w:val="0"/>
            <w:sz w:val="24"/>
            <w:lang w:eastAsia="en-US"/>
          </w:rPr>
          <w:tab/>
        </w:r>
        <w:r>
          <w:rPr>
            <w:noProof/>
          </w:rPr>
          <w:t>CE – Coded Element</w:t>
        </w:r>
        <w:r>
          <w:rPr>
            <w:noProof/>
          </w:rPr>
          <w:tab/>
        </w:r>
        <w:r w:rsidR="00D826AD">
          <w:rPr>
            <w:noProof/>
          </w:rPr>
          <w:fldChar w:fldCharType="begin"/>
        </w:r>
        <w:r>
          <w:rPr>
            <w:noProof/>
          </w:rPr>
          <w:instrText xml:space="preserve"> PAGEREF _Toc189111951 \h </w:instrText>
        </w:r>
      </w:ins>
      <w:r w:rsidR="00D826AD">
        <w:rPr>
          <w:noProof/>
        </w:rPr>
      </w:r>
      <w:r w:rsidR="00D826AD">
        <w:rPr>
          <w:noProof/>
        </w:rPr>
        <w:fldChar w:fldCharType="separate"/>
      </w:r>
      <w:ins w:id="290" w:author="Bob Yencha" w:date="2012-01-25T11:56:00Z">
        <w:r>
          <w:rPr>
            <w:noProof/>
          </w:rPr>
          <w:t>16</w:t>
        </w:r>
        <w:r w:rsidR="00D826AD">
          <w:rPr>
            <w:noProof/>
          </w:rPr>
          <w:fldChar w:fldCharType="end"/>
        </w:r>
      </w:ins>
    </w:p>
    <w:p w14:paraId="60908B8B" w14:textId="77777777" w:rsidR="00CF04B8" w:rsidRDefault="00CF04B8">
      <w:pPr>
        <w:pStyle w:val="TOC2"/>
        <w:numPr>
          <w:ins w:id="291" w:author="Bob Yencha" w:date="2012-01-25T11:56:00Z"/>
        </w:numPr>
        <w:tabs>
          <w:tab w:val="left" w:pos="718"/>
          <w:tab w:val="right" w:leader="dot" w:pos="9350"/>
        </w:tabs>
        <w:rPr>
          <w:ins w:id="292" w:author="Bob Yencha" w:date="2012-01-25T11:56:00Z"/>
          <w:rFonts w:asciiTheme="minorHAnsi" w:eastAsiaTheme="minorEastAsia" w:hAnsiTheme="minorHAnsi" w:cstheme="minorBidi"/>
          <w:noProof/>
          <w:color w:val="auto"/>
          <w:kern w:val="0"/>
          <w:sz w:val="24"/>
          <w:lang w:eastAsia="en-US"/>
        </w:rPr>
      </w:pPr>
      <w:ins w:id="293" w:author="Bob Yencha" w:date="2012-01-25T11:56:00Z">
        <w:r>
          <w:rPr>
            <w:noProof/>
          </w:rPr>
          <w:t>2.2</w:t>
        </w:r>
        <w:r>
          <w:rPr>
            <w:rFonts w:asciiTheme="minorHAnsi" w:eastAsiaTheme="minorEastAsia" w:hAnsiTheme="minorHAnsi" w:cstheme="minorBidi"/>
            <w:noProof/>
            <w:color w:val="auto"/>
            <w:kern w:val="0"/>
            <w:sz w:val="24"/>
            <w:lang w:eastAsia="en-US"/>
          </w:rPr>
          <w:tab/>
        </w:r>
        <w:r>
          <w:rPr>
            <w:noProof/>
          </w:rPr>
          <w:t>CWE-CRE – Coded with Exceptions – CodE Required, but May BE Empty</w:t>
        </w:r>
        <w:r>
          <w:rPr>
            <w:noProof/>
          </w:rPr>
          <w:tab/>
        </w:r>
        <w:r w:rsidR="00D826AD">
          <w:rPr>
            <w:noProof/>
          </w:rPr>
          <w:fldChar w:fldCharType="begin"/>
        </w:r>
        <w:r>
          <w:rPr>
            <w:noProof/>
          </w:rPr>
          <w:instrText xml:space="preserve"> PAGEREF _Toc189111952 \h </w:instrText>
        </w:r>
      </w:ins>
      <w:r w:rsidR="00D826AD">
        <w:rPr>
          <w:noProof/>
        </w:rPr>
      </w:r>
      <w:r w:rsidR="00D826AD">
        <w:rPr>
          <w:noProof/>
        </w:rPr>
        <w:fldChar w:fldCharType="separate"/>
      </w:r>
      <w:ins w:id="294" w:author="Bob Yencha" w:date="2012-01-25T11:56:00Z">
        <w:r>
          <w:rPr>
            <w:noProof/>
          </w:rPr>
          <w:t>17</w:t>
        </w:r>
        <w:r w:rsidR="00D826AD">
          <w:rPr>
            <w:noProof/>
          </w:rPr>
          <w:fldChar w:fldCharType="end"/>
        </w:r>
      </w:ins>
    </w:p>
    <w:p w14:paraId="24462D90" w14:textId="77777777" w:rsidR="00CF04B8" w:rsidRDefault="00CF04B8">
      <w:pPr>
        <w:pStyle w:val="TOC2"/>
        <w:numPr>
          <w:ins w:id="295" w:author="Bob Yencha" w:date="2012-01-25T11:56:00Z"/>
        </w:numPr>
        <w:tabs>
          <w:tab w:val="left" w:pos="718"/>
          <w:tab w:val="right" w:leader="dot" w:pos="9350"/>
        </w:tabs>
        <w:rPr>
          <w:ins w:id="296" w:author="Bob Yencha" w:date="2012-01-25T11:56:00Z"/>
          <w:rFonts w:asciiTheme="minorHAnsi" w:eastAsiaTheme="minorEastAsia" w:hAnsiTheme="minorHAnsi" w:cstheme="minorBidi"/>
          <w:noProof/>
          <w:color w:val="auto"/>
          <w:kern w:val="0"/>
          <w:sz w:val="24"/>
          <w:lang w:eastAsia="en-US"/>
        </w:rPr>
      </w:pPr>
      <w:ins w:id="297" w:author="Bob Yencha" w:date="2012-01-25T11:56:00Z">
        <w:r>
          <w:rPr>
            <w:noProof/>
          </w:rPr>
          <w:t>2.3</w:t>
        </w:r>
        <w:r>
          <w:rPr>
            <w:rFonts w:asciiTheme="minorHAnsi" w:eastAsiaTheme="minorEastAsia" w:hAnsiTheme="minorHAnsi" w:cstheme="minorBidi"/>
            <w:noProof/>
            <w:color w:val="auto"/>
            <w:kern w:val="0"/>
            <w:sz w:val="24"/>
            <w:lang w:eastAsia="en-US"/>
          </w:rPr>
          <w:tab/>
        </w:r>
        <w:r>
          <w:rPr>
            <w:noProof/>
          </w:rPr>
          <w:t>CWE-CR– Coded with Exceptions – Code Required</w:t>
        </w:r>
        <w:r>
          <w:rPr>
            <w:noProof/>
          </w:rPr>
          <w:tab/>
        </w:r>
        <w:r w:rsidR="00D826AD">
          <w:rPr>
            <w:noProof/>
          </w:rPr>
          <w:fldChar w:fldCharType="begin"/>
        </w:r>
        <w:r>
          <w:rPr>
            <w:noProof/>
          </w:rPr>
          <w:instrText xml:space="preserve"> PAGEREF _Toc189111953 \h </w:instrText>
        </w:r>
      </w:ins>
      <w:r w:rsidR="00D826AD">
        <w:rPr>
          <w:noProof/>
        </w:rPr>
      </w:r>
      <w:r w:rsidR="00D826AD">
        <w:rPr>
          <w:noProof/>
        </w:rPr>
        <w:fldChar w:fldCharType="separate"/>
      </w:r>
      <w:ins w:id="298" w:author="Bob Yencha" w:date="2012-01-25T11:56:00Z">
        <w:r>
          <w:rPr>
            <w:noProof/>
          </w:rPr>
          <w:t>19</w:t>
        </w:r>
        <w:r w:rsidR="00D826AD">
          <w:rPr>
            <w:noProof/>
          </w:rPr>
          <w:fldChar w:fldCharType="end"/>
        </w:r>
      </w:ins>
    </w:p>
    <w:p w14:paraId="334EAD87" w14:textId="77777777" w:rsidR="00CF04B8" w:rsidRDefault="00CF04B8">
      <w:pPr>
        <w:pStyle w:val="TOC2"/>
        <w:numPr>
          <w:ins w:id="299" w:author="Bob Yencha" w:date="2012-01-25T11:56:00Z"/>
        </w:numPr>
        <w:tabs>
          <w:tab w:val="left" w:pos="718"/>
          <w:tab w:val="right" w:leader="dot" w:pos="9350"/>
        </w:tabs>
        <w:rPr>
          <w:ins w:id="300" w:author="Bob Yencha" w:date="2012-01-25T11:56:00Z"/>
          <w:rFonts w:asciiTheme="minorHAnsi" w:eastAsiaTheme="minorEastAsia" w:hAnsiTheme="minorHAnsi" w:cstheme="minorBidi"/>
          <w:noProof/>
          <w:color w:val="auto"/>
          <w:kern w:val="0"/>
          <w:sz w:val="24"/>
          <w:lang w:eastAsia="en-US"/>
        </w:rPr>
      </w:pPr>
      <w:ins w:id="301" w:author="Bob Yencha" w:date="2012-01-25T11:56:00Z">
        <w:r>
          <w:rPr>
            <w:noProof/>
          </w:rPr>
          <w:t>2.4</w:t>
        </w:r>
        <w:r>
          <w:rPr>
            <w:rFonts w:asciiTheme="minorHAnsi" w:eastAsiaTheme="minorEastAsia" w:hAnsiTheme="minorHAnsi" w:cstheme="minorBidi"/>
            <w:noProof/>
            <w:color w:val="auto"/>
            <w:kern w:val="0"/>
            <w:sz w:val="24"/>
            <w:lang w:eastAsia="en-US"/>
          </w:rPr>
          <w:tab/>
        </w:r>
        <w:r>
          <w:rPr>
            <w:noProof/>
          </w:rPr>
          <w:t>CX-GU – Extended Composite ID with Check Digit (Globally Unique)</w:t>
        </w:r>
        <w:r>
          <w:rPr>
            <w:noProof/>
          </w:rPr>
          <w:tab/>
        </w:r>
        <w:r w:rsidR="00D826AD">
          <w:rPr>
            <w:noProof/>
          </w:rPr>
          <w:fldChar w:fldCharType="begin"/>
        </w:r>
        <w:r>
          <w:rPr>
            <w:noProof/>
          </w:rPr>
          <w:instrText xml:space="preserve"> PAGEREF _Toc189111954 \h </w:instrText>
        </w:r>
      </w:ins>
      <w:r w:rsidR="00D826AD">
        <w:rPr>
          <w:noProof/>
        </w:rPr>
      </w:r>
      <w:r w:rsidR="00D826AD">
        <w:rPr>
          <w:noProof/>
        </w:rPr>
        <w:fldChar w:fldCharType="separate"/>
      </w:r>
      <w:ins w:id="302" w:author="Bob Yencha" w:date="2012-01-25T11:56:00Z">
        <w:r>
          <w:rPr>
            <w:noProof/>
          </w:rPr>
          <w:t>21</w:t>
        </w:r>
        <w:r w:rsidR="00D826AD">
          <w:rPr>
            <w:noProof/>
          </w:rPr>
          <w:fldChar w:fldCharType="end"/>
        </w:r>
      </w:ins>
    </w:p>
    <w:p w14:paraId="6C63E111" w14:textId="77777777" w:rsidR="00CF04B8" w:rsidRDefault="00CF04B8">
      <w:pPr>
        <w:pStyle w:val="TOC2"/>
        <w:numPr>
          <w:ins w:id="303" w:author="Bob Yencha" w:date="2012-01-25T11:56:00Z"/>
        </w:numPr>
        <w:tabs>
          <w:tab w:val="left" w:pos="718"/>
          <w:tab w:val="right" w:leader="dot" w:pos="9350"/>
        </w:tabs>
        <w:rPr>
          <w:ins w:id="304" w:author="Bob Yencha" w:date="2012-01-25T11:56:00Z"/>
          <w:rFonts w:asciiTheme="minorHAnsi" w:eastAsiaTheme="minorEastAsia" w:hAnsiTheme="minorHAnsi" w:cstheme="minorBidi"/>
          <w:noProof/>
          <w:color w:val="auto"/>
          <w:kern w:val="0"/>
          <w:sz w:val="24"/>
          <w:lang w:eastAsia="en-US"/>
        </w:rPr>
      </w:pPr>
      <w:ins w:id="305" w:author="Bob Yencha" w:date="2012-01-25T11:56:00Z">
        <w:r>
          <w:rPr>
            <w:noProof/>
          </w:rPr>
          <w:t>2.5</w:t>
        </w:r>
        <w:r>
          <w:rPr>
            <w:rFonts w:asciiTheme="minorHAnsi" w:eastAsiaTheme="minorEastAsia" w:hAnsiTheme="minorHAnsi" w:cstheme="minorBidi"/>
            <w:noProof/>
            <w:color w:val="auto"/>
            <w:kern w:val="0"/>
            <w:sz w:val="24"/>
            <w:lang w:eastAsia="en-US"/>
          </w:rPr>
          <w:tab/>
        </w:r>
        <w:r>
          <w:rPr>
            <w:noProof/>
          </w:rPr>
          <w:t>CX-NG – Extended Composite ID with Check Digit (Non-Globally Unique)</w:t>
        </w:r>
        <w:r>
          <w:rPr>
            <w:noProof/>
          </w:rPr>
          <w:tab/>
        </w:r>
        <w:r w:rsidR="00D826AD">
          <w:rPr>
            <w:noProof/>
          </w:rPr>
          <w:fldChar w:fldCharType="begin"/>
        </w:r>
        <w:r>
          <w:rPr>
            <w:noProof/>
          </w:rPr>
          <w:instrText xml:space="preserve"> PAGEREF _Toc189111955 \h </w:instrText>
        </w:r>
      </w:ins>
      <w:r w:rsidR="00D826AD">
        <w:rPr>
          <w:noProof/>
        </w:rPr>
      </w:r>
      <w:r w:rsidR="00D826AD">
        <w:rPr>
          <w:noProof/>
        </w:rPr>
        <w:fldChar w:fldCharType="separate"/>
      </w:r>
      <w:ins w:id="306" w:author="Bob Yencha" w:date="2012-01-25T11:56:00Z">
        <w:r>
          <w:rPr>
            <w:noProof/>
          </w:rPr>
          <w:t>22</w:t>
        </w:r>
        <w:r w:rsidR="00D826AD">
          <w:rPr>
            <w:noProof/>
          </w:rPr>
          <w:fldChar w:fldCharType="end"/>
        </w:r>
      </w:ins>
    </w:p>
    <w:p w14:paraId="4EBE3EE3" w14:textId="77777777" w:rsidR="00CF04B8" w:rsidRDefault="00CF04B8">
      <w:pPr>
        <w:pStyle w:val="TOC2"/>
        <w:numPr>
          <w:ins w:id="307" w:author="Bob Yencha" w:date="2012-01-25T11:56:00Z"/>
        </w:numPr>
        <w:tabs>
          <w:tab w:val="left" w:pos="718"/>
          <w:tab w:val="right" w:leader="dot" w:pos="9350"/>
        </w:tabs>
        <w:rPr>
          <w:ins w:id="308" w:author="Bob Yencha" w:date="2012-01-25T11:56:00Z"/>
          <w:rFonts w:asciiTheme="minorHAnsi" w:eastAsiaTheme="minorEastAsia" w:hAnsiTheme="minorHAnsi" w:cstheme="minorBidi"/>
          <w:noProof/>
          <w:color w:val="auto"/>
          <w:kern w:val="0"/>
          <w:sz w:val="24"/>
          <w:lang w:eastAsia="en-US"/>
        </w:rPr>
      </w:pPr>
      <w:ins w:id="309" w:author="Bob Yencha" w:date="2012-01-25T11:56:00Z">
        <w:r>
          <w:rPr>
            <w:noProof/>
          </w:rPr>
          <w:t>2.6</w:t>
        </w:r>
        <w:r>
          <w:rPr>
            <w:rFonts w:asciiTheme="minorHAnsi" w:eastAsiaTheme="minorEastAsia" w:hAnsiTheme="minorHAnsi" w:cstheme="minorBidi"/>
            <w:noProof/>
            <w:color w:val="auto"/>
            <w:kern w:val="0"/>
            <w:sz w:val="24"/>
            <w:lang w:eastAsia="en-US"/>
          </w:rPr>
          <w:tab/>
        </w:r>
        <w:r>
          <w:rPr>
            <w:noProof/>
          </w:rPr>
          <w:t>DR – Date/Time Range</w:t>
        </w:r>
        <w:r>
          <w:rPr>
            <w:noProof/>
          </w:rPr>
          <w:tab/>
        </w:r>
        <w:r w:rsidR="00D826AD">
          <w:rPr>
            <w:noProof/>
          </w:rPr>
          <w:fldChar w:fldCharType="begin"/>
        </w:r>
        <w:r>
          <w:rPr>
            <w:noProof/>
          </w:rPr>
          <w:instrText xml:space="preserve"> PAGEREF _Toc189111956 \h </w:instrText>
        </w:r>
      </w:ins>
      <w:r w:rsidR="00D826AD">
        <w:rPr>
          <w:noProof/>
        </w:rPr>
      </w:r>
      <w:r w:rsidR="00D826AD">
        <w:rPr>
          <w:noProof/>
        </w:rPr>
        <w:fldChar w:fldCharType="separate"/>
      </w:r>
      <w:ins w:id="310" w:author="Bob Yencha" w:date="2012-01-25T11:56:00Z">
        <w:r>
          <w:rPr>
            <w:noProof/>
          </w:rPr>
          <w:t>23</w:t>
        </w:r>
        <w:r w:rsidR="00D826AD">
          <w:rPr>
            <w:noProof/>
          </w:rPr>
          <w:fldChar w:fldCharType="end"/>
        </w:r>
      </w:ins>
    </w:p>
    <w:p w14:paraId="737F7216" w14:textId="77777777" w:rsidR="00CF04B8" w:rsidRDefault="00CF04B8">
      <w:pPr>
        <w:pStyle w:val="TOC2"/>
        <w:numPr>
          <w:ins w:id="311" w:author="Bob Yencha" w:date="2012-01-25T11:56:00Z"/>
        </w:numPr>
        <w:tabs>
          <w:tab w:val="left" w:pos="718"/>
          <w:tab w:val="right" w:leader="dot" w:pos="9350"/>
        </w:tabs>
        <w:rPr>
          <w:ins w:id="312" w:author="Bob Yencha" w:date="2012-01-25T11:56:00Z"/>
          <w:rFonts w:asciiTheme="minorHAnsi" w:eastAsiaTheme="minorEastAsia" w:hAnsiTheme="minorHAnsi" w:cstheme="minorBidi"/>
          <w:noProof/>
          <w:color w:val="auto"/>
          <w:kern w:val="0"/>
          <w:sz w:val="24"/>
          <w:lang w:eastAsia="en-US"/>
        </w:rPr>
      </w:pPr>
      <w:ins w:id="313" w:author="Bob Yencha" w:date="2012-01-25T11:56:00Z">
        <w:r>
          <w:rPr>
            <w:noProof/>
          </w:rPr>
          <w:t>2.7</w:t>
        </w:r>
        <w:r>
          <w:rPr>
            <w:rFonts w:asciiTheme="minorHAnsi" w:eastAsiaTheme="minorEastAsia" w:hAnsiTheme="minorHAnsi" w:cstheme="minorBidi"/>
            <w:noProof/>
            <w:color w:val="auto"/>
            <w:kern w:val="0"/>
            <w:sz w:val="24"/>
            <w:lang w:eastAsia="en-US"/>
          </w:rPr>
          <w:tab/>
        </w:r>
        <w:r>
          <w:rPr>
            <w:noProof/>
          </w:rPr>
          <w:t>DT – Date</w:t>
        </w:r>
        <w:r>
          <w:rPr>
            <w:noProof/>
          </w:rPr>
          <w:tab/>
        </w:r>
        <w:r w:rsidR="00D826AD">
          <w:rPr>
            <w:noProof/>
          </w:rPr>
          <w:fldChar w:fldCharType="begin"/>
        </w:r>
        <w:r>
          <w:rPr>
            <w:noProof/>
          </w:rPr>
          <w:instrText xml:space="preserve"> PAGEREF _Toc189111957 \h </w:instrText>
        </w:r>
      </w:ins>
      <w:r w:rsidR="00D826AD">
        <w:rPr>
          <w:noProof/>
        </w:rPr>
      </w:r>
      <w:r w:rsidR="00D826AD">
        <w:rPr>
          <w:noProof/>
        </w:rPr>
        <w:fldChar w:fldCharType="separate"/>
      </w:r>
      <w:ins w:id="314" w:author="Bob Yencha" w:date="2012-01-25T11:56:00Z">
        <w:r>
          <w:rPr>
            <w:noProof/>
          </w:rPr>
          <w:t>23</w:t>
        </w:r>
        <w:r w:rsidR="00D826AD">
          <w:rPr>
            <w:noProof/>
          </w:rPr>
          <w:fldChar w:fldCharType="end"/>
        </w:r>
      </w:ins>
    </w:p>
    <w:p w14:paraId="7B48BE35" w14:textId="77777777" w:rsidR="00CF04B8" w:rsidRDefault="00CF04B8">
      <w:pPr>
        <w:pStyle w:val="TOC2"/>
        <w:numPr>
          <w:ins w:id="315" w:author="Bob Yencha" w:date="2012-01-25T11:56:00Z"/>
        </w:numPr>
        <w:tabs>
          <w:tab w:val="left" w:pos="718"/>
          <w:tab w:val="right" w:leader="dot" w:pos="9350"/>
        </w:tabs>
        <w:rPr>
          <w:ins w:id="316" w:author="Bob Yencha" w:date="2012-01-25T11:56:00Z"/>
          <w:rFonts w:asciiTheme="minorHAnsi" w:eastAsiaTheme="minorEastAsia" w:hAnsiTheme="minorHAnsi" w:cstheme="minorBidi"/>
          <w:noProof/>
          <w:color w:val="auto"/>
          <w:kern w:val="0"/>
          <w:sz w:val="24"/>
          <w:lang w:eastAsia="en-US"/>
        </w:rPr>
      </w:pPr>
      <w:ins w:id="317" w:author="Bob Yencha" w:date="2012-01-25T11:56:00Z">
        <w:r>
          <w:rPr>
            <w:noProof/>
          </w:rPr>
          <w:lastRenderedPageBreak/>
          <w:t>2.8</w:t>
        </w:r>
        <w:r>
          <w:rPr>
            <w:rFonts w:asciiTheme="minorHAnsi" w:eastAsiaTheme="minorEastAsia" w:hAnsiTheme="minorHAnsi" w:cstheme="minorBidi"/>
            <w:noProof/>
            <w:color w:val="auto"/>
            <w:kern w:val="0"/>
            <w:sz w:val="24"/>
            <w:lang w:eastAsia="en-US"/>
          </w:rPr>
          <w:tab/>
        </w:r>
        <w:r>
          <w:rPr>
            <w:noProof/>
          </w:rPr>
          <w:t>DTM – Date/Time</w:t>
        </w:r>
        <w:r>
          <w:rPr>
            <w:noProof/>
          </w:rPr>
          <w:tab/>
        </w:r>
        <w:r w:rsidR="00D826AD">
          <w:rPr>
            <w:noProof/>
          </w:rPr>
          <w:fldChar w:fldCharType="begin"/>
        </w:r>
        <w:r>
          <w:rPr>
            <w:noProof/>
          </w:rPr>
          <w:instrText xml:space="preserve"> PAGEREF _Toc189111958 \h </w:instrText>
        </w:r>
      </w:ins>
      <w:r w:rsidR="00D826AD">
        <w:rPr>
          <w:noProof/>
        </w:rPr>
      </w:r>
      <w:r w:rsidR="00D826AD">
        <w:rPr>
          <w:noProof/>
        </w:rPr>
        <w:fldChar w:fldCharType="separate"/>
      </w:r>
      <w:ins w:id="318" w:author="Bob Yencha" w:date="2012-01-25T11:56:00Z">
        <w:r>
          <w:rPr>
            <w:noProof/>
          </w:rPr>
          <w:t>23</w:t>
        </w:r>
        <w:r w:rsidR="00D826AD">
          <w:rPr>
            <w:noProof/>
          </w:rPr>
          <w:fldChar w:fldCharType="end"/>
        </w:r>
      </w:ins>
    </w:p>
    <w:p w14:paraId="30B60026" w14:textId="77777777" w:rsidR="00CF04B8" w:rsidRDefault="00CF04B8">
      <w:pPr>
        <w:pStyle w:val="TOC2"/>
        <w:numPr>
          <w:ins w:id="319" w:author="Bob Yencha" w:date="2012-01-25T11:56:00Z"/>
        </w:numPr>
        <w:tabs>
          <w:tab w:val="left" w:pos="718"/>
          <w:tab w:val="right" w:leader="dot" w:pos="9350"/>
        </w:tabs>
        <w:rPr>
          <w:ins w:id="320" w:author="Bob Yencha" w:date="2012-01-25T11:56:00Z"/>
          <w:rFonts w:asciiTheme="minorHAnsi" w:eastAsiaTheme="minorEastAsia" w:hAnsiTheme="minorHAnsi" w:cstheme="minorBidi"/>
          <w:noProof/>
          <w:color w:val="auto"/>
          <w:kern w:val="0"/>
          <w:sz w:val="24"/>
          <w:lang w:eastAsia="en-US"/>
        </w:rPr>
      </w:pPr>
      <w:ins w:id="321" w:author="Bob Yencha" w:date="2012-01-25T11:56:00Z">
        <w:r>
          <w:rPr>
            <w:noProof/>
          </w:rPr>
          <w:t>2.9</w:t>
        </w:r>
        <w:r>
          <w:rPr>
            <w:rFonts w:asciiTheme="minorHAnsi" w:eastAsiaTheme="minorEastAsia" w:hAnsiTheme="minorHAnsi" w:cstheme="minorBidi"/>
            <w:noProof/>
            <w:color w:val="auto"/>
            <w:kern w:val="0"/>
            <w:sz w:val="24"/>
            <w:lang w:eastAsia="en-US"/>
          </w:rPr>
          <w:tab/>
        </w:r>
        <w:r>
          <w:rPr>
            <w:noProof/>
          </w:rPr>
          <w:t>ED – Encapsulated Data</w:t>
        </w:r>
        <w:r>
          <w:rPr>
            <w:noProof/>
          </w:rPr>
          <w:tab/>
        </w:r>
        <w:r w:rsidR="00D826AD">
          <w:rPr>
            <w:noProof/>
          </w:rPr>
          <w:fldChar w:fldCharType="begin"/>
        </w:r>
        <w:r>
          <w:rPr>
            <w:noProof/>
          </w:rPr>
          <w:instrText xml:space="preserve"> PAGEREF _Toc189111959 \h </w:instrText>
        </w:r>
      </w:ins>
      <w:r w:rsidR="00D826AD">
        <w:rPr>
          <w:noProof/>
        </w:rPr>
      </w:r>
      <w:r w:rsidR="00D826AD">
        <w:rPr>
          <w:noProof/>
        </w:rPr>
        <w:fldChar w:fldCharType="separate"/>
      </w:r>
      <w:ins w:id="322" w:author="Bob Yencha" w:date="2012-01-25T11:56:00Z">
        <w:r>
          <w:rPr>
            <w:noProof/>
          </w:rPr>
          <w:t>23</w:t>
        </w:r>
        <w:r w:rsidR="00D826AD">
          <w:rPr>
            <w:noProof/>
          </w:rPr>
          <w:fldChar w:fldCharType="end"/>
        </w:r>
      </w:ins>
    </w:p>
    <w:p w14:paraId="51308640" w14:textId="77777777" w:rsidR="00CF04B8" w:rsidRDefault="00CF04B8">
      <w:pPr>
        <w:pStyle w:val="TOC2"/>
        <w:numPr>
          <w:ins w:id="323" w:author="Bob Yencha" w:date="2012-01-25T11:56:00Z"/>
        </w:numPr>
        <w:tabs>
          <w:tab w:val="left" w:pos="829"/>
          <w:tab w:val="right" w:leader="dot" w:pos="9350"/>
        </w:tabs>
        <w:rPr>
          <w:ins w:id="324" w:author="Bob Yencha" w:date="2012-01-25T11:56:00Z"/>
          <w:rFonts w:asciiTheme="minorHAnsi" w:eastAsiaTheme="minorEastAsia" w:hAnsiTheme="minorHAnsi" w:cstheme="minorBidi"/>
          <w:noProof/>
          <w:color w:val="auto"/>
          <w:kern w:val="0"/>
          <w:sz w:val="24"/>
          <w:lang w:eastAsia="en-US"/>
        </w:rPr>
      </w:pPr>
      <w:ins w:id="325" w:author="Bob Yencha" w:date="2012-01-25T11:56:00Z">
        <w:r>
          <w:rPr>
            <w:noProof/>
          </w:rPr>
          <w:t>2.10</w:t>
        </w:r>
        <w:r>
          <w:rPr>
            <w:rFonts w:asciiTheme="minorHAnsi" w:eastAsiaTheme="minorEastAsia" w:hAnsiTheme="minorHAnsi" w:cstheme="minorBidi"/>
            <w:noProof/>
            <w:color w:val="auto"/>
            <w:kern w:val="0"/>
            <w:sz w:val="24"/>
            <w:lang w:eastAsia="en-US"/>
          </w:rPr>
          <w:tab/>
        </w:r>
        <w:r>
          <w:rPr>
            <w:noProof/>
          </w:rPr>
          <w:t>EI GU – Entity Identifier (Globally Unique)</w:t>
        </w:r>
        <w:r>
          <w:rPr>
            <w:noProof/>
          </w:rPr>
          <w:tab/>
        </w:r>
        <w:r w:rsidR="00D826AD">
          <w:rPr>
            <w:noProof/>
          </w:rPr>
          <w:fldChar w:fldCharType="begin"/>
        </w:r>
        <w:r>
          <w:rPr>
            <w:noProof/>
          </w:rPr>
          <w:instrText xml:space="preserve"> PAGEREF _Toc189111960 \h </w:instrText>
        </w:r>
      </w:ins>
      <w:r w:rsidR="00D826AD">
        <w:rPr>
          <w:noProof/>
        </w:rPr>
      </w:r>
      <w:r w:rsidR="00D826AD">
        <w:rPr>
          <w:noProof/>
        </w:rPr>
        <w:fldChar w:fldCharType="separate"/>
      </w:r>
      <w:ins w:id="326" w:author="Bob Yencha" w:date="2012-01-25T11:56:00Z">
        <w:r>
          <w:rPr>
            <w:noProof/>
          </w:rPr>
          <w:t>24</w:t>
        </w:r>
        <w:r w:rsidR="00D826AD">
          <w:rPr>
            <w:noProof/>
          </w:rPr>
          <w:fldChar w:fldCharType="end"/>
        </w:r>
      </w:ins>
    </w:p>
    <w:p w14:paraId="4D9B13ED" w14:textId="77777777" w:rsidR="00CF04B8" w:rsidRDefault="00CF04B8">
      <w:pPr>
        <w:pStyle w:val="TOC2"/>
        <w:numPr>
          <w:ins w:id="327" w:author="Bob Yencha" w:date="2012-01-25T11:56:00Z"/>
        </w:numPr>
        <w:tabs>
          <w:tab w:val="left" w:pos="829"/>
          <w:tab w:val="right" w:leader="dot" w:pos="9350"/>
        </w:tabs>
        <w:rPr>
          <w:ins w:id="328" w:author="Bob Yencha" w:date="2012-01-25T11:56:00Z"/>
          <w:rFonts w:asciiTheme="minorHAnsi" w:eastAsiaTheme="minorEastAsia" w:hAnsiTheme="minorHAnsi" w:cstheme="minorBidi"/>
          <w:noProof/>
          <w:color w:val="auto"/>
          <w:kern w:val="0"/>
          <w:sz w:val="24"/>
          <w:lang w:eastAsia="en-US"/>
        </w:rPr>
      </w:pPr>
      <w:ins w:id="329" w:author="Bob Yencha" w:date="2012-01-25T11:56:00Z">
        <w:r>
          <w:rPr>
            <w:noProof/>
          </w:rPr>
          <w:t>2.11</w:t>
        </w:r>
        <w:r>
          <w:rPr>
            <w:rFonts w:asciiTheme="minorHAnsi" w:eastAsiaTheme="minorEastAsia" w:hAnsiTheme="minorHAnsi" w:cstheme="minorBidi"/>
            <w:noProof/>
            <w:color w:val="auto"/>
            <w:kern w:val="0"/>
            <w:sz w:val="24"/>
            <w:lang w:eastAsia="en-US"/>
          </w:rPr>
          <w:tab/>
        </w:r>
        <w:r>
          <w:rPr>
            <w:noProof/>
          </w:rPr>
          <w:t>EI NG – Entity Identifier (Non-Globally Unique)</w:t>
        </w:r>
        <w:r>
          <w:rPr>
            <w:noProof/>
          </w:rPr>
          <w:tab/>
        </w:r>
        <w:r w:rsidR="00D826AD">
          <w:rPr>
            <w:noProof/>
          </w:rPr>
          <w:fldChar w:fldCharType="begin"/>
        </w:r>
        <w:r>
          <w:rPr>
            <w:noProof/>
          </w:rPr>
          <w:instrText xml:space="preserve"> PAGEREF _Toc189111961 \h </w:instrText>
        </w:r>
      </w:ins>
      <w:r w:rsidR="00D826AD">
        <w:rPr>
          <w:noProof/>
        </w:rPr>
      </w:r>
      <w:r w:rsidR="00D826AD">
        <w:rPr>
          <w:noProof/>
        </w:rPr>
        <w:fldChar w:fldCharType="separate"/>
      </w:r>
      <w:ins w:id="330" w:author="Bob Yencha" w:date="2012-01-25T11:56:00Z">
        <w:r>
          <w:rPr>
            <w:noProof/>
          </w:rPr>
          <w:t>25</w:t>
        </w:r>
        <w:r w:rsidR="00D826AD">
          <w:rPr>
            <w:noProof/>
          </w:rPr>
          <w:fldChar w:fldCharType="end"/>
        </w:r>
      </w:ins>
    </w:p>
    <w:p w14:paraId="51583A4C" w14:textId="77777777" w:rsidR="00CF04B8" w:rsidRDefault="00CF04B8">
      <w:pPr>
        <w:pStyle w:val="TOC2"/>
        <w:numPr>
          <w:ins w:id="331" w:author="Bob Yencha" w:date="2012-01-25T11:56:00Z"/>
        </w:numPr>
        <w:tabs>
          <w:tab w:val="left" w:pos="829"/>
          <w:tab w:val="right" w:leader="dot" w:pos="9350"/>
        </w:tabs>
        <w:rPr>
          <w:ins w:id="332" w:author="Bob Yencha" w:date="2012-01-25T11:56:00Z"/>
          <w:rFonts w:asciiTheme="minorHAnsi" w:eastAsiaTheme="minorEastAsia" w:hAnsiTheme="minorHAnsi" w:cstheme="minorBidi"/>
          <w:noProof/>
          <w:color w:val="auto"/>
          <w:kern w:val="0"/>
          <w:sz w:val="24"/>
          <w:lang w:eastAsia="en-US"/>
        </w:rPr>
      </w:pPr>
      <w:ins w:id="333" w:author="Bob Yencha" w:date="2012-01-25T11:56:00Z">
        <w:r>
          <w:rPr>
            <w:noProof/>
          </w:rPr>
          <w:t>2.12</w:t>
        </w:r>
        <w:r>
          <w:rPr>
            <w:rFonts w:asciiTheme="minorHAnsi" w:eastAsiaTheme="minorEastAsia" w:hAnsiTheme="minorHAnsi" w:cstheme="minorBidi"/>
            <w:noProof/>
            <w:color w:val="auto"/>
            <w:kern w:val="0"/>
            <w:sz w:val="24"/>
            <w:lang w:eastAsia="en-US"/>
          </w:rPr>
          <w:tab/>
        </w:r>
        <w:r>
          <w:rPr>
            <w:noProof/>
          </w:rPr>
          <w:t>EIP – GU – Entity Identifier Pair (Globally Unique)</w:t>
        </w:r>
        <w:r>
          <w:rPr>
            <w:noProof/>
          </w:rPr>
          <w:tab/>
        </w:r>
        <w:r w:rsidR="00D826AD">
          <w:rPr>
            <w:noProof/>
          </w:rPr>
          <w:fldChar w:fldCharType="begin"/>
        </w:r>
        <w:r>
          <w:rPr>
            <w:noProof/>
          </w:rPr>
          <w:instrText xml:space="preserve"> PAGEREF _Toc189111962 \h </w:instrText>
        </w:r>
      </w:ins>
      <w:r w:rsidR="00D826AD">
        <w:rPr>
          <w:noProof/>
        </w:rPr>
      </w:r>
      <w:r w:rsidR="00D826AD">
        <w:rPr>
          <w:noProof/>
        </w:rPr>
        <w:fldChar w:fldCharType="separate"/>
      </w:r>
      <w:ins w:id="334" w:author="Bob Yencha" w:date="2012-01-25T11:56:00Z">
        <w:r>
          <w:rPr>
            <w:noProof/>
          </w:rPr>
          <w:t>25</w:t>
        </w:r>
        <w:r w:rsidR="00D826AD">
          <w:rPr>
            <w:noProof/>
          </w:rPr>
          <w:fldChar w:fldCharType="end"/>
        </w:r>
      </w:ins>
    </w:p>
    <w:p w14:paraId="40C14F39" w14:textId="77777777" w:rsidR="00CF04B8" w:rsidRDefault="00CF04B8">
      <w:pPr>
        <w:pStyle w:val="TOC2"/>
        <w:numPr>
          <w:ins w:id="335" w:author="Bob Yencha" w:date="2012-01-25T11:56:00Z"/>
        </w:numPr>
        <w:tabs>
          <w:tab w:val="left" w:pos="829"/>
          <w:tab w:val="right" w:leader="dot" w:pos="9350"/>
        </w:tabs>
        <w:rPr>
          <w:ins w:id="336" w:author="Bob Yencha" w:date="2012-01-25T11:56:00Z"/>
          <w:rFonts w:asciiTheme="minorHAnsi" w:eastAsiaTheme="minorEastAsia" w:hAnsiTheme="minorHAnsi" w:cstheme="minorBidi"/>
          <w:noProof/>
          <w:color w:val="auto"/>
          <w:kern w:val="0"/>
          <w:sz w:val="24"/>
          <w:lang w:eastAsia="en-US"/>
        </w:rPr>
      </w:pPr>
      <w:ins w:id="337" w:author="Bob Yencha" w:date="2012-01-25T11:56:00Z">
        <w:r>
          <w:rPr>
            <w:noProof/>
          </w:rPr>
          <w:t>2.13</w:t>
        </w:r>
        <w:r>
          <w:rPr>
            <w:rFonts w:asciiTheme="minorHAnsi" w:eastAsiaTheme="minorEastAsia" w:hAnsiTheme="minorHAnsi" w:cstheme="minorBidi"/>
            <w:noProof/>
            <w:color w:val="auto"/>
            <w:kern w:val="0"/>
            <w:sz w:val="24"/>
            <w:lang w:eastAsia="en-US"/>
          </w:rPr>
          <w:tab/>
        </w:r>
        <w:r>
          <w:rPr>
            <w:noProof/>
          </w:rPr>
          <w:t>EIP – NG – Entity Identifier Pair (Non-Globally Unique)</w:t>
        </w:r>
        <w:r>
          <w:rPr>
            <w:noProof/>
          </w:rPr>
          <w:tab/>
        </w:r>
        <w:r w:rsidR="00D826AD">
          <w:rPr>
            <w:noProof/>
          </w:rPr>
          <w:fldChar w:fldCharType="begin"/>
        </w:r>
        <w:r>
          <w:rPr>
            <w:noProof/>
          </w:rPr>
          <w:instrText xml:space="preserve"> PAGEREF _Toc189111963 \h </w:instrText>
        </w:r>
      </w:ins>
      <w:r w:rsidR="00D826AD">
        <w:rPr>
          <w:noProof/>
        </w:rPr>
      </w:r>
      <w:r w:rsidR="00D826AD">
        <w:rPr>
          <w:noProof/>
        </w:rPr>
        <w:fldChar w:fldCharType="separate"/>
      </w:r>
      <w:ins w:id="338" w:author="Bob Yencha" w:date="2012-01-25T11:56:00Z">
        <w:r>
          <w:rPr>
            <w:noProof/>
          </w:rPr>
          <w:t>26</w:t>
        </w:r>
        <w:r w:rsidR="00D826AD">
          <w:rPr>
            <w:noProof/>
          </w:rPr>
          <w:fldChar w:fldCharType="end"/>
        </w:r>
      </w:ins>
    </w:p>
    <w:p w14:paraId="530920D6" w14:textId="77777777" w:rsidR="00CF04B8" w:rsidRDefault="00CF04B8">
      <w:pPr>
        <w:pStyle w:val="TOC2"/>
        <w:numPr>
          <w:ins w:id="339" w:author="Bob Yencha" w:date="2012-01-25T11:56:00Z"/>
        </w:numPr>
        <w:tabs>
          <w:tab w:val="left" w:pos="829"/>
          <w:tab w:val="right" w:leader="dot" w:pos="9350"/>
        </w:tabs>
        <w:rPr>
          <w:ins w:id="340" w:author="Bob Yencha" w:date="2012-01-25T11:56:00Z"/>
          <w:rFonts w:asciiTheme="minorHAnsi" w:eastAsiaTheme="minorEastAsia" w:hAnsiTheme="minorHAnsi" w:cstheme="minorBidi"/>
          <w:noProof/>
          <w:color w:val="auto"/>
          <w:kern w:val="0"/>
          <w:sz w:val="24"/>
          <w:lang w:eastAsia="en-US"/>
        </w:rPr>
      </w:pPr>
      <w:ins w:id="341" w:author="Bob Yencha" w:date="2012-01-25T11:56:00Z">
        <w:r>
          <w:rPr>
            <w:noProof/>
          </w:rPr>
          <w:t>2.14</w:t>
        </w:r>
        <w:r>
          <w:rPr>
            <w:rFonts w:asciiTheme="minorHAnsi" w:eastAsiaTheme="minorEastAsia" w:hAnsiTheme="minorHAnsi" w:cstheme="minorBidi"/>
            <w:noProof/>
            <w:color w:val="auto"/>
            <w:kern w:val="0"/>
            <w:sz w:val="24"/>
            <w:lang w:eastAsia="en-US"/>
          </w:rPr>
          <w:tab/>
        </w:r>
        <w:r>
          <w:rPr>
            <w:noProof/>
          </w:rPr>
          <w:t>ERL – Error Location</w:t>
        </w:r>
        <w:r>
          <w:rPr>
            <w:noProof/>
          </w:rPr>
          <w:tab/>
        </w:r>
        <w:r w:rsidR="00D826AD">
          <w:rPr>
            <w:noProof/>
          </w:rPr>
          <w:fldChar w:fldCharType="begin"/>
        </w:r>
        <w:r>
          <w:rPr>
            <w:noProof/>
          </w:rPr>
          <w:instrText xml:space="preserve"> PAGEREF _Toc189111964 \h </w:instrText>
        </w:r>
      </w:ins>
      <w:r w:rsidR="00D826AD">
        <w:rPr>
          <w:noProof/>
        </w:rPr>
      </w:r>
      <w:r w:rsidR="00D826AD">
        <w:rPr>
          <w:noProof/>
        </w:rPr>
        <w:fldChar w:fldCharType="separate"/>
      </w:r>
      <w:ins w:id="342" w:author="Bob Yencha" w:date="2012-01-25T11:56:00Z">
        <w:r>
          <w:rPr>
            <w:noProof/>
          </w:rPr>
          <w:t>26</w:t>
        </w:r>
        <w:r w:rsidR="00D826AD">
          <w:rPr>
            <w:noProof/>
          </w:rPr>
          <w:fldChar w:fldCharType="end"/>
        </w:r>
      </w:ins>
    </w:p>
    <w:p w14:paraId="203D977F" w14:textId="77777777" w:rsidR="00CF04B8" w:rsidRDefault="00CF04B8">
      <w:pPr>
        <w:pStyle w:val="TOC2"/>
        <w:numPr>
          <w:ins w:id="343" w:author="Bob Yencha" w:date="2012-01-25T11:56:00Z"/>
        </w:numPr>
        <w:tabs>
          <w:tab w:val="left" w:pos="829"/>
          <w:tab w:val="right" w:leader="dot" w:pos="9350"/>
        </w:tabs>
        <w:rPr>
          <w:ins w:id="344" w:author="Bob Yencha" w:date="2012-01-25T11:56:00Z"/>
          <w:rFonts w:asciiTheme="minorHAnsi" w:eastAsiaTheme="minorEastAsia" w:hAnsiTheme="minorHAnsi" w:cstheme="minorBidi"/>
          <w:noProof/>
          <w:color w:val="auto"/>
          <w:kern w:val="0"/>
          <w:sz w:val="24"/>
          <w:lang w:eastAsia="en-US"/>
        </w:rPr>
      </w:pPr>
      <w:ins w:id="345" w:author="Bob Yencha" w:date="2012-01-25T11:56:00Z">
        <w:r>
          <w:rPr>
            <w:noProof/>
          </w:rPr>
          <w:t>2.15</w:t>
        </w:r>
        <w:r>
          <w:rPr>
            <w:rFonts w:asciiTheme="minorHAnsi" w:eastAsiaTheme="minorEastAsia" w:hAnsiTheme="minorHAnsi" w:cstheme="minorBidi"/>
            <w:noProof/>
            <w:color w:val="auto"/>
            <w:kern w:val="0"/>
            <w:sz w:val="24"/>
            <w:lang w:eastAsia="en-US"/>
          </w:rPr>
          <w:tab/>
        </w:r>
        <w:r>
          <w:rPr>
            <w:noProof/>
          </w:rPr>
          <w:t>FN – family name</w:t>
        </w:r>
        <w:r>
          <w:rPr>
            <w:noProof/>
          </w:rPr>
          <w:tab/>
        </w:r>
        <w:r w:rsidR="00D826AD">
          <w:rPr>
            <w:noProof/>
          </w:rPr>
          <w:fldChar w:fldCharType="begin"/>
        </w:r>
        <w:r>
          <w:rPr>
            <w:noProof/>
          </w:rPr>
          <w:instrText xml:space="preserve"> PAGEREF _Toc189111965 \h </w:instrText>
        </w:r>
      </w:ins>
      <w:r w:rsidR="00D826AD">
        <w:rPr>
          <w:noProof/>
        </w:rPr>
      </w:r>
      <w:r w:rsidR="00D826AD">
        <w:rPr>
          <w:noProof/>
        </w:rPr>
        <w:fldChar w:fldCharType="separate"/>
      </w:r>
      <w:ins w:id="346" w:author="Bob Yencha" w:date="2012-01-25T11:56:00Z">
        <w:r>
          <w:rPr>
            <w:noProof/>
          </w:rPr>
          <w:t>26</w:t>
        </w:r>
        <w:r w:rsidR="00D826AD">
          <w:rPr>
            <w:noProof/>
          </w:rPr>
          <w:fldChar w:fldCharType="end"/>
        </w:r>
      </w:ins>
    </w:p>
    <w:p w14:paraId="75E9B03C" w14:textId="77777777" w:rsidR="00CF04B8" w:rsidRDefault="00CF04B8">
      <w:pPr>
        <w:pStyle w:val="TOC2"/>
        <w:numPr>
          <w:ins w:id="347" w:author="Bob Yencha" w:date="2012-01-25T11:56:00Z"/>
        </w:numPr>
        <w:tabs>
          <w:tab w:val="left" w:pos="829"/>
          <w:tab w:val="right" w:leader="dot" w:pos="9350"/>
        </w:tabs>
        <w:rPr>
          <w:ins w:id="348" w:author="Bob Yencha" w:date="2012-01-25T11:56:00Z"/>
          <w:rFonts w:asciiTheme="minorHAnsi" w:eastAsiaTheme="minorEastAsia" w:hAnsiTheme="minorHAnsi" w:cstheme="minorBidi"/>
          <w:noProof/>
          <w:color w:val="auto"/>
          <w:kern w:val="0"/>
          <w:sz w:val="24"/>
          <w:lang w:eastAsia="en-US"/>
        </w:rPr>
      </w:pPr>
      <w:ins w:id="349" w:author="Bob Yencha" w:date="2012-01-25T11:56:00Z">
        <w:r>
          <w:rPr>
            <w:noProof/>
          </w:rPr>
          <w:t>2.16</w:t>
        </w:r>
        <w:r>
          <w:rPr>
            <w:rFonts w:asciiTheme="minorHAnsi" w:eastAsiaTheme="minorEastAsia" w:hAnsiTheme="minorHAnsi" w:cstheme="minorBidi"/>
            <w:noProof/>
            <w:color w:val="auto"/>
            <w:kern w:val="0"/>
            <w:sz w:val="24"/>
            <w:lang w:eastAsia="en-US"/>
          </w:rPr>
          <w:tab/>
        </w:r>
        <w:r>
          <w:rPr>
            <w:noProof/>
          </w:rPr>
          <w:t>FT – Formatted Text Data</w:t>
        </w:r>
        <w:r>
          <w:rPr>
            <w:noProof/>
          </w:rPr>
          <w:tab/>
        </w:r>
        <w:r w:rsidR="00D826AD">
          <w:rPr>
            <w:noProof/>
          </w:rPr>
          <w:fldChar w:fldCharType="begin"/>
        </w:r>
        <w:r>
          <w:rPr>
            <w:noProof/>
          </w:rPr>
          <w:instrText xml:space="preserve"> PAGEREF _Toc189111966 \h </w:instrText>
        </w:r>
      </w:ins>
      <w:r w:rsidR="00D826AD">
        <w:rPr>
          <w:noProof/>
        </w:rPr>
      </w:r>
      <w:r w:rsidR="00D826AD">
        <w:rPr>
          <w:noProof/>
        </w:rPr>
        <w:fldChar w:fldCharType="separate"/>
      </w:r>
      <w:ins w:id="350" w:author="Bob Yencha" w:date="2012-01-25T11:56:00Z">
        <w:r>
          <w:rPr>
            <w:noProof/>
          </w:rPr>
          <w:t>27</w:t>
        </w:r>
        <w:r w:rsidR="00D826AD">
          <w:rPr>
            <w:noProof/>
          </w:rPr>
          <w:fldChar w:fldCharType="end"/>
        </w:r>
      </w:ins>
    </w:p>
    <w:p w14:paraId="211AEA7B" w14:textId="77777777" w:rsidR="00CF04B8" w:rsidRDefault="00CF04B8">
      <w:pPr>
        <w:pStyle w:val="TOC2"/>
        <w:numPr>
          <w:ins w:id="351" w:author="Bob Yencha" w:date="2012-01-25T11:56:00Z"/>
        </w:numPr>
        <w:tabs>
          <w:tab w:val="left" w:pos="829"/>
          <w:tab w:val="right" w:leader="dot" w:pos="9350"/>
        </w:tabs>
        <w:rPr>
          <w:ins w:id="352" w:author="Bob Yencha" w:date="2012-01-25T11:56:00Z"/>
          <w:rFonts w:asciiTheme="minorHAnsi" w:eastAsiaTheme="minorEastAsia" w:hAnsiTheme="minorHAnsi" w:cstheme="minorBidi"/>
          <w:noProof/>
          <w:color w:val="auto"/>
          <w:kern w:val="0"/>
          <w:sz w:val="24"/>
          <w:lang w:eastAsia="en-US"/>
        </w:rPr>
      </w:pPr>
      <w:ins w:id="353" w:author="Bob Yencha" w:date="2012-01-25T11:56:00Z">
        <w:r>
          <w:rPr>
            <w:noProof/>
          </w:rPr>
          <w:t>2.17</w:t>
        </w:r>
        <w:r>
          <w:rPr>
            <w:rFonts w:asciiTheme="minorHAnsi" w:eastAsiaTheme="minorEastAsia" w:hAnsiTheme="minorHAnsi" w:cstheme="minorBidi"/>
            <w:noProof/>
            <w:color w:val="auto"/>
            <w:kern w:val="0"/>
            <w:sz w:val="24"/>
            <w:lang w:eastAsia="en-US"/>
          </w:rPr>
          <w:tab/>
        </w:r>
        <w:r>
          <w:rPr>
            <w:noProof/>
          </w:rPr>
          <w:t>HD-GU – Hierarchic Designator (Globally Unique)</w:t>
        </w:r>
        <w:r>
          <w:rPr>
            <w:noProof/>
          </w:rPr>
          <w:tab/>
        </w:r>
        <w:r w:rsidR="00D826AD">
          <w:rPr>
            <w:noProof/>
          </w:rPr>
          <w:fldChar w:fldCharType="begin"/>
        </w:r>
        <w:r>
          <w:rPr>
            <w:noProof/>
          </w:rPr>
          <w:instrText xml:space="preserve"> PAGEREF _Toc189111967 \h </w:instrText>
        </w:r>
      </w:ins>
      <w:r w:rsidR="00D826AD">
        <w:rPr>
          <w:noProof/>
        </w:rPr>
      </w:r>
      <w:r w:rsidR="00D826AD">
        <w:rPr>
          <w:noProof/>
        </w:rPr>
        <w:fldChar w:fldCharType="separate"/>
      </w:r>
      <w:ins w:id="354" w:author="Bob Yencha" w:date="2012-01-25T11:56:00Z">
        <w:r>
          <w:rPr>
            <w:noProof/>
          </w:rPr>
          <w:t>27</w:t>
        </w:r>
        <w:r w:rsidR="00D826AD">
          <w:rPr>
            <w:noProof/>
          </w:rPr>
          <w:fldChar w:fldCharType="end"/>
        </w:r>
      </w:ins>
    </w:p>
    <w:p w14:paraId="20A22DC1" w14:textId="77777777" w:rsidR="00CF04B8" w:rsidRDefault="00CF04B8">
      <w:pPr>
        <w:pStyle w:val="TOC2"/>
        <w:numPr>
          <w:ins w:id="355" w:author="Bob Yencha" w:date="2012-01-25T11:56:00Z"/>
        </w:numPr>
        <w:tabs>
          <w:tab w:val="left" w:pos="829"/>
          <w:tab w:val="right" w:leader="dot" w:pos="9350"/>
        </w:tabs>
        <w:rPr>
          <w:ins w:id="356" w:author="Bob Yencha" w:date="2012-01-25T11:56:00Z"/>
          <w:rFonts w:asciiTheme="minorHAnsi" w:eastAsiaTheme="minorEastAsia" w:hAnsiTheme="minorHAnsi" w:cstheme="minorBidi"/>
          <w:noProof/>
          <w:color w:val="auto"/>
          <w:kern w:val="0"/>
          <w:sz w:val="24"/>
          <w:lang w:eastAsia="en-US"/>
        </w:rPr>
      </w:pPr>
      <w:ins w:id="357" w:author="Bob Yencha" w:date="2012-01-25T11:56:00Z">
        <w:r>
          <w:rPr>
            <w:noProof/>
          </w:rPr>
          <w:t>2.18</w:t>
        </w:r>
        <w:r>
          <w:rPr>
            <w:rFonts w:asciiTheme="minorHAnsi" w:eastAsiaTheme="minorEastAsia" w:hAnsiTheme="minorHAnsi" w:cstheme="minorBidi"/>
            <w:noProof/>
            <w:color w:val="auto"/>
            <w:kern w:val="0"/>
            <w:sz w:val="24"/>
            <w:lang w:eastAsia="en-US"/>
          </w:rPr>
          <w:tab/>
        </w:r>
        <w:r>
          <w:rPr>
            <w:noProof/>
          </w:rPr>
          <w:t>HD-NG – Hierarchic Designator (Non-Globally Unique)</w:t>
        </w:r>
        <w:r>
          <w:rPr>
            <w:noProof/>
          </w:rPr>
          <w:tab/>
        </w:r>
        <w:r w:rsidR="00D826AD">
          <w:rPr>
            <w:noProof/>
          </w:rPr>
          <w:fldChar w:fldCharType="begin"/>
        </w:r>
        <w:r>
          <w:rPr>
            <w:noProof/>
          </w:rPr>
          <w:instrText xml:space="preserve"> PAGEREF _Toc189111968 \h </w:instrText>
        </w:r>
      </w:ins>
      <w:r w:rsidR="00D826AD">
        <w:rPr>
          <w:noProof/>
        </w:rPr>
      </w:r>
      <w:r w:rsidR="00D826AD">
        <w:rPr>
          <w:noProof/>
        </w:rPr>
        <w:fldChar w:fldCharType="separate"/>
      </w:r>
      <w:ins w:id="358" w:author="Bob Yencha" w:date="2012-01-25T11:56:00Z">
        <w:r>
          <w:rPr>
            <w:noProof/>
          </w:rPr>
          <w:t>28</w:t>
        </w:r>
        <w:r w:rsidR="00D826AD">
          <w:rPr>
            <w:noProof/>
          </w:rPr>
          <w:fldChar w:fldCharType="end"/>
        </w:r>
      </w:ins>
    </w:p>
    <w:p w14:paraId="08C1FA04" w14:textId="77777777" w:rsidR="00CF04B8" w:rsidRDefault="00CF04B8">
      <w:pPr>
        <w:pStyle w:val="TOC2"/>
        <w:numPr>
          <w:ins w:id="359" w:author="Bob Yencha" w:date="2012-01-25T11:56:00Z"/>
        </w:numPr>
        <w:tabs>
          <w:tab w:val="left" w:pos="440"/>
          <w:tab w:val="right" w:leader="dot" w:pos="9350"/>
        </w:tabs>
        <w:rPr>
          <w:ins w:id="360" w:author="Bob Yencha" w:date="2012-01-25T11:56:00Z"/>
          <w:rFonts w:asciiTheme="minorHAnsi" w:eastAsiaTheme="minorEastAsia" w:hAnsiTheme="minorHAnsi" w:cstheme="minorBidi"/>
          <w:noProof/>
          <w:color w:val="auto"/>
          <w:kern w:val="0"/>
          <w:sz w:val="24"/>
          <w:lang w:eastAsia="en-US"/>
        </w:rPr>
      </w:pPr>
      <w:ins w:id="361" w:author="Bob Yencha" w:date="2012-01-25T11:56:00Z">
        <w:r>
          <w:rPr>
            <w:rFonts w:asciiTheme="minorHAnsi" w:eastAsiaTheme="minorEastAsia" w:hAnsiTheme="minorHAnsi" w:cstheme="minorBidi"/>
            <w:noProof/>
            <w:color w:val="auto"/>
            <w:kern w:val="0"/>
            <w:sz w:val="24"/>
            <w:lang w:eastAsia="en-US"/>
          </w:rPr>
          <w:tab/>
        </w:r>
        <w:r>
          <w:rPr>
            <w:noProof/>
          </w:rPr>
          <w:t>ID – Coded Value for HL7-Defined Tables</w:t>
        </w:r>
        <w:r>
          <w:rPr>
            <w:noProof/>
          </w:rPr>
          <w:tab/>
        </w:r>
        <w:r w:rsidR="00D826AD">
          <w:rPr>
            <w:noProof/>
          </w:rPr>
          <w:fldChar w:fldCharType="begin"/>
        </w:r>
        <w:r>
          <w:rPr>
            <w:noProof/>
          </w:rPr>
          <w:instrText xml:space="preserve"> PAGEREF _Toc189111969 \h </w:instrText>
        </w:r>
      </w:ins>
      <w:r w:rsidR="00D826AD">
        <w:rPr>
          <w:noProof/>
        </w:rPr>
      </w:r>
      <w:r w:rsidR="00D826AD">
        <w:rPr>
          <w:noProof/>
        </w:rPr>
        <w:fldChar w:fldCharType="separate"/>
      </w:r>
      <w:ins w:id="362" w:author="Bob Yencha" w:date="2012-01-25T11:56:00Z">
        <w:r>
          <w:rPr>
            <w:noProof/>
          </w:rPr>
          <w:t>28</w:t>
        </w:r>
        <w:r w:rsidR="00D826AD">
          <w:rPr>
            <w:noProof/>
          </w:rPr>
          <w:fldChar w:fldCharType="end"/>
        </w:r>
      </w:ins>
    </w:p>
    <w:p w14:paraId="14A12813" w14:textId="77777777" w:rsidR="00CF04B8" w:rsidRDefault="00CF04B8">
      <w:pPr>
        <w:pStyle w:val="TOC2"/>
        <w:numPr>
          <w:ins w:id="363" w:author="Bob Yencha" w:date="2012-01-25T11:56:00Z"/>
        </w:numPr>
        <w:tabs>
          <w:tab w:val="right" w:leader="dot" w:pos="9350"/>
        </w:tabs>
        <w:rPr>
          <w:ins w:id="364" w:author="Bob Yencha" w:date="2012-01-25T11:56:00Z"/>
          <w:rFonts w:asciiTheme="minorHAnsi" w:eastAsiaTheme="minorEastAsia" w:hAnsiTheme="minorHAnsi" w:cstheme="minorBidi"/>
          <w:noProof/>
          <w:color w:val="auto"/>
          <w:kern w:val="0"/>
          <w:sz w:val="24"/>
          <w:lang w:eastAsia="en-US"/>
        </w:rPr>
      </w:pPr>
      <w:ins w:id="365" w:author="Bob Yencha" w:date="2012-01-25T11:56:00Z">
        <w:r>
          <w:rPr>
            <w:noProof/>
          </w:rPr>
          <w:t>2.19</w:t>
        </w:r>
        <w:r>
          <w:rPr>
            <w:noProof/>
          </w:rPr>
          <w:tab/>
        </w:r>
        <w:r w:rsidR="00D826AD">
          <w:rPr>
            <w:noProof/>
          </w:rPr>
          <w:fldChar w:fldCharType="begin"/>
        </w:r>
        <w:r>
          <w:rPr>
            <w:noProof/>
          </w:rPr>
          <w:instrText xml:space="preserve"> PAGEREF _Toc189111970 \h </w:instrText>
        </w:r>
      </w:ins>
      <w:r w:rsidR="00D826AD">
        <w:rPr>
          <w:noProof/>
        </w:rPr>
      </w:r>
      <w:r w:rsidR="00D826AD">
        <w:rPr>
          <w:noProof/>
        </w:rPr>
        <w:fldChar w:fldCharType="separate"/>
      </w:r>
      <w:ins w:id="366" w:author="Bob Yencha" w:date="2012-01-25T11:56:00Z">
        <w:r>
          <w:rPr>
            <w:noProof/>
          </w:rPr>
          <w:t>28</w:t>
        </w:r>
        <w:r w:rsidR="00D826AD">
          <w:rPr>
            <w:noProof/>
          </w:rPr>
          <w:fldChar w:fldCharType="end"/>
        </w:r>
      </w:ins>
    </w:p>
    <w:p w14:paraId="058B125C" w14:textId="77777777" w:rsidR="00CF04B8" w:rsidRDefault="00CF04B8">
      <w:pPr>
        <w:pStyle w:val="TOC2"/>
        <w:numPr>
          <w:ins w:id="367" w:author="Bob Yencha" w:date="2012-01-25T11:56:00Z"/>
        </w:numPr>
        <w:tabs>
          <w:tab w:val="left" w:pos="829"/>
          <w:tab w:val="right" w:leader="dot" w:pos="9350"/>
        </w:tabs>
        <w:rPr>
          <w:ins w:id="368" w:author="Bob Yencha" w:date="2012-01-25T11:56:00Z"/>
          <w:rFonts w:asciiTheme="minorHAnsi" w:eastAsiaTheme="minorEastAsia" w:hAnsiTheme="minorHAnsi" w:cstheme="minorBidi"/>
          <w:noProof/>
          <w:color w:val="auto"/>
          <w:kern w:val="0"/>
          <w:sz w:val="24"/>
          <w:lang w:eastAsia="en-US"/>
        </w:rPr>
      </w:pPr>
      <w:ins w:id="369" w:author="Bob Yencha" w:date="2012-01-25T11:56:00Z">
        <w:r>
          <w:rPr>
            <w:noProof/>
          </w:rPr>
          <w:t>2.20</w:t>
        </w:r>
        <w:r>
          <w:rPr>
            <w:rFonts w:asciiTheme="minorHAnsi" w:eastAsiaTheme="minorEastAsia" w:hAnsiTheme="minorHAnsi" w:cstheme="minorBidi"/>
            <w:noProof/>
            <w:color w:val="auto"/>
            <w:kern w:val="0"/>
            <w:sz w:val="24"/>
            <w:lang w:eastAsia="en-US"/>
          </w:rPr>
          <w:tab/>
        </w:r>
        <w:r>
          <w:rPr>
            <w:noProof/>
          </w:rPr>
          <w:t>IS – Coded Value for User-Defined Tables</w:t>
        </w:r>
        <w:r>
          <w:rPr>
            <w:noProof/>
          </w:rPr>
          <w:tab/>
        </w:r>
        <w:r w:rsidR="00D826AD">
          <w:rPr>
            <w:noProof/>
          </w:rPr>
          <w:fldChar w:fldCharType="begin"/>
        </w:r>
        <w:r>
          <w:rPr>
            <w:noProof/>
          </w:rPr>
          <w:instrText xml:space="preserve"> PAGEREF _Toc189111971 \h </w:instrText>
        </w:r>
      </w:ins>
      <w:r w:rsidR="00D826AD">
        <w:rPr>
          <w:noProof/>
        </w:rPr>
      </w:r>
      <w:r w:rsidR="00D826AD">
        <w:rPr>
          <w:noProof/>
        </w:rPr>
        <w:fldChar w:fldCharType="separate"/>
      </w:r>
      <w:ins w:id="370" w:author="Bob Yencha" w:date="2012-01-25T11:56:00Z">
        <w:r>
          <w:rPr>
            <w:noProof/>
          </w:rPr>
          <w:t>28</w:t>
        </w:r>
        <w:r w:rsidR="00D826AD">
          <w:rPr>
            <w:noProof/>
          </w:rPr>
          <w:fldChar w:fldCharType="end"/>
        </w:r>
      </w:ins>
    </w:p>
    <w:p w14:paraId="434C0267" w14:textId="77777777" w:rsidR="00CF04B8" w:rsidRDefault="00CF04B8">
      <w:pPr>
        <w:pStyle w:val="TOC2"/>
        <w:numPr>
          <w:ins w:id="371" w:author="Bob Yencha" w:date="2012-01-25T11:56:00Z"/>
        </w:numPr>
        <w:tabs>
          <w:tab w:val="left" w:pos="829"/>
          <w:tab w:val="right" w:leader="dot" w:pos="9350"/>
        </w:tabs>
        <w:rPr>
          <w:ins w:id="372" w:author="Bob Yencha" w:date="2012-01-25T11:56:00Z"/>
          <w:rFonts w:asciiTheme="minorHAnsi" w:eastAsiaTheme="minorEastAsia" w:hAnsiTheme="minorHAnsi" w:cstheme="minorBidi"/>
          <w:noProof/>
          <w:color w:val="auto"/>
          <w:kern w:val="0"/>
          <w:sz w:val="24"/>
          <w:lang w:eastAsia="en-US"/>
        </w:rPr>
      </w:pPr>
      <w:ins w:id="373" w:author="Bob Yencha" w:date="2012-01-25T11:56:00Z">
        <w:r>
          <w:rPr>
            <w:noProof/>
          </w:rPr>
          <w:t>2.21</w:t>
        </w:r>
        <w:r>
          <w:rPr>
            <w:rFonts w:asciiTheme="minorHAnsi" w:eastAsiaTheme="minorEastAsia" w:hAnsiTheme="minorHAnsi" w:cstheme="minorBidi"/>
            <w:noProof/>
            <w:color w:val="auto"/>
            <w:kern w:val="0"/>
            <w:sz w:val="24"/>
            <w:lang w:eastAsia="en-US"/>
          </w:rPr>
          <w:tab/>
        </w:r>
        <w:r>
          <w:rPr>
            <w:noProof/>
          </w:rPr>
          <w:t>MSG – Message Type</w:t>
        </w:r>
        <w:r>
          <w:rPr>
            <w:noProof/>
          </w:rPr>
          <w:tab/>
        </w:r>
        <w:r w:rsidR="00D826AD">
          <w:rPr>
            <w:noProof/>
          </w:rPr>
          <w:fldChar w:fldCharType="begin"/>
        </w:r>
        <w:r>
          <w:rPr>
            <w:noProof/>
          </w:rPr>
          <w:instrText xml:space="preserve"> PAGEREF _Toc189111972 \h </w:instrText>
        </w:r>
      </w:ins>
      <w:r w:rsidR="00D826AD">
        <w:rPr>
          <w:noProof/>
        </w:rPr>
      </w:r>
      <w:r w:rsidR="00D826AD">
        <w:rPr>
          <w:noProof/>
        </w:rPr>
        <w:fldChar w:fldCharType="separate"/>
      </w:r>
      <w:ins w:id="374" w:author="Bob Yencha" w:date="2012-01-25T11:56:00Z">
        <w:r>
          <w:rPr>
            <w:noProof/>
          </w:rPr>
          <w:t>29</w:t>
        </w:r>
        <w:r w:rsidR="00D826AD">
          <w:rPr>
            <w:noProof/>
          </w:rPr>
          <w:fldChar w:fldCharType="end"/>
        </w:r>
      </w:ins>
    </w:p>
    <w:p w14:paraId="5604FEFC" w14:textId="77777777" w:rsidR="00CF04B8" w:rsidRDefault="00CF04B8">
      <w:pPr>
        <w:pStyle w:val="TOC2"/>
        <w:numPr>
          <w:ins w:id="375" w:author="Bob Yencha" w:date="2012-01-25T11:56:00Z"/>
        </w:numPr>
        <w:tabs>
          <w:tab w:val="left" w:pos="829"/>
          <w:tab w:val="right" w:leader="dot" w:pos="9350"/>
        </w:tabs>
        <w:rPr>
          <w:ins w:id="376" w:author="Bob Yencha" w:date="2012-01-25T11:56:00Z"/>
          <w:rFonts w:asciiTheme="minorHAnsi" w:eastAsiaTheme="minorEastAsia" w:hAnsiTheme="minorHAnsi" w:cstheme="minorBidi"/>
          <w:noProof/>
          <w:color w:val="auto"/>
          <w:kern w:val="0"/>
          <w:sz w:val="24"/>
          <w:lang w:eastAsia="en-US"/>
        </w:rPr>
      </w:pPr>
      <w:ins w:id="377" w:author="Bob Yencha" w:date="2012-01-25T11:56:00Z">
        <w:r>
          <w:rPr>
            <w:noProof/>
          </w:rPr>
          <w:t>2.22</w:t>
        </w:r>
        <w:r>
          <w:rPr>
            <w:rFonts w:asciiTheme="minorHAnsi" w:eastAsiaTheme="minorEastAsia" w:hAnsiTheme="minorHAnsi" w:cstheme="minorBidi"/>
            <w:noProof/>
            <w:color w:val="auto"/>
            <w:kern w:val="0"/>
            <w:sz w:val="24"/>
            <w:lang w:eastAsia="en-US"/>
          </w:rPr>
          <w:tab/>
        </w:r>
        <w:r>
          <w:rPr>
            <w:noProof/>
          </w:rPr>
          <w:t>NM – Numeric</w:t>
        </w:r>
        <w:r>
          <w:rPr>
            <w:noProof/>
          </w:rPr>
          <w:tab/>
        </w:r>
        <w:r w:rsidR="00D826AD">
          <w:rPr>
            <w:noProof/>
          </w:rPr>
          <w:fldChar w:fldCharType="begin"/>
        </w:r>
        <w:r>
          <w:rPr>
            <w:noProof/>
          </w:rPr>
          <w:instrText xml:space="preserve"> PAGEREF _Toc189111973 \h </w:instrText>
        </w:r>
      </w:ins>
      <w:r w:rsidR="00D826AD">
        <w:rPr>
          <w:noProof/>
        </w:rPr>
      </w:r>
      <w:r w:rsidR="00D826AD">
        <w:rPr>
          <w:noProof/>
        </w:rPr>
        <w:fldChar w:fldCharType="separate"/>
      </w:r>
      <w:ins w:id="378" w:author="Bob Yencha" w:date="2012-01-25T11:56:00Z">
        <w:r>
          <w:rPr>
            <w:noProof/>
          </w:rPr>
          <w:t>29</w:t>
        </w:r>
        <w:r w:rsidR="00D826AD">
          <w:rPr>
            <w:noProof/>
          </w:rPr>
          <w:fldChar w:fldCharType="end"/>
        </w:r>
      </w:ins>
    </w:p>
    <w:p w14:paraId="18B6F406" w14:textId="77777777" w:rsidR="00CF04B8" w:rsidRDefault="00CF04B8">
      <w:pPr>
        <w:pStyle w:val="TOC2"/>
        <w:numPr>
          <w:ins w:id="379" w:author="Bob Yencha" w:date="2012-01-25T11:56:00Z"/>
        </w:numPr>
        <w:tabs>
          <w:tab w:val="left" w:pos="829"/>
          <w:tab w:val="right" w:leader="dot" w:pos="9350"/>
        </w:tabs>
        <w:rPr>
          <w:ins w:id="380" w:author="Bob Yencha" w:date="2012-01-25T11:56:00Z"/>
          <w:rFonts w:asciiTheme="minorHAnsi" w:eastAsiaTheme="minorEastAsia" w:hAnsiTheme="minorHAnsi" w:cstheme="minorBidi"/>
          <w:noProof/>
          <w:color w:val="auto"/>
          <w:kern w:val="0"/>
          <w:sz w:val="24"/>
          <w:lang w:eastAsia="en-US"/>
        </w:rPr>
      </w:pPr>
      <w:ins w:id="381" w:author="Bob Yencha" w:date="2012-01-25T11:56:00Z">
        <w:r>
          <w:rPr>
            <w:noProof/>
          </w:rPr>
          <w:t>2.23</w:t>
        </w:r>
        <w:r>
          <w:rPr>
            <w:rFonts w:asciiTheme="minorHAnsi" w:eastAsiaTheme="minorEastAsia" w:hAnsiTheme="minorHAnsi" w:cstheme="minorBidi"/>
            <w:noProof/>
            <w:color w:val="auto"/>
            <w:kern w:val="0"/>
            <w:sz w:val="24"/>
            <w:lang w:eastAsia="en-US"/>
          </w:rPr>
          <w:tab/>
        </w:r>
        <w:r>
          <w:rPr>
            <w:noProof/>
          </w:rPr>
          <w:t>PRL – Parent Result Link</w:t>
        </w:r>
        <w:r>
          <w:rPr>
            <w:noProof/>
          </w:rPr>
          <w:tab/>
        </w:r>
        <w:r w:rsidR="00D826AD">
          <w:rPr>
            <w:noProof/>
          </w:rPr>
          <w:fldChar w:fldCharType="begin"/>
        </w:r>
        <w:r>
          <w:rPr>
            <w:noProof/>
          </w:rPr>
          <w:instrText xml:space="preserve"> PAGEREF _Toc189111974 \h </w:instrText>
        </w:r>
      </w:ins>
      <w:r w:rsidR="00D826AD">
        <w:rPr>
          <w:noProof/>
        </w:rPr>
      </w:r>
      <w:r w:rsidR="00D826AD">
        <w:rPr>
          <w:noProof/>
        </w:rPr>
        <w:fldChar w:fldCharType="separate"/>
      </w:r>
      <w:ins w:id="382" w:author="Bob Yencha" w:date="2012-01-25T11:56:00Z">
        <w:r>
          <w:rPr>
            <w:noProof/>
          </w:rPr>
          <w:t>29</w:t>
        </w:r>
        <w:r w:rsidR="00D826AD">
          <w:rPr>
            <w:noProof/>
          </w:rPr>
          <w:fldChar w:fldCharType="end"/>
        </w:r>
      </w:ins>
    </w:p>
    <w:p w14:paraId="3DBC41ED" w14:textId="77777777" w:rsidR="00CF04B8" w:rsidRDefault="00CF04B8">
      <w:pPr>
        <w:pStyle w:val="TOC2"/>
        <w:numPr>
          <w:ins w:id="383" w:author="Bob Yencha" w:date="2012-01-25T11:56:00Z"/>
        </w:numPr>
        <w:tabs>
          <w:tab w:val="left" w:pos="829"/>
          <w:tab w:val="right" w:leader="dot" w:pos="9350"/>
        </w:tabs>
        <w:rPr>
          <w:ins w:id="384" w:author="Bob Yencha" w:date="2012-01-25T11:56:00Z"/>
          <w:rFonts w:asciiTheme="minorHAnsi" w:eastAsiaTheme="minorEastAsia" w:hAnsiTheme="minorHAnsi" w:cstheme="minorBidi"/>
          <w:noProof/>
          <w:color w:val="auto"/>
          <w:kern w:val="0"/>
          <w:sz w:val="24"/>
          <w:lang w:eastAsia="en-US"/>
        </w:rPr>
      </w:pPr>
      <w:ins w:id="385" w:author="Bob Yencha" w:date="2012-01-25T11:56:00Z">
        <w:r>
          <w:rPr>
            <w:noProof/>
          </w:rPr>
          <w:t>2.24</w:t>
        </w:r>
        <w:r>
          <w:rPr>
            <w:rFonts w:asciiTheme="minorHAnsi" w:eastAsiaTheme="minorEastAsia" w:hAnsiTheme="minorHAnsi" w:cstheme="minorBidi"/>
            <w:noProof/>
            <w:color w:val="auto"/>
            <w:kern w:val="0"/>
            <w:sz w:val="24"/>
            <w:lang w:eastAsia="en-US"/>
          </w:rPr>
          <w:tab/>
        </w:r>
        <w:r>
          <w:rPr>
            <w:noProof/>
          </w:rPr>
          <w:t>PT – Processing Type</w:t>
        </w:r>
        <w:r>
          <w:rPr>
            <w:noProof/>
          </w:rPr>
          <w:tab/>
        </w:r>
        <w:r w:rsidR="00D826AD">
          <w:rPr>
            <w:noProof/>
          </w:rPr>
          <w:fldChar w:fldCharType="begin"/>
        </w:r>
        <w:r>
          <w:rPr>
            <w:noProof/>
          </w:rPr>
          <w:instrText xml:space="preserve"> PAGEREF _Toc189111975 \h </w:instrText>
        </w:r>
      </w:ins>
      <w:r w:rsidR="00D826AD">
        <w:rPr>
          <w:noProof/>
        </w:rPr>
      </w:r>
      <w:r w:rsidR="00D826AD">
        <w:rPr>
          <w:noProof/>
        </w:rPr>
        <w:fldChar w:fldCharType="separate"/>
      </w:r>
      <w:ins w:id="386" w:author="Bob Yencha" w:date="2012-01-25T11:56:00Z">
        <w:r>
          <w:rPr>
            <w:noProof/>
          </w:rPr>
          <w:t>30</w:t>
        </w:r>
        <w:r w:rsidR="00D826AD">
          <w:rPr>
            <w:noProof/>
          </w:rPr>
          <w:fldChar w:fldCharType="end"/>
        </w:r>
      </w:ins>
    </w:p>
    <w:p w14:paraId="7A3A0054" w14:textId="77777777" w:rsidR="00CF04B8" w:rsidRDefault="00CF04B8">
      <w:pPr>
        <w:pStyle w:val="TOC2"/>
        <w:numPr>
          <w:ins w:id="387" w:author="Bob Yencha" w:date="2012-01-25T11:56:00Z"/>
        </w:numPr>
        <w:tabs>
          <w:tab w:val="left" w:pos="829"/>
          <w:tab w:val="right" w:leader="dot" w:pos="9350"/>
        </w:tabs>
        <w:rPr>
          <w:ins w:id="388" w:author="Bob Yencha" w:date="2012-01-25T11:56:00Z"/>
          <w:rFonts w:asciiTheme="minorHAnsi" w:eastAsiaTheme="minorEastAsia" w:hAnsiTheme="minorHAnsi" w:cstheme="minorBidi"/>
          <w:noProof/>
          <w:color w:val="auto"/>
          <w:kern w:val="0"/>
          <w:sz w:val="24"/>
          <w:lang w:eastAsia="en-US"/>
        </w:rPr>
      </w:pPr>
      <w:ins w:id="389" w:author="Bob Yencha" w:date="2012-01-25T11:56:00Z">
        <w:r>
          <w:rPr>
            <w:noProof/>
          </w:rPr>
          <w:t>2.25</w:t>
        </w:r>
        <w:r>
          <w:rPr>
            <w:rFonts w:asciiTheme="minorHAnsi" w:eastAsiaTheme="minorEastAsia" w:hAnsiTheme="minorHAnsi" w:cstheme="minorBidi"/>
            <w:noProof/>
            <w:color w:val="auto"/>
            <w:kern w:val="0"/>
            <w:sz w:val="24"/>
            <w:lang w:eastAsia="en-US"/>
          </w:rPr>
          <w:tab/>
        </w:r>
        <w:r>
          <w:rPr>
            <w:noProof/>
          </w:rPr>
          <w:t>RP – Reference Pointer</w:t>
        </w:r>
        <w:r>
          <w:rPr>
            <w:noProof/>
          </w:rPr>
          <w:tab/>
        </w:r>
        <w:r w:rsidR="00D826AD">
          <w:rPr>
            <w:noProof/>
          </w:rPr>
          <w:fldChar w:fldCharType="begin"/>
        </w:r>
        <w:r>
          <w:rPr>
            <w:noProof/>
          </w:rPr>
          <w:instrText xml:space="preserve"> PAGEREF _Toc189111976 \h </w:instrText>
        </w:r>
      </w:ins>
      <w:r w:rsidR="00D826AD">
        <w:rPr>
          <w:noProof/>
        </w:rPr>
      </w:r>
      <w:r w:rsidR="00D826AD">
        <w:rPr>
          <w:noProof/>
        </w:rPr>
        <w:fldChar w:fldCharType="separate"/>
      </w:r>
      <w:ins w:id="390" w:author="Bob Yencha" w:date="2012-01-25T11:56:00Z">
        <w:r>
          <w:rPr>
            <w:noProof/>
          </w:rPr>
          <w:t>30</w:t>
        </w:r>
        <w:r w:rsidR="00D826AD">
          <w:rPr>
            <w:noProof/>
          </w:rPr>
          <w:fldChar w:fldCharType="end"/>
        </w:r>
      </w:ins>
    </w:p>
    <w:p w14:paraId="1E2B918D" w14:textId="77777777" w:rsidR="00CF04B8" w:rsidRDefault="00CF04B8">
      <w:pPr>
        <w:pStyle w:val="TOC2"/>
        <w:numPr>
          <w:ins w:id="391" w:author="Bob Yencha" w:date="2012-01-25T11:56:00Z"/>
        </w:numPr>
        <w:tabs>
          <w:tab w:val="left" w:pos="829"/>
          <w:tab w:val="right" w:leader="dot" w:pos="9350"/>
        </w:tabs>
        <w:rPr>
          <w:ins w:id="392" w:author="Bob Yencha" w:date="2012-01-25T11:56:00Z"/>
          <w:rFonts w:asciiTheme="minorHAnsi" w:eastAsiaTheme="minorEastAsia" w:hAnsiTheme="minorHAnsi" w:cstheme="minorBidi"/>
          <w:noProof/>
          <w:color w:val="auto"/>
          <w:kern w:val="0"/>
          <w:sz w:val="24"/>
          <w:lang w:eastAsia="en-US"/>
        </w:rPr>
      </w:pPr>
      <w:ins w:id="393" w:author="Bob Yencha" w:date="2012-01-25T11:56:00Z">
        <w:r>
          <w:rPr>
            <w:noProof/>
          </w:rPr>
          <w:t>2.26</w:t>
        </w:r>
        <w:r>
          <w:rPr>
            <w:rFonts w:asciiTheme="minorHAnsi" w:eastAsiaTheme="minorEastAsia" w:hAnsiTheme="minorHAnsi" w:cstheme="minorBidi"/>
            <w:noProof/>
            <w:color w:val="auto"/>
            <w:kern w:val="0"/>
            <w:sz w:val="24"/>
            <w:lang w:eastAsia="en-US"/>
          </w:rPr>
          <w:tab/>
        </w:r>
        <w:r>
          <w:rPr>
            <w:noProof/>
          </w:rPr>
          <w:t>SAD – Street address</w:t>
        </w:r>
        <w:r>
          <w:rPr>
            <w:noProof/>
          </w:rPr>
          <w:tab/>
        </w:r>
        <w:r w:rsidR="00D826AD">
          <w:rPr>
            <w:noProof/>
          </w:rPr>
          <w:fldChar w:fldCharType="begin"/>
        </w:r>
        <w:r>
          <w:rPr>
            <w:noProof/>
          </w:rPr>
          <w:instrText xml:space="preserve"> PAGEREF _Toc189111977 \h </w:instrText>
        </w:r>
      </w:ins>
      <w:r w:rsidR="00D826AD">
        <w:rPr>
          <w:noProof/>
        </w:rPr>
      </w:r>
      <w:r w:rsidR="00D826AD">
        <w:rPr>
          <w:noProof/>
        </w:rPr>
        <w:fldChar w:fldCharType="separate"/>
      </w:r>
      <w:ins w:id="394" w:author="Bob Yencha" w:date="2012-01-25T11:56:00Z">
        <w:r>
          <w:rPr>
            <w:noProof/>
          </w:rPr>
          <w:t>32</w:t>
        </w:r>
        <w:r w:rsidR="00D826AD">
          <w:rPr>
            <w:noProof/>
          </w:rPr>
          <w:fldChar w:fldCharType="end"/>
        </w:r>
      </w:ins>
    </w:p>
    <w:p w14:paraId="087B8B98" w14:textId="77777777" w:rsidR="00CF04B8" w:rsidRDefault="00CF04B8">
      <w:pPr>
        <w:pStyle w:val="TOC2"/>
        <w:numPr>
          <w:ins w:id="395" w:author="Bob Yencha" w:date="2012-01-25T11:56:00Z"/>
        </w:numPr>
        <w:tabs>
          <w:tab w:val="left" w:pos="829"/>
          <w:tab w:val="right" w:leader="dot" w:pos="9350"/>
        </w:tabs>
        <w:rPr>
          <w:ins w:id="396" w:author="Bob Yencha" w:date="2012-01-25T11:56:00Z"/>
          <w:rFonts w:asciiTheme="minorHAnsi" w:eastAsiaTheme="minorEastAsia" w:hAnsiTheme="minorHAnsi" w:cstheme="minorBidi"/>
          <w:noProof/>
          <w:color w:val="auto"/>
          <w:kern w:val="0"/>
          <w:sz w:val="24"/>
          <w:lang w:eastAsia="en-US"/>
        </w:rPr>
      </w:pPr>
      <w:ins w:id="397" w:author="Bob Yencha" w:date="2012-01-25T11:56:00Z">
        <w:r>
          <w:rPr>
            <w:noProof/>
          </w:rPr>
          <w:t>2.27</w:t>
        </w:r>
        <w:r>
          <w:rPr>
            <w:rFonts w:asciiTheme="minorHAnsi" w:eastAsiaTheme="minorEastAsia" w:hAnsiTheme="minorHAnsi" w:cstheme="minorBidi"/>
            <w:noProof/>
            <w:color w:val="auto"/>
            <w:kern w:val="0"/>
            <w:sz w:val="24"/>
            <w:lang w:eastAsia="en-US"/>
          </w:rPr>
          <w:tab/>
        </w:r>
        <w:r>
          <w:rPr>
            <w:noProof/>
          </w:rPr>
          <w:t>SI – Sequence ID</w:t>
        </w:r>
        <w:r>
          <w:rPr>
            <w:noProof/>
          </w:rPr>
          <w:tab/>
        </w:r>
        <w:r w:rsidR="00D826AD">
          <w:rPr>
            <w:noProof/>
          </w:rPr>
          <w:fldChar w:fldCharType="begin"/>
        </w:r>
        <w:r>
          <w:rPr>
            <w:noProof/>
          </w:rPr>
          <w:instrText xml:space="preserve"> PAGEREF _Toc189111978 \h </w:instrText>
        </w:r>
      </w:ins>
      <w:r w:rsidR="00D826AD">
        <w:rPr>
          <w:noProof/>
        </w:rPr>
      </w:r>
      <w:r w:rsidR="00D826AD">
        <w:rPr>
          <w:noProof/>
        </w:rPr>
        <w:fldChar w:fldCharType="separate"/>
      </w:r>
      <w:ins w:id="398" w:author="Bob Yencha" w:date="2012-01-25T11:56:00Z">
        <w:r>
          <w:rPr>
            <w:noProof/>
          </w:rPr>
          <w:t>32</w:t>
        </w:r>
        <w:r w:rsidR="00D826AD">
          <w:rPr>
            <w:noProof/>
          </w:rPr>
          <w:fldChar w:fldCharType="end"/>
        </w:r>
      </w:ins>
    </w:p>
    <w:p w14:paraId="06A6F0A2" w14:textId="77777777" w:rsidR="00CF04B8" w:rsidRDefault="00CF04B8">
      <w:pPr>
        <w:pStyle w:val="TOC2"/>
        <w:numPr>
          <w:ins w:id="399" w:author="Bob Yencha" w:date="2012-01-25T11:56:00Z"/>
        </w:numPr>
        <w:tabs>
          <w:tab w:val="left" w:pos="829"/>
          <w:tab w:val="right" w:leader="dot" w:pos="9350"/>
        </w:tabs>
        <w:rPr>
          <w:ins w:id="400" w:author="Bob Yencha" w:date="2012-01-25T11:56:00Z"/>
          <w:rFonts w:asciiTheme="minorHAnsi" w:eastAsiaTheme="minorEastAsia" w:hAnsiTheme="minorHAnsi" w:cstheme="minorBidi"/>
          <w:noProof/>
          <w:color w:val="auto"/>
          <w:kern w:val="0"/>
          <w:sz w:val="24"/>
          <w:lang w:eastAsia="en-US"/>
        </w:rPr>
      </w:pPr>
      <w:ins w:id="401" w:author="Bob Yencha" w:date="2012-01-25T11:56:00Z">
        <w:r>
          <w:rPr>
            <w:noProof/>
          </w:rPr>
          <w:t>2.28</w:t>
        </w:r>
        <w:r>
          <w:rPr>
            <w:rFonts w:asciiTheme="minorHAnsi" w:eastAsiaTheme="minorEastAsia" w:hAnsiTheme="minorHAnsi" w:cstheme="minorBidi"/>
            <w:noProof/>
            <w:color w:val="auto"/>
            <w:kern w:val="0"/>
            <w:sz w:val="24"/>
            <w:lang w:eastAsia="en-US"/>
          </w:rPr>
          <w:tab/>
        </w:r>
        <w:r>
          <w:rPr>
            <w:noProof/>
          </w:rPr>
          <w:t>SN – Structured Numeric</w:t>
        </w:r>
        <w:r>
          <w:rPr>
            <w:noProof/>
          </w:rPr>
          <w:tab/>
        </w:r>
        <w:r w:rsidR="00D826AD">
          <w:rPr>
            <w:noProof/>
          </w:rPr>
          <w:fldChar w:fldCharType="begin"/>
        </w:r>
        <w:r>
          <w:rPr>
            <w:noProof/>
          </w:rPr>
          <w:instrText xml:space="preserve"> PAGEREF _Toc189111979 \h </w:instrText>
        </w:r>
      </w:ins>
      <w:r w:rsidR="00D826AD">
        <w:rPr>
          <w:noProof/>
        </w:rPr>
      </w:r>
      <w:r w:rsidR="00D826AD">
        <w:rPr>
          <w:noProof/>
        </w:rPr>
        <w:fldChar w:fldCharType="separate"/>
      </w:r>
      <w:ins w:id="402" w:author="Bob Yencha" w:date="2012-01-25T11:56:00Z">
        <w:r>
          <w:rPr>
            <w:noProof/>
          </w:rPr>
          <w:t>32</w:t>
        </w:r>
        <w:r w:rsidR="00D826AD">
          <w:rPr>
            <w:noProof/>
          </w:rPr>
          <w:fldChar w:fldCharType="end"/>
        </w:r>
      </w:ins>
    </w:p>
    <w:p w14:paraId="4D6A22FC" w14:textId="77777777" w:rsidR="00CF04B8" w:rsidRDefault="00CF04B8">
      <w:pPr>
        <w:pStyle w:val="TOC2"/>
        <w:numPr>
          <w:ins w:id="403" w:author="Bob Yencha" w:date="2012-01-25T11:56:00Z"/>
        </w:numPr>
        <w:tabs>
          <w:tab w:val="left" w:pos="829"/>
          <w:tab w:val="right" w:leader="dot" w:pos="9350"/>
        </w:tabs>
        <w:rPr>
          <w:ins w:id="404" w:author="Bob Yencha" w:date="2012-01-25T11:56:00Z"/>
          <w:rFonts w:asciiTheme="minorHAnsi" w:eastAsiaTheme="minorEastAsia" w:hAnsiTheme="minorHAnsi" w:cstheme="minorBidi"/>
          <w:noProof/>
          <w:color w:val="auto"/>
          <w:kern w:val="0"/>
          <w:sz w:val="24"/>
          <w:lang w:eastAsia="en-US"/>
        </w:rPr>
      </w:pPr>
      <w:ins w:id="405" w:author="Bob Yencha" w:date="2012-01-25T11:56:00Z">
        <w:r>
          <w:rPr>
            <w:noProof/>
          </w:rPr>
          <w:t>2.29</w:t>
        </w:r>
        <w:r>
          <w:rPr>
            <w:rFonts w:asciiTheme="minorHAnsi" w:eastAsiaTheme="minorEastAsia" w:hAnsiTheme="minorHAnsi" w:cstheme="minorBidi"/>
            <w:noProof/>
            <w:color w:val="auto"/>
            <w:kern w:val="0"/>
            <w:sz w:val="24"/>
            <w:lang w:eastAsia="en-US"/>
          </w:rPr>
          <w:tab/>
        </w:r>
        <w:r>
          <w:rPr>
            <w:noProof/>
          </w:rPr>
          <w:t>ST – String Data</w:t>
        </w:r>
        <w:r>
          <w:rPr>
            <w:noProof/>
          </w:rPr>
          <w:tab/>
        </w:r>
        <w:r w:rsidR="00D826AD">
          <w:rPr>
            <w:noProof/>
          </w:rPr>
          <w:fldChar w:fldCharType="begin"/>
        </w:r>
        <w:r>
          <w:rPr>
            <w:noProof/>
          </w:rPr>
          <w:instrText xml:space="preserve"> PAGEREF _Toc189111980 \h </w:instrText>
        </w:r>
      </w:ins>
      <w:r w:rsidR="00D826AD">
        <w:rPr>
          <w:noProof/>
        </w:rPr>
      </w:r>
      <w:r w:rsidR="00D826AD">
        <w:rPr>
          <w:noProof/>
        </w:rPr>
        <w:fldChar w:fldCharType="separate"/>
      </w:r>
      <w:ins w:id="406" w:author="Bob Yencha" w:date="2012-01-25T11:56:00Z">
        <w:r>
          <w:rPr>
            <w:noProof/>
          </w:rPr>
          <w:t>33</w:t>
        </w:r>
        <w:r w:rsidR="00D826AD">
          <w:rPr>
            <w:noProof/>
          </w:rPr>
          <w:fldChar w:fldCharType="end"/>
        </w:r>
      </w:ins>
    </w:p>
    <w:p w14:paraId="7BCCF6DC" w14:textId="77777777" w:rsidR="00CF04B8" w:rsidRDefault="00CF04B8">
      <w:pPr>
        <w:pStyle w:val="TOC2"/>
        <w:numPr>
          <w:ins w:id="407" w:author="Bob Yencha" w:date="2012-01-25T11:56:00Z"/>
        </w:numPr>
        <w:tabs>
          <w:tab w:val="left" w:pos="829"/>
          <w:tab w:val="right" w:leader="dot" w:pos="9350"/>
        </w:tabs>
        <w:rPr>
          <w:ins w:id="408" w:author="Bob Yencha" w:date="2012-01-25T11:56:00Z"/>
          <w:rFonts w:asciiTheme="minorHAnsi" w:eastAsiaTheme="minorEastAsia" w:hAnsiTheme="minorHAnsi" w:cstheme="minorBidi"/>
          <w:noProof/>
          <w:color w:val="auto"/>
          <w:kern w:val="0"/>
          <w:sz w:val="24"/>
          <w:lang w:eastAsia="en-US"/>
        </w:rPr>
      </w:pPr>
      <w:ins w:id="409" w:author="Bob Yencha" w:date="2012-01-25T11:56:00Z">
        <w:r>
          <w:rPr>
            <w:noProof/>
          </w:rPr>
          <w:t>2.30</w:t>
        </w:r>
        <w:r>
          <w:rPr>
            <w:rFonts w:asciiTheme="minorHAnsi" w:eastAsiaTheme="minorEastAsia" w:hAnsiTheme="minorHAnsi" w:cstheme="minorBidi"/>
            <w:noProof/>
            <w:color w:val="auto"/>
            <w:kern w:val="0"/>
            <w:sz w:val="24"/>
            <w:lang w:eastAsia="en-US"/>
          </w:rPr>
          <w:tab/>
        </w:r>
        <w:r>
          <w:rPr>
            <w:noProof/>
          </w:rPr>
          <w:t>TM – Time</w:t>
        </w:r>
        <w:r>
          <w:rPr>
            <w:noProof/>
          </w:rPr>
          <w:tab/>
        </w:r>
        <w:r w:rsidR="00D826AD">
          <w:rPr>
            <w:noProof/>
          </w:rPr>
          <w:fldChar w:fldCharType="begin"/>
        </w:r>
        <w:r>
          <w:rPr>
            <w:noProof/>
          </w:rPr>
          <w:instrText xml:space="preserve"> PAGEREF _Toc189111981 \h </w:instrText>
        </w:r>
      </w:ins>
      <w:r w:rsidR="00D826AD">
        <w:rPr>
          <w:noProof/>
        </w:rPr>
      </w:r>
      <w:r w:rsidR="00D826AD">
        <w:rPr>
          <w:noProof/>
        </w:rPr>
        <w:fldChar w:fldCharType="separate"/>
      </w:r>
      <w:ins w:id="410" w:author="Bob Yencha" w:date="2012-01-25T11:56:00Z">
        <w:r>
          <w:rPr>
            <w:noProof/>
          </w:rPr>
          <w:t>33</w:t>
        </w:r>
        <w:r w:rsidR="00D826AD">
          <w:rPr>
            <w:noProof/>
          </w:rPr>
          <w:fldChar w:fldCharType="end"/>
        </w:r>
      </w:ins>
    </w:p>
    <w:p w14:paraId="0127438C" w14:textId="77777777" w:rsidR="00CF04B8" w:rsidRDefault="00CF04B8">
      <w:pPr>
        <w:pStyle w:val="TOC2"/>
        <w:numPr>
          <w:ins w:id="411" w:author="Bob Yencha" w:date="2012-01-25T11:56:00Z"/>
        </w:numPr>
        <w:tabs>
          <w:tab w:val="left" w:pos="829"/>
          <w:tab w:val="right" w:leader="dot" w:pos="9350"/>
        </w:tabs>
        <w:rPr>
          <w:ins w:id="412" w:author="Bob Yencha" w:date="2012-01-25T11:56:00Z"/>
          <w:rFonts w:asciiTheme="minorHAnsi" w:eastAsiaTheme="minorEastAsia" w:hAnsiTheme="minorHAnsi" w:cstheme="minorBidi"/>
          <w:noProof/>
          <w:color w:val="auto"/>
          <w:kern w:val="0"/>
          <w:sz w:val="24"/>
          <w:lang w:eastAsia="en-US"/>
        </w:rPr>
      </w:pPr>
      <w:ins w:id="413" w:author="Bob Yencha" w:date="2012-01-25T11:56:00Z">
        <w:r>
          <w:rPr>
            <w:noProof/>
          </w:rPr>
          <w:t>2.31</w:t>
        </w:r>
        <w:r>
          <w:rPr>
            <w:rFonts w:asciiTheme="minorHAnsi" w:eastAsiaTheme="minorEastAsia" w:hAnsiTheme="minorHAnsi" w:cstheme="minorBidi"/>
            <w:noProof/>
            <w:color w:val="auto"/>
            <w:kern w:val="0"/>
            <w:sz w:val="24"/>
            <w:lang w:eastAsia="en-US"/>
          </w:rPr>
          <w:tab/>
        </w:r>
        <w:r>
          <w:rPr>
            <w:noProof/>
          </w:rPr>
          <w:t>TS – Time Stamp</w:t>
        </w:r>
        <w:r>
          <w:rPr>
            <w:noProof/>
          </w:rPr>
          <w:tab/>
        </w:r>
        <w:r w:rsidR="00D826AD">
          <w:rPr>
            <w:noProof/>
          </w:rPr>
          <w:fldChar w:fldCharType="begin"/>
        </w:r>
        <w:r>
          <w:rPr>
            <w:noProof/>
          </w:rPr>
          <w:instrText xml:space="preserve"> PAGEREF _Toc189111982 \h </w:instrText>
        </w:r>
      </w:ins>
      <w:r w:rsidR="00D826AD">
        <w:rPr>
          <w:noProof/>
        </w:rPr>
      </w:r>
      <w:r w:rsidR="00D826AD">
        <w:rPr>
          <w:noProof/>
        </w:rPr>
        <w:fldChar w:fldCharType="separate"/>
      </w:r>
      <w:ins w:id="414" w:author="Bob Yencha" w:date="2012-01-25T11:56:00Z">
        <w:r>
          <w:rPr>
            <w:noProof/>
          </w:rPr>
          <w:t>33</w:t>
        </w:r>
        <w:r w:rsidR="00D826AD">
          <w:rPr>
            <w:noProof/>
          </w:rPr>
          <w:fldChar w:fldCharType="end"/>
        </w:r>
      </w:ins>
    </w:p>
    <w:p w14:paraId="5A56FB71" w14:textId="77777777" w:rsidR="00CF04B8" w:rsidRDefault="00CF04B8">
      <w:pPr>
        <w:pStyle w:val="TOC2"/>
        <w:numPr>
          <w:ins w:id="415" w:author="Bob Yencha" w:date="2012-01-25T11:56:00Z"/>
        </w:numPr>
        <w:tabs>
          <w:tab w:val="left" w:pos="829"/>
          <w:tab w:val="right" w:leader="dot" w:pos="9350"/>
        </w:tabs>
        <w:rPr>
          <w:ins w:id="416" w:author="Bob Yencha" w:date="2012-01-25T11:56:00Z"/>
          <w:rFonts w:asciiTheme="minorHAnsi" w:eastAsiaTheme="minorEastAsia" w:hAnsiTheme="minorHAnsi" w:cstheme="minorBidi"/>
          <w:noProof/>
          <w:color w:val="auto"/>
          <w:kern w:val="0"/>
          <w:sz w:val="24"/>
          <w:lang w:eastAsia="en-US"/>
        </w:rPr>
      </w:pPr>
      <w:ins w:id="417" w:author="Bob Yencha" w:date="2012-01-25T11:56:00Z">
        <w:r>
          <w:rPr>
            <w:noProof/>
          </w:rPr>
          <w:t>2.32</w:t>
        </w:r>
        <w:r>
          <w:rPr>
            <w:rFonts w:asciiTheme="minorHAnsi" w:eastAsiaTheme="minorEastAsia" w:hAnsiTheme="minorHAnsi" w:cstheme="minorBidi"/>
            <w:noProof/>
            <w:color w:val="auto"/>
            <w:kern w:val="0"/>
            <w:sz w:val="24"/>
            <w:lang w:eastAsia="en-US"/>
          </w:rPr>
          <w:tab/>
        </w:r>
        <w:r>
          <w:rPr>
            <w:noProof/>
          </w:rPr>
          <w:t>TX – Text Data</w:t>
        </w:r>
        <w:r>
          <w:rPr>
            <w:noProof/>
          </w:rPr>
          <w:tab/>
        </w:r>
        <w:r w:rsidR="00D826AD">
          <w:rPr>
            <w:noProof/>
          </w:rPr>
          <w:fldChar w:fldCharType="begin"/>
        </w:r>
        <w:r>
          <w:rPr>
            <w:noProof/>
          </w:rPr>
          <w:instrText xml:space="preserve"> PAGEREF _Toc189111983 \h </w:instrText>
        </w:r>
      </w:ins>
      <w:r w:rsidR="00D826AD">
        <w:rPr>
          <w:noProof/>
        </w:rPr>
      </w:r>
      <w:r w:rsidR="00D826AD">
        <w:rPr>
          <w:noProof/>
        </w:rPr>
        <w:fldChar w:fldCharType="separate"/>
      </w:r>
      <w:ins w:id="418" w:author="Bob Yencha" w:date="2012-01-25T11:56:00Z">
        <w:r>
          <w:rPr>
            <w:noProof/>
          </w:rPr>
          <w:t>34</w:t>
        </w:r>
        <w:r w:rsidR="00D826AD">
          <w:rPr>
            <w:noProof/>
          </w:rPr>
          <w:fldChar w:fldCharType="end"/>
        </w:r>
      </w:ins>
    </w:p>
    <w:p w14:paraId="55F916FC" w14:textId="77777777" w:rsidR="00CF04B8" w:rsidRDefault="00CF04B8">
      <w:pPr>
        <w:pStyle w:val="TOC2"/>
        <w:numPr>
          <w:ins w:id="419" w:author="Bob Yencha" w:date="2012-01-25T11:56:00Z"/>
        </w:numPr>
        <w:tabs>
          <w:tab w:val="left" w:pos="829"/>
          <w:tab w:val="right" w:leader="dot" w:pos="9350"/>
        </w:tabs>
        <w:rPr>
          <w:ins w:id="420" w:author="Bob Yencha" w:date="2012-01-25T11:56:00Z"/>
          <w:rFonts w:asciiTheme="minorHAnsi" w:eastAsiaTheme="minorEastAsia" w:hAnsiTheme="minorHAnsi" w:cstheme="minorBidi"/>
          <w:noProof/>
          <w:color w:val="auto"/>
          <w:kern w:val="0"/>
          <w:sz w:val="24"/>
          <w:lang w:eastAsia="en-US"/>
        </w:rPr>
      </w:pPr>
      <w:ins w:id="421" w:author="Bob Yencha" w:date="2012-01-25T11:56:00Z">
        <w:r>
          <w:rPr>
            <w:noProof/>
          </w:rPr>
          <w:t>2.33</w:t>
        </w:r>
        <w:r>
          <w:rPr>
            <w:rFonts w:asciiTheme="minorHAnsi" w:eastAsiaTheme="minorEastAsia" w:hAnsiTheme="minorHAnsi" w:cstheme="minorBidi"/>
            <w:noProof/>
            <w:color w:val="auto"/>
            <w:kern w:val="0"/>
            <w:sz w:val="24"/>
            <w:lang w:eastAsia="en-US"/>
          </w:rPr>
          <w:tab/>
        </w:r>
        <w:r>
          <w:rPr>
            <w:noProof/>
          </w:rPr>
          <w:t>VID – Version Identifier</w:t>
        </w:r>
        <w:r>
          <w:rPr>
            <w:noProof/>
          </w:rPr>
          <w:tab/>
        </w:r>
        <w:r w:rsidR="00D826AD">
          <w:rPr>
            <w:noProof/>
          </w:rPr>
          <w:fldChar w:fldCharType="begin"/>
        </w:r>
        <w:r>
          <w:rPr>
            <w:noProof/>
          </w:rPr>
          <w:instrText xml:space="preserve"> PAGEREF _Toc189111984 \h </w:instrText>
        </w:r>
      </w:ins>
      <w:r w:rsidR="00D826AD">
        <w:rPr>
          <w:noProof/>
        </w:rPr>
      </w:r>
      <w:r w:rsidR="00D826AD">
        <w:rPr>
          <w:noProof/>
        </w:rPr>
        <w:fldChar w:fldCharType="separate"/>
      </w:r>
      <w:ins w:id="422" w:author="Bob Yencha" w:date="2012-01-25T11:56:00Z">
        <w:r>
          <w:rPr>
            <w:noProof/>
          </w:rPr>
          <w:t>34</w:t>
        </w:r>
        <w:r w:rsidR="00D826AD">
          <w:rPr>
            <w:noProof/>
          </w:rPr>
          <w:fldChar w:fldCharType="end"/>
        </w:r>
      </w:ins>
    </w:p>
    <w:p w14:paraId="4FF3AD4B" w14:textId="77777777" w:rsidR="00CF04B8" w:rsidRDefault="00CF04B8">
      <w:pPr>
        <w:pStyle w:val="TOC2"/>
        <w:numPr>
          <w:ins w:id="423" w:author="Bob Yencha" w:date="2012-01-25T11:56:00Z"/>
        </w:numPr>
        <w:tabs>
          <w:tab w:val="left" w:pos="829"/>
          <w:tab w:val="right" w:leader="dot" w:pos="9350"/>
        </w:tabs>
        <w:rPr>
          <w:ins w:id="424" w:author="Bob Yencha" w:date="2012-01-25T11:56:00Z"/>
          <w:rFonts w:asciiTheme="minorHAnsi" w:eastAsiaTheme="minorEastAsia" w:hAnsiTheme="minorHAnsi" w:cstheme="minorBidi"/>
          <w:noProof/>
          <w:color w:val="auto"/>
          <w:kern w:val="0"/>
          <w:sz w:val="24"/>
          <w:lang w:eastAsia="en-US"/>
        </w:rPr>
      </w:pPr>
      <w:ins w:id="425" w:author="Bob Yencha" w:date="2012-01-25T11:56:00Z">
        <w:r>
          <w:rPr>
            <w:noProof/>
          </w:rPr>
          <w:t>2.34</w:t>
        </w:r>
        <w:r>
          <w:rPr>
            <w:rFonts w:asciiTheme="minorHAnsi" w:eastAsiaTheme="minorEastAsia" w:hAnsiTheme="minorHAnsi" w:cstheme="minorBidi"/>
            <w:noProof/>
            <w:color w:val="auto"/>
            <w:kern w:val="0"/>
            <w:sz w:val="24"/>
            <w:lang w:eastAsia="en-US"/>
          </w:rPr>
          <w:tab/>
        </w:r>
        <w:r>
          <w:rPr>
            <w:noProof/>
          </w:rPr>
          <w:t>XAD – Extended Address</w:t>
        </w:r>
        <w:r>
          <w:rPr>
            <w:noProof/>
          </w:rPr>
          <w:tab/>
        </w:r>
        <w:r w:rsidR="00D826AD">
          <w:rPr>
            <w:noProof/>
          </w:rPr>
          <w:fldChar w:fldCharType="begin"/>
        </w:r>
        <w:r>
          <w:rPr>
            <w:noProof/>
          </w:rPr>
          <w:instrText xml:space="preserve"> PAGEREF _Toc189111985 \h </w:instrText>
        </w:r>
      </w:ins>
      <w:r w:rsidR="00D826AD">
        <w:rPr>
          <w:noProof/>
        </w:rPr>
      </w:r>
      <w:r w:rsidR="00D826AD">
        <w:rPr>
          <w:noProof/>
        </w:rPr>
        <w:fldChar w:fldCharType="separate"/>
      </w:r>
      <w:ins w:id="426" w:author="Bob Yencha" w:date="2012-01-25T11:56:00Z">
        <w:r>
          <w:rPr>
            <w:noProof/>
          </w:rPr>
          <w:t>34</w:t>
        </w:r>
        <w:r w:rsidR="00D826AD">
          <w:rPr>
            <w:noProof/>
          </w:rPr>
          <w:fldChar w:fldCharType="end"/>
        </w:r>
      </w:ins>
    </w:p>
    <w:p w14:paraId="524BF7BA" w14:textId="77777777" w:rsidR="00CF04B8" w:rsidRDefault="00CF04B8">
      <w:pPr>
        <w:pStyle w:val="TOC2"/>
        <w:numPr>
          <w:ins w:id="427" w:author="Bob Yencha" w:date="2012-01-25T11:56:00Z"/>
        </w:numPr>
        <w:tabs>
          <w:tab w:val="left" w:pos="829"/>
          <w:tab w:val="right" w:leader="dot" w:pos="9350"/>
        </w:tabs>
        <w:rPr>
          <w:ins w:id="428" w:author="Bob Yencha" w:date="2012-01-25T11:56:00Z"/>
          <w:rFonts w:asciiTheme="minorHAnsi" w:eastAsiaTheme="minorEastAsia" w:hAnsiTheme="minorHAnsi" w:cstheme="minorBidi"/>
          <w:noProof/>
          <w:color w:val="auto"/>
          <w:kern w:val="0"/>
          <w:sz w:val="24"/>
          <w:lang w:eastAsia="en-US"/>
        </w:rPr>
      </w:pPr>
      <w:ins w:id="429" w:author="Bob Yencha" w:date="2012-01-25T11:56:00Z">
        <w:r>
          <w:rPr>
            <w:noProof/>
          </w:rPr>
          <w:t>2.35</w:t>
        </w:r>
        <w:r>
          <w:rPr>
            <w:rFonts w:asciiTheme="minorHAnsi" w:eastAsiaTheme="minorEastAsia" w:hAnsiTheme="minorHAnsi" w:cstheme="minorBidi"/>
            <w:noProof/>
            <w:color w:val="auto"/>
            <w:kern w:val="0"/>
            <w:sz w:val="24"/>
            <w:lang w:eastAsia="en-US"/>
          </w:rPr>
          <w:tab/>
        </w:r>
        <w:r>
          <w:rPr>
            <w:noProof/>
          </w:rPr>
          <w:t>XCN – GU – Extended Composite ID Number and Name for Persons (Globally Unique)</w:t>
        </w:r>
        <w:r>
          <w:rPr>
            <w:noProof/>
          </w:rPr>
          <w:tab/>
        </w:r>
        <w:r w:rsidR="00D826AD">
          <w:rPr>
            <w:noProof/>
          </w:rPr>
          <w:fldChar w:fldCharType="begin"/>
        </w:r>
        <w:r>
          <w:rPr>
            <w:noProof/>
          </w:rPr>
          <w:instrText xml:space="preserve"> PAGEREF _Toc189111986 \h </w:instrText>
        </w:r>
      </w:ins>
      <w:r w:rsidR="00D826AD">
        <w:rPr>
          <w:noProof/>
        </w:rPr>
      </w:r>
      <w:r w:rsidR="00D826AD">
        <w:rPr>
          <w:noProof/>
        </w:rPr>
        <w:fldChar w:fldCharType="separate"/>
      </w:r>
      <w:ins w:id="430" w:author="Bob Yencha" w:date="2012-01-25T11:56:00Z">
        <w:r>
          <w:rPr>
            <w:noProof/>
          </w:rPr>
          <w:t>36</w:t>
        </w:r>
        <w:r w:rsidR="00D826AD">
          <w:rPr>
            <w:noProof/>
          </w:rPr>
          <w:fldChar w:fldCharType="end"/>
        </w:r>
      </w:ins>
    </w:p>
    <w:p w14:paraId="476B8079" w14:textId="77777777" w:rsidR="00CF04B8" w:rsidRDefault="00CF04B8">
      <w:pPr>
        <w:pStyle w:val="TOC2"/>
        <w:numPr>
          <w:ins w:id="431" w:author="Bob Yencha" w:date="2012-01-25T11:56:00Z"/>
        </w:numPr>
        <w:tabs>
          <w:tab w:val="left" w:pos="829"/>
          <w:tab w:val="right" w:leader="dot" w:pos="9350"/>
        </w:tabs>
        <w:rPr>
          <w:ins w:id="432" w:author="Bob Yencha" w:date="2012-01-25T11:56:00Z"/>
          <w:rFonts w:asciiTheme="minorHAnsi" w:eastAsiaTheme="minorEastAsia" w:hAnsiTheme="minorHAnsi" w:cstheme="minorBidi"/>
          <w:noProof/>
          <w:color w:val="auto"/>
          <w:kern w:val="0"/>
          <w:sz w:val="24"/>
          <w:lang w:eastAsia="en-US"/>
        </w:rPr>
      </w:pPr>
      <w:ins w:id="433" w:author="Bob Yencha" w:date="2012-01-25T11:56:00Z">
        <w:r>
          <w:rPr>
            <w:noProof/>
          </w:rPr>
          <w:t>2.36</w:t>
        </w:r>
        <w:r>
          <w:rPr>
            <w:rFonts w:asciiTheme="minorHAnsi" w:eastAsiaTheme="minorEastAsia" w:hAnsiTheme="minorHAnsi" w:cstheme="minorBidi"/>
            <w:noProof/>
            <w:color w:val="auto"/>
            <w:kern w:val="0"/>
            <w:sz w:val="24"/>
            <w:lang w:eastAsia="en-US"/>
          </w:rPr>
          <w:tab/>
        </w:r>
        <w:r>
          <w:rPr>
            <w:noProof/>
          </w:rPr>
          <w:t>XCN – NG – Extended Composite ID Number and Name for Persons (Non-Globally Unique)</w:t>
        </w:r>
        <w:r>
          <w:rPr>
            <w:noProof/>
          </w:rPr>
          <w:tab/>
        </w:r>
        <w:r w:rsidR="00D826AD">
          <w:rPr>
            <w:noProof/>
          </w:rPr>
          <w:fldChar w:fldCharType="begin"/>
        </w:r>
        <w:r>
          <w:rPr>
            <w:noProof/>
          </w:rPr>
          <w:instrText xml:space="preserve"> PAGEREF _Toc189111987 \h </w:instrText>
        </w:r>
      </w:ins>
      <w:r w:rsidR="00D826AD">
        <w:rPr>
          <w:noProof/>
        </w:rPr>
      </w:r>
      <w:r w:rsidR="00D826AD">
        <w:rPr>
          <w:noProof/>
        </w:rPr>
        <w:fldChar w:fldCharType="separate"/>
      </w:r>
      <w:ins w:id="434" w:author="Bob Yencha" w:date="2012-01-25T11:56:00Z">
        <w:r>
          <w:rPr>
            <w:noProof/>
          </w:rPr>
          <w:t>37</w:t>
        </w:r>
        <w:r w:rsidR="00D826AD">
          <w:rPr>
            <w:noProof/>
          </w:rPr>
          <w:fldChar w:fldCharType="end"/>
        </w:r>
      </w:ins>
    </w:p>
    <w:p w14:paraId="022C7D00" w14:textId="77777777" w:rsidR="00CF04B8" w:rsidRDefault="00CF04B8">
      <w:pPr>
        <w:pStyle w:val="TOC2"/>
        <w:numPr>
          <w:ins w:id="435" w:author="Bob Yencha" w:date="2012-01-25T11:56:00Z"/>
        </w:numPr>
        <w:tabs>
          <w:tab w:val="left" w:pos="829"/>
          <w:tab w:val="right" w:leader="dot" w:pos="9350"/>
        </w:tabs>
        <w:rPr>
          <w:ins w:id="436" w:author="Bob Yencha" w:date="2012-01-25T11:56:00Z"/>
          <w:rFonts w:asciiTheme="minorHAnsi" w:eastAsiaTheme="minorEastAsia" w:hAnsiTheme="minorHAnsi" w:cstheme="minorBidi"/>
          <w:noProof/>
          <w:color w:val="auto"/>
          <w:kern w:val="0"/>
          <w:sz w:val="24"/>
          <w:lang w:eastAsia="en-US"/>
        </w:rPr>
      </w:pPr>
      <w:ins w:id="437" w:author="Bob Yencha" w:date="2012-01-25T11:56:00Z">
        <w:r>
          <w:rPr>
            <w:noProof/>
          </w:rPr>
          <w:t>2.37</w:t>
        </w:r>
        <w:r>
          <w:rPr>
            <w:rFonts w:asciiTheme="minorHAnsi" w:eastAsiaTheme="minorEastAsia" w:hAnsiTheme="minorHAnsi" w:cstheme="minorBidi"/>
            <w:noProof/>
            <w:color w:val="auto"/>
            <w:kern w:val="0"/>
            <w:sz w:val="24"/>
            <w:lang w:eastAsia="en-US"/>
          </w:rPr>
          <w:tab/>
        </w:r>
        <w:r>
          <w:rPr>
            <w:noProof/>
          </w:rPr>
          <w:t>XON GU – Extended Composite Name and Identification Number for Organizations Globally Unique)</w:t>
        </w:r>
        <w:r>
          <w:rPr>
            <w:noProof/>
          </w:rPr>
          <w:tab/>
        </w:r>
        <w:r w:rsidR="00D826AD">
          <w:rPr>
            <w:noProof/>
          </w:rPr>
          <w:fldChar w:fldCharType="begin"/>
        </w:r>
        <w:r>
          <w:rPr>
            <w:noProof/>
          </w:rPr>
          <w:instrText xml:space="preserve"> PAGEREF _Toc189111988 \h </w:instrText>
        </w:r>
      </w:ins>
      <w:r w:rsidR="00D826AD">
        <w:rPr>
          <w:noProof/>
        </w:rPr>
      </w:r>
      <w:r w:rsidR="00D826AD">
        <w:rPr>
          <w:noProof/>
        </w:rPr>
        <w:fldChar w:fldCharType="separate"/>
      </w:r>
      <w:ins w:id="438" w:author="Bob Yencha" w:date="2012-01-25T11:56:00Z">
        <w:r>
          <w:rPr>
            <w:noProof/>
          </w:rPr>
          <w:t>39</w:t>
        </w:r>
        <w:r w:rsidR="00D826AD">
          <w:rPr>
            <w:noProof/>
          </w:rPr>
          <w:fldChar w:fldCharType="end"/>
        </w:r>
      </w:ins>
    </w:p>
    <w:p w14:paraId="7FC410B5" w14:textId="77777777" w:rsidR="00CF04B8" w:rsidRDefault="00CF04B8">
      <w:pPr>
        <w:pStyle w:val="TOC2"/>
        <w:numPr>
          <w:ins w:id="439" w:author="Bob Yencha" w:date="2012-01-25T11:56:00Z"/>
        </w:numPr>
        <w:tabs>
          <w:tab w:val="left" w:pos="829"/>
          <w:tab w:val="right" w:leader="dot" w:pos="9350"/>
        </w:tabs>
        <w:rPr>
          <w:ins w:id="440" w:author="Bob Yencha" w:date="2012-01-25T11:56:00Z"/>
          <w:rFonts w:asciiTheme="minorHAnsi" w:eastAsiaTheme="minorEastAsia" w:hAnsiTheme="minorHAnsi" w:cstheme="minorBidi"/>
          <w:noProof/>
          <w:color w:val="auto"/>
          <w:kern w:val="0"/>
          <w:sz w:val="24"/>
          <w:lang w:eastAsia="en-US"/>
        </w:rPr>
      </w:pPr>
      <w:ins w:id="441" w:author="Bob Yencha" w:date="2012-01-25T11:56:00Z">
        <w:r>
          <w:rPr>
            <w:noProof/>
          </w:rPr>
          <w:t>2.38</w:t>
        </w:r>
        <w:r>
          <w:rPr>
            <w:rFonts w:asciiTheme="minorHAnsi" w:eastAsiaTheme="minorEastAsia" w:hAnsiTheme="minorHAnsi" w:cstheme="minorBidi"/>
            <w:noProof/>
            <w:color w:val="auto"/>
            <w:kern w:val="0"/>
            <w:sz w:val="24"/>
            <w:lang w:eastAsia="en-US"/>
          </w:rPr>
          <w:tab/>
        </w:r>
        <w:r>
          <w:rPr>
            <w:noProof/>
          </w:rPr>
          <w:t>XON NG – Extended Composite Name and Identification Number for Organizations (Non-Globally Unique)</w:t>
        </w:r>
        <w:r>
          <w:rPr>
            <w:noProof/>
          </w:rPr>
          <w:tab/>
        </w:r>
        <w:r w:rsidR="00D826AD">
          <w:rPr>
            <w:noProof/>
          </w:rPr>
          <w:fldChar w:fldCharType="begin"/>
        </w:r>
        <w:r>
          <w:rPr>
            <w:noProof/>
          </w:rPr>
          <w:instrText xml:space="preserve"> PAGEREF _Toc189111989 \h </w:instrText>
        </w:r>
      </w:ins>
      <w:r w:rsidR="00D826AD">
        <w:rPr>
          <w:noProof/>
        </w:rPr>
      </w:r>
      <w:r w:rsidR="00D826AD">
        <w:rPr>
          <w:noProof/>
        </w:rPr>
        <w:fldChar w:fldCharType="separate"/>
      </w:r>
      <w:ins w:id="442" w:author="Bob Yencha" w:date="2012-01-25T11:56:00Z">
        <w:r>
          <w:rPr>
            <w:noProof/>
          </w:rPr>
          <w:t>40</w:t>
        </w:r>
        <w:r w:rsidR="00D826AD">
          <w:rPr>
            <w:noProof/>
          </w:rPr>
          <w:fldChar w:fldCharType="end"/>
        </w:r>
      </w:ins>
    </w:p>
    <w:p w14:paraId="1FC1FA4D" w14:textId="77777777" w:rsidR="00CF04B8" w:rsidRDefault="00CF04B8">
      <w:pPr>
        <w:pStyle w:val="TOC2"/>
        <w:numPr>
          <w:ins w:id="443" w:author="Bob Yencha" w:date="2012-01-25T11:56:00Z"/>
        </w:numPr>
        <w:tabs>
          <w:tab w:val="left" w:pos="829"/>
          <w:tab w:val="right" w:leader="dot" w:pos="9350"/>
        </w:tabs>
        <w:rPr>
          <w:ins w:id="444" w:author="Bob Yencha" w:date="2012-01-25T11:56:00Z"/>
          <w:rFonts w:asciiTheme="minorHAnsi" w:eastAsiaTheme="minorEastAsia" w:hAnsiTheme="minorHAnsi" w:cstheme="minorBidi"/>
          <w:noProof/>
          <w:color w:val="auto"/>
          <w:kern w:val="0"/>
          <w:sz w:val="24"/>
          <w:lang w:eastAsia="en-US"/>
        </w:rPr>
      </w:pPr>
      <w:ins w:id="445" w:author="Bob Yencha" w:date="2012-01-25T11:56:00Z">
        <w:r>
          <w:rPr>
            <w:noProof/>
          </w:rPr>
          <w:t>2.39</w:t>
        </w:r>
        <w:r>
          <w:rPr>
            <w:rFonts w:asciiTheme="minorHAnsi" w:eastAsiaTheme="minorEastAsia" w:hAnsiTheme="minorHAnsi" w:cstheme="minorBidi"/>
            <w:noProof/>
            <w:color w:val="auto"/>
            <w:kern w:val="0"/>
            <w:sz w:val="24"/>
            <w:lang w:eastAsia="en-US"/>
          </w:rPr>
          <w:tab/>
        </w:r>
        <w:r>
          <w:rPr>
            <w:noProof/>
          </w:rPr>
          <w:t>XPN – Extended Person Name</w:t>
        </w:r>
        <w:r>
          <w:rPr>
            <w:noProof/>
          </w:rPr>
          <w:tab/>
        </w:r>
        <w:r w:rsidR="00D826AD">
          <w:rPr>
            <w:noProof/>
          </w:rPr>
          <w:fldChar w:fldCharType="begin"/>
        </w:r>
        <w:r>
          <w:rPr>
            <w:noProof/>
          </w:rPr>
          <w:instrText xml:space="preserve"> PAGEREF _Toc189111990 \h </w:instrText>
        </w:r>
      </w:ins>
      <w:r w:rsidR="00D826AD">
        <w:rPr>
          <w:noProof/>
        </w:rPr>
      </w:r>
      <w:r w:rsidR="00D826AD">
        <w:rPr>
          <w:noProof/>
        </w:rPr>
        <w:fldChar w:fldCharType="separate"/>
      </w:r>
      <w:ins w:id="446" w:author="Bob Yencha" w:date="2012-01-25T11:56:00Z">
        <w:r>
          <w:rPr>
            <w:noProof/>
          </w:rPr>
          <w:t>40</w:t>
        </w:r>
        <w:r w:rsidR="00D826AD">
          <w:rPr>
            <w:noProof/>
          </w:rPr>
          <w:fldChar w:fldCharType="end"/>
        </w:r>
      </w:ins>
    </w:p>
    <w:p w14:paraId="6FAC20D4" w14:textId="77777777" w:rsidR="00CF04B8" w:rsidRDefault="00CF04B8">
      <w:pPr>
        <w:pStyle w:val="TOC1"/>
        <w:numPr>
          <w:ins w:id="447" w:author="Bob Yencha" w:date="2012-01-25T11:56:00Z"/>
        </w:numPr>
        <w:tabs>
          <w:tab w:val="left" w:pos="390"/>
        </w:tabs>
        <w:rPr>
          <w:ins w:id="448" w:author="Bob Yencha" w:date="2012-01-25T11:56:00Z"/>
          <w:rFonts w:asciiTheme="minorHAnsi" w:eastAsiaTheme="minorEastAsia" w:hAnsiTheme="minorHAnsi" w:cstheme="minorBidi"/>
          <w:b w:val="0"/>
          <w:bCs w:val="0"/>
          <w:smallCaps w:val="0"/>
          <w:noProof/>
          <w:color w:val="auto"/>
          <w:kern w:val="0"/>
          <w:sz w:val="24"/>
          <w:lang w:eastAsia="en-US"/>
        </w:rPr>
      </w:pPr>
      <w:ins w:id="449" w:author="Bob Yencha" w:date="2012-01-25T11:56:00Z">
        <w:r>
          <w:rPr>
            <w:noProof/>
          </w:rPr>
          <w:t>3.</w:t>
        </w:r>
        <w:r>
          <w:rPr>
            <w:rFonts w:asciiTheme="minorHAnsi" w:eastAsiaTheme="minorEastAsia" w:hAnsiTheme="minorHAnsi" w:cstheme="minorBidi"/>
            <w:b w:val="0"/>
            <w:bCs w:val="0"/>
            <w:smallCaps w:val="0"/>
            <w:noProof/>
            <w:color w:val="auto"/>
            <w:kern w:val="0"/>
            <w:sz w:val="24"/>
            <w:lang w:eastAsia="en-US"/>
          </w:rPr>
          <w:tab/>
        </w:r>
        <w:r>
          <w:rPr>
            <w:noProof/>
          </w:rPr>
          <w:t>Messages</w:t>
        </w:r>
        <w:r>
          <w:rPr>
            <w:noProof/>
          </w:rPr>
          <w:tab/>
        </w:r>
        <w:r w:rsidR="00D826AD">
          <w:rPr>
            <w:noProof/>
          </w:rPr>
          <w:fldChar w:fldCharType="begin"/>
        </w:r>
        <w:r>
          <w:rPr>
            <w:noProof/>
          </w:rPr>
          <w:instrText xml:space="preserve"> PAGEREF _Toc189111991 \h </w:instrText>
        </w:r>
      </w:ins>
      <w:r w:rsidR="00D826AD">
        <w:rPr>
          <w:noProof/>
        </w:rPr>
      </w:r>
      <w:r w:rsidR="00D826AD">
        <w:rPr>
          <w:noProof/>
        </w:rPr>
        <w:fldChar w:fldCharType="separate"/>
      </w:r>
      <w:ins w:id="450" w:author="Bob Yencha" w:date="2012-01-25T11:56:00Z">
        <w:r>
          <w:rPr>
            <w:noProof/>
          </w:rPr>
          <w:t>42</w:t>
        </w:r>
        <w:r w:rsidR="00D826AD">
          <w:rPr>
            <w:noProof/>
          </w:rPr>
          <w:fldChar w:fldCharType="end"/>
        </w:r>
      </w:ins>
    </w:p>
    <w:p w14:paraId="39746272" w14:textId="77777777" w:rsidR="00CF04B8" w:rsidRDefault="00CF04B8">
      <w:pPr>
        <w:pStyle w:val="TOC2"/>
        <w:numPr>
          <w:ins w:id="451" w:author="Bob Yencha" w:date="2012-01-25T11:56:00Z"/>
        </w:numPr>
        <w:tabs>
          <w:tab w:val="left" w:pos="718"/>
          <w:tab w:val="right" w:leader="dot" w:pos="9350"/>
        </w:tabs>
        <w:rPr>
          <w:ins w:id="452" w:author="Bob Yencha" w:date="2012-01-25T11:56:00Z"/>
          <w:rFonts w:asciiTheme="minorHAnsi" w:eastAsiaTheme="minorEastAsia" w:hAnsiTheme="minorHAnsi" w:cstheme="minorBidi"/>
          <w:noProof/>
          <w:color w:val="auto"/>
          <w:kern w:val="0"/>
          <w:sz w:val="24"/>
          <w:lang w:eastAsia="en-US"/>
        </w:rPr>
      </w:pPr>
      <w:ins w:id="453" w:author="Bob Yencha" w:date="2012-01-25T11:56:00Z">
        <w:r>
          <w:rPr>
            <w:noProof/>
          </w:rPr>
          <w:t>3.1</w:t>
        </w:r>
        <w:r>
          <w:rPr>
            <w:rFonts w:asciiTheme="minorHAnsi" w:eastAsiaTheme="minorEastAsia" w:hAnsiTheme="minorHAnsi" w:cstheme="minorBidi"/>
            <w:noProof/>
            <w:color w:val="auto"/>
            <w:kern w:val="0"/>
            <w:sz w:val="24"/>
            <w:lang w:eastAsia="en-US"/>
          </w:rPr>
          <w:tab/>
        </w:r>
        <w:r>
          <w:rPr>
            <w:noProof/>
          </w:rPr>
          <w:t>ORU^R01^ORU_R01</w:t>
        </w:r>
        <w:r>
          <w:rPr>
            <w:noProof/>
          </w:rPr>
          <w:tab/>
        </w:r>
        <w:r w:rsidR="00D826AD">
          <w:rPr>
            <w:noProof/>
          </w:rPr>
          <w:fldChar w:fldCharType="begin"/>
        </w:r>
        <w:r>
          <w:rPr>
            <w:noProof/>
          </w:rPr>
          <w:instrText xml:space="preserve"> PAGEREF _Toc189111992 \h </w:instrText>
        </w:r>
      </w:ins>
      <w:r w:rsidR="00D826AD">
        <w:rPr>
          <w:noProof/>
        </w:rPr>
      </w:r>
      <w:r w:rsidR="00D826AD">
        <w:rPr>
          <w:noProof/>
        </w:rPr>
        <w:fldChar w:fldCharType="separate"/>
      </w:r>
      <w:ins w:id="454" w:author="Bob Yencha" w:date="2012-01-25T11:56:00Z">
        <w:r>
          <w:rPr>
            <w:noProof/>
          </w:rPr>
          <w:t>42</w:t>
        </w:r>
        <w:r w:rsidR="00D826AD">
          <w:rPr>
            <w:noProof/>
          </w:rPr>
          <w:fldChar w:fldCharType="end"/>
        </w:r>
      </w:ins>
    </w:p>
    <w:p w14:paraId="40F18BF3" w14:textId="77777777" w:rsidR="00CF04B8" w:rsidRDefault="00CF04B8">
      <w:pPr>
        <w:pStyle w:val="TOC2"/>
        <w:numPr>
          <w:ins w:id="455" w:author="Bob Yencha" w:date="2012-01-25T11:56:00Z"/>
        </w:numPr>
        <w:tabs>
          <w:tab w:val="left" w:pos="718"/>
          <w:tab w:val="right" w:leader="dot" w:pos="9350"/>
        </w:tabs>
        <w:rPr>
          <w:ins w:id="456" w:author="Bob Yencha" w:date="2012-01-25T11:56:00Z"/>
          <w:rFonts w:asciiTheme="minorHAnsi" w:eastAsiaTheme="minorEastAsia" w:hAnsiTheme="minorHAnsi" w:cstheme="minorBidi"/>
          <w:noProof/>
          <w:color w:val="auto"/>
          <w:kern w:val="0"/>
          <w:sz w:val="24"/>
          <w:lang w:eastAsia="en-US"/>
        </w:rPr>
      </w:pPr>
      <w:ins w:id="457" w:author="Bob Yencha" w:date="2012-01-25T11:56:00Z">
        <w:r>
          <w:rPr>
            <w:noProof/>
          </w:rPr>
          <w:t>3.2</w:t>
        </w:r>
        <w:r>
          <w:rPr>
            <w:rFonts w:asciiTheme="minorHAnsi" w:eastAsiaTheme="minorEastAsia" w:hAnsiTheme="minorHAnsi" w:cstheme="minorBidi"/>
            <w:noProof/>
            <w:color w:val="auto"/>
            <w:kern w:val="0"/>
            <w:sz w:val="24"/>
            <w:lang w:eastAsia="en-US"/>
          </w:rPr>
          <w:tab/>
        </w:r>
        <w:r>
          <w:rPr>
            <w:noProof/>
          </w:rPr>
          <w:t>ACK^R01^ACK</w:t>
        </w:r>
        <w:r>
          <w:rPr>
            <w:noProof/>
          </w:rPr>
          <w:tab/>
        </w:r>
        <w:r w:rsidR="00D826AD">
          <w:rPr>
            <w:noProof/>
          </w:rPr>
          <w:fldChar w:fldCharType="begin"/>
        </w:r>
        <w:r>
          <w:rPr>
            <w:noProof/>
          </w:rPr>
          <w:instrText xml:space="preserve"> PAGEREF _Toc189111993 \h </w:instrText>
        </w:r>
      </w:ins>
      <w:r w:rsidR="00D826AD">
        <w:rPr>
          <w:noProof/>
        </w:rPr>
      </w:r>
      <w:r w:rsidR="00D826AD">
        <w:rPr>
          <w:noProof/>
        </w:rPr>
        <w:fldChar w:fldCharType="separate"/>
      </w:r>
      <w:ins w:id="458" w:author="Bob Yencha" w:date="2012-01-25T11:56:00Z">
        <w:r>
          <w:rPr>
            <w:noProof/>
          </w:rPr>
          <w:t>45</w:t>
        </w:r>
        <w:r w:rsidR="00D826AD">
          <w:rPr>
            <w:noProof/>
          </w:rPr>
          <w:fldChar w:fldCharType="end"/>
        </w:r>
      </w:ins>
    </w:p>
    <w:p w14:paraId="0D92CFA2" w14:textId="77777777" w:rsidR="00CF04B8" w:rsidRDefault="00CF04B8">
      <w:pPr>
        <w:pStyle w:val="TOC2"/>
        <w:numPr>
          <w:ins w:id="459" w:author="Bob Yencha" w:date="2012-01-25T11:56:00Z"/>
        </w:numPr>
        <w:tabs>
          <w:tab w:val="left" w:pos="718"/>
          <w:tab w:val="right" w:leader="dot" w:pos="9350"/>
        </w:tabs>
        <w:rPr>
          <w:ins w:id="460" w:author="Bob Yencha" w:date="2012-01-25T11:56:00Z"/>
          <w:rFonts w:asciiTheme="minorHAnsi" w:eastAsiaTheme="minorEastAsia" w:hAnsiTheme="minorHAnsi" w:cstheme="minorBidi"/>
          <w:noProof/>
          <w:color w:val="auto"/>
          <w:kern w:val="0"/>
          <w:sz w:val="24"/>
          <w:lang w:eastAsia="en-US"/>
        </w:rPr>
      </w:pPr>
      <w:ins w:id="461" w:author="Bob Yencha" w:date="2012-01-25T11:56:00Z">
        <w:r>
          <w:rPr>
            <w:noProof/>
          </w:rPr>
          <w:lastRenderedPageBreak/>
          <w:t>3.3</w:t>
        </w:r>
        <w:r>
          <w:rPr>
            <w:rFonts w:asciiTheme="minorHAnsi" w:eastAsiaTheme="minorEastAsia" w:hAnsiTheme="minorHAnsi" w:cstheme="minorBidi"/>
            <w:noProof/>
            <w:color w:val="auto"/>
            <w:kern w:val="0"/>
            <w:sz w:val="24"/>
            <w:lang w:eastAsia="en-US"/>
          </w:rPr>
          <w:tab/>
        </w:r>
        <w:r>
          <w:rPr>
            <w:noProof/>
          </w:rPr>
          <w:t>Segment and Field Descriptions</w:t>
        </w:r>
        <w:r>
          <w:rPr>
            <w:noProof/>
          </w:rPr>
          <w:tab/>
        </w:r>
        <w:r w:rsidR="00D826AD">
          <w:rPr>
            <w:noProof/>
          </w:rPr>
          <w:fldChar w:fldCharType="begin"/>
        </w:r>
        <w:r>
          <w:rPr>
            <w:noProof/>
          </w:rPr>
          <w:instrText xml:space="preserve"> PAGEREF _Toc189111994 \h </w:instrText>
        </w:r>
      </w:ins>
      <w:r w:rsidR="00D826AD">
        <w:rPr>
          <w:noProof/>
        </w:rPr>
      </w:r>
      <w:r w:rsidR="00D826AD">
        <w:rPr>
          <w:noProof/>
        </w:rPr>
        <w:fldChar w:fldCharType="separate"/>
      </w:r>
      <w:ins w:id="462" w:author="Bob Yencha" w:date="2012-01-25T11:56:00Z">
        <w:r>
          <w:rPr>
            <w:noProof/>
          </w:rPr>
          <w:t>45</w:t>
        </w:r>
        <w:r w:rsidR="00D826AD">
          <w:rPr>
            <w:noProof/>
          </w:rPr>
          <w:fldChar w:fldCharType="end"/>
        </w:r>
      </w:ins>
    </w:p>
    <w:p w14:paraId="543431F9" w14:textId="77777777" w:rsidR="00CF04B8" w:rsidRDefault="00CF04B8">
      <w:pPr>
        <w:pStyle w:val="TOC2"/>
        <w:numPr>
          <w:ins w:id="463" w:author="Bob Yencha" w:date="2012-01-25T11:56:00Z"/>
        </w:numPr>
        <w:tabs>
          <w:tab w:val="left" w:pos="885"/>
          <w:tab w:val="right" w:leader="dot" w:pos="9350"/>
        </w:tabs>
        <w:rPr>
          <w:ins w:id="464" w:author="Bob Yencha" w:date="2012-01-25T11:56:00Z"/>
          <w:rFonts w:asciiTheme="minorHAnsi" w:eastAsiaTheme="minorEastAsia" w:hAnsiTheme="minorHAnsi" w:cstheme="minorBidi"/>
          <w:noProof/>
          <w:color w:val="auto"/>
          <w:kern w:val="0"/>
          <w:sz w:val="24"/>
          <w:lang w:eastAsia="en-US"/>
        </w:rPr>
      </w:pPr>
      <w:ins w:id="465" w:author="Bob Yencha" w:date="2012-01-25T11:56:00Z">
        <w:r>
          <w:rPr>
            <w:noProof/>
          </w:rPr>
          <w:t>3.3.1</w:t>
        </w:r>
        <w:r>
          <w:rPr>
            <w:rFonts w:asciiTheme="minorHAnsi" w:eastAsiaTheme="minorEastAsia" w:hAnsiTheme="minorHAnsi" w:cstheme="minorBidi"/>
            <w:noProof/>
            <w:color w:val="auto"/>
            <w:kern w:val="0"/>
            <w:sz w:val="24"/>
            <w:lang w:eastAsia="en-US"/>
          </w:rPr>
          <w:tab/>
        </w:r>
        <w:r>
          <w:rPr>
            <w:noProof/>
          </w:rPr>
          <w:t>MSH – Message Header Segment</w:t>
        </w:r>
        <w:r>
          <w:rPr>
            <w:noProof/>
          </w:rPr>
          <w:tab/>
        </w:r>
        <w:r w:rsidR="00D826AD">
          <w:rPr>
            <w:noProof/>
          </w:rPr>
          <w:fldChar w:fldCharType="begin"/>
        </w:r>
        <w:r>
          <w:rPr>
            <w:noProof/>
          </w:rPr>
          <w:instrText xml:space="preserve"> PAGEREF _Toc189111995 \h </w:instrText>
        </w:r>
      </w:ins>
      <w:r w:rsidR="00D826AD">
        <w:rPr>
          <w:noProof/>
        </w:rPr>
      </w:r>
      <w:r w:rsidR="00D826AD">
        <w:rPr>
          <w:noProof/>
        </w:rPr>
        <w:fldChar w:fldCharType="separate"/>
      </w:r>
      <w:ins w:id="466" w:author="Bob Yencha" w:date="2012-01-25T11:56:00Z">
        <w:r>
          <w:rPr>
            <w:noProof/>
          </w:rPr>
          <w:t>46</w:t>
        </w:r>
        <w:r w:rsidR="00D826AD">
          <w:rPr>
            <w:noProof/>
          </w:rPr>
          <w:fldChar w:fldCharType="end"/>
        </w:r>
      </w:ins>
    </w:p>
    <w:p w14:paraId="716DF92B" w14:textId="77777777" w:rsidR="00CF04B8" w:rsidRDefault="00CF04B8">
      <w:pPr>
        <w:pStyle w:val="TOC2"/>
        <w:numPr>
          <w:ins w:id="467" w:author="Bob Yencha" w:date="2012-01-25T11:56:00Z"/>
        </w:numPr>
        <w:tabs>
          <w:tab w:val="left" w:pos="885"/>
          <w:tab w:val="right" w:leader="dot" w:pos="9350"/>
        </w:tabs>
        <w:rPr>
          <w:ins w:id="468" w:author="Bob Yencha" w:date="2012-01-25T11:56:00Z"/>
          <w:rFonts w:asciiTheme="minorHAnsi" w:eastAsiaTheme="minorEastAsia" w:hAnsiTheme="minorHAnsi" w:cstheme="minorBidi"/>
          <w:noProof/>
          <w:color w:val="auto"/>
          <w:kern w:val="0"/>
          <w:sz w:val="24"/>
          <w:lang w:eastAsia="en-US"/>
        </w:rPr>
      </w:pPr>
      <w:ins w:id="469" w:author="Bob Yencha" w:date="2012-01-25T11:56:00Z">
        <w:r>
          <w:rPr>
            <w:noProof/>
          </w:rPr>
          <w:t>3.3.2</w:t>
        </w:r>
        <w:r>
          <w:rPr>
            <w:rFonts w:asciiTheme="minorHAnsi" w:eastAsiaTheme="minorEastAsia" w:hAnsiTheme="minorHAnsi" w:cstheme="minorBidi"/>
            <w:noProof/>
            <w:color w:val="auto"/>
            <w:kern w:val="0"/>
            <w:sz w:val="24"/>
            <w:lang w:eastAsia="en-US"/>
          </w:rPr>
          <w:tab/>
        </w:r>
        <w:r>
          <w:rPr>
            <w:noProof/>
          </w:rPr>
          <w:t>SFT – Software Segment</w:t>
        </w:r>
        <w:r>
          <w:rPr>
            <w:noProof/>
          </w:rPr>
          <w:tab/>
        </w:r>
        <w:r w:rsidR="00D826AD">
          <w:rPr>
            <w:noProof/>
          </w:rPr>
          <w:fldChar w:fldCharType="begin"/>
        </w:r>
        <w:r>
          <w:rPr>
            <w:noProof/>
          </w:rPr>
          <w:instrText xml:space="preserve"> PAGEREF _Toc189111996 \h </w:instrText>
        </w:r>
      </w:ins>
      <w:r w:rsidR="00D826AD">
        <w:rPr>
          <w:noProof/>
        </w:rPr>
      </w:r>
      <w:r w:rsidR="00D826AD">
        <w:rPr>
          <w:noProof/>
        </w:rPr>
        <w:fldChar w:fldCharType="separate"/>
      </w:r>
      <w:ins w:id="470" w:author="Bob Yencha" w:date="2012-01-25T11:56:00Z">
        <w:r>
          <w:rPr>
            <w:noProof/>
          </w:rPr>
          <w:t>49</w:t>
        </w:r>
        <w:r w:rsidR="00D826AD">
          <w:rPr>
            <w:noProof/>
          </w:rPr>
          <w:fldChar w:fldCharType="end"/>
        </w:r>
      </w:ins>
    </w:p>
    <w:p w14:paraId="22FCCD0D" w14:textId="77777777" w:rsidR="00CF04B8" w:rsidRDefault="00CF04B8">
      <w:pPr>
        <w:pStyle w:val="TOC2"/>
        <w:numPr>
          <w:ins w:id="471" w:author="Bob Yencha" w:date="2012-01-25T11:56:00Z"/>
        </w:numPr>
        <w:tabs>
          <w:tab w:val="left" w:pos="885"/>
          <w:tab w:val="right" w:leader="dot" w:pos="9350"/>
        </w:tabs>
        <w:rPr>
          <w:ins w:id="472" w:author="Bob Yencha" w:date="2012-01-25T11:56:00Z"/>
          <w:rFonts w:asciiTheme="minorHAnsi" w:eastAsiaTheme="minorEastAsia" w:hAnsiTheme="minorHAnsi" w:cstheme="minorBidi"/>
          <w:noProof/>
          <w:color w:val="auto"/>
          <w:kern w:val="0"/>
          <w:sz w:val="24"/>
          <w:lang w:eastAsia="en-US"/>
        </w:rPr>
      </w:pPr>
      <w:ins w:id="473" w:author="Bob Yencha" w:date="2012-01-25T11:56:00Z">
        <w:r>
          <w:rPr>
            <w:noProof/>
          </w:rPr>
          <w:t>3.3.3</w:t>
        </w:r>
        <w:r>
          <w:rPr>
            <w:rFonts w:asciiTheme="minorHAnsi" w:eastAsiaTheme="minorEastAsia" w:hAnsiTheme="minorHAnsi" w:cstheme="minorBidi"/>
            <w:noProof/>
            <w:color w:val="auto"/>
            <w:kern w:val="0"/>
            <w:sz w:val="24"/>
            <w:lang w:eastAsia="en-US"/>
          </w:rPr>
          <w:tab/>
        </w:r>
        <w:r>
          <w:rPr>
            <w:noProof/>
          </w:rPr>
          <w:t>ERR – Error Segment</w:t>
        </w:r>
        <w:r>
          <w:rPr>
            <w:noProof/>
          </w:rPr>
          <w:tab/>
        </w:r>
        <w:r w:rsidR="00D826AD">
          <w:rPr>
            <w:noProof/>
          </w:rPr>
          <w:fldChar w:fldCharType="begin"/>
        </w:r>
        <w:r>
          <w:rPr>
            <w:noProof/>
          </w:rPr>
          <w:instrText xml:space="preserve"> PAGEREF _Toc189111997 \h </w:instrText>
        </w:r>
      </w:ins>
      <w:r w:rsidR="00D826AD">
        <w:rPr>
          <w:noProof/>
        </w:rPr>
      </w:r>
      <w:r w:rsidR="00D826AD">
        <w:rPr>
          <w:noProof/>
        </w:rPr>
        <w:fldChar w:fldCharType="separate"/>
      </w:r>
      <w:ins w:id="474" w:author="Bob Yencha" w:date="2012-01-25T11:56:00Z">
        <w:r>
          <w:rPr>
            <w:noProof/>
          </w:rPr>
          <w:t>50</w:t>
        </w:r>
        <w:r w:rsidR="00D826AD">
          <w:rPr>
            <w:noProof/>
          </w:rPr>
          <w:fldChar w:fldCharType="end"/>
        </w:r>
      </w:ins>
    </w:p>
    <w:p w14:paraId="57532AE3" w14:textId="77777777" w:rsidR="00CF04B8" w:rsidRDefault="00CF04B8">
      <w:pPr>
        <w:pStyle w:val="TOC2"/>
        <w:numPr>
          <w:ins w:id="475" w:author="Bob Yencha" w:date="2012-01-25T11:56:00Z"/>
        </w:numPr>
        <w:tabs>
          <w:tab w:val="left" w:pos="885"/>
          <w:tab w:val="right" w:leader="dot" w:pos="9350"/>
        </w:tabs>
        <w:rPr>
          <w:ins w:id="476" w:author="Bob Yencha" w:date="2012-01-25T11:56:00Z"/>
          <w:rFonts w:asciiTheme="minorHAnsi" w:eastAsiaTheme="minorEastAsia" w:hAnsiTheme="minorHAnsi" w:cstheme="minorBidi"/>
          <w:noProof/>
          <w:color w:val="auto"/>
          <w:kern w:val="0"/>
          <w:sz w:val="24"/>
          <w:lang w:eastAsia="en-US"/>
        </w:rPr>
      </w:pPr>
      <w:ins w:id="477" w:author="Bob Yencha" w:date="2012-01-25T11:56:00Z">
        <w:r>
          <w:rPr>
            <w:noProof/>
          </w:rPr>
          <w:t>3.3.4</w:t>
        </w:r>
        <w:r>
          <w:rPr>
            <w:rFonts w:asciiTheme="minorHAnsi" w:eastAsiaTheme="minorEastAsia" w:hAnsiTheme="minorHAnsi" w:cstheme="minorBidi"/>
            <w:noProof/>
            <w:color w:val="auto"/>
            <w:kern w:val="0"/>
            <w:sz w:val="24"/>
            <w:lang w:eastAsia="en-US"/>
          </w:rPr>
          <w:tab/>
        </w:r>
        <w:r>
          <w:rPr>
            <w:noProof/>
          </w:rPr>
          <w:t>PID – Patient Identification Segment</w:t>
        </w:r>
        <w:r>
          <w:rPr>
            <w:noProof/>
          </w:rPr>
          <w:tab/>
        </w:r>
        <w:r w:rsidR="00D826AD">
          <w:rPr>
            <w:noProof/>
          </w:rPr>
          <w:fldChar w:fldCharType="begin"/>
        </w:r>
        <w:r>
          <w:rPr>
            <w:noProof/>
          </w:rPr>
          <w:instrText xml:space="preserve"> PAGEREF _Toc189111998 \h </w:instrText>
        </w:r>
      </w:ins>
      <w:r w:rsidR="00D826AD">
        <w:rPr>
          <w:noProof/>
        </w:rPr>
      </w:r>
      <w:r w:rsidR="00D826AD">
        <w:rPr>
          <w:noProof/>
        </w:rPr>
        <w:fldChar w:fldCharType="separate"/>
      </w:r>
      <w:ins w:id="478" w:author="Bob Yencha" w:date="2012-01-25T11:56:00Z">
        <w:r>
          <w:rPr>
            <w:noProof/>
          </w:rPr>
          <w:t>51</w:t>
        </w:r>
        <w:r w:rsidR="00D826AD">
          <w:rPr>
            <w:noProof/>
          </w:rPr>
          <w:fldChar w:fldCharType="end"/>
        </w:r>
      </w:ins>
    </w:p>
    <w:p w14:paraId="2CA12507" w14:textId="77777777" w:rsidR="00CF04B8" w:rsidRDefault="00CF04B8">
      <w:pPr>
        <w:pStyle w:val="TOC2"/>
        <w:numPr>
          <w:ins w:id="479" w:author="Bob Yencha" w:date="2012-01-25T11:56:00Z"/>
        </w:numPr>
        <w:tabs>
          <w:tab w:val="left" w:pos="885"/>
          <w:tab w:val="right" w:leader="dot" w:pos="9350"/>
        </w:tabs>
        <w:rPr>
          <w:ins w:id="480" w:author="Bob Yencha" w:date="2012-01-25T11:56:00Z"/>
          <w:rFonts w:asciiTheme="minorHAnsi" w:eastAsiaTheme="minorEastAsia" w:hAnsiTheme="minorHAnsi" w:cstheme="minorBidi"/>
          <w:noProof/>
          <w:color w:val="auto"/>
          <w:kern w:val="0"/>
          <w:sz w:val="24"/>
          <w:lang w:eastAsia="en-US"/>
        </w:rPr>
      </w:pPr>
      <w:ins w:id="481" w:author="Bob Yencha" w:date="2012-01-25T11:56:00Z">
        <w:r>
          <w:rPr>
            <w:noProof/>
          </w:rPr>
          <w:t>3.3.5</w:t>
        </w:r>
        <w:r>
          <w:rPr>
            <w:rFonts w:asciiTheme="minorHAnsi" w:eastAsiaTheme="minorEastAsia" w:hAnsiTheme="minorHAnsi" w:cstheme="minorBidi"/>
            <w:noProof/>
            <w:color w:val="auto"/>
            <w:kern w:val="0"/>
            <w:sz w:val="24"/>
            <w:lang w:eastAsia="en-US"/>
          </w:rPr>
          <w:tab/>
        </w:r>
        <w:r>
          <w:rPr>
            <w:noProof/>
          </w:rPr>
          <w:t>NK1 – Next of Kin Segment – make ref</w:t>
        </w:r>
        <w:r>
          <w:rPr>
            <w:noProof/>
          </w:rPr>
          <w:tab/>
        </w:r>
        <w:r w:rsidR="00D826AD">
          <w:rPr>
            <w:noProof/>
          </w:rPr>
          <w:fldChar w:fldCharType="begin"/>
        </w:r>
        <w:r>
          <w:rPr>
            <w:noProof/>
          </w:rPr>
          <w:instrText xml:space="preserve"> PAGEREF _Toc189111999 \h </w:instrText>
        </w:r>
      </w:ins>
      <w:r w:rsidR="00D826AD">
        <w:rPr>
          <w:noProof/>
        </w:rPr>
      </w:r>
      <w:r w:rsidR="00D826AD">
        <w:rPr>
          <w:noProof/>
        </w:rPr>
        <w:fldChar w:fldCharType="separate"/>
      </w:r>
      <w:ins w:id="482" w:author="Bob Yencha" w:date="2012-01-25T11:56:00Z">
        <w:r>
          <w:rPr>
            <w:noProof/>
          </w:rPr>
          <w:t>54</w:t>
        </w:r>
        <w:r w:rsidR="00D826AD">
          <w:rPr>
            <w:noProof/>
          </w:rPr>
          <w:fldChar w:fldCharType="end"/>
        </w:r>
      </w:ins>
    </w:p>
    <w:p w14:paraId="3D1639DC" w14:textId="77777777" w:rsidR="00CF04B8" w:rsidRDefault="00CF04B8">
      <w:pPr>
        <w:pStyle w:val="TOC2"/>
        <w:numPr>
          <w:ins w:id="483" w:author="Bob Yencha" w:date="2012-01-25T11:56:00Z"/>
        </w:numPr>
        <w:tabs>
          <w:tab w:val="left" w:pos="885"/>
          <w:tab w:val="right" w:leader="dot" w:pos="9350"/>
        </w:tabs>
        <w:rPr>
          <w:ins w:id="484" w:author="Bob Yencha" w:date="2012-01-25T11:56:00Z"/>
          <w:rFonts w:asciiTheme="minorHAnsi" w:eastAsiaTheme="minorEastAsia" w:hAnsiTheme="minorHAnsi" w:cstheme="minorBidi"/>
          <w:noProof/>
          <w:color w:val="auto"/>
          <w:kern w:val="0"/>
          <w:sz w:val="24"/>
          <w:lang w:eastAsia="en-US"/>
        </w:rPr>
      </w:pPr>
      <w:ins w:id="485" w:author="Bob Yencha" w:date="2012-01-25T11:56:00Z">
        <w:r>
          <w:rPr>
            <w:noProof/>
          </w:rPr>
          <w:t>3.3.6</w:t>
        </w:r>
        <w:r>
          <w:rPr>
            <w:rFonts w:asciiTheme="minorHAnsi" w:eastAsiaTheme="minorEastAsia" w:hAnsiTheme="minorHAnsi" w:cstheme="minorBidi"/>
            <w:noProof/>
            <w:color w:val="auto"/>
            <w:kern w:val="0"/>
            <w:sz w:val="24"/>
            <w:lang w:eastAsia="en-US"/>
          </w:rPr>
          <w:tab/>
        </w:r>
        <w:r>
          <w:rPr>
            <w:noProof/>
          </w:rPr>
          <w:t>PV1 – Patient Visit Information</w:t>
        </w:r>
        <w:r>
          <w:rPr>
            <w:noProof/>
          </w:rPr>
          <w:tab/>
        </w:r>
        <w:r w:rsidR="00D826AD">
          <w:rPr>
            <w:noProof/>
          </w:rPr>
          <w:fldChar w:fldCharType="begin"/>
        </w:r>
        <w:r>
          <w:rPr>
            <w:noProof/>
          </w:rPr>
          <w:instrText xml:space="preserve"> PAGEREF _Toc189112000 \h </w:instrText>
        </w:r>
      </w:ins>
      <w:r w:rsidR="00D826AD">
        <w:rPr>
          <w:noProof/>
        </w:rPr>
      </w:r>
      <w:r w:rsidR="00D826AD">
        <w:rPr>
          <w:noProof/>
        </w:rPr>
        <w:fldChar w:fldCharType="separate"/>
      </w:r>
      <w:ins w:id="486" w:author="Bob Yencha" w:date="2012-01-25T11:56:00Z">
        <w:r>
          <w:rPr>
            <w:noProof/>
          </w:rPr>
          <w:t>54</w:t>
        </w:r>
        <w:r w:rsidR="00D826AD">
          <w:rPr>
            <w:noProof/>
          </w:rPr>
          <w:fldChar w:fldCharType="end"/>
        </w:r>
      </w:ins>
    </w:p>
    <w:p w14:paraId="18B68F3B" w14:textId="77777777" w:rsidR="00CF04B8" w:rsidRDefault="00CF04B8">
      <w:pPr>
        <w:pStyle w:val="TOC2"/>
        <w:numPr>
          <w:ins w:id="487" w:author="Bob Yencha" w:date="2012-01-25T11:56:00Z"/>
        </w:numPr>
        <w:tabs>
          <w:tab w:val="left" w:pos="885"/>
          <w:tab w:val="right" w:leader="dot" w:pos="9350"/>
        </w:tabs>
        <w:rPr>
          <w:ins w:id="488" w:author="Bob Yencha" w:date="2012-01-25T11:56:00Z"/>
          <w:rFonts w:asciiTheme="minorHAnsi" w:eastAsiaTheme="minorEastAsia" w:hAnsiTheme="minorHAnsi" w:cstheme="minorBidi"/>
          <w:noProof/>
          <w:color w:val="auto"/>
          <w:kern w:val="0"/>
          <w:sz w:val="24"/>
          <w:lang w:eastAsia="en-US"/>
        </w:rPr>
      </w:pPr>
      <w:ins w:id="489" w:author="Bob Yencha" w:date="2012-01-25T11:56:00Z">
        <w:r>
          <w:rPr>
            <w:noProof/>
          </w:rPr>
          <w:t>3.3.7</w:t>
        </w:r>
        <w:r>
          <w:rPr>
            <w:rFonts w:asciiTheme="minorHAnsi" w:eastAsiaTheme="minorEastAsia" w:hAnsiTheme="minorHAnsi" w:cstheme="minorBidi"/>
            <w:noProof/>
            <w:color w:val="auto"/>
            <w:kern w:val="0"/>
            <w:sz w:val="24"/>
            <w:lang w:eastAsia="en-US"/>
          </w:rPr>
          <w:tab/>
        </w:r>
        <w:r>
          <w:rPr>
            <w:noProof/>
          </w:rPr>
          <w:t>PV2 – Patient Visit – Additional Information Segment insert ref to base</w:t>
        </w:r>
        <w:r>
          <w:rPr>
            <w:noProof/>
          </w:rPr>
          <w:tab/>
        </w:r>
        <w:r w:rsidR="00D826AD">
          <w:rPr>
            <w:noProof/>
          </w:rPr>
          <w:fldChar w:fldCharType="begin"/>
        </w:r>
        <w:r>
          <w:rPr>
            <w:noProof/>
          </w:rPr>
          <w:instrText xml:space="preserve"> PAGEREF _Toc189112001 \h </w:instrText>
        </w:r>
      </w:ins>
      <w:r w:rsidR="00D826AD">
        <w:rPr>
          <w:noProof/>
        </w:rPr>
      </w:r>
      <w:r w:rsidR="00D826AD">
        <w:rPr>
          <w:noProof/>
        </w:rPr>
        <w:fldChar w:fldCharType="separate"/>
      </w:r>
      <w:ins w:id="490" w:author="Bob Yencha" w:date="2012-01-25T11:56:00Z">
        <w:r>
          <w:rPr>
            <w:noProof/>
          </w:rPr>
          <w:t>55</w:t>
        </w:r>
        <w:r w:rsidR="00D826AD">
          <w:rPr>
            <w:noProof/>
          </w:rPr>
          <w:fldChar w:fldCharType="end"/>
        </w:r>
      </w:ins>
    </w:p>
    <w:p w14:paraId="2EA189E6" w14:textId="77777777" w:rsidR="00CF04B8" w:rsidRDefault="00CF04B8">
      <w:pPr>
        <w:pStyle w:val="TOC2"/>
        <w:numPr>
          <w:ins w:id="491" w:author="Bob Yencha" w:date="2012-01-25T11:56:00Z"/>
        </w:numPr>
        <w:tabs>
          <w:tab w:val="left" w:pos="885"/>
          <w:tab w:val="right" w:leader="dot" w:pos="9350"/>
        </w:tabs>
        <w:rPr>
          <w:ins w:id="492" w:author="Bob Yencha" w:date="2012-01-25T11:56:00Z"/>
          <w:rFonts w:asciiTheme="minorHAnsi" w:eastAsiaTheme="minorEastAsia" w:hAnsiTheme="minorHAnsi" w:cstheme="minorBidi"/>
          <w:noProof/>
          <w:color w:val="auto"/>
          <w:kern w:val="0"/>
          <w:sz w:val="24"/>
          <w:lang w:eastAsia="en-US"/>
        </w:rPr>
      </w:pPr>
      <w:ins w:id="493" w:author="Bob Yencha" w:date="2012-01-25T11:56:00Z">
        <w:r>
          <w:rPr>
            <w:noProof/>
          </w:rPr>
          <w:t>3.3.8</w:t>
        </w:r>
        <w:r>
          <w:rPr>
            <w:rFonts w:asciiTheme="minorHAnsi" w:eastAsiaTheme="minorEastAsia" w:hAnsiTheme="minorHAnsi" w:cstheme="minorBidi"/>
            <w:noProof/>
            <w:color w:val="auto"/>
            <w:kern w:val="0"/>
            <w:sz w:val="24"/>
            <w:lang w:eastAsia="en-US"/>
          </w:rPr>
          <w:tab/>
        </w:r>
        <w:r>
          <w:rPr>
            <w:noProof/>
          </w:rPr>
          <w:t>ORC – Common Order Segment</w:t>
        </w:r>
        <w:r>
          <w:rPr>
            <w:noProof/>
          </w:rPr>
          <w:tab/>
        </w:r>
        <w:r w:rsidR="00D826AD">
          <w:rPr>
            <w:noProof/>
          </w:rPr>
          <w:fldChar w:fldCharType="begin"/>
        </w:r>
        <w:r>
          <w:rPr>
            <w:noProof/>
          </w:rPr>
          <w:instrText xml:space="preserve"> PAGEREF _Toc189112002 \h </w:instrText>
        </w:r>
      </w:ins>
      <w:r w:rsidR="00D826AD">
        <w:rPr>
          <w:noProof/>
        </w:rPr>
      </w:r>
      <w:r w:rsidR="00D826AD">
        <w:rPr>
          <w:noProof/>
        </w:rPr>
        <w:fldChar w:fldCharType="separate"/>
      </w:r>
      <w:ins w:id="494" w:author="Bob Yencha" w:date="2012-01-25T11:56:00Z">
        <w:r>
          <w:rPr>
            <w:noProof/>
          </w:rPr>
          <w:t>55</w:t>
        </w:r>
        <w:r w:rsidR="00D826AD">
          <w:rPr>
            <w:noProof/>
          </w:rPr>
          <w:fldChar w:fldCharType="end"/>
        </w:r>
      </w:ins>
    </w:p>
    <w:p w14:paraId="063410A1" w14:textId="77777777" w:rsidR="00CF04B8" w:rsidRDefault="00CF04B8">
      <w:pPr>
        <w:pStyle w:val="TOC2"/>
        <w:numPr>
          <w:ins w:id="495" w:author="Bob Yencha" w:date="2012-01-25T11:56:00Z"/>
        </w:numPr>
        <w:tabs>
          <w:tab w:val="left" w:pos="885"/>
          <w:tab w:val="right" w:leader="dot" w:pos="9350"/>
        </w:tabs>
        <w:rPr>
          <w:ins w:id="496" w:author="Bob Yencha" w:date="2012-01-25T11:56:00Z"/>
          <w:rFonts w:asciiTheme="minorHAnsi" w:eastAsiaTheme="minorEastAsia" w:hAnsiTheme="minorHAnsi" w:cstheme="minorBidi"/>
          <w:noProof/>
          <w:color w:val="auto"/>
          <w:kern w:val="0"/>
          <w:sz w:val="24"/>
          <w:lang w:eastAsia="en-US"/>
        </w:rPr>
      </w:pPr>
      <w:ins w:id="497" w:author="Bob Yencha" w:date="2012-01-25T11:56:00Z">
        <w:r>
          <w:rPr>
            <w:noProof/>
          </w:rPr>
          <w:t>3.3.9</w:t>
        </w:r>
        <w:r>
          <w:rPr>
            <w:rFonts w:asciiTheme="minorHAnsi" w:eastAsiaTheme="minorEastAsia" w:hAnsiTheme="minorHAnsi" w:cstheme="minorBidi"/>
            <w:noProof/>
            <w:color w:val="auto"/>
            <w:kern w:val="0"/>
            <w:sz w:val="24"/>
            <w:lang w:eastAsia="en-US"/>
          </w:rPr>
          <w:tab/>
        </w:r>
        <w:r>
          <w:rPr>
            <w:noProof/>
          </w:rPr>
          <w:t>OBR – Observation Request Segment</w:t>
        </w:r>
        <w:r>
          <w:rPr>
            <w:noProof/>
          </w:rPr>
          <w:tab/>
        </w:r>
        <w:r w:rsidR="00D826AD">
          <w:rPr>
            <w:noProof/>
          </w:rPr>
          <w:fldChar w:fldCharType="begin"/>
        </w:r>
        <w:r>
          <w:rPr>
            <w:noProof/>
          </w:rPr>
          <w:instrText xml:space="preserve"> PAGEREF _Toc189112003 \h </w:instrText>
        </w:r>
      </w:ins>
      <w:r w:rsidR="00D826AD">
        <w:rPr>
          <w:noProof/>
        </w:rPr>
      </w:r>
      <w:r w:rsidR="00D826AD">
        <w:rPr>
          <w:noProof/>
        </w:rPr>
        <w:fldChar w:fldCharType="separate"/>
      </w:r>
      <w:ins w:id="498" w:author="Bob Yencha" w:date="2012-01-25T11:56:00Z">
        <w:r>
          <w:rPr>
            <w:noProof/>
          </w:rPr>
          <w:t>57</w:t>
        </w:r>
        <w:r w:rsidR="00D826AD">
          <w:rPr>
            <w:noProof/>
          </w:rPr>
          <w:fldChar w:fldCharType="end"/>
        </w:r>
      </w:ins>
    </w:p>
    <w:p w14:paraId="166E9C53" w14:textId="77777777" w:rsidR="00CF04B8" w:rsidRDefault="00CF04B8">
      <w:pPr>
        <w:pStyle w:val="TOC2"/>
        <w:numPr>
          <w:ins w:id="499" w:author="Bob Yencha" w:date="2012-01-25T11:56:00Z"/>
        </w:numPr>
        <w:tabs>
          <w:tab w:val="left" w:pos="996"/>
          <w:tab w:val="right" w:leader="dot" w:pos="9350"/>
        </w:tabs>
        <w:rPr>
          <w:ins w:id="500" w:author="Bob Yencha" w:date="2012-01-25T11:56:00Z"/>
          <w:rFonts w:asciiTheme="minorHAnsi" w:eastAsiaTheme="minorEastAsia" w:hAnsiTheme="minorHAnsi" w:cstheme="minorBidi"/>
          <w:noProof/>
          <w:color w:val="auto"/>
          <w:kern w:val="0"/>
          <w:sz w:val="24"/>
          <w:lang w:eastAsia="en-US"/>
        </w:rPr>
      </w:pPr>
      <w:ins w:id="501" w:author="Bob Yencha" w:date="2012-01-25T11:56:00Z">
        <w:r>
          <w:rPr>
            <w:noProof/>
          </w:rPr>
          <w:t>3.3.10</w:t>
        </w:r>
        <w:r>
          <w:rPr>
            <w:rFonts w:asciiTheme="minorHAnsi" w:eastAsiaTheme="minorEastAsia" w:hAnsiTheme="minorHAnsi" w:cstheme="minorBidi"/>
            <w:noProof/>
            <w:color w:val="auto"/>
            <w:kern w:val="0"/>
            <w:sz w:val="24"/>
            <w:lang w:eastAsia="en-US"/>
          </w:rPr>
          <w:tab/>
        </w:r>
        <w:r>
          <w:rPr>
            <w:noProof/>
          </w:rPr>
          <w:t>TQ1 – Timing/Quantity Segment</w:t>
        </w:r>
        <w:r>
          <w:rPr>
            <w:noProof/>
          </w:rPr>
          <w:tab/>
        </w:r>
        <w:r w:rsidR="00D826AD">
          <w:rPr>
            <w:noProof/>
          </w:rPr>
          <w:fldChar w:fldCharType="begin"/>
        </w:r>
        <w:r>
          <w:rPr>
            <w:noProof/>
          </w:rPr>
          <w:instrText xml:space="preserve"> PAGEREF _Toc189112004 \h </w:instrText>
        </w:r>
      </w:ins>
      <w:r w:rsidR="00D826AD">
        <w:rPr>
          <w:noProof/>
        </w:rPr>
      </w:r>
      <w:r w:rsidR="00D826AD">
        <w:rPr>
          <w:noProof/>
        </w:rPr>
        <w:fldChar w:fldCharType="separate"/>
      </w:r>
      <w:ins w:id="502" w:author="Bob Yencha" w:date="2012-01-25T11:56:00Z">
        <w:r>
          <w:rPr>
            <w:noProof/>
          </w:rPr>
          <w:t>65</w:t>
        </w:r>
        <w:r w:rsidR="00D826AD">
          <w:rPr>
            <w:noProof/>
          </w:rPr>
          <w:fldChar w:fldCharType="end"/>
        </w:r>
      </w:ins>
    </w:p>
    <w:p w14:paraId="2C6FD998" w14:textId="77777777" w:rsidR="00CF04B8" w:rsidRDefault="00CF04B8">
      <w:pPr>
        <w:pStyle w:val="TOC2"/>
        <w:numPr>
          <w:ins w:id="503" w:author="Bob Yencha" w:date="2012-01-25T11:56:00Z"/>
        </w:numPr>
        <w:tabs>
          <w:tab w:val="left" w:pos="996"/>
          <w:tab w:val="right" w:leader="dot" w:pos="9350"/>
        </w:tabs>
        <w:rPr>
          <w:ins w:id="504" w:author="Bob Yencha" w:date="2012-01-25T11:56:00Z"/>
          <w:rFonts w:asciiTheme="minorHAnsi" w:eastAsiaTheme="minorEastAsia" w:hAnsiTheme="minorHAnsi" w:cstheme="minorBidi"/>
          <w:noProof/>
          <w:color w:val="auto"/>
          <w:kern w:val="0"/>
          <w:sz w:val="24"/>
          <w:lang w:eastAsia="en-US"/>
        </w:rPr>
      </w:pPr>
      <w:ins w:id="505" w:author="Bob Yencha" w:date="2012-01-25T11:56:00Z">
        <w:r>
          <w:rPr>
            <w:noProof/>
          </w:rPr>
          <w:t>3.3.11</w:t>
        </w:r>
        <w:r>
          <w:rPr>
            <w:rFonts w:asciiTheme="minorHAnsi" w:eastAsiaTheme="minorEastAsia" w:hAnsiTheme="minorHAnsi" w:cstheme="minorBidi"/>
            <w:noProof/>
            <w:color w:val="auto"/>
            <w:kern w:val="0"/>
            <w:sz w:val="24"/>
            <w:lang w:eastAsia="en-US"/>
          </w:rPr>
          <w:tab/>
        </w:r>
        <w:r>
          <w:rPr>
            <w:noProof/>
          </w:rPr>
          <w:t>OBX – Observation/Result Segment</w:t>
        </w:r>
        <w:r>
          <w:rPr>
            <w:noProof/>
          </w:rPr>
          <w:tab/>
        </w:r>
        <w:r w:rsidR="00D826AD">
          <w:rPr>
            <w:noProof/>
          </w:rPr>
          <w:fldChar w:fldCharType="begin"/>
        </w:r>
        <w:r>
          <w:rPr>
            <w:noProof/>
          </w:rPr>
          <w:instrText xml:space="preserve"> PAGEREF _Toc189112005 \h </w:instrText>
        </w:r>
      </w:ins>
      <w:r w:rsidR="00D826AD">
        <w:rPr>
          <w:noProof/>
        </w:rPr>
      </w:r>
      <w:r w:rsidR="00D826AD">
        <w:rPr>
          <w:noProof/>
        </w:rPr>
        <w:fldChar w:fldCharType="separate"/>
      </w:r>
      <w:ins w:id="506" w:author="Bob Yencha" w:date="2012-01-25T11:56:00Z">
        <w:r>
          <w:rPr>
            <w:noProof/>
          </w:rPr>
          <w:t>66</w:t>
        </w:r>
        <w:r w:rsidR="00D826AD">
          <w:rPr>
            <w:noProof/>
          </w:rPr>
          <w:fldChar w:fldCharType="end"/>
        </w:r>
      </w:ins>
    </w:p>
    <w:p w14:paraId="59FB73F5" w14:textId="77777777" w:rsidR="00CF04B8" w:rsidRDefault="00CF04B8">
      <w:pPr>
        <w:pStyle w:val="TOC2"/>
        <w:numPr>
          <w:ins w:id="507" w:author="Bob Yencha" w:date="2012-01-25T11:56:00Z"/>
        </w:numPr>
        <w:tabs>
          <w:tab w:val="left" w:pos="1163"/>
          <w:tab w:val="right" w:leader="dot" w:pos="9350"/>
        </w:tabs>
        <w:rPr>
          <w:ins w:id="508" w:author="Bob Yencha" w:date="2012-01-25T11:56:00Z"/>
          <w:rFonts w:asciiTheme="minorHAnsi" w:eastAsiaTheme="minorEastAsia" w:hAnsiTheme="minorHAnsi" w:cstheme="minorBidi"/>
          <w:noProof/>
          <w:color w:val="auto"/>
          <w:kern w:val="0"/>
          <w:sz w:val="24"/>
          <w:lang w:eastAsia="en-US"/>
        </w:rPr>
      </w:pPr>
      <w:ins w:id="509" w:author="Bob Yencha" w:date="2012-01-25T11:56:00Z">
        <w:r>
          <w:rPr>
            <w:noProof/>
          </w:rPr>
          <w:t>3.3.11.1</w:t>
        </w:r>
        <w:r>
          <w:rPr>
            <w:rFonts w:asciiTheme="minorHAnsi" w:eastAsiaTheme="minorEastAsia" w:hAnsiTheme="minorHAnsi" w:cstheme="minorBidi"/>
            <w:noProof/>
            <w:color w:val="auto"/>
            <w:kern w:val="0"/>
            <w:sz w:val="24"/>
            <w:lang w:eastAsia="en-US"/>
          </w:rPr>
          <w:tab/>
        </w:r>
        <w:r>
          <w:rPr>
            <w:noProof/>
          </w:rPr>
          <w:t>Observation Identifiers, Observation Values, Interpretations and Comments</w:t>
        </w:r>
        <w:r>
          <w:rPr>
            <w:noProof/>
          </w:rPr>
          <w:tab/>
        </w:r>
        <w:r w:rsidR="00D826AD">
          <w:rPr>
            <w:noProof/>
          </w:rPr>
          <w:fldChar w:fldCharType="begin"/>
        </w:r>
        <w:r>
          <w:rPr>
            <w:noProof/>
          </w:rPr>
          <w:instrText xml:space="preserve"> PAGEREF _Toc189112006 \h </w:instrText>
        </w:r>
      </w:ins>
      <w:r w:rsidR="00D826AD">
        <w:rPr>
          <w:noProof/>
        </w:rPr>
      </w:r>
      <w:r w:rsidR="00D826AD">
        <w:rPr>
          <w:noProof/>
        </w:rPr>
        <w:fldChar w:fldCharType="separate"/>
      </w:r>
      <w:ins w:id="510" w:author="Bob Yencha" w:date="2012-01-25T11:56:00Z">
        <w:r>
          <w:rPr>
            <w:noProof/>
          </w:rPr>
          <w:t>71</w:t>
        </w:r>
        <w:r w:rsidR="00D826AD">
          <w:rPr>
            <w:noProof/>
          </w:rPr>
          <w:fldChar w:fldCharType="end"/>
        </w:r>
      </w:ins>
    </w:p>
    <w:p w14:paraId="1E9C72BF" w14:textId="77777777" w:rsidR="00CF04B8" w:rsidRDefault="00CF04B8">
      <w:pPr>
        <w:pStyle w:val="TOC2"/>
        <w:numPr>
          <w:ins w:id="511" w:author="Bob Yencha" w:date="2012-01-25T11:56:00Z"/>
        </w:numPr>
        <w:tabs>
          <w:tab w:val="left" w:pos="996"/>
          <w:tab w:val="right" w:leader="dot" w:pos="9350"/>
        </w:tabs>
        <w:rPr>
          <w:ins w:id="512" w:author="Bob Yencha" w:date="2012-01-25T11:56:00Z"/>
          <w:rFonts w:asciiTheme="minorHAnsi" w:eastAsiaTheme="minorEastAsia" w:hAnsiTheme="minorHAnsi" w:cstheme="minorBidi"/>
          <w:noProof/>
          <w:color w:val="auto"/>
          <w:kern w:val="0"/>
          <w:sz w:val="24"/>
          <w:lang w:eastAsia="en-US"/>
        </w:rPr>
      </w:pPr>
      <w:ins w:id="513" w:author="Bob Yencha" w:date="2012-01-25T11:56:00Z">
        <w:r>
          <w:rPr>
            <w:noProof/>
          </w:rPr>
          <w:t>3.3.12</w:t>
        </w:r>
        <w:r>
          <w:rPr>
            <w:rFonts w:asciiTheme="minorHAnsi" w:eastAsiaTheme="minorEastAsia" w:hAnsiTheme="minorHAnsi" w:cstheme="minorBidi"/>
            <w:noProof/>
            <w:color w:val="auto"/>
            <w:kern w:val="0"/>
            <w:sz w:val="24"/>
            <w:lang w:eastAsia="en-US"/>
          </w:rPr>
          <w:tab/>
        </w:r>
        <w:r>
          <w:rPr>
            <w:noProof/>
          </w:rPr>
          <w:t>SPM – Specimen Segment</w:t>
        </w:r>
        <w:r>
          <w:rPr>
            <w:noProof/>
          </w:rPr>
          <w:tab/>
        </w:r>
        <w:r w:rsidR="00D826AD">
          <w:rPr>
            <w:noProof/>
          </w:rPr>
          <w:fldChar w:fldCharType="begin"/>
        </w:r>
        <w:r>
          <w:rPr>
            <w:noProof/>
          </w:rPr>
          <w:instrText xml:space="preserve"> PAGEREF _Toc189112007 \h </w:instrText>
        </w:r>
      </w:ins>
      <w:r w:rsidR="00D826AD">
        <w:rPr>
          <w:noProof/>
        </w:rPr>
      </w:r>
      <w:r w:rsidR="00D826AD">
        <w:rPr>
          <w:noProof/>
        </w:rPr>
        <w:fldChar w:fldCharType="separate"/>
      </w:r>
      <w:ins w:id="514" w:author="Bob Yencha" w:date="2012-01-25T11:56:00Z">
        <w:r>
          <w:rPr>
            <w:noProof/>
          </w:rPr>
          <w:t>74</w:t>
        </w:r>
        <w:r w:rsidR="00D826AD">
          <w:rPr>
            <w:noProof/>
          </w:rPr>
          <w:fldChar w:fldCharType="end"/>
        </w:r>
      </w:ins>
    </w:p>
    <w:p w14:paraId="72EABCB6" w14:textId="77777777" w:rsidR="00CF04B8" w:rsidRDefault="00CF04B8">
      <w:pPr>
        <w:pStyle w:val="TOC2"/>
        <w:numPr>
          <w:ins w:id="515" w:author="Bob Yencha" w:date="2012-01-25T11:56:00Z"/>
        </w:numPr>
        <w:tabs>
          <w:tab w:val="left" w:pos="996"/>
          <w:tab w:val="right" w:leader="dot" w:pos="9350"/>
        </w:tabs>
        <w:rPr>
          <w:ins w:id="516" w:author="Bob Yencha" w:date="2012-01-25T11:56:00Z"/>
          <w:rFonts w:asciiTheme="minorHAnsi" w:eastAsiaTheme="minorEastAsia" w:hAnsiTheme="minorHAnsi" w:cstheme="minorBidi"/>
          <w:noProof/>
          <w:color w:val="auto"/>
          <w:kern w:val="0"/>
          <w:sz w:val="24"/>
          <w:lang w:eastAsia="en-US"/>
        </w:rPr>
      </w:pPr>
      <w:ins w:id="517" w:author="Bob Yencha" w:date="2012-01-25T11:56:00Z">
        <w:r>
          <w:rPr>
            <w:noProof/>
          </w:rPr>
          <w:t>3.3.13</w:t>
        </w:r>
        <w:r>
          <w:rPr>
            <w:rFonts w:asciiTheme="minorHAnsi" w:eastAsiaTheme="minorEastAsia" w:hAnsiTheme="minorHAnsi" w:cstheme="minorBidi"/>
            <w:noProof/>
            <w:color w:val="auto"/>
            <w:kern w:val="0"/>
            <w:sz w:val="24"/>
            <w:lang w:eastAsia="en-US"/>
          </w:rPr>
          <w:tab/>
        </w:r>
        <w:r>
          <w:rPr>
            <w:noProof/>
          </w:rPr>
          <w:t>NTE – Notes and Comments Segment</w:t>
        </w:r>
        <w:r>
          <w:rPr>
            <w:noProof/>
          </w:rPr>
          <w:tab/>
        </w:r>
        <w:r w:rsidR="00D826AD">
          <w:rPr>
            <w:noProof/>
          </w:rPr>
          <w:fldChar w:fldCharType="begin"/>
        </w:r>
        <w:r>
          <w:rPr>
            <w:noProof/>
          </w:rPr>
          <w:instrText xml:space="preserve"> PAGEREF _Toc189112008 \h </w:instrText>
        </w:r>
      </w:ins>
      <w:r w:rsidR="00D826AD">
        <w:rPr>
          <w:noProof/>
        </w:rPr>
      </w:r>
      <w:r w:rsidR="00D826AD">
        <w:rPr>
          <w:noProof/>
        </w:rPr>
        <w:fldChar w:fldCharType="separate"/>
      </w:r>
      <w:ins w:id="518" w:author="Bob Yencha" w:date="2012-01-25T11:56:00Z">
        <w:r>
          <w:rPr>
            <w:noProof/>
          </w:rPr>
          <w:t>77</w:t>
        </w:r>
        <w:r w:rsidR="00D826AD">
          <w:rPr>
            <w:noProof/>
          </w:rPr>
          <w:fldChar w:fldCharType="end"/>
        </w:r>
      </w:ins>
    </w:p>
    <w:p w14:paraId="32567C38" w14:textId="77777777" w:rsidR="00CF04B8" w:rsidRDefault="00CF04B8">
      <w:pPr>
        <w:pStyle w:val="TOC1"/>
        <w:numPr>
          <w:ins w:id="519" w:author="Bob Yencha" w:date="2012-01-25T11:56:00Z"/>
        </w:numPr>
        <w:tabs>
          <w:tab w:val="left" w:pos="390"/>
        </w:tabs>
        <w:rPr>
          <w:ins w:id="520" w:author="Bob Yencha" w:date="2012-01-25T11:56:00Z"/>
          <w:rFonts w:asciiTheme="minorHAnsi" w:eastAsiaTheme="minorEastAsia" w:hAnsiTheme="minorHAnsi" w:cstheme="minorBidi"/>
          <w:b w:val="0"/>
          <w:bCs w:val="0"/>
          <w:smallCaps w:val="0"/>
          <w:noProof/>
          <w:color w:val="auto"/>
          <w:kern w:val="0"/>
          <w:sz w:val="24"/>
          <w:lang w:eastAsia="en-US"/>
        </w:rPr>
      </w:pPr>
      <w:ins w:id="521" w:author="Bob Yencha" w:date="2012-01-25T11:56:00Z">
        <w:r>
          <w:rPr>
            <w:noProof/>
          </w:rPr>
          <w:t>4.</w:t>
        </w:r>
        <w:r>
          <w:rPr>
            <w:rFonts w:asciiTheme="minorHAnsi" w:eastAsiaTheme="minorEastAsia" w:hAnsiTheme="minorHAnsi" w:cstheme="minorBidi"/>
            <w:b w:val="0"/>
            <w:bCs w:val="0"/>
            <w:smallCaps w:val="0"/>
            <w:noProof/>
            <w:color w:val="auto"/>
            <w:kern w:val="0"/>
            <w:sz w:val="24"/>
            <w:lang w:eastAsia="en-US"/>
          </w:rPr>
          <w:tab/>
        </w:r>
        <w:r>
          <w:rPr>
            <w:noProof/>
          </w:rPr>
          <w:t>Code Systems and Value Sets</w:t>
        </w:r>
        <w:r>
          <w:rPr>
            <w:noProof/>
          </w:rPr>
          <w:tab/>
        </w:r>
        <w:r w:rsidR="00D826AD">
          <w:rPr>
            <w:noProof/>
          </w:rPr>
          <w:fldChar w:fldCharType="begin"/>
        </w:r>
        <w:r>
          <w:rPr>
            <w:noProof/>
          </w:rPr>
          <w:instrText xml:space="preserve"> PAGEREF _Toc189112009 \h </w:instrText>
        </w:r>
      </w:ins>
      <w:r w:rsidR="00D826AD">
        <w:rPr>
          <w:noProof/>
        </w:rPr>
      </w:r>
      <w:r w:rsidR="00D826AD">
        <w:rPr>
          <w:noProof/>
        </w:rPr>
        <w:fldChar w:fldCharType="separate"/>
      </w:r>
      <w:ins w:id="522" w:author="Bob Yencha" w:date="2012-01-25T11:56:00Z">
        <w:r>
          <w:rPr>
            <w:noProof/>
          </w:rPr>
          <w:t>78</w:t>
        </w:r>
        <w:r w:rsidR="00D826AD">
          <w:rPr>
            <w:noProof/>
          </w:rPr>
          <w:fldChar w:fldCharType="end"/>
        </w:r>
      </w:ins>
    </w:p>
    <w:p w14:paraId="3AE82B9D" w14:textId="77777777" w:rsidR="00CF04B8" w:rsidRDefault="00CF04B8">
      <w:pPr>
        <w:pStyle w:val="TOC2"/>
        <w:numPr>
          <w:ins w:id="523" w:author="Bob Yencha" w:date="2012-01-25T11:56:00Z"/>
        </w:numPr>
        <w:tabs>
          <w:tab w:val="left" w:pos="718"/>
          <w:tab w:val="right" w:leader="dot" w:pos="9350"/>
        </w:tabs>
        <w:rPr>
          <w:ins w:id="524" w:author="Bob Yencha" w:date="2012-01-25T11:56:00Z"/>
          <w:rFonts w:asciiTheme="minorHAnsi" w:eastAsiaTheme="minorEastAsia" w:hAnsiTheme="minorHAnsi" w:cstheme="minorBidi"/>
          <w:noProof/>
          <w:color w:val="auto"/>
          <w:kern w:val="0"/>
          <w:sz w:val="24"/>
          <w:lang w:eastAsia="en-US"/>
        </w:rPr>
      </w:pPr>
      <w:ins w:id="525" w:author="Bob Yencha" w:date="2012-01-25T11:56:00Z">
        <w:r>
          <w:rPr>
            <w:noProof/>
          </w:rPr>
          <w:t>4.1</w:t>
        </w:r>
        <w:r>
          <w:rPr>
            <w:rFonts w:asciiTheme="minorHAnsi" w:eastAsiaTheme="minorEastAsia" w:hAnsiTheme="minorHAnsi" w:cstheme="minorBidi"/>
            <w:noProof/>
            <w:color w:val="auto"/>
            <w:kern w:val="0"/>
            <w:sz w:val="24"/>
            <w:lang w:eastAsia="en-US"/>
          </w:rPr>
          <w:tab/>
        </w:r>
        <w:r>
          <w:rPr>
            <w:noProof/>
          </w:rPr>
          <w:t>HL7 Tables</w:t>
        </w:r>
        <w:r>
          <w:rPr>
            <w:noProof/>
          </w:rPr>
          <w:tab/>
        </w:r>
        <w:r w:rsidR="00D826AD">
          <w:rPr>
            <w:noProof/>
          </w:rPr>
          <w:fldChar w:fldCharType="begin"/>
        </w:r>
        <w:r>
          <w:rPr>
            <w:noProof/>
          </w:rPr>
          <w:instrText xml:space="preserve"> PAGEREF _Toc189112010 \h </w:instrText>
        </w:r>
      </w:ins>
      <w:r w:rsidR="00D826AD">
        <w:rPr>
          <w:noProof/>
        </w:rPr>
      </w:r>
      <w:r w:rsidR="00D826AD">
        <w:rPr>
          <w:noProof/>
        </w:rPr>
        <w:fldChar w:fldCharType="separate"/>
      </w:r>
      <w:ins w:id="526" w:author="Bob Yencha" w:date="2012-01-25T11:56:00Z">
        <w:r>
          <w:rPr>
            <w:noProof/>
          </w:rPr>
          <w:t>78</w:t>
        </w:r>
        <w:r w:rsidR="00D826AD">
          <w:rPr>
            <w:noProof/>
          </w:rPr>
          <w:fldChar w:fldCharType="end"/>
        </w:r>
      </w:ins>
    </w:p>
    <w:p w14:paraId="77DDF382" w14:textId="77777777" w:rsidR="00CF04B8" w:rsidRDefault="00CF04B8">
      <w:pPr>
        <w:pStyle w:val="TOC2"/>
        <w:numPr>
          <w:ins w:id="527" w:author="Bob Yencha" w:date="2012-01-25T11:56:00Z"/>
        </w:numPr>
        <w:tabs>
          <w:tab w:val="left" w:pos="718"/>
          <w:tab w:val="right" w:leader="dot" w:pos="9350"/>
        </w:tabs>
        <w:rPr>
          <w:ins w:id="528" w:author="Bob Yencha" w:date="2012-01-25T11:56:00Z"/>
          <w:rFonts w:asciiTheme="minorHAnsi" w:eastAsiaTheme="minorEastAsia" w:hAnsiTheme="minorHAnsi" w:cstheme="minorBidi"/>
          <w:noProof/>
          <w:color w:val="auto"/>
          <w:kern w:val="0"/>
          <w:sz w:val="24"/>
          <w:lang w:eastAsia="en-US"/>
        </w:rPr>
      </w:pPr>
      <w:ins w:id="529" w:author="Bob Yencha" w:date="2012-01-25T11:56:00Z">
        <w:r>
          <w:rPr>
            <w:noProof/>
          </w:rPr>
          <w:t>4.2</w:t>
        </w:r>
        <w:r>
          <w:rPr>
            <w:rFonts w:asciiTheme="minorHAnsi" w:eastAsiaTheme="minorEastAsia" w:hAnsiTheme="minorHAnsi" w:cstheme="minorBidi"/>
            <w:noProof/>
            <w:color w:val="auto"/>
            <w:kern w:val="0"/>
            <w:sz w:val="24"/>
            <w:lang w:eastAsia="en-US"/>
          </w:rPr>
          <w:tab/>
        </w:r>
        <w:r>
          <w:rPr>
            <w:noProof/>
          </w:rPr>
          <w:t>LOINC</w:t>
        </w:r>
        <w:r>
          <w:rPr>
            <w:noProof/>
          </w:rPr>
          <w:tab/>
        </w:r>
        <w:r w:rsidR="00D826AD">
          <w:rPr>
            <w:noProof/>
          </w:rPr>
          <w:fldChar w:fldCharType="begin"/>
        </w:r>
        <w:r>
          <w:rPr>
            <w:noProof/>
          </w:rPr>
          <w:instrText xml:space="preserve"> PAGEREF _Toc189112011 \h </w:instrText>
        </w:r>
      </w:ins>
      <w:r w:rsidR="00D826AD">
        <w:rPr>
          <w:noProof/>
        </w:rPr>
      </w:r>
      <w:r w:rsidR="00D826AD">
        <w:rPr>
          <w:noProof/>
        </w:rPr>
        <w:fldChar w:fldCharType="separate"/>
      </w:r>
      <w:ins w:id="530" w:author="Bob Yencha" w:date="2012-01-25T11:56:00Z">
        <w:r>
          <w:rPr>
            <w:noProof/>
          </w:rPr>
          <w:t>78</w:t>
        </w:r>
        <w:r w:rsidR="00D826AD">
          <w:rPr>
            <w:noProof/>
          </w:rPr>
          <w:fldChar w:fldCharType="end"/>
        </w:r>
      </w:ins>
    </w:p>
    <w:p w14:paraId="18D3BB63" w14:textId="77777777" w:rsidR="00CF04B8" w:rsidRDefault="00CF04B8">
      <w:pPr>
        <w:pStyle w:val="TOC2"/>
        <w:numPr>
          <w:ins w:id="531" w:author="Bob Yencha" w:date="2012-01-25T11:56:00Z"/>
        </w:numPr>
        <w:tabs>
          <w:tab w:val="left" w:pos="718"/>
          <w:tab w:val="right" w:leader="dot" w:pos="9350"/>
        </w:tabs>
        <w:rPr>
          <w:ins w:id="532" w:author="Bob Yencha" w:date="2012-01-25T11:56:00Z"/>
          <w:rFonts w:asciiTheme="minorHAnsi" w:eastAsiaTheme="minorEastAsia" w:hAnsiTheme="minorHAnsi" w:cstheme="minorBidi"/>
          <w:noProof/>
          <w:color w:val="auto"/>
          <w:kern w:val="0"/>
          <w:sz w:val="24"/>
          <w:lang w:eastAsia="en-US"/>
        </w:rPr>
      </w:pPr>
      <w:ins w:id="533" w:author="Bob Yencha" w:date="2012-01-25T11:56:00Z">
        <w:r>
          <w:rPr>
            <w:noProof/>
          </w:rPr>
          <w:t>4.3</w:t>
        </w:r>
        <w:r>
          <w:rPr>
            <w:rFonts w:asciiTheme="minorHAnsi" w:eastAsiaTheme="minorEastAsia" w:hAnsiTheme="minorHAnsi" w:cstheme="minorBidi"/>
            <w:noProof/>
            <w:color w:val="auto"/>
            <w:kern w:val="0"/>
            <w:sz w:val="24"/>
            <w:lang w:eastAsia="en-US"/>
          </w:rPr>
          <w:tab/>
        </w:r>
        <w:r>
          <w:rPr>
            <w:noProof/>
          </w:rPr>
          <w:t>SNOMED CT</w:t>
        </w:r>
        <w:r>
          <w:rPr>
            <w:noProof/>
          </w:rPr>
          <w:tab/>
        </w:r>
        <w:r w:rsidR="00D826AD">
          <w:rPr>
            <w:noProof/>
          </w:rPr>
          <w:fldChar w:fldCharType="begin"/>
        </w:r>
        <w:r>
          <w:rPr>
            <w:noProof/>
          </w:rPr>
          <w:instrText xml:space="preserve"> PAGEREF _Toc189112012 \h </w:instrText>
        </w:r>
      </w:ins>
      <w:r w:rsidR="00D826AD">
        <w:rPr>
          <w:noProof/>
        </w:rPr>
      </w:r>
      <w:r w:rsidR="00D826AD">
        <w:rPr>
          <w:noProof/>
        </w:rPr>
        <w:fldChar w:fldCharType="separate"/>
      </w:r>
      <w:ins w:id="534" w:author="Bob Yencha" w:date="2012-01-25T11:56:00Z">
        <w:r>
          <w:rPr>
            <w:noProof/>
          </w:rPr>
          <w:t>79</w:t>
        </w:r>
        <w:r w:rsidR="00D826AD">
          <w:rPr>
            <w:noProof/>
          </w:rPr>
          <w:fldChar w:fldCharType="end"/>
        </w:r>
      </w:ins>
    </w:p>
    <w:p w14:paraId="0DC893DE" w14:textId="77777777" w:rsidR="00CF04B8" w:rsidRDefault="00CF04B8">
      <w:pPr>
        <w:pStyle w:val="TOC2"/>
        <w:numPr>
          <w:ins w:id="535" w:author="Bob Yencha" w:date="2012-01-25T11:56:00Z"/>
        </w:numPr>
        <w:tabs>
          <w:tab w:val="left" w:pos="718"/>
          <w:tab w:val="right" w:leader="dot" w:pos="9350"/>
        </w:tabs>
        <w:rPr>
          <w:ins w:id="536" w:author="Bob Yencha" w:date="2012-01-25T11:56:00Z"/>
          <w:rFonts w:asciiTheme="minorHAnsi" w:eastAsiaTheme="minorEastAsia" w:hAnsiTheme="minorHAnsi" w:cstheme="minorBidi"/>
          <w:noProof/>
          <w:color w:val="auto"/>
          <w:kern w:val="0"/>
          <w:sz w:val="24"/>
          <w:lang w:eastAsia="en-US"/>
        </w:rPr>
      </w:pPr>
      <w:ins w:id="537" w:author="Bob Yencha" w:date="2012-01-25T11:56:00Z">
        <w:r>
          <w:rPr>
            <w:noProof/>
          </w:rPr>
          <w:t>4.4</w:t>
        </w:r>
        <w:r>
          <w:rPr>
            <w:rFonts w:asciiTheme="minorHAnsi" w:eastAsiaTheme="minorEastAsia" w:hAnsiTheme="minorHAnsi" w:cstheme="minorBidi"/>
            <w:noProof/>
            <w:color w:val="auto"/>
            <w:kern w:val="0"/>
            <w:sz w:val="24"/>
            <w:lang w:eastAsia="en-US"/>
          </w:rPr>
          <w:tab/>
        </w:r>
        <w:r>
          <w:rPr>
            <w:noProof/>
          </w:rPr>
          <w:t>UCUM</w:t>
        </w:r>
        <w:r>
          <w:rPr>
            <w:noProof/>
          </w:rPr>
          <w:tab/>
        </w:r>
        <w:r w:rsidR="00D826AD">
          <w:rPr>
            <w:noProof/>
          </w:rPr>
          <w:fldChar w:fldCharType="begin"/>
        </w:r>
        <w:r>
          <w:rPr>
            <w:noProof/>
          </w:rPr>
          <w:instrText xml:space="preserve"> PAGEREF _Toc189112013 \h </w:instrText>
        </w:r>
      </w:ins>
      <w:r w:rsidR="00D826AD">
        <w:rPr>
          <w:noProof/>
        </w:rPr>
      </w:r>
      <w:r w:rsidR="00D826AD">
        <w:rPr>
          <w:noProof/>
        </w:rPr>
        <w:fldChar w:fldCharType="separate"/>
      </w:r>
      <w:ins w:id="538" w:author="Bob Yencha" w:date="2012-01-25T11:56:00Z">
        <w:r>
          <w:rPr>
            <w:noProof/>
          </w:rPr>
          <w:t>80</w:t>
        </w:r>
        <w:r w:rsidR="00D826AD">
          <w:rPr>
            <w:noProof/>
          </w:rPr>
          <w:fldChar w:fldCharType="end"/>
        </w:r>
      </w:ins>
    </w:p>
    <w:p w14:paraId="62DD6963" w14:textId="77777777" w:rsidR="00CF04B8" w:rsidRDefault="00CF04B8">
      <w:pPr>
        <w:pStyle w:val="TOC2"/>
        <w:numPr>
          <w:ins w:id="539" w:author="Bob Yencha" w:date="2012-01-25T11:56:00Z"/>
        </w:numPr>
        <w:tabs>
          <w:tab w:val="left" w:pos="718"/>
          <w:tab w:val="right" w:leader="dot" w:pos="9350"/>
        </w:tabs>
        <w:rPr>
          <w:ins w:id="540" w:author="Bob Yencha" w:date="2012-01-25T11:56:00Z"/>
          <w:rFonts w:asciiTheme="minorHAnsi" w:eastAsiaTheme="minorEastAsia" w:hAnsiTheme="minorHAnsi" w:cstheme="minorBidi"/>
          <w:noProof/>
          <w:color w:val="auto"/>
          <w:kern w:val="0"/>
          <w:sz w:val="24"/>
          <w:lang w:eastAsia="en-US"/>
        </w:rPr>
      </w:pPr>
      <w:ins w:id="541" w:author="Bob Yencha" w:date="2012-01-25T11:56:00Z">
        <w:r>
          <w:rPr>
            <w:noProof/>
          </w:rPr>
          <w:t>4.5</w:t>
        </w:r>
        <w:r>
          <w:rPr>
            <w:rFonts w:asciiTheme="minorHAnsi" w:eastAsiaTheme="minorEastAsia" w:hAnsiTheme="minorHAnsi" w:cstheme="minorBidi"/>
            <w:noProof/>
            <w:color w:val="auto"/>
            <w:kern w:val="0"/>
            <w:sz w:val="24"/>
            <w:lang w:eastAsia="en-US"/>
          </w:rPr>
          <w:tab/>
        </w:r>
        <w:r>
          <w:rPr>
            <w:noProof/>
          </w:rPr>
          <w:t>Vocabulary Constraints</w:t>
        </w:r>
        <w:r>
          <w:rPr>
            <w:noProof/>
          </w:rPr>
          <w:tab/>
        </w:r>
        <w:r w:rsidR="00D826AD">
          <w:rPr>
            <w:noProof/>
          </w:rPr>
          <w:fldChar w:fldCharType="begin"/>
        </w:r>
        <w:r>
          <w:rPr>
            <w:noProof/>
          </w:rPr>
          <w:instrText xml:space="preserve"> PAGEREF _Toc189112014 \h </w:instrText>
        </w:r>
      </w:ins>
      <w:r w:rsidR="00D826AD">
        <w:rPr>
          <w:noProof/>
        </w:rPr>
      </w:r>
      <w:r w:rsidR="00D826AD">
        <w:rPr>
          <w:noProof/>
        </w:rPr>
        <w:fldChar w:fldCharType="separate"/>
      </w:r>
      <w:ins w:id="542" w:author="Bob Yencha" w:date="2012-01-25T11:56:00Z">
        <w:r>
          <w:rPr>
            <w:noProof/>
          </w:rPr>
          <w:t>82</w:t>
        </w:r>
        <w:r w:rsidR="00D826AD">
          <w:rPr>
            <w:noProof/>
          </w:rPr>
          <w:fldChar w:fldCharType="end"/>
        </w:r>
      </w:ins>
    </w:p>
    <w:p w14:paraId="6320EE94" w14:textId="77777777" w:rsidR="00CF04B8" w:rsidRDefault="00CF04B8">
      <w:pPr>
        <w:pStyle w:val="TOC2"/>
        <w:numPr>
          <w:ins w:id="543" w:author="Bob Yencha" w:date="2012-01-25T11:56:00Z"/>
        </w:numPr>
        <w:tabs>
          <w:tab w:val="left" w:pos="718"/>
          <w:tab w:val="right" w:leader="dot" w:pos="9350"/>
        </w:tabs>
        <w:rPr>
          <w:ins w:id="544" w:author="Bob Yencha" w:date="2012-01-25T11:56:00Z"/>
          <w:rFonts w:asciiTheme="minorHAnsi" w:eastAsiaTheme="minorEastAsia" w:hAnsiTheme="minorHAnsi" w:cstheme="minorBidi"/>
          <w:noProof/>
          <w:color w:val="auto"/>
          <w:kern w:val="0"/>
          <w:sz w:val="24"/>
          <w:lang w:eastAsia="en-US"/>
        </w:rPr>
      </w:pPr>
      <w:ins w:id="545" w:author="Bob Yencha" w:date="2012-01-25T11:56:00Z">
        <w:r>
          <w:rPr>
            <w:noProof/>
          </w:rPr>
          <w:t>4.6</w:t>
        </w:r>
        <w:r>
          <w:rPr>
            <w:rFonts w:asciiTheme="minorHAnsi" w:eastAsiaTheme="minorEastAsia" w:hAnsiTheme="minorHAnsi" w:cstheme="minorBidi"/>
            <w:noProof/>
            <w:color w:val="auto"/>
            <w:kern w:val="0"/>
            <w:sz w:val="24"/>
            <w:lang w:eastAsia="en-US"/>
          </w:rPr>
          <w:tab/>
        </w:r>
        <w:r>
          <w:rPr>
            <w:noProof/>
          </w:rPr>
          <w:t>HL7 Tables</w:t>
        </w:r>
        <w:r>
          <w:rPr>
            <w:noProof/>
          </w:rPr>
          <w:tab/>
        </w:r>
        <w:r w:rsidR="00D826AD">
          <w:rPr>
            <w:noProof/>
          </w:rPr>
          <w:fldChar w:fldCharType="begin"/>
        </w:r>
        <w:r>
          <w:rPr>
            <w:noProof/>
          </w:rPr>
          <w:instrText xml:space="preserve"> PAGEREF _Toc189112015 \h </w:instrText>
        </w:r>
      </w:ins>
      <w:r w:rsidR="00D826AD">
        <w:rPr>
          <w:noProof/>
        </w:rPr>
      </w:r>
      <w:r w:rsidR="00D826AD">
        <w:rPr>
          <w:noProof/>
        </w:rPr>
        <w:fldChar w:fldCharType="separate"/>
      </w:r>
      <w:ins w:id="546" w:author="Bob Yencha" w:date="2012-01-25T11:56:00Z">
        <w:r>
          <w:rPr>
            <w:noProof/>
          </w:rPr>
          <w:t>88</w:t>
        </w:r>
        <w:r w:rsidR="00D826AD">
          <w:rPr>
            <w:noProof/>
          </w:rPr>
          <w:fldChar w:fldCharType="end"/>
        </w:r>
      </w:ins>
    </w:p>
    <w:p w14:paraId="016D8806" w14:textId="77777777" w:rsidR="00CF04B8" w:rsidRDefault="00CF04B8">
      <w:pPr>
        <w:pStyle w:val="TOC2"/>
        <w:numPr>
          <w:ins w:id="547" w:author="Bob Yencha" w:date="2012-01-25T11:56:00Z"/>
        </w:numPr>
        <w:tabs>
          <w:tab w:val="left" w:pos="885"/>
          <w:tab w:val="right" w:leader="dot" w:pos="9350"/>
        </w:tabs>
        <w:rPr>
          <w:ins w:id="548" w:author="Bob Yencha" w:date="2012-01-25T11:56:00Z"/>
          <w:rFonts w:asciiTheme="minorHAnsi" w:eastAsiaTheme="minorEastAsia" w:hAnsiTheme="minorHAnsi" w:cstheme="minorBidi"/>
          <w:noProof/>
          <w:color w:val="auto"/>
          <w:kern w:val="0"/>
          <w:sz w:val="24"/>
          <w:lang w:eastAsia="en-US"/>
        </w:rPr>
      </w:pPr>
      <w:ins w:id="549" w:author="Bob Yencha" w:date="2012-01-25T11:56:00Z">
        <w:r>
          <w:rPr>
            <w:noProof/>
          </w:rPr>
          <w:t>4.6.1</w:t>
        </w:r>
        <w:r>
          <w:rPr>
            <w:rFonts w:asciiTheme="minorHAnsi" w:eastAsiaTheme="minorEastAsia" w:hAnsiTheme="minorHAnsi" w:cstheme="minorBidi"/>
            <w:noProof/>
            <w:color w:val="auto"/>
            <w:kern w:val="0"/>
            <w:sz w:val="24"/>
            <w:lang w:eastAsia="en-US"/>
          </w:rPr>
          <w:tab/>
        </w:r>
        <w:r>
          <w:rPr>
            <w:noProof/>
          </w:rPr>
          <w:t>HL7 Table 0065 – Specimen Action Code from HL7 V2.7.1 Message - Constrained</w:t>
        </w:r>
        <w:r>
          <w:rPr>
            <w:noProof/>
          </w:rPr>
          <w:tab/>
        </w:r>
        <w:r w:rsidR="00D826AD">
          <w:rPr>
            <w:noProof/>
          </w:rPr>
          <w:fldChar w:fldCharType="begin"/>
        </w:r>
        <w:r>
          <w:rPr>
            <w:noProof/>
          </w:rPr>
          <w:instrText xml:space="preserve"> PAGEREF _Toc189112016 \h </w:instrText>
        </w:r>
      </w:ins>
      <w:r w:rsidR="00D826AD">
        <w:rPr>
          <w:noProof/>
        </w:rPr>
      </w:r>
      <w:r w:rsidR="00D826AD">
        <w:rPr>
          <w:noProof/>
        </w:rPr>
        <w:fldChar w:fldCharType="separate"/>
      </w:r>
      <w:ins w:id="550" w:author="Bob Yencha" w:date="2012-01-25T11:56:00Z">
        <w:r>
          <w:rPr>
            <w:noProof/>
          </w:rPr>
          <w:t>88</w:t>
        </w:r>
        <w:r w:rsidR="00D826AD">
          <w:rPr>
            <w:noProof/>
          </w:rPr>
          <w:fldChar w:fldCharType="end"/>
        </w:r>
      </w:ins>
    </w:p>
    <w:p w14:paraId="62080301" w14:textId="77777777" w:rsidR="00CF04B8" w:rsidRDefault="00CF04B8">
      <w:pPr>
        <w:pStyle w:val="TOC2"/>
        <w:numPr>
          <w:ins w:id="551" w:author="Bob Yencha" w:date="2012-01-25T11:56:00Z"/>
        </w:numPr>
        <w:tabs>
          <w:tab w:val="left" w:pos="885"/>
          <w:tab w:val="right" w:leader="dot" w:pos="9350"/>
        </w:tabs>
        <w:rPr>
          <w:ins w:id="552" w:author="Bob Yencha" w:date="2012-01-25T11:56:00Z"/>
          <w:rFonts w:asciiTheme="minorHAnsi" w:eastAsiaTheme="minorEastAsia" w:hAnsiTheme="minorHAnsi" w:cstheme="minorBidi"/>
          <w:noProof/>
          <w:color w:val="auto"/>
          <w:kern w:val="0"/>
          <w:sz w:val="24"/>
          <w:lang w:eastAsia="en-US"/>
        </w:rPr>
      </w:pPr>
      <w:ins w:id="553" w:author="Bob Yencha" w:date="2012-01-25T11:56:00Z">
        <w:r>
          <w:rPr>
            <w:noProof/>
          </w:rPr>
          <w:t>4.6.2</w:t>
        </w:r>
        <w:r>
          <w:rPr>
            <w:rFonts w:asciiTheme="minorHAnsi" w:eastAsiaTheme="minorEastAsia" w:hAnsiTheme="minorHAnsi" w:cstheme="minorBidi"/>
            <w:noProof/>
            <w:color w:val="auto"/>
            <w:kern w:val="0"/>
            <w:sz w:val="24"/>
            <w:lang w:eastAsia="en-US"/>
          </w:rPr>
          <w:tab/>
        </w:r>
        <w:r>
          <w:rPr>
            <w:noProof/>
          </w:rPr>
          <w:t>HL7 Table 0076 – Message Type 2.5.1 (constrained)</w:t>
        </w:r>
        <w:r>
          <w:rPr>
            <w:noProof/>
          </w:rPr>
          <w:tab/>
        </w:r>
        <w:r w:rsidR="00D826AD">
          <w:rPr>
            <w:noProof/>
          </w:rPr>
          <w:fldChar w:fldCharType="begin"/>
        </w:r>
        <w:r>
          <w:rPr>
            <w:noProof/>
          </w:rPr>
          <w:instrText xml:space="preserve"> PAGEREF _Toc189112017 \h </w:instrText>
        </w:r>
      </w:ins>
      <w:r w:rsidR="00D826AD">
        <w:rPr>
          <w:noProof/>
        </w:rPr>
      </w:r>
      <w:r w:rsidR="00D826AD">
        <w:rPr>
          <w:noProof/>
        </w:rPr>
        <w:fldChar w:fldCharType="separate"/>
      </w:r>
      <w:ins w:id="554" w:author="Bob Yencha" w:date="2012-01-25T11:56:00Z">
        <w:r>
          <w:rPr>
            <w:noProof/>
          </w:rPr>
          <w:t>88</w:t>
        </w:r>
        <w:r w:rsidR="00D826AD">
          <w:rPr>
            <w:noProof/>
          </w:rPr>
          <w:fldChar w:fldCharType="end"/>
        </w:r>
      </w:ins>
    </w:p>
    <w:p w14:paraId="68681960" w14:textId="77777777" w:rsidR="00CF04B8" w:rsidRDefault="00CF04B8">
      <w:pPr>
        <w:pStyle w:val="TOC2"/>
        <w:numPr>
          <w:ins w:id="555" w:author="Bob Yencha" w:date="2012-01-25T11:56:00Z"/>
        </w:numPr>
        <w:tabs>
          <w:tab w:val="left" w:pos="885"/>
          <w:tab w:val="right" w:leader="dot" w:pos="9350"/>
        </w:tabs>
        <w:rPr>
          <w:ins w:id="556" w:author="Bob Yencha" w:date="2012-01-25T11:56:00Z"/>
          <w:rFonts w:asciiTheme="minorHAnsi" w:eastAsiaTheme="minorEastAsia" w:hAnsiTheme="minorHAnsi" w:cstheme="minorBidi"/>
          <w:noProof/>
          <w:color w:val="auto"/>
          <w:kern w:val="0"/>
          <w:sz w:val="24"/>
          <w:lang w:eastAsia="en-US"/>
        </w:rPr>
      </w:pPr>
      <w:ins w:id="557" w:author="Bob Yencha" w:date="2012-01-25T11:56:00Z">
        <w:r>
          <w:rPr>
            <w:noProof/>
          </w:rPr>
          <w:t>4.6.3</w:t>
        </w:r>
        <w:r>
          <w:rPr>
            <w:rFonts w:asciiTheme="minorHAnsi" w:eastAsiaTheme="minorEastAsia" w:hAnsiTheme="minorHAnsi" w:cstheme="minorBidi"/>
            <w:noProof/>
            <w:color w:val="auto"/>
            <w:kern w:val="0"/>
            <w:sz w:val="24"/>
            <w:lang w:eastAsia="en-US"/>
          </w:rPr>
          <w:tab/>
        </w:r>
        <w:r>
          <w:rPr>
            <w:noProof/>
          </w:rPr>
          <w:t>HL7 Table 0078 – Interpretation Codes from HL7 V2.7.1 Message</w:t>
        </w:r>
        <w:r>
          <w:rPr>
            <w:noProof/>
          </w:rPr>
          <w:tab/>
        </w:r>
        <w:r w:rsidR="00D826AD">
          <w:rPr>
            <w:noProof/>
          </w:rPr>
          <w:fldChar w:fldCharType="begin"/>
        </w:r>
        <w:r>
          <w:rPr>
            <w:noProof/>
          </w:rPr>
          <w:instrText xml:space="preserve"> PAGEREF _Toc189112018 \h </w:instrText>
        </w:r>
      </w:ins>
      <w:r w:rsidR="00D826AD">
        <w:rPr>
          <w:noProof/>
        </w:rPr>
      </w:r>
      <w:r w:rsidR="00D826AD">
        <w:rPr>
          <w:noProof/>
        </w:rPr>
        <w:fldChar w:fldCharType="separate"/>
      </w:r>
      <w:ins w:id="558" w:author="Bob Yencha" w:date="2012-01-25T11:56:00Z">
        <w:r>
          <w:rPr>
            <w:noProof/>
          </w:rPr>
          <w:t>88</w:t>
        </w:r>
        <w:r w:rsidR="00D826AD">
          <w:rPr>
            <w:noProof/>
          </w:rPr>
          <w:fldChar w:fldCharType="end"/>
        </w:r>
      </w:ins>
    </w:p>
    <w:p w14:paraId="7CA25F46" w14:textId="77777777" w:rsidR="00CF04B8" w:rsidRDefault="00CF04B8">
      <w:pPr>
        <w:pStyle w:val="TOC2"/>
        <w:numPr>
          <w:ins w:id="559" w:author="Bob Yencha" w:date="2012-01-25T11:56:00Z"/>
        </w:numPr>
        <w:tabs>
          <w:tab w:val="left" w:pos="885"/>
          <w:tab w:val="right" w:leader="dot" w:pos="9350"/>
        </w:tabs>
        <w:rPr>
          <w:ins w:id="560" w:author="Bob Yencha" w:date="2012-01-25T11:56:00Z"/>
          <w:rFonts w:asciiTheme="minorHAnsi" w:eastAsiaTheme="minorEastAsia" w:hAnsiTheme="minorHAnsi" w:cstheme="minorBidi"/>
          <w:noProof/>
          <w:color w:val="auto"/>
          <w:kern w:val="0"/>
          <w:sz w:val="24"/>
          <w:lang w:eastAsia="en-US"/>
        </w:rPr>
      </w:pPr>
      <w:ins w:id="561" w:author="Bob Yencha" w:date="2012-01-25T11:56:00Z">
        <w:r>
          <w:rPr>
            <w:noProof/>
          </w:rPr>
          <w:t>4.6.4</w:t>
        </w:r>
        <w:r>
          <w:rPr>
            <w:rFonts w:asciiTheme="minorHAnsi" w:eastAsiaTheme="minorEastAsia" w:hAnsiTheme="minorHAnsi" w:cstheme="minorBidi"/>
            <w:noProof/>
            <w:color w:val="auto"/>
            <w:kern w:val="0"/>
            <w:sz w:val="24"/>
            <w:lang w:eastAsia="en-US"/>
          </w:rPr>
          <w:tab/>
        </w:r>
        <w:r>
          <w:rPr>
            <w:noProof/>
          </w:rPr>
          <w:t>HL7 Table 0125 – Value Type (Constrained from the Full HL7 Table)</w:t>
        </w:r>
        <w:r>
          <w:rPr>
            <w:noProof/>
          </w:rPr>
          <w:tab/>
        </w:r>
        <w:r w:rsidR="00D826AD">
          <w:rPr>
            <w:noProof/>
          </w:rPr>
          <w:fldChar w:fldCharType="begin"/>
        </w:r>
        <w:r>
          <w:rPr>
            <w:noProof/>
          </w:rPr>
          <w:instrText xml:space="preserve"> PAGEREF _Toc189112019 \h </w:instrText>
        </w:r>
      </w:ins>
      <w:r w:rsidR="00D826AD">
        <w:rPr>
          <w:noProof/>
        </w:rPr>
      </w:r>
      <w:r w:rsidR="00D826AD">
        <w:rPr>
          <w:noProof/>
        </w:rPr>
        <w:fldChar w:fldCharType="separate"/>
      </w:r>
      <w:ins w:id="562" w:author="Bob Yencha" w:date="2012-01-25T11:56:00Z">
        <w:r>
          <w:rPr>
            <w:noProof/>
          </w:rPr>
          <w:t>90</w:t>
        </w:r>
        <w:r w:rsidR="00D826AD">
          <w:rPr>
            <w:noProof/>
          </w:rPr>
          <w:fldChar w:fldCharType="end"/>
        </w:r>
      </w:ins>
    </w:p>
    <w:p w14:paraId="7C2DF3BE" w14:textId="77777777" w:rsidR="00CF04B8" w:rsidRDefault="00CF04B8">
      <w:pPr>
        <w:pStyle w:val="TOC2"/>
        <w:numPr>
          <w:ins w:id="563" w:author="Bob Yencha" w:date="2012-01-25T11:56:00Z"/>
        </w:numPr>
        <w:tabs>
          <w:tab w:val="left" w:pos="885"/>
          <w:tab w:val="right" w:leader="dot" w:pos="9350"/>
        </w:tabs>
        <w:rPr>
          <w:ins w:id="564" w:author="Bob Yencha" w:date="2012-01-25T11:56:00Z"/>
          <w:rFonts w:asciiTheme="minorHAnsi" w:eastAsiaTheme="minorEastAsia" w:hAnsiTheme="minorHAnsi" w:cstheme="minorBidi"/>
          <w:noProof/>
          <w:color w:val="auto"/>
          <w:kern w:val="0"/>
          <w:sz w:val="24"/>
          <w:lang w:eastAsia="en-US"/>
        </w:rPr>
      </w:pPr>
      <w:ins w:id="565" w:author="Bob Yencha" w:date="2012-01-25T11:56:00Z">
        <w:r>
          <w:rPr>
            <w:noProof/>
          </w:rPr>
          <w:t>4.6.5</w:t>
        </w:r>
        <w:r>
          <w:rPr>
            <w:rFonts w:asciiTheme="minorHAnsi" w:eastAsiaTheme="minorEastAsia" w:hAnsiTheme="minorHAnsi" w:cstheme="minorBidi"/>
            <w:noProof/>
            <w:color w:val="auto"/>
            <w:kern w:val="0"/>
            <w:sz w:val="24"/>
            <w:lang w:eastAsia="en-US"/>
          </w:rPr>
          <w:tab/>
        </w:r>
        <w:r>
          <w:rPr>
            <w:noProof/>
          </w:rPr>
          <w:t>HL7 Table 0203 – Identifier Type from HL7 V2.7.1</w:t>
        </w:r>
        <w:r>
          <w:rPr>
            <w:noProof/>
          </w:rPr>
          <w:tab/>
        </w:r>
        <w:r w:rsidR="00D826AD">
          <w:rPr>
            <w:noProof/>
          </w:rPr>
          <w:fldChar w:fldCharType="begin"/>
        </w:r>
        <w:r>
          <w:rPr>
            <w:noProof/>
          </w:rPr>
          <w:instrText xml:space="preserve"> PAGEREF _Toc189112020 \h </w:instrText>
        </w:r>
      </w:ins>
      <w:r w:rsidR="00D826AD">
        <w:rPr>
          <w:noProof/>
        </w:rPr>
      </w:r>
      <w:r w:rsidR="00D826AD">
        <w:rPr>
          <w:noProof/>
        </w:rPr>
        <w:fldChar w:fldCharType="separate"/>
      </w:r>
      <w:ins w:id="566" w:author="Bob Yencha" w:date="2012-01-25T11:56:00Z">
        <w:r>
          <w:rPr>
            <w:noProof/>
          </w:rPr>
          <w:t>92</w:t>
        </w:r>
        <w:r w:rsidR="00D826AD">
          <w:rPr>
            <w:noProof/>
          </w:rPr>
          <w:fldChar w:fldCharType="end"/>
        </w:r>
      </w:ins>
    </w:p>
    <w:p w14:paraId="09ECAED9" w14:textId="77777777" w:rsidR="00CF04B8" w:rsidRDefault="00CF04B8">
      <w:pPr>
        <w:pStyle w:val="TOC2"/>
        <w:numPr>
          <w:ins w:id="567" w:author="Bob Yencha" w:date="2012-01-25T11:56:00Z"/>
        </w:numPr>
        <w:tabs>
          <w:tab w:val="left" w:pos="885"/>
          <w:tab w:val="right" w:leader="dot" w:pos="9350"/>
        </w:tabs>
        <w:rPr>
          <w:ins w:id="568" w:author="Bob Yencha" w:date="2012-01-25T11:56:00Z"/>
          <w:rFonts w:asciiTheme="minorHAnsi" w:eastAsiaTheme="minorEastAsia" w:hAnsiTheme="minorHAnsi" w:cstheme="minorBidi"/>
          <w:noProof/>
          <w:color w:val="auto"/>
          <w:kern w:val="0"/>
          <w:sz w:val="24"/>
          <w:lang w:eastAsia="en-US"/>
        </w:rPr>
      </w:pPr>
      <w:ins w:id="569" w:author="Bob Yencha" w:date="2012-01-25T11:56:00Z">
        <w:r>
          <w:rPr>
            <w:noProof/>
          </w:rPr>
          <w:t>4.6.6</w:t>
        </w:r>
        <w:r>
          <w:rPr>
            <w:rFonts w:asciiTheme="minorHAnsi" w:eastAsiaTheme="minorEastAsia" w:hAnsiTheme="minorHAnsi" w:cstheme="minorBidi"/>
            <w:noProof/>
            <w:color w:val="auto"/>
            <w:kern w:val="0"/>
            <w:sz w:val="24"/>
            <w:lang w:eastAsia="en-US"/>
          </w:rPr>
          <w:tab/>
        </w:r>
        <w:r>
          <w:rPr>
            <w:noProof/>
          </w:rPr>
          <w:t>HL7 Table 0291 – Subtype Of Referenced Data</w:t>
        </w:r>
        <w:r>
          <w:rPr>
            <w:noProof/>
          </w:rPr>
          <w:tab/>
        </w:r>
        <w:r w:rsidR="00D826AD">
          <w:rPr>
            <w:noProof/>
          </w:rPr>
          <w:fldChar w:fldCharType="begin"/>
        </w:r>
        <w:r>
          <w:rPr>
            <w:noProof/>
          </w:rPr>
          <w:instrText xml:space="preserve"> PAGEREF _Toc189112021 \h </w:instrText>
        </w:r>
      </w:ins>
      <w:r w:rsidR="00D826AD">
        <w:rPr>
          <w:noProof/>
        </w:rPr>
      </w:r>
      <w:r w:rsidR="00D826AD">
        <w:rPr>
          <w:noProof/>
        </w:rPr>
        <w:fldChar w:fldCharType="separate"/>
      </w:r>
      <w:ins w:id="570" w:author="Bob Yencha" w:date="2012-01-25T11:56:00Z">
        <w:r>
          <w:rPr>
            <w:noProof/>
          </w:rPr>
          <w:t>96</w:t>
        </w:r>
        <w:r w:rsidR="00D826AD">
          <w:rPr>
            <w:noProof/>
          </w:rPr>
          <w:fldChar w:fldCharType="end"/>
        </w:r>
      </w:ins>
    </w:p>
    <w:p w14:paraId="57FC60D2" w14:textId="77777777" w:rsidR="00CF04B8" w:rsidRDefault="00CF04B8">
      <w:pPr>
        <w:pStyle w:val="TOC2"/>
        <w:numPr>
          <w:ins w:id="571" w:author="Bob Yencha" w:date="2012-01-25T11:56:00Z"/>
        </w:numPr>
        <w:tabs>
          <w:tab w:val="left" w:pos="885"/>
          <w:tab w:val="right" w:leader="dot" w:pos="9350"/>
        </w:tabs>
        <w:rPr>
          <w:ins w:id="572" w:author="Bob Yencha" w:date="2012-01-25T11:56:00Z"/>
          <w:rFonts w:asciiTheme="minorHAnsi" w:eastAsiaTheme="minorEastAsia" w:hAnsiTheme="minorHAnsi" w:cstheme="minorBidi"/>
          <w:noProof/>
          <w:color w:val="auto"/>
          <w:kern w:val="0"/>
          <w:sz w:val="24"/>
          <w:lang w:eastAsia="en-US"/>
        </w:rPr>
      </w:pPr>
      <w:ins w:id="573" w:author="Bob Yencha" w:date="2012-01-25T11:56:00Z">
        <w:r>
          <w:rPr>
            <w:noProof/>
          </w:rPr>
          <w:t>4.6.7</w:t>
        </w:r>
        <w:r>
          <w:rPr>
            <w:rFonts w:asciiTheme="minorHAnsi" w:eastAsiaTheme="minorEastAsia" w:hAnsiTheme="minorHAnsi" w:cstheme="minorBidi"/>
            <w:noProof/>
            <w:color w:val="auto"/>
            <w:kern w:val="0"/>
            <w:sz w:val="24"/>
            <w:lang w:eastAsia="en-US"/>
          </w:rPr>
          <w:tab/>
        </w:r>
        <w:r>
          <w:rPr>
            <w:noProof/>
          </w:rPr>
          <w:t>HL7 Table 0301 - Universal ID Type</w:t>
        </w:r>
        <w:r>
          <w:rPr>
            <w:noProof/>
          </w:rPr>
          <w:tab/>
        </w:r>
        <w:r w:rsidR="00D826AD">
          <w:rPr>
            <w:noProof/>
          </w:rPr>
          <w:fldChar w:fldCharType="begin"/>
        </w:r>
        <w:r>
          <w:rPr>
            <w:noProof/>
          </w:rPr>
          <w:instrText xml:space="preserve"> PAGEREF _Toc189112022 \h </w:instrText>
        </w:r>
      </w:ins>
      <w:r w:rsidR="00D826AD">
        <w:rPr>
          <w:noProof/>
        </w:rPr>
      </w:r>
      <w:r w:rsidR="00D826AD">
        <w:rPr>
          <w:noProof/>
        </w:rPr>
        <w:fldChar w:fldCharType="separate"/>
      </w:r>
      <w:ins w:id="574" w:author="Bob Yencha" w:date="2012-01-25T11:56:00Z">
        <w:r>
          <w:rPr>
            <w:noProof/>
          </w:rPr>
          <w:t>97</w:t>
        </w:r>
        <w:r w:rsidR="00D826AD">
          <w:rPr>
            <w:noProof/>
          </w:rPr>
          <w:fldChar w:fldCharType="end"/>
        </w:r>
      </w:ins>
    </w:p>
    <w:p w14:paraId="081B35A7" w14:textId="77777777" w:rsidR="00CF04B8" w:rsidRDefault="00CF04B8">
      <w:pPr>
        <w:pStyle w:val="TOC2"/>
        <w:numPr>
          <w:ins w:id="575" w:author="Bob Yencha" w:date="2012-01-25T11:56:00Z"/>
        </w:numPr>
        <w:tabs>
          <w:tab w:val="left" w:pos="885"/>
          <w:tab w:val="right" w:leader="dot" w:pos="9350"/>
        </w:tabs>
        <w:rPr>
          <w:ins w:id="576" w:author="Bob Yencha" w:date="2012-01-25T11:56:00Z"/>
          <w:rFonts w:asciiTheme="minorHAnsi" w:eastAsiaTheme="minorEastAsia" w:hAnsiTheme="minorHAnsi" w:cstheme="minorBidi"/>
          <w:noProof/>
          <w:color w:val="auto"/>
          <w:kern w:val="0"/>
          <w:sz w:val="24"/>
          <w:lang w:eastAsia="en-US"/>
        </w:rPr>
      </w:pPr>
      <w:ins w:id="577" w:author="Bob Yencha" w:date="2012-01-25T11:56:00Z">
        <w:r>
          <w:rPr>
            <w:noProof/>
          </w:rPr>
          <w:t>4.6.8</w:t>
        </w:r>
        <w:r>
          <w:rPr>
            <w:rFonts w:asciiTheme="minorHAnsi" w:eastAsiaTheme="minorEastAsia" w:hAnsiTheme="minorHAnsi" w:cstheme="minorBidi"/>
            <w:noProof/>
            <w:color w:val="auto"/>
            <w:kern w:val="0"/>
            <w:sz w:val="24"/>
            <w:lang w:eastAsia="en-US"/>
          </w:rPr>
          <w:tab/>
        </w:r>
        <w:r>
          <w:rPr>
            <w:noProof/>
          </w:rPr>
          <w:t>HL7 Table 0354 – Message Structurefrom 2.5.1 (constrained)</w:t>
        </w:r>
        <w:r>
          <w:rPr>
            <w:noProof/>
          </w:rPr>
          <w:tab/>
        </w:r>
        <w:r w:rsidR="00D826AD">
          <w:rPr>
            <w:noProof/>
          </w:rPr>
          <w:fldChar w:fldCharType="begin"/>
        </w:r>
        <w:r>
          <w:rPr>
            <w:noProof/>
          </w:rPr>
          <w:instrText xml:space="preserve"> PAGEREF _Toc189112023 \h </w:instrText>
        </w:r>
      </w:ins>
      <w:r w:rsidR="00D826AD">
        <w:rPr>
          <w:noProof/>
        </w:rPr>
      </w:r>
      <w:r w:rsidR="00D826AD">
        <w:rPr>
          <w:noProof/>
        </w:rPr>
        <w:fldChar w:fldCharType="separate"/>
      </w:r>
      <w:ins w:id="578" w:author="Bob Yencha" w:date="2012-01-25T11:56:00Z">
        <w:r>
          <w:rPr>
            <w:noProof/>
          </w:rPr>
          <w:t>98</w:t>
        </w:r>
        <w:r w:rsidR="00D826AD">
          <w:rPr>
            <w:noProof/>
          </w:rPr>
          <w:fldChar w:fldCharType="end"/>
        </w:r>
      </w:ins>
    </w:p>
    <w:p w14:paraId="16E60796" w14:textId="77777777" w:rsidR="00CF04B8" w:rsidRDefault="00CF04B8">
      <w:pPr>
        <w:pStyle w:val="TOC2"/>
        <w:numPr>
          <w:ins w:id="579" w:author="Bob Yencha" w:date="2012-01-25T11:56:00Z"/>
        </w:numPr>
        <w:tabs>
          <w:tab w:val="left" w:pos="885"/>
          <w:tab w:val="right" w:leader="dot" w:pos="9350"/>
        </w:tabs>
        <w:rPr>
          <w:ins w:id="580" w:author="Bob Yencha" w:date="2012-01-25T11:56:00Z"/>
          <w:rFonts w:asciiTheme="minorHAnsi" w:eastAsiaTheme="minorEastAsia" w:hAnsiTheme="minorHAnsi" w:cstheme="minorBidi"/>
          <w:noProof/>
          <w:color w:val="auto"/>
          <w:kern w:val="0"/>
          <w:sz w:val="24"/>
          <w:lang w:eastAsia="en-US"/>
        </w:rPr>
      </w:pPr>
      <w:ins w:id="581" w:author="Bob Yencha" w:date="2012-01-25T11:56:00Z">
        <w:r>
          <w:rPr>
            <w:noProof/>
          </w:rPr>
          <w:t>4.6.9</w:t>
        </w:r>
        <w:r>
          <w:rPr>
            <w:rFonts w:asciiTheme="minorHAnsi" w:eastAsiaTheme="minorEastAsia" w:hAnsiTheme="minorHAnsi" w:cstheme="minorBidi"/>
            <w:noProof/>
            <w:color w:val="auto"/>
            <w:kern w:val="0"/>
            <w:sz w:val="24"/>
            <w:lang w:eastAsia="en-US"/>
          </w:rPr>
          <w:tab/>
        </w:r>
        <w:r>
          <w:rPr>
            <w:noProof/>
          </w:rPr>
          <w:t>HL7 Table 0834 – MIME Type</w:t>
        </w:r>
        <w:r>
          <w:rPr>
            <w:noProof/>
          </w:rPr>
          <w:tab/>
        </w:r>
        <w:r w:rsidR="00D826AD">
          <w:rPr>
            <w:noProof/>
          </w:rPr>
          <w:fldChar w:fldCharType="begin"/>
        </w:r>
        <w:r>
          <w:rPr>
            <w:noProof/>
          </w:rPr>
          <w:instrText xml:space="preserve"> PAGEREF _Toc189112024 \h </w:instrText>
        </w:r>
      </w:ins>
      <w:r w:rsidR="00D826AD">
        <w:rPr>
          <w:noProof/>
        </w:rPr>
      </w:r>
      <w:r w:rsidR="00D826AD">
        <w:rPr>
          <w:noProof/>
        </w:rPr>
        <w:fldChar w:fldCharType="separate"/>
      </w:r>
      <w:ins w:id="582" w:author="Bob Yencha" w:date="2012-01-25T11:56:00Z">
        <w:r>
          <w:rPr>
            <w:noProof/>
          </w:rPr>
          <w:t>98</w:t>
        </w:r>
        <w:r w:rsidR="00D826AD">
          <w:rPr>
            <w:noProof/>
          </w:rPr>
          <w:fldChar w:fldCharType="end"/>
        </w:r>
      </w:ins>
    </w:p>
    <w:p w14:paraId="11BDB6A6" w14:textId="77777777" w:rsidR="00CF04B8" w:rsidRDefault="00CF04B8">
      <w:pPr>
        <w:pStyle w:val="TOC2"/>
        <w:numPr>
          <w:ins w:id="583" w:author="Bob Yencha" w:date="2012-01-25T11:56:00Z"/>
        </w:numPr>
        <w:tabs>
          <w:tab w:val="left" w:pos="996"/>
          <w:tab w:val="right" w:leader="dot" w:pos="9350"/>
        </w:tabs>
        <w:rPr>
          <w:ins w:id="584" w:author="Bob Yencha" w:date="2012-01-25T11:56:00Z"/>
          <w:rFonts w:asciiTheme="minorHAnsi" w:eastAsiaTheme="minorEastAsia" w:hAnsiTheme="minorHAnsi" w:cstheme="minorBidi"/>
          <w:noProof/>
          <w:color w:val="auto"/>
          <w:kern w:val="0"/>
          <w:sz w:val="24"/>
          <w:lang w:eastAsia="en-US"/>
        </w:rPr>
      </w:pPr>
      <w:ins w:id="585" w:author="Bob Yencha" w:date="2012-01-25T11:56:00Z">
        <w:r w:rsidRPr="00345D12">
          <w:rPr>
            <w:noProof/>
            <w:highlight w:val="yellow"/>
          </w:rPr>
          <w:t>4.6.10</w:t>
        </w:r>
        <w:r>
          <w:rPr>
            <w:rFonts w:asciiTheme="minorHAnsi" w:eastAsiaTheme="minorEastAsia" w:hAnsiTheme="minorHAnsi" w:cstheme="minorBidi"/>
            <w:noProof/>
            <w:color w:val="auto"/>
            <w:kern w:val="0"/>
            <w:sz w:val="24"/>
            <w:lang w:eastAsia="en-US"/>
          </w:rPr>
          <w:tab/>
        </w:r>
        <w:r w:rsidRPr="00345D12">
          <w:rPr>
            <w:noProof/>
            <w:highlight w:val="yellow"/>
          </w:rPr>
          <w:t>HL7 Table new – ??? from 2.7.1</w:t>
        </w:r>
        <w:r>
          <w:rPr>
            <w:noProof/>
          </w:rPr>
          <w:tab/>
        </w:r>
        <w:r w:rsidR="00D826AD">
          <w:rPr>
            <w:noProof/>
          </w:rPr>
          <w:fldChar w:fldCharType="begin"/>
        </w:r>
        <w:r>
          <w:rPr>
            <w:noProof/>
          </w:rPr>
          <w:instrText xml:space="preserve"> PAGEREF _Toc189112025 \h </w:instrText>
        </w:r>
      </w:ins>
      <w:r w:rsidR="00D826AD">
        <w:rPr>
          <w:noProof/>
        </w:rPr>
      </w:r>
      <w:r w:rsidR="00D826AD">
        <w:rPr>
          <w:noProof/>
        </w:rPr>
        <w:fldChar w:fldCharType="separate"/>
      </w:r>
      <w:ins w:id="586" w:author="Bob Yencha" w:date="2012-01-25T11:56:00Z">
        <w:r>
          <w:rPr>
            <w:noProof/>
          </w:rPr>
          <w:t>98</w:t>
        </w:r>
        <w:r w:rsidR="00D826AD">
          <w:rPr>
            <w:noProof/>
          </w:rPr>
          <w:fldChar w:fldCharType="end"/>
        </w:r>
      </w:ins>
    </w:p>
    <w:p w14:paraId="3614B7C7" w14:textId="77777777" w:rsidR="00CF04B8" w:rsidRDefault="00CF04B8">
      <w:pPr>
        <w:pStyle w:val="TOC1"/>
        <w:numPr>
          <w:ins w:id="587" w:author="Bob Yencha" w:date="2012-01-25T11:56:00Z"/>
        </w:numPr>
        <w:tabs>
          <w:tab w:val="left" w:pos="390"/>
        </w:tabs>
        <w:rPr>
          <w:ins w:id="588" w:author="Bob Yencha" w:date="2012-01-25T11:56:00Z"/>
          <w:rFonts w:asciiTheme="minorHAnsi" w:eastAsiaTheme="minorEastAsia" w:hAnsiTheme="minorHAnsi" w:cstheme="minorBidi"/>
          <w:b w:val="0"/>
          <w:bCs w:val="0"/>
          <w:smallCaps w:val="0"/>
          <w:noProof/>
          <w:color w:val="auto"/>
          <w:kern w:val="0"/>
          <w:sz w:val="24"/>
          <w:lang w:eastAsia="en-US"/>
        </w:rPr>
      </w:pPr>
      <w:ins w:id="589" w:author="Bob Yencha" w:date="2012-01-25T11:56:00Z">
        <w:r>
          <w:rPr>
            <w:noProof/>
          </w:rPr>
          <w:t>5.</w:t>
        </w:r>
        <w:r>
          <w:rPr>
            <w:rFonts w:asciiTheme="minorHAnsi" w:eastAsiaTheme="minorEastAsia" w:hAnsiTheme="minorHAnsi" w:cstheme="minorBidi"/>
            <w:b w:val="0"/>
            <w:bCs w:val="0"/>
            <w:smallCaps w:val="0"/>
            <w:noProof/>
            <w:color w:val="auto"/>
            <w:kern w:val="0"/>
            <w:sz w:val="24"/>
            <w:lang w:eastAsia="en-US"/>
          </w:rPr>
          <w:tab/>
        </w:r>
        <w:r>
          <w:rPr>
            <w:noProof/>
          </w:rPr>
          <w:t>Example Laboratory Result Messages</w:t>
        </w:r>
        <w:r>
          <w:rPr>
            <w:noProof/>
          </w:rPr>
          <w:tab/>
        </w:r>
        <w:r w:rsidR="00D826AD">
          <w:rPr>
            <w:noProof/>
          </w:rPr>
          <w:fldChar w:fldCharType="begin"/>
        </w:r>
        <w:r>
          <w:rPr>
            <w:noProof/>
          </w:rPr>
          <w:instrText xml:space="preserve"> PAGEREF _Toc189112026 \h </w:instrText>
        </w:r>
      </w:ins>
      <w:r w:rsidR="00D826AD">
        <w:rPr>
          <w:noProof/>
        </w:rPr>
      </w:r>
      <w:r w:rsidR="00D826AD">
        <w:rPr>
          <w:noProof/>
        </w:rPr>
        <w:fldChar w:fldCharType="separate"/>
      </w:r>
      <w:ins w:id="590" w:author="Bob Yencha" w:date="2012-01-25T11:56:00Z">
        <w:r>
          <w:rPr>
            <w:noProof/>
          </w:rPr>
          <w:t>99</w:t>
        </w:r>
        <w:r w:rsidR="00D826AD">
          <w:rPr>
            <w:noProof/>
          </w:rPr>
          <w:fldChar w:fldCharType="end"/>
        </w:r>
      </w:ins>
    </w:p>
    <w:p w14:paraId="53DB0CFB" w14:textId="77777777" w:rsidR="00CF04B8" w:rsidRDefault="00CF04B8">
      <w:pPr>
        <w:pStyle w:val="TOC1"/>
        <w:numPr>
          <w:ins w:id="591" w:author="Bob Yencha" w:date="2012-01-25T11:56:00Z"/>
        </w:numPr>
        <w:tabs>
          <w:tab w:val="left" w:pos="390"/>
        </w:tabs>
        <w:rPr>
          <w:ins w:id="592" w:author="Bob Yencha" w:date="2012-01-25T11:56:00Z"/>
          <w:rFonts w:asciiTheme="minorHAnsi" w:eastAsiaTheme="minorEastAsia" w:hAnsiTheme="minorHAnsi" w:cstheme="minorBidi"/>
          <w:b w:val="0"/>
          <w:bCs w:val="0"/>
          <w:smallCaps w:val="0"/>
          <w:noProof/>
          <w:color w:val="auto"/>
          <w:kern w:val="0"/>
          <w:sz w:val="24"/>
          <w:lang w:eastAsia="en-US"/>
        </w:rPr>
      </w:pPr>
      <w:ins w:id="593" w:author="Bob Yencha" w:date="2012-01-25T11:56:00Z">
        <w:r>
          <w:rPr>
            <w:noProof/>
          </w:rPr>
          <w:t>6.</w:t>
        </w:r>
        <w:r>
          <w:rPr>
            <w:rFonts w:asciiTheme="minorHAnsi" w:eastAsiaTheme="minorEastAsia" w:hAnsiTheme="minorHAnsi" w:cstheme="minorBidi"/>
            <w:b w:val="0"/>
            <w:bCs w:val="0"/>
            <w:smallCaps w:val="0"/>
            <w:noProof/>
            <w:color w:val="auto"/>
            <w:kern w:val="0"/>
            <w:sz w:val="24"/>
            <w:lang w:eastAsia="en-US"/>
          </w:rPr>
          <w:tab/>
        </w:r>
        <w:r>
          <w:rPr>
            <w:noProof/>
          </w:rPr>
          <w:t>Additional Implemenation Guidance</w:t>
        </w:r>
        <w:r>
          <w:rPr>
            <w:noProof/>
          </w:rPr>
          <w:tab/>
        </w:r>
        <w:r w:rsidR="00D826AD">
          <w:rPr>
            <w:noProof/>
          </w:rPr>
          <w:fldChar w:fldCharType="begin"/>
        </w:r>
        <w:r>
          <w:rPr>
            <w:noProof/>
          </w:rPr>
          <w:instrText xml:space="preserve"> PAGEREF _Toc189112027 \h </w:instrText>
        </w:r>
      </w:ins>
      <w:r w:rsidR="00D826AD">
        <w:rPr>
          <w:noProof/>
        </w:rPr>
      </w:r>
      <w:r w:rsidR="00D826AD">
        <w:rPr>
          <w:noProof/>
        </w:rPr>
        <w:fldChar w:fldCharType="separate"/>
      </w:r>
      <w:ins w:id="594" w:author="Bob Yencha" w:date="2012-01-25T11:56:00Z">
        <w:r>
          <w:rPr>
            <w:noProof/>
          </w:rPr>
          <w:t>100</w:t>
        </w:r>
        <w:r w:rsidR="00D826AD">
          <w:rPr>
            <w:noProof/>
          </w:rPr>
          <w:fldChar w:fldCharType="end"/>
        </w:r>
      </w:ins>
    </w:p>
    <w:p w14:paraId="158DE229" w14:textId="77777777" w:rsidR="00CF04B8" w:rsidRDefault="00CF04B8">
      <w:pPr>
        <w:pStyle w:val="TOC2"/>
        <w:numPr>
          <w:ins w:id="595" w:author="Bob Yencha" w:date="2012-01-25T11:56:00Z"/>
        </w:numPr>
        <w:tabs>
          <w:tab w:val="left" w:pos="718"/>
          <w:tab w:val="right" w:leader="dot" w:pos="9350"/>
        </w:tabs>
        <w:rPr>
          <w:ins w:id="596" w:author="Bob Yencha" w:date="2012-01-25T11:56:00Z"/>
          <w:rFonts w:asciiTheme="minorHAnsi" w:eastAsiaTheme="minorEastAsia" w:hAnsiTheme="minorHAnsi" w:cstheme="minorBidi"/>
          <w:noProof/>
          <w:color w:val="auto"/>
          <w:kern w:val="0"/>
          <w:sz w:val="24"/>
          <w:lang w:eastAsia="en-US"/>
        </w:rPr>
      </w:pPr>
      <w:ins w:id="597" w:author="Bob Yencha" w:date="2012-01-25T11:56:00Z">
        <w:r>
          <w:rPr>
            <w:noProof/>
          </w:rPr>
          <w:t>6.1</w:t>
        </w:r>
        <w:r>
          <w:rPr>
            <w:rFonts w:asciiTheme="minorHAnsi" w:eastAsiaTheme="minorEastAsia" w:hAnsiTheme="minorHAnsi" w:cstheme="minorBidi"/>
            <w:noProof/>
            <w:color w:val="auto"/>
            <w:kern w:val="0"/>
            <w:sz w:val="24"/>
            <w:lang w:eastAsia="en-US"/>
          </w:rPr>
          <w:tab/>
        </w:r>
        <w:r w:rsidRPr="00345D12">
          <w:rPr>
            <w:noProof/>
          </w:rPr>
          <w:t>Culture and Susceptibilities Reporting</w:t>
        </w:r>
        <w:r>
          <w:rPr>
            <w:noProof/>
          </w:rPr>
          <w:tab/>
        </w:r>
        <w:r w:rsidR="00D826AD">
          <w:rPr>
            <w:noProof/>
          </w:rPr>
          <w:fldChar w:fldCharType="begin"/>
        </w:r>
        <w:r>
          <w:rPr>
            <w:noProof/>
          </w:rPr>
          <w:instrText xml:space="preserve"> PAGEREF _Toc189112028 \h </w:instrText>
        </w:r>
      </w:ins>
      <w:r w:rsidR="00D826AD">
        <w:rPr>
          <w:noProof/>
        </w:rPr>
      </w:r>
      <w:r w:rsidR="00D826AD">
        <w:rPr>
          <w:noProof/>
        </w:rPr>
        <w:fldChar w:fldCharType="separate"/>
      </w:r>
      <w:ins w:id="598" w:author="Bob Yencha" w:date="2012-01-25T11:56:00Z">
        <w:r>
          <w:rPr>
            <w:noProof/>
          </w:rPr>
          <w:t>100</w:t>
        </w:r>
        <w:r w:rsidR="00D826AD">
          <w:rPr>
            <w:noProof/>
          </w:rPr>
          <w:fldChar w:fldCharType="end"/>
        </w:r>
      </w:ins>
    </w:p>
    <w:p w14:paraId="7F2A04B9" w14:textId="77777777" w:rsidR="00CF04B8" w:rsidRDefault="00CF04B8">
      <w:pPr>
        <w:pStyle w:val="TOC2"/>
        <w:numPr>
          <w:ins w:id="599" w:author="Bob Yencha" w:date="2012-01-25T11:56:00Z"/>
        </w:numPr>
        <w:tabs>
          <w:tab w:val="left" w:pos="885"/>
          <w:tab w:val="right" w:leader="dot" w:pos="9350"/>
        </w:tabs>
        <w:rPr>
          <w:ins w:id="600" w:author="Bob Yencha" w:date="2012-01-25T11:56:00Z"/>
          <w:rFonts w:asciiTheme="minorHAnsi" w:eastAsiaTheme="minorEastAsia" w:hAnsiTheme="minorHAnsi" w:cstheme="minorBidi"/>
          <w:noProof/>
          <w:color w:val="auto"/>
          <w:kern w:val="0"/>
          <w:sz w:val="24"/>
          <w:lang w:eastAsia="en-US"/>
        </w:rPr>
      </w:pPr>
      <w:ins w:id="601" w:author="Bob Yencha" w:date="2012-01-25T11:56:00Z">
        <w:r>
          <w:rPr>
            <w:noProof/>
          </w:rPr>
          <w:t>6.1.1</w:t>
        </w:r>
        <w:r>
          <w:rPr>
            <w:rFonts w:asciiTheme="minorHAnsi" w:eastAsiaTheme="minorEastAsia" w:hAnsiTheme="minorHAnsi" w:cstheme="minorBidi"/>
            <w:noProof/>
            <w:color w:val="auto"/>
            <w:kern w:val="0"/>
            <w:sz w:val="24"/>
            <w:lang w:eastAsia="en-US"/>
          </w:rPr>
          <w:tab/>
        </w:r>
        <w:r>
          <w:rPr>
            <w:noProof/>
          </w:rPr>
          <w:t>Introduction</w:t>
        </w:r>
        <w:r>
          <w:rPr>
            <w:noProof/>
          </w:rPr>
          <w:tab/>
        </w:r>
        <w:r w:rsidR="00D826AD">
          <w:rPr>
            <w:noProof/>
          </w:rPr>
          <w:fldChar w:fldCharType="begin"/>
        </w:r>
        <w:r>
          <w:rPr>
            <w:noProof/>
          </w:rPr>
          <w:instrText xml:space="preserve"> PAGEREF _Toc189112029 \h </w:instrText>
        </w:r>
      </w:ins>
      <w:r w:rsidR="00D826AD">
        <w:rPr>
          <w:noProof/>
        </w:rPr>
      </w:r>
      <w:r w:rsidR="00D826AD">
        <w:rPr>
          <w:noProof/>
        </w:rPr>
        <w:fldChar w:fldCharType="separate"/>
      </w:r>
      <w:ins w:id="602" w:author="Bob Yencha" w:date="2012-01-25T11:56:00Z">
        <w:r>
          <w:rPr>
            <w:noProof/>
          </w:rPr>
          <w:t>100</w:t>
        </w:r>
        <w:r w:rsidR="00D826AD">
          <w:rPr>
            <w:noProof/>
          </w:rPr>
          <w:fldChar w:fldCharType="end"/>
        </w:r>
      </w:ins>
    </w:p>
    <w:p w14:paraId="0A043881" w14:textId="77777777" w:rsidR="00CF04B8" w:rsidRDefault="00CF04B8">
      <w:pPr>
        <w:pStyle w:val="TOC2"/>
        <w:numPr>
          <w:ins w:id="603" w:author="Bob Yencha" w:date="2012-01-25T11:56:00Z"/>
        </w:numPr>
        <w:tabs>
          <w:tab w:val="left" w:pos="885"/>
          <w:tab w:val="right" w:leader="dot" w:pos="9350"/>
        </w:tabs>
        <w:rPr>
          <w:ins w:id="604" w:author="Bob Yencha" w:date="2012-01-25T11:56:00Z"/>
          <w:rFonts w:asciiTheme="minorHAnsi" w:eastAsiaTheme="minorEastAsia" w:hAnsiTheme="minorHAnsi" w:cstheme="minorBidi"/>
          <w:noProof/>
          <w:color w:val="auto"/>
          <w:kern w:val="0"/>
          <w:sz w:val="24"/>
          <w:lang w:eastAsia="en-US"/>
        </w:rPr>
      </w:pPr>
      <w:ins w:id="605" w:author="Bob Yencha" w:date="2012-01-25T11:56:00Z">
        <w:r>
          <w:rPr>
            <w:noProof/>
          </w:rPr>
          <w:t>6.1.2</w:t>
        </w:r>
        <w:r>
          <w:rPr>
            <w:rFonts w:asciiTheme="minorHAnsi" w:eastAsiaTheme="minorEastAsia" w:hAnsiTheme="minorHAnsi" w:cstheme="minorBidi"/>
            <w:noProof/>
            <w:color w:val="auto"/>
            <w:kern w:val="0"/>
            <w:sz w:val="24"/>
            <w:lang w:eastAsia="en-US"/>
          </w:rPr>
          <w:tab/>
        </w:r>
        <w:r>
          <w:rPr>
            <w:noProof/>
          </w:rPr>
          <w:t>Template for Culture Results</w:t>
        </w:r>
        <w:r>
          <w:rPr>
            <w:noProof/>
          </w:rPr>
          <w:tab/>
        </w:r>
        <w:r w:rsidR="00D826AD">
          <w:rPr>
            <w:noProof/>
          </w:rPr>
          <w:fldChar w:fldCharType="begin"/>
        </w:r>
        <w:r>
          <w:rPr>
            <w:noProof/>
          </w:rPr>
          <w:instrText xml:space="preserve"> PAGEREF _Toc189112030 \h </w:instrText>
        </w:r>
      </w:ins>
      <w:r w:rsidR="00D826AD">
        <w:rPr>
          <w:noProof/>
        </w:rPr>
      </w:r>
      <w:r w:rsidR="00D826AD">
        <w:rPr>
          <w:noProof/>
        </w:rPr>
        <w:fldChar w:fldCharType="separate"/>
      </w:r>
      <w:ins w:id="606" w:author="Bob Yencha" w:date="2012-01-25T11:56:00Z">
        <w:r>
          <w:rPr>
            <w:noProof/>
          </w:rPr>
          <w:t>100</w:t>
        </w:r>
        <w:r w:rsidR="00D826AD">
          <w:rPr>
            <w:noProof/>
          </w:rPr>
          <w:fldChar w:fldCharType="end"/>
        </w:r>
      </w:ins>
    </w:p>
    <w:p w14:paraId="5EF853C0" w14:textId="77777777" w:rsidR="00CF04B8" w:rsidRDefault="00CF04B8">
      <w:pPr>
        <w:pStyle w:val="TOC2"/>
        <w:numPr>
          <w:ins w:id="607" w:author="Bob Yencha" w:date="2012-01-25T11:56:00Z"/>
        </w:numPr>
        <w:tabs>
          <w:tab w:val="left" w:pos="885"/>
          <w:tab w:val="right" w:leader="dot" w:pos="9350"/>
        </w:tabs>
        <w:rPr>
          <w:ins w:id="608" w:author="Bob Yencha" w:date="2012-01-25T11:56:00Z"/>
          <w:rFonts w:asciiTheme="minorHAnsi" w:eastAsiaTheme="minorEastAsia" w:hAnsiTheme="minorHAnsi" w:cstheme="minorBidi"/>
          <w:noProof/>
          <w:color w:val="auto"/>
          <w:kern w:val="0"/>
          <w:sz w:val="24"/>
          <w:lang w:eastAsia="en-US"/>
        </w:rPr>
      </w:pPr>
      <w:ins w:id="609" w:author="Bob Yencha" w:date="2012-01-25T11:56:00Z">
        <w:r>
          <w:rPr>
            <w:noProof/>
          </w:rPr>
          <w:t>6.1.3</w:t>
        </w:r>
        <w:r>
          <w:rPr>
            <w:rFonts w:asciiTheme="minorHAnsi" w:eastAsiaTheme="minorEastAsia" w:hAnsiTheme="minorHAnsi" w:cstheme="minorBidi"/>
            <w:noProof/>
            <w:color w:val="auto"/>
            <w:kern w:val="0"/>
            <w:sz w:val="24"/>
            <w:lang w:eastAsia="en-US"/>
          </w:rPr>
          <w:tab/>
        </w:r>
        <w:r>
          <w:rPr>
            <w:noProof/>
          </w:rPr>
          <w:t>Examples of Culture Results</w:t>
        </w:r>
        <w:r>
          <w:rPr>
            <w:noProof/>
          </w:rPr>
          <w:tab/>
        </w:r>
        <w:r w:rsidR="00D826AD">
          <w:rPr>
            <w:noProof/>
          </w:rPr>
          <w:fldChar w:fldCharType="begin"/>
        </w:r>
        <w:r>
          <w:rPr>
            <w:noProof/>
          </w:rPr>
          <w:instrText xml:space="preserve"> PAGEREF _Toc189112031 \h </w:instrText>
        </w:r>
      </w:ins>
      <w:r w:rsidR="00D826AD">
        <w:rPr>
          <w:noProof/>
        </w:rPr>
      </w:r>
      <w:r w:rsidR="00D826AD">
        <w:rPr>
          <w:noProof/>
        </w:rPr>
        <w:fldChar w:fldCharType="separate"/>
      </w:r>
      <w:ins w:id="610" w:author="Bob Yencha" w:date="2012-01-25T11:56:00Z">
        <w:r>
          <w:rPr>
            <w:noProof/>
          </w:rPr>
          <w:t>101</w:t>
        </w:r>
        <w:r w:rsidR="00D826AD">
          <w:rPr>
            <w:noProof/>
          </w:rPr>
          <w:fldChar w:fldCharType="end"/>
        </w:r>
      </w:ins>
    </w:p>
    <w:p w14:paraId="77B1D100" w14:textId="77777777" w:rsidR="00CF04B8" w:rsidRDefault="00CF04B8">
      <w:pPr>
        <w:pStyle w:val="TOC2"/>
        <w:numPr>
          <w:ins w:id="611" w:author="Bob Yencha" w:date="2012-01-25T11:56:00Z"/>
        </w:numPr>
        <w:tabs>
          <w:tab w:val="left" w:pos="885"/>
          <w:tab w:val="right" w:leader="dot" w:pos="9350"/>
        </w:tabs>
        <w:rPr>
          <w:ins w:id="612" w:author="Bob Yencha" w:date="2012-01-25T11:56:00Z"/>
          <w:rFonts w:asciiTheme="minorHAnsi" w:eastAsiaTheme="minorEastAsia" w:hAnsiTheme="minorHAnsi" w:cstheme="minorBidi"/>
          <w:noProof/>
          <w:color w:val="auto"/>
          <w:kern w:val="0"/>
          <w:sz w:val="24"/>
          <w:lang w:eastAsia="en-US"/>
        </w:rPr>
      </w:pPr>
      <w:ins w:id="613" w:author="Bob Yencha" w:date="2012-01-25T11:56:00Z">
        <w:r>
          <w:rPr>
            <w:noProof/>
          </w:rPr>
          <w:lastRenderedPageBreak/>
          <w:t>6.1.4</w:t>
        </w:r>
        <w:r>
          <w:rPr>
            <w:rFonts w:asciiTheme="minorHAnsi" w:eastAsiaTheme="minorEastAsia" w:hAnsiTheme="minorHAnsi" w:cstheme="minorBidi"/>
            <w:noProof/>
            <w:color w:val="auto"/>
            <w:kern w:val="0"/>
            <w:sz w:val="24"/>
            <w:lang w:eastAsia="en-US"/>
          </w:rPr>
          <w:tab/>
        </w:r>
        <w:r>
          <w:rPr>
            <w:noProof/>
          </w:rPr>
          <w:t>Template for Culture and Susceptibility Results</w:t>
        </w:r>
        <w:r>
          <w:rPr>
            <w:noProof/>
          </w:rPr>
          <w:tab/>
        </w:r>
        <w:r w:rsidR="00D826AD">
          <w:rPr>
            <w:noProof/>
          </w:rPr>
          <w:fldChar w:fldCharType="begin"/>
        </w:r>
        <w:r>
          <w:rPr>
            <w:noProof/>
          </w:rPr>
          <w:instrText xml:space="preserve"> PAGEREF _Toc189112032 \h </w:instrText>
        </w:r>
      </w:ins>
      <w:r w:rsidR="00D826AD">
        <w:rPr>
          <w:noProof/>
        </w:rPr>
      </w:r>
      <w:r w:rsidR="00D826AD">
        <w:rPr>
          <w:noProof/>
        </w:rPr>
        <w:fldChar w:fldCharType="separate"/>
      </w:r>
      <w:ins w:id="614" w:author="Bob Yencha" w:date="2012-01-25T11:56:00Z">
        <w:r>
          <w:rPr>
            <w:noProof/>
          </w:rPr>
          <w:t>104</w:t>
        </w:r>
        <w:r w:rsidR="00D826AD">
          <w:rPr>
            <w:noProof/>
          </w:rPr>
          <w:fldChar w:fldCharType="end"/>
        </w:r>
      </w:ins>
    </w:p>
    <w:p w14:paraId="7BABEE8C" w14:textId="77777777" w:rsidR="00CF04B8" w:rsidRDefault="00CF04B8">
      <w:pPr>
        <w:pStyle w:val="TOC2"/>
        <w:numPr>
          <w:ins w:id="615" w:author="Bob Yencha" w:date="2012-01-25T11:56:00Z"/>
        </w:numPr>
        <w:tabs>
          <w:tab w:val="left" w:pos="885"/>
          <w:tab w:val="right" w:leader="dot" w:pos="9350"/>
        </w:tabs>
        <w:rPr>
          <w:ins w:id="616" w:author="Bob Yencha" w:date="2012-01-25T11:56:00Z"/>
          <w:rFonts w:asciiTheme="minorHAnsi" w:eastAsiaTheme="minorEastAsia" w:hAnsiTheme="minorHAnsi" w:cstheme="minorBidi"/>
          <w:noProof/>
          <w:color w:val="auto"/>
          <w:kern w:val="0"/>
          <w:sz w:val="24"/>
          <w:lang w:eastAsia="en-US"/>
        </w:rPr>
      </w:pPr>
      <w:ins w:id="617" w:author="Bob Yencha" w:date="2012-01-25T11:56:00Z">
        <w:r>
          <w:rPr>
            <w:noProof/>
          </w:rPr>
          <w:t>6.1.5</w:t>
        </w:r>
        <w:r>
          <w:rPr>
            <w:rFonts w:asciiTheme="minorHAnsi" w:eastAsiaTheme="minorEastAsia" w:hAnsiTheme="minorHAnsi" w:cstheme="minorBidi"/>
            <w:noProof/>
            <w:color w:val="auto"/>
            <w:kern w:val="0"/>
            <w:sz w:val="24"/>
            <w:lang w:eastAsia="en-US"/>
          </w:rPr>
          <w:tab/>
        </w:r>
        <w:r>
          <w:rPr>
            <w:noProof/>
          </w:rPr>
          <w:t>Examples of Culture and Susceptibility Results</w:t>
        </w:r>
        <w:r>
          <w:rPr>
            <w:noProof/>
          </w:rPr>
          <w:tab/>
        </w:r>
        <w:r w:rsidR="00D826AD">
          <w:rPr>
            <w:noProof/>
          </w:rPr>
          <w:fldChar w:fldCharType="begin"/>
        </w:r>
        <w:r>
          <w:rPr>
            <w:noProof/>
          </w:rPr>
          <w:instrText xml:space="preserve"> PAGEREF _Toc189112033 \h </w:instrText>
        </w:r>
      </w:ins>
      <w:r w:rsidR="00D826AD">
        <w:rPr>
          <w:noProof/>
        </w:rPr>
      </w:r>
      <w:r w:rsidR="00D826AD">
        <w:rPr>
          <w:noProof/>
        </w:rPr>
        <w:fldChar w:fldCharType="separate"/>
      </w:r>
      <w:ins w:id="618" w:author="Bob Yencha" w:date="2012-01-25T11:56:00Z">
        <w:r>
          <w:rPr>
            <w:noProof/>
          </w:rPr>
          <w:t>107</w:t>
        </w:r>
        <w:r w:rsidR="00D826AD">
          <w:rPr>
            <w:noProof/>
          </w:rPr>
          <w:fldChar w:fldCharType="end"/>
        </w:r>
      </w:ins>
    </w:p>
    <w:p w14:paraId="0DEB7350" w14:textId="77777777" w:rsidR="00CF04B8" w:rsidRDefault="00CF04B8">
      <w:pPr>
        <w:pStyle w:val="TOC2"/>
        <w:numPr>
          <w:ins w:id="619" w:author="Bob Yencha" w:date="2012-01-25T11:56:00Z"/>
        </w:numPr>
        <w:tabs>
          <w:tab w:val="left" w:pos="718"/>
          <w:tab w:val="right" w:leader="dot" w:pos="9350"/>
        </w:tabs>
        <w:rPr>
          <w:ins w:id="620" w:author="Bob Yencha" w:date="2012-01-25T11:56:00Z"/>
          <w:rFonts w:asciiTheme="minorHAnsi" w:eastAsiaTheme="minorEastAsia" w:hAnsiTheme="minorHAnsi" w:cstheme="minorBidi"/>
          <w:noProof/>
          <w:color w:val="auto"/>
          <w:kern w:val="0"/>
          <w:sz w:val="24"/>
          <w:lang w:eastAsia="en-US"/>
        </w:rPr>
      </w:pPr>
      <w:ins w:id="621" w:author="Bob Yencha" w:date="2012-01-25T11:56:00Z">
        <w:r>
          <w:rPr>
            <w:noProof/>
          </w:rPr>
          <w:t>6.2</w:t>
        </w:r>
        <w:r>
          <w:rPr>
            <w:rFonts w:asciiTheme="minorHAnsi" w:eastAsiaTheme="minorEastAsia" w:hAnsiTheme="minorHAnsi" w:cstheme="minorBidi"/>
            <w:noProof/>
            <w:color w:val="auto"/>
            <w:kern w:val="0"/>
            <w:sz w:val="24"/>
            <w:lang w:eastAsia="en-US"/>
          </w:rPr>
          <w:tab/>
        </w:r>
        <w:r>
          <w:rPr>
            <w:noProof/>
          </w:rPr>
          <w:t>Linking Parent and Child Results</w:t>
        </w:r>
        <w:r>
          <w:rPr>
            <w:noProof/>
          </w:rPr>
          <w:tab/>
        </w:r>
        <w:r w:rsidR="00D826AD">
          <w:rPr>
            <w:noProof/>
          </w:rPr>
          <w:fldChar w:fldCharType="begin"/>
        </w:r>
        <w:r>
          <w:rPr>
            <w:noProof/>
          </w:rPr>
          <w:instrText xml:space="preserve"> PAGEREF _Toc189112034 \h </w:instrText>
        </w:r>
      </w:ins>
      <w:r w:rsidR="00D826AD">
        <w:rPr>
          <w:noProof/>
        </w:rPr>
      </w:r>
      <w:r w:rsidR="00D826AD">
        <w:rPr>
          <w:noProof/>
        </w:rPr>
        <w:fldChar w:fldCharType="separate"/>
      </w:r>
      <w:ins w:id="622" w:author="Bob Yencha" w:date="2012-01-25T11:56:00Z">
        <w:r>
          <w:rPr>
            <w:noProof/>
          </w:rPr>
          <w:t>111</w:t>
        </w:r>
        <w:r w:rsidR="00D826AD">
          <w:rPr>
            <w:noProof/>
          </w:rPr>
          <w:fldChar w:fldCharType="end"/>
        </w:r>
      </w:ins>
    </w:p>
    <w:p w14:paraId="1CB380AF" w14:textId="77777777" w:rsidR="00CF04B8" w:rsidRDefault="00CF04B8">
      <w:pPr>
        <w:pStyle w:val="TOC2"/>
        <w:numPr>
          <w:ins w:id="623" w:author="Bob Yencha" w:date="2012-01-25T11:56:00Z"/>
        </w:numPr>
        <w:tabs>
          <w:tab w:val="left" w:pos="718"/>
          <w:tab w:val="right" w:leader="dot" w:pos="9350"/>
        </w:tabs>
        <w:rPr>
          <w:ins w:id="624" w:author="Bob Yencha" w:date="2012-01-25T11:56:00Z"/>
          <w:rFonts w:asciiTheme="minorHAnsi" w:eastAsiaTheme="minorEastAsia" w:hAnsiTheme="minorHAnsi" w:cstheme="minorBidi"/>
          <w:noProof/>
          <w:color w:val="auto"/>
          <w:kern w:val="0"/>
          <w:sz w:val="24"/>
          <w:lang w:eastAsia="en-US"/>
        </w:rPr>
      </w:pPr>
      <w:ins w:id="625" w:author="Bob Yencha" w:date="2012-01-25T11:56:00Z">
        <w:r>
          <w:rPr>
            <w:noProof/>
          </w:rPr>
          <w:t>6.3</w:t>
        </w:r>
        <w:r>
          <w:rPr>
            <w:rFonts w:asciiTheme="minorHAnsi" w:eastAsiaTheme="minorEastAsia" w:hAnsiTheme="minorHAnsi" w:cstheme="minorBidi"/>
            <w:noProof/>
            <w:color w:val="auto"/>
            <w:kern w:val="0"/>
            <w:sz w:val="24"/>
            <w:lang w:eastAsia="en-US"/>
          </w:rPr>
          <w:tab/>
        </w:r>
        <w:r>
          <w:rPr>
            <w:noProof/>
          </w:rPr>
          <w:t>Clinical Laboratory Improvements Amendment Considerations</w:t>
        </w:r>
        <w:r>
          <w:rPr>
            <w:noProof/>
          </w:rPr>
          <w:tab/>
        </w:r>
        <w:r w:rsidR="00D826AD">
          <w:rPr>
            <w:noProof/>
          </w:rPr>
          <w:fldChar w:fldCharType="begin"/>
        </w:r>
        <w:r>
          <w:rPr>
            <w:noProof/>
          </w:rPr>
          <w:instrText xml:space="preserve"> PAGEREF _Toc189112035 \h </w:instrText>
        </w:r>
      </w:ins>
      <w:r w:rsidR="00D826AD">
        <w:rPr>
          <w:noProof/>
        </w:rPr>
      </w:r>
      <w:r w:rsidR="00D826AD">
        <w:rPr>
          <w:noProof/>
        </w:rPr>
        <w:fldChar w:fldCharType="separate"/>
      </w:r>
      <w:ins w:id="626" w:author="Bob Yencha" w:date="2012-01-25T11:56:00Z">
        <w:r>
          <w:rPr>
            <w:noProof/>
          </w:rPr>
          <w:t>111</w:t>
        </w:r>
        <w:r w:rsidR="00D826AD">
          <w:rPr>
            <w:noProof/>
          </w:rPr>
          <w:fldChar w:fldCharType="end"/>
        </w:r>
      </w:ins>
    </w:p>
    <w:p w14:paraId="2D5C6B07" w14:textId="77777777" w:rsidR="00CF04B8" w:rsidRDefault="00CF04B8">
      <w:pPr>
        <w:pStyle w:val="TOC2"/>
        <w:numPr>
          <w:ins w:id="627" w:author="Bob Yencha" w:date="2012-01-25T11:56:00Z"/>
        </w:numPr>
        <w:tabs>
          <w:tab w:val="left" w:pos="885"/>
          <w:tab w:val="right" w:leader="dot" w:pos="9350"/>
        </w:tabs>
        <w:rPr>
          <w:ins w:id="628" w:author="Bob Yencha" w:date="2012-01-25T11:56:00Z"/>
          <w:rFonts w:asciiTheme="minorHAnsi" w:eastAsiaTheme="minorEastAsia" w:hAnsiTheme="minorHAnsi" w:cstheme="minorBidi"/>
          <w:noProof/>
          <w:color w:val="auto"/>
          <w:kern w:val="0"/>
          <w:sz w:val="24"/>
          <w:lang w:eastAsia="en-US"/>
        </w:rPr>
      </w:pPr>
      <w:ins w:id="629" w:author="Bob Yencha" w:date="2012-01-25T11:56:00Z">
        <w:r>
          <w:rPr>
            <w:noProof/>
          </w:rPr>
          <w:t>6.3.1</w:t>
        </w:r>
        <w:r>
          <w:rPr>
            <w:rFonts w:asciiTheme="minorHAnsi" w:eastAsiaTheme="minorEastAsia" w:hAnsiTheme="minorHAnsi" w:cstheme="minorBidi"/>
            <w:noProof/>
            <w:color w:val="auto"/>
            <w:kern w:val="0"/>
            <w:sz w:val="24"/>
            <w:lang w:eastAsia="en-US"/>
          </w:rPr>
          <w:tab/>
        </w:r>
        <w:r>
          <w:rPr>
            <w:noProof/>
          </w:rPr>
          <w:t>Mandatory Reporting Requirements</w:t>
        </w:r>
        <w:r>
          <w:rPr>
            <w:noProof/>
          </w:rPr>
          <w:tab/>
        </w:r>
        <w:r w:rsidR="00D826AD">
          <w:rPr>
            <w:noProof/>
          </w:rPr>
          <w:fldChar w:fldCharType="begin"/>
        </w:r>
        <w:r>
          <w:rPr>
            <w:noProof/>
          </w:rPr>
          <w:instrText xml:space="preserve"> PAGEREF _Toc189112036 \h </w:instrText>
        </w:r>
      </w:ins>
      <w:r w:rsidR="00D826AD">
        <w:rPr>
          <w:noProof/>
        </w:rPr>
      </w:r>
      <w:r w:rsidR="00D826AD">
        <w:rPr>
          <w:noProof/>
        </w:rPr>
        <w:fldChar w:fldCharType="separate"/>
      </w:r>
      <w:ins w:id="630" w:author="Bob Yencha" w:date="2012-01-25T11:56:00Z">
        <w:r>
          <w:rPr>
            <w:noProof/>
          </w:rPr>
          <w:t>111</w:t>
        </w:r>
        <w:r w:rsidR="00D826AD">
          <w:rPr>
            <w:noProof/>
          </w:rPr>
          <w:fldChar w:fldCharType="end"/>
        </w:r>
      </w:ins>
    </w:p>
    <w:p w14:paraId="4D82C0E3" w14:textId="77777777" w:rsidR="00CF04B8" w:rsidRDefault="00CF04B8">
      <w:pPr>
        <w:pStyle w:val="TOC2"/>
        <w:numPr>
          <w:ins w:id="631" w:author="Bob Yencha" w:date="2012-01-25T11:56:00Z"/>
        </w:numPr>
        <w:tabs>
          <w:tab w:val="left" w:pos="718"/>
          <w:tab w:val="right" w:leader="dot" w:pos="9350"/>
        </w:tabs>
        <w:rPr>
          <w:ins w:id="632" w:author="Bob Yencha" w:date="2012-01-25T11:56:00Z"/>
          <w:rFonts w:asciiTheme="minorHAnsi" w:eastAsiaTheme="minorEastAsia" w:hAnsiTheme="minorHAnsi" w:cstheme="minorBidi"/>
          <w:noProof/>
          <w:color w:val="auto"/>
          <w:kern w:val="0"/>
          <w:sz w:val="24"/>
          <w:lang w:eastAsia="en-US"/>
        </w:rPr>
      </w:pPr>
      <w:ins w:id="633" w:author="Bob Yencha" w:date="2012-01-25T11:56:00Z">
        <w:r>
          <w:rPr>
            <w:noProof/>
          </w:rPr>
          <w:t>6.4</w:t>
        </w:r>
        <w:r>
          <w:rPr>
            <w:rFonts w:asciiTheme="minorHAnsi" w:eastAsiaTheme="minorEastAsia" w:hAnsiTheme="minorHAnsi" w:cstheme="minorBidi"/>
            <w:noProof/>
            <w:color w:val="auto"/>
            <w:kern w:val="0"/>
            <w:sz w:val="24"/>
            <w:lang w:eastAsia="en-US"/>
          </w:rPr>
          <w:tab/>
        </w:r>
        <w:r>
          <w:rPr>
            <w:noProof/>
          </w:rPr>
          <w:t>Regulatory Compliance</w:t>
        </w:r>
        <w:r>
          <w:rPr>
            <w:noProof/>
          </w:rPr>
          <w:tab/>
        </w:r>
        <w:r w:rsidR="00D826AD">
          <w:rPr>
            <w:noProof/>
          </w:rPr>
          <w:fldChar w:fldCharType="begin"/>
        </w:r>
        <w:r>
          <w:rPr>
            <w:noProof/>
          </w:rPr>
          <w:instrText xml:space="preserve"> PAGEREF _Toc189112037 \h </w:instrText>
        </w:r>
      </w:ins>
      <w:r w:rsidR="00D826AD">
        <w:rPr>
          <w:noProof/>
        </w:rPr>
      </w:r>
      <w:r w:rsidR="00D826AD">
        <w:rPr>
          <w:noProof/>
        </w:rPr>
        <w:fldChar w:fldCharType="separate"/>
      </w:r>
      <w:ins w:id="634" w:author="Bob Yencha" w:date="2012-01-25T11:56:00Z">
        <w:r>
          <w:rPr>
            <w:noProof/>
          </w:rPr>
          <w:t>113</w:t>
        </w:r>
        <w:r w:rsidR="00D826AD">
          <w:rPr>
            <w:noProof/>
          </w:rPr>
          <w:fldChar w:fldCharType="end"/>
        </w:r>
      </w:ins>
    </w:p>
    <w:p w14:paraId="2C2E9A09" w14:textId="77777777" w:rsidR="00CF04B8" w:rsidRDefault="00CF04B8">
      <w:pPr>
        <w:pStyle w:val="TOC2"/>
        <w:numPr>
          <w:ins w:id="635" w:author="Bob Yencha" w:date="2012-01-25T11:56:00Z"/>
        </w:numPr>
        <w:tabs>
          <w:tab w:val="left" w:pos="718"/>
          <w:tab w:val="right" w:leader="dot" w:pos="9350"/>
        </w:tabs>
        <w:rPr>
          <w:ins w:id="636" w:author="Bob Yencha" w:date="2012-01-25T11:56:00Z"/>
          <w:rFonts w:asciiTheme="minorHAnsi" w:eastAsiaTheme="minorEastAsia" w:hAnsiTheme="minorHAnsi" w:cstheme="minorBidi"/>
          <w:noProof/>
          <w:color w:val="auto"/>
          <w:kern w:val="0"/>
          <w:sz w:val="24"/>
          <w:lang w:eastAsia="en-US"/>
        </w:rPr>
      </w:pPr>
      <w:ins w:id="637" w:author="Bob Yencha" w:date="2012-01-25T11:56:00Z">
        <w:r>
          <w:rPr>
            <w:noProof/>
          </w:rPr>
          <w:t>6.5</w:t>
        </w:r>
        <w:r>
          <w:rPr>
            <w:rFonts w:asciiTheme="minorHAnsi" w:eastAsiaTheme="minorEastAsia" w:hAnsiTheme="minorHAnsi" w:cstheme="minorBidi"/>
            <w:noProof/>
            <w:color w:val="auto"/>
            <w:kern w:val="0"/>
            <w:sz w:val="24"/>
            <w:lang w:eastAsia="en-US"/>
          </w:rPr>
          <w:tab/>
        </w:r>
        <w:r>
          <w:rPr>
            <w:noProof/>
          </w:rPr>
          <w:t>Authorized Parties</w:t>
        </w:r>
        <w:r>
          <w:rPr>
            <w:noProof/>
          </w:rPr>
          <w:tab/>
        </w:r>
        <w:r w:rsidR="00D826AD">
          <w:rPr>
            <w:noProof/>
          </w:rPr>
          <w:fldChar w:fldCharType="begin"/>
        </w:r>
        <w:r>
          <w:rPr>
            <w:noProof/>
          </w:rPr>
          <w:instrText xml:space="preserve"> PAGEREF _Toc189112038 \h </w:instrText>
        </w:r>
      </w:ins>
      <w:r w:rsidR="00D826AD">
        <w:rPr>
          <w:noProof/>
        </w:rPr>
      </w:r>
      <w:r w:rsidR="00D826AD">
        <w:rPr>
          <w:noProof/>
        </w:rPr>
        <w:fldChar w:fldCharType="separate"/>
      </w:r>
      <w:ins w:id="638" w:author="Bob Yencha" w:date="2012-01-25T11:56:00Z">
        <w:r>
          <w:rPr>
            <w:noProof/>
          </w:rPr>
          <w:t>113</w:t>
        </w:r>
        <w:r w:rsidR="00D826AD">
          <w:rPr>
            <w:noProof/>
          </w:rPr>
          <w:fldChar w:fldCharType="end"/>
        </w:r>
      </w:ins>
    </w:p>
    <w:p w14:paraId="12D80F62" w14:textId="77777777" w:rsidR="002D1651" w:rsidDel="004E1550" w:rsidRDefault="006018A5">
      <w:pPr>
        <w:pStyle w:val="TOC1"/>
        <w:tabs>
          <w:tab w:val="left" w:pos="390"/>
        </w:tabs>
        <w:rPr>
          <w:del w:id="639" w:author="Bob Yencha" w:date="2011-12-20T00:33:00Z"/>
          <w:rFonts w:asciiTheme="minorHAnsi" w:eastAsiaTheme="minorEastAsia" w:hAnsiTheme="minorHAnsi" w:cstheme="minorBidi"/>
          <w:b w:val="0"/>
          <w:bCs w:val="0"/>
          <w:smallCaps w:val="0"/>
          <w:noProof/>
          <w:color w:val="auto"/>
          <w:kern w:val="0"/>
          <w:sz w:val="24"/>
          <w:lang w:eastAsia="en-US"/>
        </w:rPr>
      </w:pPr>
      <w:ins w:id="640" w:author=" Bob Yencha" w:date="2011-12-20T10:54:00Z">
        <w:del w:id="641" w:author="Bob Yencha" w:date="2011-12-20T14:38:00Z">
          <w:r w:rsidDel="002B0A1D">
            <w:rPr>
              <w:noProof/>
            </w:rPr>
            <w:delText>38103104104104104105108111115115115117117</w:delText>
          </w:r>
        </w:del>
      </w:ins>
      <w:del w:id="642" w:author="Bob Yencha" w:date="2011-12-20T00:33:00Z">
        <w:r w:rsidR="002D1651" w:rsidDel="004E1550">
          <w:rPr>
            <w:noProof/>
          </w:rPr>
          <w:delText>1.</w:delText>
        </w:r>
        <w:r w:rsidR="002D1651" w:rsidDel="004E1550">
          <w:rPr>
            <w:rFonts w:asciiTheme="minorHAnsi" w:eastAsiaTheme="minorEastAsia" w:hAnsiTheme="minorHAnsi" w:cstheme="minorBidi"/>
            <w:b w:val="0"/>
            <w:bCs w:val="0"/>
            <w:smallCaps w:val="0"/>
            <w:noProof/>
            <w:color w:val="auto"/>
            <w:kern w:val="0"/>
            <w:sz w:val="24"/>
            <w:lang w:eastAsia="en-US"/>
          </w:rPr>
          <w:tab/>
        </w:r>
        <w:r w:rsidR="002D1651" w:rsidDel="004E1550">
          <w:rPr>
            <w:noProof/>
          </w:rPr>
          <w:delText>Introduction</w:delText>
        </w:r>
        <w:r w:rsidR="002D1651" w:rsidDel="004E1550">
          <w:rPr>
            <w:noProof/>
          </w:rPr>
          <w:tab/>
          <w:delText>1</w:delText>
        </w:r>
      </w:del>
    </w:p>
    <w:p w14:paraId="05D2DA5A" w14:textId="77777777" w:rsidR="002D1651" w:rsidDel="004E1550" w:rsidRDefault="002D1651">
      <w:pPr>
        <w:pStyle w:val="TOC2"/>
        <w:tabs>
          <w:tab w:val="left" w:pos="718"/>
          <w:tab w:val="right" w:leader="dot" w:pos="9350"/>
        </w:tabs>
        <w:rPr>
          <w:del w:id="643" w:author="Bob Yencha" w:date="2011-12-20T00:33:00Z"/>
          <w:rFonts w:asciiTheme="minorHAnsi" w:eastAsiaTheme="minorEastAsia" w:hAnsiTheme="minorHAnsi" w:cstheme="minorBidi"/>
          <w:noProof/>
          <w:color w:val="auto"/>
          <w:kern w:val="0"/>
          <w:sz w:val="24"/>
          <w:lang w:eastAsia="en-US"/>
        </w:rPr>
      </w:pPr>
      <w:del w:id="644" w:author="Bob Yencha" w:date="2011-12-20T00:33:00Z">
        <w:r w:rsidDel="004E1550">
          <w:rPr>
            <w:noProof/>
          </w:rPr>
          <w:delText>1.1</w:delText>
        </w:r>
        <w:r w:rsidDel="004E1550">
          <w:rPr>
            <w:rFonts w:asciiTheme="minorHAnsi" w:eastAsiaTheme="minorEastAsia" w:hAnsiTheme="minorHAnsi" w:cstheme="minorBidi"/>
            <w:noProof/>
            <w:color w:val="auto"/>
            <w:kern w:val="0"/>
            <w:sz w:val="24"/>
            <w:lang w:eastAsia="en-US"/>
          </w:rPr>
          <w:tab/>
        </w:r>
        <w:r w:rsidDel="004E1550">
          <w:rPr>
            <w:noProof/>
          </w:rPr>
          <w:delText>Purpose</w:delText>
        </w:r>
        <w:r w:rsidDel="004E1550">
          <w:rPr>
            <w:noProof/>
          </w:rPr>
          <w:tab/>
          <w:delText>1</w:delText>
        </w:r>
      </w:del>
    </w:p>
    <w:p w14:paraId="050F6792" w14:textId="77777777" w:rsidR="002D1651" w:rsidDel="004E1550" w:rsidRDefault="002D1651">
      <w:pPr>
        <w:pStyle w:val="TOC2"/>
        <w:tabs>
          <w:tab w:val="left" w:pos="718"/>
          <w:tab w:val="right" w:leader="dot" w:pos="9350"/>
        </w:tabs>
        <w:rPr>
          <w:del w:id="645" w:author="Bob Yencha" w:date="2011-12-20T00:33:00Z"/>
          <w:rFonts w:asciiTheme="minorHAnsi" w:eastAsiaTheme="minorEastAsia" w:hAnsiTheme="minorHAnsi" w:cstheme="minorBidi"/>
          <w:noProof/>
          <w:color w:val="auto"/>
          <w:kern w:val="0"/>
          <w:sz w:val="24"/>
          <w:lang w:eastAsia="en-US"/>
        </w:rPr>
      </w:pPr>
      <w:del w:id="646" w:author="Bob Yencha" w:date="2011-12-20T00:33:00Z">
        <w:r w:rsidDel="004E1550">
          <w:rPr>
            <w:noProof/>
          </w:rPr>
          <w:delText>1.2</w:delText>
        </w:r>
        <w:r w:rsidDel="004E1550">
          <w:rPr>
            <w:rFonts w:asciiTheme="minorHAnsi" w:eastAsiaTheme="minorEastAsia" w:hAnsiTheme="minorHAnsi" w:cstheme="minorBidi"/>
            <w:noProof/>
            <w:color w:val="auto"/>
            <w:kern w:val="0"/>
            <w:sz w:val="24"/>
            <w:lang w:eastAsia="en-US"/>
          </w:rPr>
          <w:tab/>
        </w:r>
        <w:r w:rsidDel="004E1550">
          <w:rPr>
            <w:noProof/>
          </w:rPr>
          <w:delText>Audience</w:delText>
        </w:r>
        <w:r w:rsidDel="004E1550">
          <w:rPr>
            <w:noProof/>
          </w:rPr>
          <w:tab/>
          <w:delText>1</w:delText>
        </w:r>
      </w:del>
    </w:p>
    <w:p w14:paraId="3B04FA58" w14:textId="77777777" w:rsidR="002D1651" w:rsidDel="004E1550" w:rsidRDefault="002D1651">
      <w:pPr>
        <w:pStyle w:val="TOC3"/>
        <w:tabs>
          <w:tab w:val="left" w:pos="1088"/>
        </w:tabs>
        <w:rPr>
          <w:del w:id="647" w:author="Bob Yencha" w:date="2011-12-20T00:33:00Z"/>
          <w:rFonts w:asciiTheme="minorHAnsi" w:eastAsiaTheme="minorEastAsia" w:hAnsiTheme="minorHAnsi" w:cstheme="minorBidi"/>
          <w:iCs w:val="0"/>
          <w:noProof/>
          <w:color w:val="auto"/>
          <w:kern w:val="0"/>
          <w:sz w:val="24"/>
          <w:lang w:eastAsia="en-US"/>
        </w:rPr>
      </w:pPr>
      <w:del w:id="648" w:author="Bob Yencha" w:date="2011-12-20T00:33:00Z">
        <w:r w:rsidDel="004E1550">
          <w:rPr>
            <w:noProof/>
          </w:rPr>
          <w:delText>1.2.1</w:delText>
        </w:r>
        <w:r w:rsidDel="004E1550">
          <w:rPr>
            <w:rFonts w:asciiTheme="minorHAnsi" w:eastAsiaTheme="minorEastAsia" w:hAnsiTheme="minorHAnsi" w:cstheme="minorBidi"/>
            <w:iCs w:val="0"/>
            <w:noProof/>
            <w:color w:val="auto"/>
            <w:kern w:val="0"/>
            <w:sz w:val="24"/>
            <w:lang w:eastAsia="en-US"/>
          </w:rPr>
          <w:tab/>
        </w:r>
        <w:r w:rsidDel="004E1550">
          <w:rPr>
            <w:noProof/>
          </w:rPr>
          <w:delText>Requisite Knowledge</w:delText>
        </w:r>
        <w:r w:rsidDel="004E1550">
          <w:rPr>
            <w:noProof/>
          </w:rPr>
          <w:tab/>
          <w:delText>1</w:delText>
        </w:r>
      </w:del>
    </w:p>
    <w:p w14:paraId="4904E58C" w14:textId="77777777" w:rsidR="002D1651" w:rsidDel="004E1550" w:rsidRDefault="002D1651">
      <w:pPr>
        <w:pStyle w:val="TOC2"/>
        <w:tabs>
          <w:tab w:val="left" w:pos="718"/>
          <w:tab w:val="right" w:leader="dot" w:pos="9350"/>
        </w:tabs>
        <w:rPr>
          <w:del w:id="649" w:author="Bob Yencha" w:date="2011-12-20T00:33:00Z"/>
          <w:rFonts w:asciiTheme="minorHAnsi" w:eastAsiaTheme="minorEastAsia" w:hAnsiTheme="minorHAnsi" w:cstheme="minorBidi"/>
          <w:noProof/>
          <w:color w:val="auto"/>
          <w:kern w:val="0"/>
          <w:sz w:val="24"/>
          <w:lang w:eastAsia="en-US"/>
        </w:rPr>
      </w:pPr>
      <w:del w:id="650" w:author="Bob Yencha" w:date="2011-12-20T00:33:00Z">
        <w:r w:rsidDel="004E1550">
          <w:rPr>
            <w:noProof/>
          </w:rPr>
          <w:delText>1.3</w:delText>
        </w:r>
        <w:r w:rsidDel="004E1550">
          <w:rPr>
            <w:rFonts w:asciiTheme="minorHAnsi" w:eastAsiaTheme="minorEastAsia" w:hAnsiTheme="minorHAnsi" w:cstheme="minorBidi"/>
            <w:noProof/>
            <w:color w:val="auto"/>
            <w:kern w:val="0"/>
            <w:sz w:val="24"/>
            <w:lang w:eastAsia="en-US"/>
          </w:rPr>
          <w:tab/>
        </w:r>
        <w:r w:rsidDel="004E1550">
          <w:rPr>
            <w:noProof/>
          </w:rPr>
          <w:delText>Scope</w:delText>
        </w:r>
        <w:r w:rsidDel="004E1550">
          <w:rPr>
            <w:noProof/>
          </w:rPr>
          <w:tab/>
          <w:delText>1</w:delText>
        </w:r>
      </w:del>
    </w:p>
    <w:p w14:paraId="5BE7150F" w14:textId="77777777" w:rsidR="002D1651" w:rsidDel="004E1550" w:rsidRDefault="002D1651">
      <w:pPr>
        <w:pStyle w:val="TOC2"/>
        <w:tabs>
          <w:tab w:val="left" w:pos="718"/>
          <w:tab w:val="right" w:leader="dot" w:pos="9350"/>
        </w:tabs>
        <w:rPr>
          <w:del w:id="651" w:author="Bob Yencha" w:date="2011-12-20T00:33:00Z"/>
          <w:rFonts w:asciiTheme="minorHAnsi" w:eastAsiaTheme="minorEastAsia" w:hAnsiTheme="minorHAnsi" w:cstheme="minorBidi"/>
          <w:noProof/>
          <w:color w:val="auto"/>
          <w:kern w:val="0"/>
          <w:sz w:val="24"/>
          <w:lang w:eastAsia="en-US"/>
        </w:rPr>
      </w:pPr>
      <w:del w:id="652" w:author="Bob Yencha" w:date="2011-12-20T00:33:00Z">
        <w:r w:rsidDel="004E1550">
          <w:rPr>
            <w:noProof/>
          </w:rPr>
          <w:delText>1.4</w:delText>
        </w:r>
        <w:r w:rsidDel="004E1550">
          <w:rPr>
            <w:rFonts w:asciiTheme="minorHAnsi" w:eastAsiaTheme="minorEastAsia" w:hAnsiTheme="minorHAnsi" w:cstheme="minorBidi"/>
            <w:noProof/>
            <w:color w:val="auto"/>
            <w:kern w:val="0"/>
            <w:sz w:val="24"/>
            <w:lang w:eastAsia="en-US"/>
          </w:rPr>
          <w:tab/>
        </w:r>
        <w:r w:rsidDel="004E1550">
          <w:rPr>
            <w:noProof/>
          </w:rPr>
          <w:delText>Results for Ambulatory Care Use Case And Context Diagrams</w:delText>
        </w:r>
        <w:r w:rsidDel="004E1550">
          <w:rPr>
            <w:noProof/>
          </w:rPr>
          <w:tab/>
          <w:delText>2</w:delText>
        </w:r>
      </w:del>
    </w:p>
    <w:p w14:paraId="4B1FBB30" w14:textId="77777777" w:rsidR="002D1651" w:rsidDel="004E1550" w:rsidRDefault="002D1651">
      <w:pPr>
        <w:pStyle w:val="TOC3"/>
        <w:tabs>
          <w:tab w:val="left" w:pos="1088"/>
        </w:tabs>
        <w:rPr>
          <w:del w:id="653" w:author="Bob Yencha" w:date="2011-12-20T00:33:00Z"/>
          <w:rFonts w:asciiTheme="minorHAnsi" w:eastAsiaTheme="minorEastAsia" w:hAnsiTheme="minorHAnsi" w:cstheme="minorBidi"/>
          <w:iCs w:val="0"/>
          <w:noProof/>
          <w:color w:val="auto"/>
          <w:kern w:val="0"/>
          <w:sz w:val="24"/>
          <w:lang w:eastAsia="en-US"/>
        </w:rPr>
      </w:pPr>
      <w:del w:id="654" w:author="Bob Yencha" w:date="2011-12-20T00:33:00Z">
        <w:r w:rsidDel="004E1550">
          <w:rPr>
            <w:noProof/>
          </w:rPr>
          <w:delText>1.4.1</w:delText>
        </w:r>
        <w:r w:rsidDel="004E1550">
          <w:rPr>
            <w:rFonts w:asciiTheme="minorHAnsi" w:eastAsiaTheme="minorEastAsia" w:hAnsiTheme="minorHAnsi" w:cstheme="minorBidi"/>
            <w:iCs w:val="0"/>
            <w:noProof/>
            <w:color w:val="auto"/>
            <w:kern w:val="0"/>
            <w:sz w:val="24"/>
            <w:lang w:eastAsia="en-US"/>
          </w:rPr>
          <w:tab/>
        </w:r>
        <w:r w:rsidDel="004E1550">
          <w:rPr>
            <w:noProof/>
          </w:rPr>
          <w:delText>User Story</w:delText>
        </w:r>
        <w:r w:rsidDel="004E1550">
          <w:rPr>
            <w:noProof/>
          </w:rPr>
          <w:tab/>
          <w:delText>3</w:delText>
        </w:r>
      </w:del>
    </w:p>
    <w:p w14:paraId="1B5CF901" w14:textId="77777777" w:rsidR="002D1651" w:rsidDel="004E1550" w:rsidRDefault="002D1651">
      <w:pPr>
        <w:pStyle w:val="TOC3"/>
        <w:tabs>
          <w:tab w:val="left" w:pos="1088"/>
        </w:tabs>
        <w:rPr>
          <w:del w:id="655" w:author="Bob Yencha" w:date="2011-12-20T00:33:00Z"/>
          <w:rFonts w:asciiTheme="minorHAnsi" w:eastAsiaTheme="minorEastAsia" w:hAnsiTheme="minorHAnsi" w:cstheme="minorBidi"/>
          <w:iCs w:val="0"/>
          <w:noProof/>
          <w:color w:val="auto"/>
          <w:kern w:val="0"/>
          <w:sz w:val="24"/>
          <w:lang w:eastAsia="en-US"/>
        </w:rPr>
      </w:pPr>
      <w:del w:id="656" w:author="Bob Yencha" w:date="2011-12-20T00:33:00Z">
        <w:r w:rsidDel="004E1550">
          <w:rPr>
            <w:noProof/>
          </w:rPr>
          <w:delText>1.4.2</w:delText>
        </w:r>
        <w:r w:rsidDel="004E1550">
          <w:rPr>
            <w:rFonts w:asciiTheme="minorHAnsi" w:eastAsiaTheme="minorEastAsia" w:hAnsiTheme="minorHAnsi" w:cstheme="minorBidi"/>
            <w:iCs w:val="0"/>
            <w:noProof/>
            <w:color w:val="auto"/>
            <w:kern w:val="0"/>
            <w:sz w:val="24"/>
            <w:lang w:eastAsia="en-US"/>
          </w:rPr>
          <w:tab/>
        </w:r>
        <w:r w:rsidDel="004E1550">
          <w:rPr>
            <w:noProof/>
          </w:rPr>
          <w:delText>Use Case Assumptions</w:delText>
        </w:r>
        <w:r w:rsidDel="004E1550">
          <w:rPr>
            <w:noProof/>
          </w:rPr>
          <w:tab/>
          <w:delText>4</w:delText>
        </w:r>
      </w:del>
    </w:p>
    <w:p w14:paraId="58C969AA" w14:textId="77777777" w:rsidR="002D1651" w:rsidDel="004E1550" w:rsidRDefault="002D1651">
      <w:pPr>
        <w:pStyle w:val="TOC3"/>
        <w:tabs>
          <w:tab w:val="left" w:pos="1088"/>
        </w:tabs>
        <w:rPr>
          <w:del w:id="657" w:author="Bob Yencha" w:date="2011-12-20T00:33:00Z"/>
          <w:rFonts w:asciiTheme="minorHAnsi" w:eastAsiaTheme="minorEastAsia" w:hAnsiTheme="minorHAnsi" w:cstheme="minorBidi"/>
          <w:iCs w:val="0"/>
          <w:noProof/>
          <w:color w:val="auto"/>
          <w:kern w:val="0"/>
          <w:sz w:val="24"/>
          <w:lang w:eastAsia="en-US"/>
        </w:rPr>
      </w:pPr>
      <w:del w:id="658" w:author="Bob Yencha" w:date="2011-12-20T00:33:00Z">
        <w:r w:rsidDel="004E1550">
          <w:rPr>
            <w:noProof/>
          </w:rPr>
          <w:delText>1.4.3</w:delText>
        </w:r>
        <w:r w:rsidDel="004E1550">
          <w:rPr>
            <w:rFonts w:asciiTheme="minorHAnsi" w:eastAsiaTheme="minorEastAsia" w:hAnsiTheme="minorHAnsi" w:cstheme="minorBidi"/>
            <w:iCs w:val="0"/>
            <w:noProof/>
            <w:color w:val="auto"/>
            <w:kern w:val="0"/>
            <w:sz w:val="24"/>
            <w:lang w:eastAsia="en-US"/>
          </w:rPr>
          <w:tab/>
        </w:r>
        <w:r w:rsidDel="004E1550">
          <w:rPr>
            <w:noProof/>
          </w:rPr>
          <w:delText>Pre-Conditions</w:delText>
        </w:r>
        <w:r w:rsidDel="004E1550">
          <w:rPr>
            <w:noProof/>
          </w:rPr>
          <w:tab/>
          <w:delText>4</w:delText>
        </w:r>
      </w:del>
    </w:p>
    <w:p w14:paraId="41E7717B" w14:textId="77777777" w:rsidR="002D1651" w:rsidDel="004E1550" w:rsidRDefault="002D1651">
      <w:pPr>
        <w:pStyle w:val="TOC3"/>
        <w:tabs>
          <w:tab w:val="left" w:pos="1088"/>
        </w:tabs>
        <w:rPr>
          <w:del w:id="659" w:author="Bob Yencha" w:date="2011-12-20T00:33:00Z"/>
          <w:rFonts w:asciiTheme="minorHAnsi" w:eastAsiaTheme="minorEastAsia" w:hAnsiTheme="minorHAnsi" w:cstheme="minorBidi"/>
          <w:iCs w:val="0"/>
          <w:noProof/>
          <w:color w:val="auto"/>
          <w:kern w:val="0"/>
          <w:sz w:val="24"/>
          <w:lang w:eastAsia="en-US"/>
        </w:rPr>
      </w:pPr>
      <w:del w:id="660" w:author="Bob Yencha" w:date="2011-12-20T00:33:00Z">
        <w:r w:rsidDel="004E1550">
          <w:rPr>
            <w:noProof/>
          </w:rPr>
          <w:delText>1.4.4</w:delText>
        </w:r>
        <w:r w:rsidDel="004E1550">
          <w:rPr>
            <w:rFonts w:asciiTheme="minorHAnsi" w:eastAsiaTheme="minorEastAsia" w:hAnsiTheme="minorHAnsi" w:cstheme="minorBidi"/>
            <w:iCs w:val="0"/>
            <w:noProof/>
            <w:color w:val="auto"/>
            <w:kern w:val="0"/>
            <w:sz w:val="24"/>
            <w:lang w:eastAsia="en-US"/>
          </w:rPr>
          <w:tab/>
        </w:r>
        <w:r w:rsidDel="004E1550">
          <w:rPr>
            <w:noProof/>
          </w:rPr>
          <w:delText>Post Condition</w:delText>
        </w:r>
        <w:r w:rsidDel="004E1550">
          <w:rPr>
            <w:noProof/>
          </w:rPr>
          <w:tab/>
          <w:delText>5</w:delText>
        </w:r>
      </w:del>
    </w:p>
    <w:p w14:paraId="66F9438A" w14:textId="77777777" w:rsidR="002D1651" w:rsidDel="004E1550" w:rsidRDefault="002D1651">
      <w:pPr>
        <w:pStyle w:val="TOC3"/>
        <w:tabs>
          <w:tab w:val="left" w:pos="1088"/>
        </w:tabs>
        <w:rPr>
          <w:del w:id="661" w:author="Bob Yencha" w:date="2011-12-20T00:33:00Z"/>
          <w:rFonts w:asciiTheme="minorHAnsi" w:eastAsiaTheme="minorEastAsia" w:hAnsiTheme="minorHAnsi" w:cstheme="minorBidi"/>
          <w:iCs w:val="0"/>
          <w:noProof/>
          <w:color w:val="auto"/>
          <w:kern w:val="0"/>
          <w:sz w:val="24"/>
          <w:lang w:eastAsia="en-US"/>
        </w:rPr>
      </w:pPr>
      <w:del w:id="662" w:author="Bob Yencha" w:date="2011-12-20T00:33:00Z">
        <w:r w:rsidDel="004E1550">
          <w:rPr>
            <w:noProof/>
          </w:rPr>
          <w:delText>1.4.5</w:delText>
        </w:r>
        <w:r w:rsidDel="004E1550">
          <w:rPr>
            <w:rFonts w:asciiTheme="minorHAnsi" w:eastAsiaTheme="minorEastAsia" w:hAnsiTheme="minorHAnsi" w:cstheme="minorBidi"/>
            <w:iCs w:val="0"/>
            <w:noProof/>
            <w:color w:val="auto"/>
            <w:kern w:val="0"/>
            <w:sz w:val="24"/>
            <w:lang w:eastAsia="en-US"/>
          </w:rPr>
          <w:tab/>
        </w:r>
        <w:r w:rsidDel="004E1550">
          <w:rPr>
            <w:noProof/>
          </w:rPr>
          <w:delText>Functional Requirements</w:delText>
        </w:r>
        <w:r w:rsidDel="004E1550">
          <w:rPr>
            <w:noProof/>
          </w:rPr>
          <w:tab/>
          <w:delText>5</w:delText>
        </w:r>
      </w:del>
    </w:p>
    <w:p w14:paraId="03A0E665" w14:textId="77777777" w:rsidR="002D1651" w:rsidDel="004E1550" w:rsidRDefault="002D1651">
      <w:pPr>
        <w:pStyle w:val="TOC3"/>
        <w:tabs>
          <w:tab w:val="left" w:pos="1088"/>
        </w:tabs>
        <w:rPr>
          <w:del w:id="663" w:author="Bob Yencha" w:date="2011-12-20T00:33:00Z"/>
          <w:rFonts w:asciiTheme="minorHAnsi" w:eastAsiaTheme="minorEastAsia" w:hAnsiTheme="minorHAnsi" w:cstheme="minorBidi"/>
          <w:iCs w:val="0"/>
          <w:noProof/>
          <w:color w:val="auto"/>
          <w:kern w:val="0"/>
          <w:sz w:val="24"/>
          <w:lang w:eastAsia="en-US"/>
        </w:rPr>
      </w:pPr>
      <w:del w:id="664" w:author="Bob Yencha" w:date="2011-12-20T00:33:00Z">
        <w:r w:rsidDel="004E1550">
          <w:rPr>
            <w:noProof/>
          </w:rPr>
          <w:delText>1.4.6</w:delText>
        </w:r>
        <w:r w:rsidDel="004E1550">
          <w:rPr>
            <w:rFonts w:asciiTheme="minorHAnsi" w:eastAsiaTheme="minorEastAsia" w:hAnsiTheme="minorHAnsi" w:cstheme="minorBidi"/>
            <w:iCs w:val="0"/>
            <w:noProof/>
            <w:color w:val="auto"/>
            <w:kern w:val="0"/>
            <w:sz w:val="24"/>
            <w:lang w:eastAsia="en-US"/>
          </w:rPr>
          <w:tab/>
        </w:r>
        <w:r w:rsidDel="004E1550">
          <w:rPr>
            <w:noProof/>
          </w:rPr>
          <w:delText>Sequence Diagram</w:delText>
        </w:r>
        <w:r w:rsidDel="004E1550">
          <w:rPr>
            <w:noProof/>
          </w:rPr>
          <w:tab/>
          <w:delText>6</w:delText>
        </w:r>
      </w:del>
    </w:p>
    <w:p w14:paraId="4EB35B53" w14:textId="77777777" w:rsidR="002D1651" w:rsidDel="004E1550" w:rsidRDefault="002D1651">
      <w:pPr>
        <w:pStyle w:val="TOC2"/>
        <w:tabs>
          <w:tab w:val="left" w:pos="718"/>
          <w:tab w:val="right" w:leader="dot" w:pos="9350"/>
        </w:tabs>
        <w:rPr>
          <w:del w:id="665" w:author="Bob Yencha" w:date="2011-12-20T00:33:00Z"/>
          <w:rFonts w:asciiTheme="minorHAnsi" w:eastAsiaTheme="minorEastAsia" w:hAnsiTheme="minorHAnsi" w:cstheme="minorBidi"/>
          <w:noProof/>
          <w:color w:val="auto"/>
          <w:kern w:val="0"/>
          <w:sz w:val="24"/>
          <w:lang w:eastAsia="en-US"/>
        </w:rPr>
      </w:pPr>
      <w:del w:id="666" w:author="Bob Yencha" w:date="2011-12-20T00:33:00Z">
        <w:r w:rsidDel="004E1550">
          <w:rPr>
            <w:noProof/>
          </w:rPr>
          <w:delText>1.5</w:delText>
        </w:r>
        <w:r w:rsidDel="004E1550">
          <w:rPr>
            <w:rFonts w:asciiTheme="minorHAnsi" w:eastAsiaTheme="minorEastAsia" w:hAnsiTheme="minorHAnsi" w:cstheme="minorBidi"/>
            <w:noProof/>
            <w:color w:val="auto"/>
            <w:kern w:val="0"/>
            <w:sz w:val="24"/>
            <w:lang w:eastAsia="en-US"/>
          </w:rPr>
          <w:tab/>
        </w:r>
        <w:r w:rsidDel="004E1550">
          <w:rPr>
            <w:noProof/>
          </w:rPr>
          <w:delText>Key Technical Decisions</w:delText>
        </w:r>
        <w:r w:rsidDel="004E1550">
          <w:rPr>
            <w:noProof/>
          </w:rPr>
          <w:tab/>
          <w:delText>6</w:delText>
        </w:r>
      </w:del>
    </w:p>
    <w:p w14:paraId="51C3668D" w14:textId="77777777" w:rsidR="002D1651" w:rsidDel="004E1550" w:rsidRDefault="002D1651">
      <w:pPr>
        <w:pStyle w:val="TOC3"/>
        <w:tabs>
          <w:tab w:val="left" w:pos="1088"/>
        </w:tabs>
        <w:rPr>
          <w:del w:id="667" w:author="Bob Yencha" w:date="2011-12-20T00:33:00Z"/>
          <w:rFonts w:asciiTheme="minorHAnsi" w:eastAsiaTheme="minorEastAsia" w:hAnsiTheme="minorHAnsi" w:cstheme="minorBidi"/>
          <w:iCs w:val="0"/>
          <w:noProof/>
          <w:color w:val="auto"/>
          <w:kern w:val="0"/>
          <w:sz w:val="24"/>
          <w:lang w:eastAsia="en-US"/>
        </w:rPr>
      </w:pPr>
      <w:del w:id="668" w:author="Bob Yencha" w:date="2011-12-20T00:33:00Z">
        <w:r w:rsidDel="004E1550">
          <w:rPr>
            <w:noProof/>
          </w:rPr>
          <w:delText>1.5.1</w:delText>
        </w:r>
        <w:r w:rsidDel="004E1550">
          <w:rPr>
            <w:rFonts w:asciiTheme="minorHAnsi" w:eastAsiaTheme="minorEastAsia" w:hAnsiTheme="minorHAnsi" w:cstheme="minorBidi"/>
            <w:iCs w:val="0"/>
            <w:noProof/>
            <w:color w:val="auto"/>
            <w:kern w:val="0"/>
            <w:sz w:val="24"/>
            <w:lang w:eastAsia="en-US"/>
          </w:rPr>
          <w:tab/>
        </w:r>
        <w:r w:rsidDel="004E1550">
          <w:rPr>
            <w:noProof/>
          </w:rPr>
          <w:delText>Use of ISO Object Identifier (OID)</w:delText>
        </w:r>
        <w:r w:rsidDel="004E1550">
          <w:rPr>
            <w:noProof/>
          </w:rPr>
          <w:tab/>
          <w:delText>7</w:delText>
        </w:r>
      </w:del>
    </w:p>
    <w:p w14:paraId="50422289" w14:textId="77777777" w:rsidR="002D1651" w:rsidDel="004E1550" w:rsidRDefault="002D1651">
      <w:pPr>
        <w:pStyle w:val="TOC3"/>
        <w:tabs>
          <w:tab w:val="left" w:pos="1088"/>
        </w:tabs>
        <w:rPr>
          <w:del w:id="669" w:author="Bob Yencha" w:date="2011-12-20T00:33:00Z"/>
          <w:rFonts w:asciiTheme="minorHAnsi" w:eastAsiaTheme="minorEastAsia" w:hAnsiTheme="minorHAnsi" w:cstheme="minorBidi"/>
          <w:iCs w:val="0"/>
          <w:noProof/>
          <w:color w:val="auto"/>
          <w:kern w:val="0"/>
          <w:sz w:val="24"/>
          <w:lang w:eastAsia="en-US"/>
        </w:rPr>
      </w:pPr>
      <w:del w:id="670" w:author="Bob Yencha" w:date="2011-12-20T00:33:00Z">
        <w:r w:rsidDel="004E1550">
          <w:rPr>
            <w:noProof/>
          </w:rPr>
          <w:delText>1.5.2</w:delText>
        </w:r>
        <w:r w:rsidDel="004E1550">
          <w:rPr>
            <w:rFonts w:asciiTheme="minorHAnsi" w:eastAsiaTheme="minorEastAsia" w:hAnsiTheme="minorHAnsi" w:cstheme="minorBidi"/>
            <w:iCs w:val="0"/>
            <w:noProof/>
            <w:color w:val="auto"/>
            <w:kern w:val="0"/>
            <w:sz w:val="24"/>
            <w:lang w:eastAsia="en-US"/>
          </w:rPr>
          <w:tab/>
        </w:r>
        <w:r w:rsidDel="004E1550">
          <w:rPr>
            <w:noProof/>
          </w:rPr>
          <w:delText xml:space="preserve">Use of Vocabulary Standards </w:delText>
        </w:r>
        <w:r w:rsidDel="004E1550">
          <w:rPr>
            <w:noProof/>
          </w:rPr>
          <w:tab/>
          <w:delText>7</w:delText>
        </w:r>
      </w:del>
    </w:p>
    <w:p w14:paraId="1433D084" w14:textId="77777777" w:rsidR="002D1651" w:rsidDel="004E1550" w:rsidRDefault="002D1651">
      <w:pPr>
        <w:pStyle w:val="TOC3"/>
        <w:tabs>
          <w:tab w:val="left" w:pos="1088"/>
        </w:tabs>
        <w:rPr>
          <w:del w:id="671" w:author="Bob Yencha" w:date="2011-12-20T00:33:00Z"/>
          <w:rFonts w:asciiTheme="minorHAnsi" w:eastAsiaTheme="minorEastAsia" w:hAnsiTheme="minorHAnsi" w:cstheme="minorBidi"/>
          <w:iCs w:val="0"/>
          <w:noProof/>
          <w:color w:val="auto"/>
          <w:kern w:val="0"/>
          <w:sz w:val="24"/>
          <w:lang w:eastAsia="en-US"/>
        </w:rPr>
      </w:pPr>
      <w:del w:id="672" w:author="Bob Yencha" w:date="2011-12-20T00:33:00Z">
        <w:r w:rsidDel="004E1550">
          <w:rPr>
            <w:noProof/>
          </w:rPr>
          <w:delText>1.5.3</w:delText>
        </w:r>
        <w:r w:rsidDel="004E1550">
          <w:rPr>
            <w:rFonts w:asciiTheme="minorHAnsi" w:eastAsiaTheme="minorEastAsia" w:hAnsiTheme="minorHAnsi" w:cstheme="minorBidi"/>
            <w:iCs w:val="0"/>
            <w:noProof/>
            <w:color w:val="auto"/>
            <w:kern w:val="0"/>
            <w:sz w:val="24"/>
            <w:lang w:eastAsia="en-US"/>
          </w:rPr>
          <w:tab/>
        </w:r>
        <w:r w:rsidDel="004E1550">
          <w:rPr>
            <w:noProof/>
          </w:rPr>
          <w:delText>Field Length and Truncation</w:delText>
        </w:r>
        <w:r w:rsidDel="004E1550">
          <w:rPr>
            <w:noProof/>
          </w:rPr>
          <w:tab/>
          <w:delText>7</w:delText>
        </w:r>
      </w:del>
    </w:p>
    <w:p w14:paraId="22D31D44" w14:textId="77777777" w:rsidR="002D1651" w:rsidDel="004E1550" w:rsidRDefault="002D1651">
      <w:pPr>
        <w:pStyle w:val="TOC3"/>
        <w:tabs>
          <w:tab w:val="left" w:pos="1088"/>
        </w:tabs>
        <w:rPr>
          <w:del w:id="673" w:author="Bob Yencha" w:date="2011-12-20T00:33:00Z"/>
          <w:rFonts w:asciiTheme="minorHAnsi" w:eastAsiaTheme="minorEastAsia" w:hAnsiTheme="minorHAnsi" w:cstheme="minorBidi"/>
          <w:iCs w:val="0"/>
          <w:noProof/>
          <w:color w:val="auto"/>
          <w:kern w:val="0"/>
          <w:sz w:val="24"/>
          <w:lang w:eastAsia="en-US"/>
        </w:rPr>
      </w:pPr>
      <w:del w:id="674" w:author="Bob Yencha" w:date="2011-12-20T00:33:00Z">
        <w:r w:rsidDel="004E1550">
          <w:rPr>
            <w:noProof/>
          </w:rPr>
          <w:delText>1.5.4</w:delText>
        </w:r>
        <w:r w:rsidDel="004E1550">
          <w:rPr>
            <w:rFonts w:asciiTheme="minorHAnsi" w:eastAsiaTheme="minorEastAsia" w:hAnsiTheme="minorHAnsi" w:cstheme="minorBidi"/>
            <w:iCs w:val="0"/>
            <w:noProof/>
            <w:color w:val="auto"/>
            <w:kern w:val="0"/>
            <w:sz w:val="24"/>
            <w:lang w:eastAsia="en-US"/>
          </w:rPr>
          <w:tab/>
        </w:r>
        <w:r w:rsidDel="004E1550">
          <w:rPr>
            <w:noProof/>
          </w:rPr>
          <w:delText>Referenced Profiles</w:delText>
        </w:r>
        <w:r w:rsidDel="004E1550">
          <w:rPr>
            <w:noProof/>
          </w:rPr>
          <w:tab/>
          <w:delText>8</w:delText>
        </w:r>
      </w:del>
    </w:p>
    <w:p w14:paraId="18166DDB" w14:textId="77777777" w:rsidR="002D1651" w:rsidDel="004E1550" w:rsidRDefault="002D1651">
      <w:pPr>
        <w:pStyle w:val="TOC3"/>
        <w:tabs>
          <w:tab w:val="left" w:pos="1088"/>
        </w:tabs>
        <w:rPr>
          <w:del w:id="675" w:author="Bob Yencha" w:date="2011-12-20T00:33:00Z"/>
          <w:rFonts w:asciiTheme="minorHAnsi" w:eastAsiaTheme="minorEastAsia" w:hAnsiTheme="minorHAnsi" w:cstheme="minorBidi"/>
          <w:iCs w:val="0"/>
          <w:noProof/>
          <w:color w:val="auto"/>
          <w:kern w:val="0"/>
          <w:sz w:val="24"/>
          <w:lang w:eastAsia="en-US"/>
        </w:rPr>
      </w:pPr>
      <w:del w:id="676" w:author="Bob Yencha" w:date="2011-12-20T00:33:00Z">
        <w:r w:rsidDel="004E1550">
          <w:rPr>
            <w:noProof/>
          </w:rPr>
          <w:delText>1.5.5</w:delText>
        </w:r>
        <w:r w:rsidDel="004E1550">
          <w:rPr>
            <w:rFonts w:asciiTheme="minorHAnsi" w:eastAsiaTheme="minorEastAsia" w:hAnsiTheme="minorHAnsi" w:cstheme="minorBidi"/>
            <w:iCs w:val="0"/>
            <w:noProof/>
            <w:color w:val="auto"/>
            <w:kern w:val="0"/>
            <w:sz w:val="24"/>
            <w:lang w:eastAsia="en-US"/>
          </w:rPr>
          <w:tab/>
        </w:r>
        <w:r w:rsidDel="004E1550">
          <w:rPr>
            <w:noProof/>
          </w:rPr>
          <w:delText>Interfaces</w:delText>
        </w:r>
        <w:r w:rsidDel="004E1550">
          <w:rPr>
            <w:noProof/>
          </w:rPr>
          <w:tab/>
          <w:delText>8</w:delText>
        </w:r>
      </w:del>
    </w:p>
    <w:p w14:paraId="2F812E38" w14:textId="77777777" w:rsidR="002D1651" w:rsidDel="004E1550" w:rsidRDefault="002D1651">
      <w:pPr>
        <w:pStyle w:val="TOC3"/>
        <w:rPr>
          <w:del w:id="677" w:author="Bob Yencha" w:date="2011-12-20T00:33:00Z"/>
          <w:rFonts w:asciiTheme="minorHAnsi" w:eastAsiaTheme="minorEastAsia" w:hAnsiTheme="minorHAnsi" w:cstheme="minorBidi"/>
          <w:iCs w:val="0"/>
          <w:noProof/>
          <w:color w:val="auto"/>
          <w:kern w:val="0"/>
          <w:sz w:val="24"/>
          <w:lang w:eastAsia="en-US"/>
        </w:rPr>
      </w:pPr>
      <w:del w:id="678" w:author="Bob Yencha" w:date="2011-12-20T00:33:00Z">
        <w:r w:rsidDel="004E1550">
          <w:rPr>
            <w:noProof/>
          </w:rPr>
          <w:delText>1.5.6</w:delText>
        </w:r>
        <w:r w:rsidDel="004E1550">
          <w:rPr>
            <w:noProof/>
          </w:rPr>
          <w:tab/>
          <w:delText>9</w:delText>
        </w:r>
      </w:del>
    </w:p>
    <w:p w14:paraId="09D6F503" w14:textId="77777777" w:rsidR="002D1651" w:rsidDel="004E1550" w:rsidRDefault="002D1651">
      <w:pPr>
        <w:pStyle w:val="TOC3"/>
        <w:tabs>
          <w:tab w:val="left" w:pos="1088"/>
        </w:tabs>
        <w:rPr>
          <w:del w:id="679" w:author="Bob Yencha" w:date="2011-12-20T00:33:00Z"/>
          <w:rFonts w:asciiTheme="minorHAnsi" w:eastAsiaTheme="minorEastAsia" w:hAnsiTheme="minorHAnsi" w:cstheme="minorBidi"/>
          <w:iCs w:val="0"/>
          <w:noProof/>
          <w:color w:val="auto"/>
          <w:kern w:val="0"/>
          <w:sz w:val="24"/>
          <w:lang w:eastAsia="en-US"/>
        </w:rPr>
      </w:pPr>
      <w:del w:id="680" w:author="Bob Yencha" w:date="2011-12-20T00:33:00Z">
        <w:r w:rsidDel="004E1550">
          <w:rPr>
            <w:noProof/>
          </w:rPr>
          <w:delText>1.5.6</w:delText>
        </w:r>
        <w:r w:rsidDel="004E1550">
          <w:rPr>
            <w:rFonts w:asciiTheme="minorHAnsi" w:eastAsiaTheme="minorEastAsia" w:hAnsiTheme="minorHAnsi" w:cstheme="minorBidi"/>
            <w:iCs w:val="0"/>
            <w:noProof/>
            <w:color w:val="auto"/>
            <w:kern w:val="0"/>
            <w:sz w:val="24"/>
            <w:lang w:eastAsia="en-US"/>
          </w:rPr>
          <w:tab/>
        </w:r>
        <w:r w:rsidDel="004E1550">
          <w:rPr>
            <w:noProof/>
          </w:rPr>
          <w:delText>Conformance to this Guide</w:delText>
        </w:r>
        <w:r w:rsidDel="004E1550">
          <w:rPr>
            <w:noProof/>
          </w:rPr>
          <w:tab/>
          <w:delText>9</w:delText>
        </w:r>
      </w:del>
    </w:p>
    <w:p w14:paraId="16821F54" w14:textId="77777777" w:rsidR="002D1651" w:rsidDel="004E1550" w:rsidRDefault="002D1651">
      <w:pPr>
        <w:pStyle w:val="TOC2"/>
        <w:tabs>
          <w:tab w:val="left" w:pos="718"/>
          <w:tab w:val="right" w:leader="dot" w:pos="9350"/>
        </w:tabs>
        <w:rPr>
          <w:del w:id="681" w:author="Bob Yencha" w:date="2011-12-20T00:33:00Z"/>
          <w:rFonts w:asciiTheme="minorHAnsi" w:eastAsiaTheme="minorEastAsia" w:hAnsiTheme="minorHAnsi" w:cstheme="minorBidi"/>
          <w:noProof/>
          <w:color w:val="auto"/>
          <w:kern w:val="0"/>
          <w:sz w:val="24"/>
          <w:lang w:eastAsia="en-US"/>
        </w:rPr>
      </w:pPr>
      <w:del w:id="682" w:author="Bob Yencha" w:date="2011-12-20T00:33:00Z">
        <w:r w:rsidDel="004E1550">
          <w:rPr>
            <w:noProof/>
          </w:rPr>
          <w:delText>1.6</w:delText>
        </w:r>
        <w:r w:rsidDel="004E1550">
          <w:rPr>
            <w:rFonts w:asciiTheme="minorHAnsi" w:eastAsiaTheme="minorEastAsia" w:hAnsiTheme="minorHAnsi" w:cstheme="minorBidi"/>
            <w:noProof/>
            <w:color w:val="auto"/>
            <w:kern w:val="0"/>
            <w:sz w:val="24"/>
            <w:lang w:eastAsia="en-US"/>
          </w:rPr>
          <w:tab/>
        </w:r>
        <w:r w:rsidDel="004E1550">
          <w:rPr>
            <w:noProof/>
          </w:rPr>
          <w:delText>Organization of this Guide</w:delText>
        </w:r>
        <w:r w:rsidDel="004E1550">
          <w:rPr>
            <w:noProof/>
          </w:rPr>
          <w:tab/>
          <w:delText>12</w:delText>
        </w:r>
      </w:del>
    </w:p>
    <w:p w14:paraId="18F88594" w14:textId="77777777" w:rsidR="002D1651" w:rsidDel="004E1550" w:rsidRDefault="002D1651">
      <w:pPr>
        <w:pStyle w:val="TOC3"/>
        <w:tabs>
          <w:tab w:val="left" w:pos="1088"/>
        </w:tabs>
        <w:rPr>
          <w:del w:id="683" w:author="Bob Yencha" w:date="2011-12-20T00:33:00Z"/>
          <w:rFonts w:asciiTheme="minorHAnsi" w:eastAsiaTheme="minorEastAsia" w:hAnsiTheme="minorHAnsi" w:cstheme="minorBidi"/>
          <w:iCs w:val="0"/>
          <w:noProof/>
          <w:color w:val="auto"/>
          <w:kern w:val="0"/>
          <w:sz w:val="24"/>
          <w:lang w:eastAsia="en-US"/>
        </w:rPr>
      </w:pPr>
      <w:del w:id="684" w:author="Bob Yencha" w:date="2011-12-20T00:33:00Z">
        <w:r w:rsidDel="004E1550">
          <w:rPr>
            <w:noProof/>
          </w:rPr>
          <w:delText>1.6.1</w:delText>
        </w:r>
        <w:r w:rsidDel="004E1550">
          <w:rPr>
            <w:rFonts w:asciiTheme="minorHAnsi" w:eastAsiaTheme="minorEastAsia" w:hAnsiTheme="minorHAnsi" w:cstheme="minorBidi"/>
            <w:iCs w:val="0"/>
            <w:noProof/>
            <w:color w:val="auto"/>
            <w:kern w:val="0"/>
            <w:sz w:val="24"/>
            <w:lang w:eastAsia="en-US"/>
          </w:rPr>
          <w:tab/>
        </w:r>
        <w:r w:rsidDel="004E1550">
          <w:rPr>
            <w:noProof/>
          </w:rPr>
          <w:delText>Conventions</w:delText>
        </w:r>
        <w:r w:rsidDel="004E1550">
          <w:rPr>
            <w:noProof/>
          </w:rPr>
          <w:tab/>
          <w:delText>12</w:delText>
        </w:r>
      </w:del>
    </w:p>
    <w:p w14:paraId="11292AC0" w14:textId="77777777" w:rsidR="002D1651" w:rsidDel="004E1550" w:rsidRDefault="002D1651">
      <w:pPr>
        <w:pStyle w:val="TOC3"/>
        <w:tabs>
          <w:tab w:val="left" w:pos="1088"/>
        </w:tabs>
        <w:rPr>
          <w:del w:id="685" w:author="Bob Yencha" w:date="2011-12-20T00:33:00Z"/>
          <w:rFonts w:asciiTheme="minorHAnsi" w:eastAsiaTheme="minorEastAsia" w:hAnsiTheme="minorHAnsi" w:cstheme="minorBidi"/>
          <w:iCs w:val="0"/>
          <w:noProof/>
          <w:color w:val="auto"/>
          <w:kern w:val="0"/>
          <w:sz w:val="24"/>
          <w:lang w:eastAsia="en-US"/>
        </w:rPr>
      </w:pPr>
      <w:del w:id="686" w:author="Bob Yencha" w:date="2011-12-20T00:33:00Z">
        <w:r w:rsidDel="004E1550">
          <w:rPr>
            <w:noProof/>
          </w:rPr>
          <w:delText>1.6.2</w:delText>
        </w:r>
        <w:r w:rsidDel="004E1550">
          <w:rPr>
            <w:rFonts w:asciiTheme="minorHAnsi" w:eastAsiaTheme="minorEastAsia" w:hAnsiTheme="minorHAnsi" w:cstheme="minorBidi"/>
            <w:iCs w:val="0"/>
            <w:noProof/>
            <w:color w:val="auto"/>
            <w:kern w:val="0"/>
            <w:sz w:val="24"/>
            <w:lang w:eastAsia="en-US"/>
          </w:rPr>
          <w:tab/>
        </w:r>
        <w:r w:rsidDel="004E1550">
          <w:rPr>
            <w:noProof/>
          </w:rPr>
          <w:delText>Message Element Attributes</w:delText>
        </w:r>
        <w:r w:rsidDel="004E1550">
          <w:rPr>
            <w:noProof/>
          </w:rPr>
          <w:tab/>
          <w:delText>12</w:delText>
        </w:r>
      </w:del>
    </w:p>
    <w:p w14:paraId="7359D320" w14:textId="77777777" w:rsidR="002D1651" w:rsidDel="004E1550" w:rsidRDefault="002D1651">
      <w:pPr>
        <w:pStyle w:val="TOC3"/>
        <w:tabs>
          <w:tab w:val="left" w:pos="1088"/>
        </w:tabs>
        <w:rPr>
          <w:del w:id="687" w:author="Bob Yencha" w:date="2011-12-20T00:33:00Z"/>
          <w:rFonts w:asciiTheme="minorHAnsi" w:eastAsiaTheme="minorEastAsia" w:hAnsiTheme="minorHAnsi" w:cstheme="minorBidi"/>
          <w:iCs w:val="0"/>
          <w:noProof/>
          <w:color w:val="auto"/>
          <w:kern w:val="0"/>
          <w:sz w:val="24"/>
          <w:lang w:eastAsia="en-US"/>
        </w:rPr>
      </w:pPr>
      <w:del w:id="688" w:author="Bob Yencha" w:date="2011-12-20T00:33:00Z">
        <w:r w:rsidDel="004E1550">
          <w:rPr>
            <w:noProof/>
          </w:rPr>
          <w:delText>1.6.3</w:delText>
        </w:r>
        <w:r w:rsidDel="004E1550">
          <w:rPr>
            <w:rFonts w:asciiTheme="minorHAnsi" w:eastAsiaTheme="minorEastAsia" w:hAnsiTheme="minorHAnsi" w:cstheme="minorBidi"/>
            <w:iCs w:val="0"/>
            <w:noProof/>
            <w:color w:val="auto"/>
            <w:kern w:val="0"/>
            <w:sz w:val="24"/>
            <w:lang w:eastAsia="en-US"/>
          </w:rPr>
          <w:tab/>
        </w:r>
        <w:r w:rsidDel="004E1550">
          <w:rPr>
            <w:noProof/>
          </w:rPr>
          <w:delText>Keywords</w:delText>
        </w:r>
        <w:r w:rsidDel="004E1550">
          <w:rPr>
            <w:noProof/>
          </w:rPr>
          <w:tab/>
          <w:delText>13</w:delText>
        </w:r>
      </w:del>
    </w:p>
    <w:p w14:paraId="5805687C" w14:textId="77777777" w:rsidR="002D1651" w:rsidDel="004E1550" w:rsidRDefault="002D1651">
      <w:pPr>
        <w:pStyle w:val="TOC3"/>
        <w:tabs>
          <w:tab w:val="left" w:pos="1088"/>
        </w:tabs>
        <w:rPr>
          <w:del w:id="689" w:author="Bob Yencha" w:date="2011-12-20T00:33:00Z"/>
          <w:rFonts w:asciiTheme="minorHAnsi" w:eastAsiaTheme="minorEastAsia" w:hAnsiTheme="minorHAnsi" w:cstheme="minorBidi"/>
          <w:iCs w:val="0"/>
          <w:noProof/>
          <w:color w:val="auto"/>
          <w:kern w:val="0"/>
          <w:sz w:val="24"/>
          <w:lang w:eastAsia="en-US"/>
        </w:rPr>
      </w:pPr>
      <w:del w:id="690" w:author="Bob Yencha" w:date="2011-12-20T00:33:00Z">
        <w:r w:rsidDel="004E1550">
          <w:rPr>
            <w:noProof/>
          </w:rPr>
          <w:delText>1.6.4</w:delText>
        </w:r>
        <w:r w:rsidDel="004E1550">
          <w:rPr>
            <w:rFonts w:asciiTheme="minorHAnsi" w:eastAsiaTheme="minorEastAsia" w:hAnsiTheme="minorHAnsi" w:cstheme="minorBidi"/>
            <w:iCs w:val="0"/>
            <w:noProof/>
            <w:color w:val="auto"/>
            <w:kern w:val="0"/>
            <w:sz w:val="24"/>
            <w:lang w:eastAsia="en-US"/>
          </w:rPr>
          <w:tab/>
        </w:r>
        <w:r w:rsidDel="004E1550">
          <w:rPr>
            <w:noProof/>
          </w:rPr>
          <w:delText>Usage Conformance Testing Recommendations</w:delText>
        </w:r>
        <w:r w:rsidDel="004E1550">
          <w:rPr>
            <w:noProof/>
          </w:rPr>
          <w:tab/>
          <w:delText>14</w:delText>
        </w:r>
      </w:del>
    </w:p>
    <w:p w14:paraId="6286529C" w14:textId="77777777" w:rsidR="002D1651" w:rsidDel="004E1550" w:rsidRDefault="002D1651">
      <w:pPr>
        <w:pStyle w:val="TOC4"/>
        <w:tabs>
          <w:tab w:val="left" w:pos="1457"/>
        </w:tabs>
        <w:rPr>
          <w:del w:id="691" w:author="Bob Yencha" w:date="2011-12-20T00:33:00Z"/>
          <w:rFonts w:asciiTheme="minorHAnsi" w:eastAsiaTheme="minorEastAsia" w:hAnsiTheme="minorHAnsi" w:cstheme="minorBidi"/>
          <w:sz w:val="24"/>
          <w:szCs w:val="24"/>
        </w:rPr>
      </w:pPr>
      <w:del w:id="692" w:author="Bob Yencha" w:date="2011-12-20T00:33:00Z">
        <w:r w:rsidDel="004E1550">
          <w:delText>1.6.4.1</w:delText>
        </w:r>
        <w:r w:rsidDel="004E1550">
          <w:rPr>
            <w:rFonts w:asciiTheme="minorHAnsi" w:eastAsiaTheme="minorEastAsia" w:hAnsiTheme="minorHAnsi" w:cstheme="minorBidi"/>
            <w:sz w:val="24"/>
            <w:szCs w:val="24"/>
          </w:rPr>
          <w:tab/>
        </w:r>
        <w:r w:rsidDel="004E1550">
          <w:delText>Usage</w:delText>
        </w:r>
        <w:r w:rsidDel="004E1550">
          <w:tab/>
          <w:delText>14</w:delText>
        </w:r>
      </w:del>
    </w:p>
    <w:p w14:paraId="561C0449" w14:textId="77777777" w:rsidR="002D1651" w:rsidDel="004E1550" w:rsidRDefault="002D1651">
      <w:pPr>
        <w:pStyle w:val="TOC5"/>
        <w:tabs>
          <w:tab w:val="left" w:pos="1523"/>
        </w:tabs>
        <w:rPr>
          <w:del w:id="693" w:author="Bob Yencha" w:date="2011-12-20T00:33:00Z"/>
          <w:rFonts w:asciiTheme="minorHAnsi" w:eastAsiaTheme="minorEastAsia" w:hAnsiTheme="minorHAnsi" w:cstheme="minorBidi"/>
          <w:sz w:val="24"/>
          <w:szCs w:val="24"/>
        </w:rPr>
      </w:pPr>
      <w:del w:id="694" w:author="Bob Yencha" w:date="2011-12-20T00:33:00Z">
        <w:r w:rsidDel="004E1550">
          <w:delText>1.6.4.1.1</w:delText>
        </w:r>
        <w:r w:rsidDel="004E1550">
          <w:rPr>
            <w:rFonts w:asciiTheme="minorHAnsi" w:eastAsiaTheme="minorEastAsia" w:hAnsiTheme="minorHAnsi" w:cstheme="minorBidi"/>
            <w:sz w:val="24"/>
            <w:szCs w:val="24"/>
          </w:rPr>
          <w:tab/>
        </w:r>
        <w:r w:rsidDel="004E1550">
          <w:delText>Definition of Conditional Usage</w:delText>
        </w:r>
        <w:r w:rsidDel="004E1550">
          <w:tab/>
          <w:delText>15</w:delText>
        </w:r>
      </w:del>
    </w:p>
    <w:p w14:paraId="0BDD47A7" w14:textId="77777777" w:rsidR="002D1651" w:rsidDel="004E1550" w:rsidRDefault="002D1651">
      <w:pPr>
        <w:pStyle w:val="TOC5"/>
        <w:tabs>
          <w:tab w:val="left" w:pos="1523"/>
        </w:tabs>
        <w:rPr>
          <w:del w:id="695" w:author="Bob Yencha" w:date="2011-12-20T00:33:00Z"/>
          <w:rFonts w:asciiTheme="minorHAnsi" w:eastAsiaTheme="minorEastAsia" w:hAnsiTheme="minorHAnsi" w:cstheme="minorBidi"/>
          <w:sz w:val="24"/>
          <w:szCs w:val="24"/>
        </w:rPr>
      </w:pPr>
      <w:del w:id="696" w:author="Bob Yencha" w:date="2011-12-20T00:33:00Z">
        <w:r w:rsidDel="004E1550">
          <w:delText>1.6.4.1.2</w:delText>
        </w:r>
        <w:r w:rsidDel="004E1550">
          <w:rPr>
            <w:rFonts w:asciiTheme="minorHAnsi" w:eastAsiaTheme="minorEastAsia" w:hAnsiTheme="minorHAnsi" w:cstheme="minorBidi"/>
            <w:sz w:val="24"/>
            <w:szCs w:val="24"/>
          </w:rPr>
          <w:tab/>
        </w:r>
        <w:r w:rsidDel="004E1550">
          <w:delText>Sending and Receiving Application Conformance Requirements</w:delText>
        </w:r>
        <w:r w:rsidDel="004E1550">
          <w:tab/>
          <w:delText>15</w:delText>
        </w:r>
      </w:del>
    </w:p>
    <w:p w14:paraId="4312910F" w14:textId="77777777" w:rsidR="002D1651" w:rsidDel="004E1550" w:rsidRDefault="002D1651">
      <w:pPr>
        <w:pStyle w:val="TOC1"/>
        <w:tabs>
          <w:tab w:val="left" w:pos="390"/>
        </w:tabs>
        <w:rPr>
          <w:del w:id="697" w:author="Bob Yencha" w:date="2011-12-20T00:33:00Z"/>
          <w:rFonts w:asciiTheme="minorHAnsi" w:eastAsiaTheme="minorEastAsia" w:hAnsiTheme="minorHAnsi" w:cstheme="minorBidi"/>
          <w:b w:val="0"/>
          <w:bCs w:val="0"/>
          <w:smallCaps w:val="0"/>
          <w:noProof/>
          <w:color w:val="auto"/>
          <w:kern w:val="0"/>
          <w:sz w:val="24"/>
          <w:lang w:eastAsia="en-US"/>
        </w:rPr>
      </w:pPr>
      <w:del w:id="698" w:author="Bob Yencha" w:date="2011-12-20T00:33:00Z">
        <w:r w:rsidDel="004E1550">
          <w:rPr>
            <w:noProof/>
          </w:rPr>
          <w:delText>2.</w:delText>
        </w:r>
        <w:r w:rsidDel="004E1550">
          <w:rPr>
            <w:rFonts w:asciiTheme="minorHAnsi" w:eastAsiaTheme="minorEastAsia" w:hAnsiTheme="minorHAnsi" w:cstheme="minorBidi"/>
            <w:b w:val="0"/>
            <w:bCs w:val="0"/>
            <w:smallCaps w:val="0"/>
            <w:noProof/>
            <w:color w:val="auto"/>
            <w:kern w:val="0"/>
            <w:sz w:val="24"/>
            <w:lang w:eastAsia="en-US"/>
          </w:rPr>
          <w:tab/>
        </w:r>
        <w:r w:rsidDel="004E1550">
          <w:rPr>
            <w:noProof/>
          </w:rPr>
          <w:delText>Data Types</w:delText>
        </w:r>
        <w:r w:rsidDel="004E1550">
          <w:rPr>
            <w:noProof/>
          </w:rPr>
          <w:tab/>
          <w:delText>18</w:delText>
        </w:r>
      </w:del>
    </w:p>
    <w:p w14:paraId="3A53B98D" w14:textId="77777777" w:rsidR="002D1651" w:rsidDel="004E1550" w:rsidRDefault="002D1651">
      <w:pPr>
        <w:pStyle w:val="TOC2"/>
        <w:tabs>
          <w:tab w:val="left" w:pos="718"/>
          <w:tab w:val="right" w:leader="dot" w:pos="9350"/>
        </w:tabs>
        <w:rPr>
          <w:del w:id="699" w:author="Bob Yencha" w:date="2011-12-20T00:33:00Z"/>
          <w:rFonts w:asciiTheme="minorHAnsi" w:eastAsiaTheme="minorEastAsia" w:hAnsiTheme="minorHAnsi" w:cstheme="minorBidi"/>
          <w:noProof/>
          <w:color w:val="auto"/>
          <w:kern w:val="0"/>
          <w:sz w:val="24"/>
          <w:lang w:eastAsia="en-US"/>
        </w:rPr>
      </w:pPr>
      <w:del w:id="700" w:author="Bob Yencha" w:date="2011-12-20T00:33:00Z">
        <w:r w:rsidDel="004E1550">
          <w:rPr>
            <w:noProof/>
          </w:rPr>
          <w:delText>2.1</w:delText>
        </w:r>
        <w:r w:rsidDel="004E1550">
          <w:rPr>
            <w:rFonts w:asciiTheme="minorHAnsi" w:eastAsiaTheme="minorEastAsia" w:hAnsiTheme="minorHAnsi" w:cstheme="minorBidi"/>
            <w:noProof/>
            <w:color w:val="auto"/>
            <w:kern w:val="0"/>
            <w:sz w:val="24"/>
            <w:lang w:eastAsia="en-US"/>
          </w:rPr>
          <w:tab/>
        </w:r>
        <w:r w:rsidDel="004E1550">
          <w:rPr>
            <w:noProof/>
          </w:rPr>
          <w:delText>CE – Coded Element</w:delText>
        </w:r>
        <w:r w:rsidDel="004E1550">
          <w:rPr>
            <w:noProof/>
          </w:rPr>
          <w:tab/>
          <w:delText>18</w:delText>
        </w:r>
      </w:del>
    </w:p>
    <w:p w14:paraId="39022C8A" w14:textId="77777777" w:rsidR="002D1651" w:rsidDel="004E1550" w:rsidRDefault="002D1651">
      <w:pPr>
        <w:pStyle w:val="TOC2"/>
        <w:tabs>
          <w:tab w:val="left" w:pos="718"/>
          <w:tab w:val="right" w:leader="dot" w:pos="9350"/>
        </w:tabs>
        <w:rPr>
          <w:del w:id="701" w:author="Bob Yencha" w:date="2011-12-20T00:33:00Z"/>
          <w:rFonts w:asciiTheme="minorHAnsi" w:eastAsiaTheme="minorEastAsia" w:hAnsiTheme="minorHAnsi" w:cstheme="minorBidi"/>
          <w:noProof/>
          <w:color w:val="auto"/>
          <w:kern w:val="0"/>
          <w:sz w:val="24"/>
          <w:lang w:eastAsia="en-US"/>
        </w:rPr>
      </w:pPr>
      <w:del w:id="702" w:author="Bob Yencha" w:date="2011-12-20T00:33:00Z">
        <w:r w:rsidDel="004E1550">
          <w:rPr>
            <w:noProof/>
          </w:rPr>
          <w:delText>2.2</w:delText>
        </w:r>
        <w:r w:rsidDel="004E1550">
          <w:rPr>
            <w:rFonts w:asciiTheme="minorHAnsi" w:eastAsiaTheme="minorEastAsia" w:hAnsiTheme="minorHAnsi" w:cstheme="minorBidi"/>
            <w:noProof/>
            <w:color w:val="auto"/>
            <w:kern w:val="0"/>
            <w:sz w:val="24"/>
            <w:lang w:eastAsia="en-US"/>
          </w:rPr>
          <w:tab/>
        </w:r>
        <w:r w:rsidDel="004E1550">
          <w:rPr>
            <w:noProof/>
          </w:rPr>
          <w:delText>CWE-CRE – Coded with Exceptions – CodE Required, but May BE Empty</w:delText>
        </w:r>
        <w:r w:rsidDel="004E1550">
          <w:rPr>
            <w:noProof/>
          </w:rPr>
          <w:tab/>
          <w:delText>19</w:delText>
        </w:r>
      </w:del>
    </w:p>
    <w:p w14:paraId="23738D91" w14:textId="77777777" w:rsidR="002D1651" w:rsidDel="004E1550" w:rsidRDefault="002D1651">
      <w:pPr>
        <w:pStyle w:val="TOC2"/>
        <w:tabs>
          <w:tab w:val="right" w:leader="dot" w:pos="9350"/>
        </w:tabs>
        <w:rPr>
          <w:del w:id="703" w:author="Bob Yencha" w:date="2011-12-20T00:33:00Z"/>
          <w:rFonts w:asciiTheme="minorHAnsi" w:eastAsiaTheme="minorEastAsia" w:hAnsiTheme="minorHAnsi" w:cstheme="minorBidi"/>
          <w:noProof/>
          <w:color w:val="auto"/>
          <w:kern w:val="0"/>
          <w:sz w:val="24"/>
          <w:lang w:eastAsia="en-US"/>
        </w:rPr>
      </w:pPr>
      <w:del w:id="704" w:author="Bob Yencha" w:date="2011-12-20T00:33:00Z">
        <w:r w:rsidDel="004E1550">
          <w:rPr>
            <w:noProof/>
          </w:rPr>
          <w:delText>2.3</w:delText>
        </w:r>
        <w:r w:rsidDel="004E1550">
          <w:rPr>
            <w:noProof/>
          </w:rPr>
          <w:tab/>
          <w:delText>22</w:delText>
        </w:r>
      </w:del>
    </w:p>
    <w:p w14:paraId="230AA894" w14:textId="77777777" w:rsidR="002D1651" w:rsidDel="004E1550" w:rsidRDefault="002D1651">
      <w:pPr>
        <w:pStyle w:val="TOC2"/>
        <w:tabs>
          <w:tab w:val="left" w:pos="718"/>
          <w:tab w:val="right" w:leader="dot" w:pos="9350"/>
        </w:tabs>
        <w:rPr>
          <w:del w:id="705" w:author="Bob Yencha" w:date="2011-12-20T00:33:00Z"/>
          <w:rFonts w:asciiTheme="minorHAnsi" w:eastAsiaTheme="minorEastAsia" w:hAnsiTheme="minorHAnsi" w:cstheme="minorBidi"/>
          <w:noProof/>
          <w:color w:val="auto"/>
          <w:kern w:val="0"/>
          <w:sz w:val="24"/>
          <w:lang w:eastAsia="en-US"/>
        </w:rPr>
      </w:pPr>
      <w:del w:id="706" w:author="Bob Yencha" w:date="2011-12-20T00:33:00Z">
        <w:r w:rsidDel="004E1550">
          <w:rPr>
            <w:noProof/>
          </w:rPr>
          <w:delText>2.3</w:delText>
        </w:r>
        <w:r w:rsidDel="004E1550">
          <w:rPr>
            <w:rFonts w:asciiTheme="minorHAnsi" w:eastAsiaTheme="minorEastAsia" w:hAnsiTheme="minorHAnsi" w:cstheme="minorBidi"/>
            <w:noProof/>
            <w:color w:val="auto"/>
            <w:kern w:val="0"/>
            <w:sz w:val="24"/>
            <w:lang w:eastAsia="en-US"/>
          </w:rPr>
          <w:tab/>
        </w:r>
        <w:r w:rsidDel="004E1550">
          <w:rPr>
            <w:noProof/>
          </w:rPr>
          <w:delText>CWE-CR– Coded with Exceptions – Code Required</w:delText>
        </w:r>
        <w:r w:rsidDel="004E1550">
          <w:rPr>
            <w:noProof/>
          </w:rPr>
          <w:tab/>
          <w:delText>22</w:delText>
        </w:r>
      </w:del>
    </w:p>
    <w:p w14:paraId="6AF1F261" w14:textId="77777777" w:rsidR="002D1651" w:rsidDel="004E1550" w:rsidRDefault="002D1651">
      <w:pPr>
        <w:pStyle w:val="TOC2"/>
        <w:tabs>
          <w:tab w:val="left" w:pos="718"/>
          <w:tab w:val="right" w:leader="dot" w:pos="9350"/>
        </w:tabs>
        <w:rPr>
          <w:del w:id="707" w:author="Bob Yencha" w:date="2011-12-20T00:33:00Z"/>
          <w:rFonts w:asciiTheme="minorHAnsi" w:eastAsiaTheme="minorEastAsia" w:hAnsiTheme="minorHAnsi" w:cstheme="minorBidi"/>
          <w:noProof/>
          <w:color w:val="auto"/>
          <w:kern w:val="0"/>
          <w:sz w:val="24"/>
          <w:lang w:eastAsia="en-US"/>
        </w:rPr>
      </w:pPr>
      <w:del w:id="708" w:author="Bob Yencha" w:date="2011-12-20T00:33:00Z">
        <w:r w:rsidDel="004E1550">
          <w:rPr>
            <w:noProof/>
          </w:rPr>
          <w:delText>2.4</w:delText>
        </w:r>
        <w:r w:rsidDel="004E1550">
          <w:rPr>
            <w:rFonts w:asciiTheme="minorHAnsi" w:eastAsiaTheme="minorEastAsia" w:hAnsiTheme="minorHAnsi" w:cstheme="minorBidi"/>
            <w:noProof/>
            <w:color w:val="auto"/>
            <w:kern w:val="0"/>
            <w:sz w:val="24"/>
            <w:lang w:eastAsia="en-US"/>
          </w:rPr>
          <w:tab/>
        </w:r>
        <w:r w:rsidDel="004E1550">
          <w:rPr>
            <w:noProof/>
          </w:rPr>
          <w:delText>CX-GU – Extended Composite ID with Check Digit (Globally Unique)</w:delText>
        </w:r>
        <w:r w:rsidDel="004E1550">
          <w:rPr>
            <w:noProof/>
          </w:rPr>
          <w:tab/>
          <w:delText>24</w:delText>
        </w:r>
      </w:del>
    </w:p>
    <w:p w14:paraId="5EEC716A" w14:textId="77777777" w:rsidR="002D1651" w:rsidDel="004E1550" w:rsidRDefault="002D1651">
      <w:pPr>
        <w:pStyle w:val="TOC2"/>
        <w:tabs>
          <w:tab w:val="left" w:pos="718"/>
          <w:tab w:val="right" w:leader="dot" w:pos="9350"/>
        </w:tabs>
        <w:rPr>
          <w:del w:id="709" w:author="Bob Yencha" w:date="2011-12-20T00:33:00Z"/>
          <w:rFonts w:asciiTheme="minorHAnsi" w:eastAsiaTheme="minorEastAsia" w:hAnsiTheme="minorHAnsi" w:cstheme="minorBidi"/>
          <w:noProof/>
          <w:color w:val="auto"/>
          <w:kern w:val="0"/>
          <w:sz w:val="24"/>
          <w:lang w:eastAsia="en-US"/>
        </w:rPr>
      </w:pPr>
      <w:del w:id="710" w:author="Bob Yencha" w:date="2011-12-20T00:33:00Z">
        <w:r w:rsidDel="004E1550">
          <w:rPr>
            <w:noProof/>
          </w:rPr>
          <w:delText>2.5</w:delText>
        </w:r>
        <w:r w:rsidDel="004E1550">
          <w:rPr>
            <w:rFonts w:asciiTheme="minorHAnsi" w:eastAsiaTheme="minorEastAsia" w:hAnsiTheme="minorHAnsi" w:cstheme="minorBidi"/>
            <w:noProof/>
            <w:color w:val="auto"/>
            <w:kern w:val="0"/>
            <w:sz w:val="24"/>
            <w:lang w:eastAsia="en-US"/>
          </w:rPr>
          <w:tab/>
        </w:r>
        <w:r w:rsidDel="004E1550">
          <w:rPr>
            <w:noProof/>
          </w:rPr>
          <w:delText>CX-NG – Extended Composite ID with Check Digit (Non-Globally Unique)</w:delText>
        </w:r>
        <w:r w:rsidDel="004E1550">
          <w:rPr>
            <w:noProof/>
          </w:rPr>
          <w:tab/>
          <w:delText>25</w:delText>
        </w:r>
      </w:del>
    </w:p>
    <w:p w14:paraId="2FC7EB37" w14:textId="77777777" w:rsidR="002D1651" w:rsidDel="004E1550" w:rsidRDefault="002D1651">
      <w:pPr>
        <w:pStyle w:val="TOC2"/>
        <w:tabs>
          <w:tab w:val="left" w:pos="718"/>
          <w:tab w:val="right" w:leader="dot" w:pos="9350"/>
        </w:tabs>
        <w:rPr>
          <w:del w:id="711" w:author="Bob Yencha" w:date="2011-12-20T00:33:00Z"/>
          <w:rFonts w:asciiTheme="minorHAnsi" w:eastAsiaTheme="minorEastAsia" w:hAnsiTheme="minorHAnsi" w:cstheme="minorBidi"/>
          <w:noProof/>
          <w:color w:val="auto"/>
          <w:kern w:val="0"/>
          <w:sz w:val="24"/>
          <w:lang w:eastAsia="en-US"/>
        </w:rPr>
      </w:pPr>
      <w:del w:id="712" w:author="Bob Yencha" w:date="2011-12-20T00:33:00Z">
        <w:r w:rsidDel="004E1550">
          <w:rPr>
            <w:noProof/>
          </w:rPr>
          <w:delText>2.6</w:delText>
        </w:r>
        <w:r w:rsidDel="004E1550">
          <w:rPr>
            <w:rFonts w:asciiTheme="minorHAnsi" w:eastAsiaTheme="minorEastAsia" w:hAnsiTheme="minorHAnsi" w:cstheme="minorBidi"/>
            <w:noProof/>
            <w:color w:val="auto"/>
            <w:kern w:val="0"/>
            <w:sz w:val="24"/>
            <w:lang w:eastAsia="en-US"/>
          </w:rPr>
          <w:tab/>
        </w:r>
        <w:r w:rsidDel="004E1550">
          <w:rPr>
            <w:noProof/>
          </w:rPr>
          <w:delText>DR – Date/Time Range</w:delText>
        </w:r>
        <w:r w:rsidDel="004E1550">
          <w:rPr>
            <w:noProof/>
          </w:rPr>
          <w:tab/>
          <w:delText>26</w:delText>
        </w:r>
      </w:del>
    </w:p>
    <w:p w14:paraId="2397728D" w14:textId="77777777" w:rsidR="002D1651" w:rsidDel="004E1550" w:rsidRDefault="002D1651">
      <w:pPr>
        <w:pStyle w:val="TOC2"/>
        <w:tabs>
          <w:tab w:val="left" w:pos="718"/>
          <w:tab w:val="right" w:leader="dot" w:pos="9350"/>
        </w:tabs>
        <w:rPr>
          <w:del w:id="713" w:author="Bob Yencha" w:date="2011-12-20T00:33:00Z"/>
          <w:rFonts w:asciiTheme="minorHAnsi" w:eastAsiaTheme="minorEastAsia" w:hAnsiTheme="minorHAnsi" w:cstheme="minorBidi"/>
          <w:noProof/>
          <w:color w:val="auto"/>
          <w:kern w:val="0"/>
          <w:sz w:val="24"/>
          <w:lang w:eastAsia="en-US"/>
        </w:rPr>
      </w:pPr>
      <w:del w:id="714" w:author="Bob Yencha" w:date="2011-12-20T00:33:00Z">
        <w:r w:rsidDel="004E1550">
          <w:rPr>
            <w:noProof/>
          </w:rPr>
          <w:delText>2.7</w:delText>
        </w:r>
        <w:r w:rsidDel="004E1550">
          <w:rPr>
            <w:rFonts w:asciiTheme="minorHAnsi" w:eastAsiaTheme="minorEastAsia" w:hAnsiTheme="minorHAnsi" w:cstheme="minorBidi"/>
            <w:noProof/>
            <w:color w:val="auto"/>
            <w:kern w:val="0"/>
            <w:sz w:val="24"/>
            <w:lang w:eastAsia="en-US"/>
          </w:rPr>
          <w:tab/>
        </w:r>
        <w:r w:rsidDel="004E1550">
          <w:rPr>
            <w:noProof/>
          </w:rPr>
          <w:delText>DT – Date</w:delText>
        </w:r>
        <w:r w:rsidDel="004E1550">
          <w:rPr>
            <w:noProof/>
          </w:rPr>
          <w:tab/>
          <w:delText>26</w:delText>
        </w:r>
      </w:del>
    </w:p>
    <w:p w14:paraId="04124F56" w14:textId="77777777" w:rsidR="002D1651" w:rsidDel="004E1550" w:rsidRDefault="002D1651">
      <w:pPr>
        <w:pStyle w:val="TOC2"/>
        <w:tabs>
          <w:tab w:val="left" w:pos="718"/>
          <w:tab w:val="right" w:leader="dot" w:pos="9350"/>
        </w:tabs>
        <w:rPr>
          <w:del w:id="715" w:author="Bob Yencha" w:date="2011-12-20T00:33:00Z"/>
          <w:rFonts w:asciiTheme="minorHAnsi" w:eastAsiaTheme="minorEastAsia" w:hAnsiTheme="minorHAnsi" w:cstheme="minorBidi"/>
          <w:noProof/>
          <w:color w:val="auto"/>
          <w:kern w:val="0"/>
          <w:sz w:val="24"/>
          <w:lang w:eastAsia="en-US"/>
        </w:rPr>
      </w:pPr>
      <w:del w:id="716" w:author="Bob Yencha" w:date="2011-12-20T00:33:00Z">
        <w:r w:rsidDel="004E1550">
          <w:rPr>
            <w:noProof/>
          </w:rPr>
          <w:delText>2.8</w:delText>
        </w:r>
        <w:r w:rsidDel="004E1550">
          <w:rPr>
            <w:rFonts w:asciiTheme="minorHAnsi" w:eastAsiaTheme="minorEastAsia" w:hAnsiTheme="minorHAnsi" w:cstheme="minorBidi"/>
            <w:noProof/>
            <w:color w:val="auto"/>
            <w:kern w:val="0"/>
            <w:sz w:val="24"/>
            <w:lang w:eastAsia="en-US"/>
          </w:rPr>
          <w:tab/>
        </w:r>
        <w:r w:rsidDel="004E1550">
          <w:rPr>
            <w:noProof/>
          </w:rPr>
          <w:delText>DTM – Date/Time</w:delText>
        </w:r>
        <w:r w:rsidDel="004E1550">
          <w:rPr>
            <w:noProof/>
          </w:rPr>
          <w:tab/>
          <w:delText>27</w:delText>
        </w:r>
      </w:del>
    </w:p>
    <w:p w14:paraId="4D7A4DFD" w14:textId="77777777" w:rsidR="002D1651" w:rsidDel="004E1550" w:rsidRDefault="002D1651">
      <w:pPr>
        <w:pStyle w:val="TOC2"/>
        <w:tabs>
          <w:tab w:val="left" w:pos="718"/>
          <w:tab w:val="right" w:leader="dot" w:pos="9350"/>
        </w:tabs>
        <w:rPr>
          <w:del w:id="717" w:author="Bob Yencha" w:date="2011-12-20T00:33:00Z"/>
          <w:rFonts w:asciiTheme="minorHAnsi" w:eastAsiaTheme="minorEastAsia" w:hAnsiTheme="minorHAnsi" w:cstheme="minorBidi"/>
          <w:noProof/>
          <w:color w:val="auto"/>
          <w:kern w:val="0"/>
          <w:sz w:val="24"/>
          <w:lang w:eastAsia="en-US"/>
        </w:rPr>
      </w:pPr>
      <w:del w:id="718" w:author="Bob Yencha" w:date="2011-12-20T00:33:00Z">
        <w:r w:rsidDel="004E1550">
          <w:rPr>
            <w:noProof/>
          </w:rPr>
          <w:delText>2.9</w:delText>
        </w:r>
        <w:r w:rsidDel="004E1550">
          <w:rPr>
            <w:rFonts w:asciiTheme="minorHAnsi" w:eastAsiaTheme="minorEastAsia" w:hAnsiTheme="minorHAnsi" w:cstheme="minorBidi"/>
            <w:noProof/>
            <w:color w:val="auto"/>
            <w:kern w:val="0"/>
            <w:sz w:val="24"/>
            <w:lang w:eastAsia="en-US"/>
          </w:rPr>
          <w:tab/>
        </w:r>
        <w:r w:rsidDel="004E1550">
          <w:rPr>
            <w:noProof/>
          </w:rPr>
          <w:delText>ED – Encapsulated Data</w:delText>
        </w:r>
        <w:r w:rsidDel="004E1550">
          <w:rPr>
            <w:noProof/>
          </w:rPr>
          <w:tab/>
          <w:delText>27</w:delText>
        </w:r>
      </w:del>
    </w:p>
    <w:p w14:paraId="680EC224" w14:textId="77777777" w:rsidR="002D1651" w:rsidDel="004E1550" w:rsidRDefault="002D1651">
      <w:pPr>
        <w:pStyle w:val="TOC2"/>
        <w:tabs>
          <w:tab w:val="left" w:pos="829"/>
          <w:tab w:val="right" w:leader="dot" w:pos="9350"/>
        </w:tabs>
        <w:rPr>
          <w:del w:id="719" w:author="Bob Yencha" w:date="2011-12-20T00:33:00Z"/>
          <w:rFonts w:asciiTheme="minorHAnsi" w:eastAsiaTheme="minorEastAsia" w:hAnsiTheme="minorHAnsi" w:cstheme="minorBidi"/>
          <w:noProof/>
          <w:color w:val="auto"/>
          <w:kern w:val="0"/>
          <w:sz w:val="24"/>
          <w:lang w:eastAsia="en-US"/>
        </w:rPr>
      </w:pPr>
      <w:del w:id="720" w:author="Bob Yencha" w:date="2011-12-20T00:33:00Z">
        <w:r w:rsidDel="004E1550">
          <w:rPr>
            <w:noProof/>
          </w:rPr>
          <w:delText>2.10</w:delText>
        </w:r>
        <w:r w:rsidDel="004E1550">
          <w:rPr>
            <w:rFonts w:asciiTheme="minorHAnsi" w:eastAsiaTheme="minorEastAsia" w:hAnsiTheme="minorHAnsi" w:cstheme="minorBidi"/>
            <w:noProof/>
            <w:color w:val="auto"/>
            <w:kern w:val="0"/>
            <w:sz w:val="24"/>
            <w:lang w:eastAsia="en-US"/>
          </w:rPr>
          <w:tab/>
        </w:r>
        <w:r w:rsidDel="004E1550">
          <w:rPr>
            <w:noProof/>
          </w:rPr>
          <w:delText>EI GU – Entity Identifier (Globally Unique)</w:delText>
        </w:r>
        <w:r w:rsidDel="004E1550">
          <w:rPr>
            <w:noProof/>
          </w:rPr>
          <w:tab/>
          <w:delText>28</w:delText>
        </w:r>
      </w:del>
    </w:p>
    <w:p w14:paraId="193ADA1D" w14:textId="77777777" w:rsidR="002D1651" w:rsidDel="004E1550" w:rsidRDefault="002D1651">
      <w:pPr>
        <w:pStyle w:val="TOC2"/>
        <w:tabs>
          <w:tab w:val="left" w:pos="829"/>
          <w:tab w:val="right" w:leader="dot" w:pos="9350"/>
        </w:tabs>
        <w:rPr>
          <w:del w:id="721" w:author="Bob Yencha" w:date="2011-12-20T00:33:00Z"/>
          <w:rFonts w:asciiTheme="minorHAnsi" w:eastAsiaTheme="minorEastAsia" w:hAnsiTheme="minorHAnsi" w:cstheme="minorBidi"/>
          <w:noProof/>
          <w:color w:val="auto"/>
          <w:kern w:val="0"/>
          <w:sz w:val="24"/>
          <w:lang w:eastAsia="en-US"/>
        </w:rPr>
      </w:pPr>
      <w:del w:id="722" w:author="Bob Yencha" w:date="2011-12-20T00:33:00Z">
        <w:r w:rsidDel="004E1550">
          <w:rPr>
            <w:noProof/>
          </w:rPr>
          <w:delText>2.11</w:delText>
        </w:r>
        <w:r w:rsidDel="004E1550">
          <w:rPr>
            <w:rFonts w:asciiTheme="minorHAnsi" w:eastAsiaTheme="minorEastAsia" w:hAnsiTheme="minorHAnsi" w:cstheme="minorBidi"/>
            <w:noProof/>
            <w:color w:val="auto"/>
            <w:kern w:val="0"/>
            <w:sz w:val="24"/>
            <w:lang w:eastAsia="en-US"/>
          </w:rPr>
          <w:tab/>
        </w:r>
        <w:r w:rsidDel="004E1550">
          <w:rPr>
            <w:noProof/>
          </w:rPr>
          <w:delText>EI NG – Entity Identifier (Non-Globally Unique)</w:delText>
        </w:r>
        <w:r w:rsidDel="004E1550">
          <w:rPr>
            <w:noProof/>
          </w:rPr>
          <w:tab/>
          <w:delText>28</w:delText>
        </w:r>
      </w:del>
    </w:p>
    <w:p w14:paraId="01CE47C1" w14:textId="77777777" w:rsidR="002D1651" w:rsidDel="004E1550" w:rsidRDefault="002D1651">
      <w:pPr>
        <w:pStyle w:val="TOC2"/>
        <w:tabs>
          <w:tab w:val="left" w:pos="829"/>
          <w:tab w:val="right" w:leader="dot" w:pos="9350"/>
        </w:tabs>
        <w:rPr>
          <w:del w:id="723" w:author="Bob Yencha" w:date="2011-12-20T00:33:00Z"/>
          <w:rFonts w:asciiTheme="minorHAnsi" w:eastAsiaTheme="minorEastAsia" w:hAnsiTheme="minorHAnsi" w:cstheme="minorBidi"/>
          <w:noProof/>
          <w:color w:val="auto"/>
          <w:kern w:val="0"/>
          <w:sz w:val="24"/>
          <w:lang w:eastAsia="en-US"/>
        </w:rPr>
      </w:pPr>
      <w:del w:id="724" w:author="Bob Yencha" w:date="2011-12-20T00:33:00Z">
        <w:r w:rsidDel="004E1550">
          <w:rPr>
            <w:noProof/>
          </w:rPr>
          <w:delText>2.12</w:delText>
        </w:r>
        <w:r w:rsidDel="004E1550">
          <w:rPr>
            <w:rFonts w:asciiTheme="minorHAnsi" w:eastAsiaTheme="minorEastAsia" w:hAnsiTheme="minorHAnsi" w:cstheme="minorBidi"/>
            <w:noProof/>
            <w:color w:val="auto"/>
            <w:kern w:val="0"/>
            <w:sz w:val="24"/>
            <w:lang w:eastAsia="en-US"/>
          </w:rPr>
          <w:tab/>
        </w:r>
        <w:r w:rsidDel="004E1550">
          <w:rPr>
            <w:noProof/>
          </w:rPr>
          <w:delText>EIP – GU – Entity Identifier Pair (Globally Unique)</w:delText>
        </w:r>
        <w:r w:rsidDel="004E1550">
          <w:rPr>
            <w:noProof/>
          </w:rPr>
          <w:tab/>
          <w:delText>29</w:delText>
        </w:r>
      </w:del>
    </w:p>
    <w:p w14:paraId="61A379F3" w14:textId="77777777" w:rsidR="002D1651" w:rsidDel="004E1550" w:rsidRDefault="002D1651">
      <w:pPr>
        <w:pStyle w:val="TOC2"/>
        <w:tabs>
          <w:tab w:val="left" w:pos="829"/>
          <w:tab w:val="right" w:leader="dot" w:pos="9350"/>
        </w:tabs>
        <w:rPr>
          <w:del w:id="725" w:author="Bob Yencha" w:date="2011-12-20T00:33:00Z"/>
          <w:rFonts w:asciiTheme="minorHAnsi" w:eastAsiaTheme="minorEastAsia" w:hAnsiTheme="minorHAnsi" w:cstheme="minorBidi"/>
          <w:noProof/>
          <w:color w:val="auto"/>
          <w:kern w:val="0"/>
          <w:sz w:val="24"/>
          <w:lang w:eastAsia="en-US"/>
        </w:rPr>
      </w:pPr>
      <w:del w:id="726" w:author="Bob Yencha" w:date="2011-12-20T00:33:00Z">
        <w:r w:rsidDel="004E1550">
          <w:rPr>
            <w:noProof/>
          </w:rPr>
          <w:delText>2.13</w:delText>
        </w:r>
        <w:r w:rsidDel="004E1550">
          <w:rPr>
            <w:rFonts w:asciiTheme="minorHAnsi" w:eastAsiaTheme="minorEastAsia" w:hAnsiTheme="minorHAnsi" w:cstheme="minorBidi"/>
            <w:noProof/>
            <w:color w:val="auto"/>
            <w:kern w:val="0"/>
            <w:sz w:val="24"/>
            <w:lang w:eastAsia="en-US"/>
          </w:rPr>
          <w:tab/>
        </w:r>
        <w:r w:rsidDel="004E1550">
          <w:rPr>
            <w:noProof/>
          </w:rPr>
          <w:delText>EIP – NG – Entity Identifier Pair (Non-Globally Unique)</w:delText>
        </w:r>
        <w:r w:rsidDel="004E1550">
          <w:rPr>
            <w:noProof/>
          </w:rPr>
          <w:tab/>
          <w:delText>30</w:delText>
        </w:r>
      </w:del>
    </w:p>
    <w:p w14:paraId="578A3A04" w14:textId="77777777" w:rsidR="002D1651" w:rsidDel="004E1550" w:rsidRDefault="002D1651">
      <w:pPr>
        <w:pStyle w:val="TOC2"/>
        <w:tabs>
          <w:tab w:val="left" w:pos="829"/>
          <w:tab w:val="right" w:leader="dot" w:pos="9350"/>
        </w:tabs>
        <w:rPr>
          <w:del w:id="727" w:author="Bob Yencha" w:date="2011-12-20T00:33:00Z"/>
          <w:rFonts w:asciiTheme="minorHAnsi" w:eastAsiaTheme="minorEastAsia" w:hAnsiTheme="minorHAnsi" w:cstheme="minorBidi"/>
          <w:noProof/>
          <w:color w:val="auto"/>
          <w:kern w:val="0"/>
          <w:sz w:val="24"/>
          <w:lang w:eastAsia="en-US"/>
        </w:rPr>
      </w:pPr>
      <w:del w:id="728" w:author="Bob Yencha" w:date="2011-12-20T00:33:00Z">
        <w:r w:rsidDel="004E1550">
          <w:rPr>
            <w:noProof/>
          </w:rPr>
          <w:delText>2.14</w:delText>
        </w:r>
        <w:r w:rsidDel="004E1550">
          <w:rPr>
            <w:rFonts w:asciiTheme="minorHAnsi" w:eastAsiaTheme="minorEastAsia" w:hAnsiTheme="minorHAnsi" w:cstheme="minorBidi"/>
            <w:noProof/>
            <w:color w:val="auto"/>
            <w:kern w:val="0"/>
            <w:sz w:val="24"/>
            <w:lang w:eastAsia="en-US"/>
          </w:rPr>
          <w:tab/>
        </w:r>
        <w:r w:rsidDel="004E1550">
          <w:rPr>
            <w:noProof/>
          </w:rPr>
          <w:delText>ERL – Error Location</w:delText>
        </w:r>
        <w:r w:rsidDel="004E1550">
          <w:rPr>
            <w:noProof/>
          </w:rPr>
          <w:tab/>
          <w:delText>30</w:delText>
        </w:r>
      </w:del>
    </w:p>
    <w:p w14:paraId="6CE09B05" w14:textId="77777777" w:rsidR="002D1651" w:rsidDel="004E1550" w:rsidRDefault="002D1651">
      <w:pPr>
        <w:pStyle w:val="TOC2"/>
        <w:tabs>
          <w:tab w:val="left" w:pos="829"/>
          <w:tab w:val="right" w:leader="dot" w:pos="9350"/>
        </w:tabs>
        <w:rPr>
          <w:del w:id="729" w:author="Bob Yencha" w:date="2011-12-20T00:33:00Z"/>
          <w:rFonts w:asciiTheme="minorHAnsi" w:eastAsiaTheme="minorEastAsia" w:hAnsiTheme="minorHAnsi" w:cstheme="minorBidi"/>
          <w:noProof/>
          <w:color w:val="auto"/>
          <w:kern w:val="0"/>
          <w:sz w:val="24"/>
          <w:lang w:eastAsia="en-US"/>
        </w:rPr>
      </w:pPr>
      <w:del w:id="730" w:author="Bob Yencha" w:date="2011-12-20T00:33:00Z">
        <w:r w:rsidDel="004E1550">
          <w:rPr>
            <w:noProof/>
          </w:rPr>
          <w:delText>2.15</w:delText>
        </w:r>
        <w:r w:rsidDel="004E1550">
          <w:rPr>
            <w:rFonts w:asciiTheme="minorHAnsi" w:eastAsiaTheme="minorEastAsia" w:hAnsiTheme="minorHAnsi" w:cstheme="minorBidi"/>
            <w:noProof/>
            <w:color w:val="auto"/>
            <w:kern w:val="0"/>
            <w:sz w:val="24"/>
            <w:lang w:eastAsia="en-US"/>
          </w:rPr>
          <w:tab/>
        </w:r>
        <w:r w:rsidDel="004E1550">
          <w:rPr>
            <w:noProof/>
          </w:rPr>
          <w:delText>FN – family name</w:delText>
        </w:r>
        <w:r w:rsidDel="004E1550">
          <w:rPr>
            <w:noProof/>
          </w:rPr>
          <w:tab/>
          <w:delText>30</w:delText>
        </w:r>
      </w:del>
    </w:p>
    <w:p w14:paraId="7FA7FA69" w14:textId="77777777" w:rsidR="002D1651" w:rsidDel="004E1550" w:rsidRDefault="002D1651">
      <w:pPr>
        <w:pStyle w:val="TOC2"/>
        <w:tabs>
          <w:tab w:val="left" w:pos="829"/>
          <w:tab w:val="right" w:leader="dot" w:pos="9350"/>
        </w:tabs>
        <w:rPr>
          <w:del w:id="731" w:author="Bob Yencha" w:date="2011-12-20T00:33:00Z"/>
          <w:rFonts w:asciiTheme="minorHAnsi" w:eastAsiaTheme="minorEastAsia" w:hAnsiTheme="minorHAnsi" w:cstheme="minorBidi"/>
          <w:noProof/>
          <w:color w:val="auto"/>
          <w:kern w:val="0"/>
          <w:sz w:val="24"/>
          <w:lang w:eastAsia="en-US"/>
        </w:rPr>
      </w:pPr>
      <w:del w:id="732" w:author="Bob Yencha" w:date="2011-12-20T00:33:00Z">
        <w:r w:rsidDel="004E1550">
          <w:rPr>
            <w:noProof/>
          </w:rPr>
          <w:delText>2.16</w:delText>
        </w:r>
        <w:r w:rsidDel="004E1550">
          <w:rPr>
            <w:rFonts w:asciiTheme="minorHAnsi" w:eastAsiaTheme="minorEastAsia" w:hAnsiTheme="minorHAnsi" w:cstheme="minorBidi"/>
            <w:noProof/>
            <w:color w:val="auto"/>
            <w:kern w:val="0"/>
            <w:sz w:val="24"/>
            <w:lang w:eastAsia="en-US"/>
          </w:rPr>
          <w:tab/>
        </w:r>
        <w:r w:rsidDel="004E1550">
          <w:rPr>
            <w:noProof/>
          </w:rPr>
          <w:delText>FT – Formatted Text Data</w:delText>
        </w:r>
        <w:r w:rsidDel="004E1550">
          <w:rPr>
            <w:noProof/>
          </w:rPr>
          <w:tab/>
          <w:delText>31</w:delText>
        </w:r>
      </w:del>
    </w:p>
    <w:p w14:paraId="6A3E880D" w14:textId="77777777" w:rsidR="002D1651" w:rsidDel="004E1550" w:rsidRDefault="002D1651">
      <w:pPr>
        <w:pStyle w:val="TOC2"/>
        <w:tabs>
          <w:tab w:val="left" w:pos="829"/>
          <w:tab w:val="right" w:leader="dot" w:pos="9350"/>
        </w:tabs>
        <w:rPr>
          <w:del w:id="733" w:author="Bob Yencha" w:date="2011-12-20T00:33:00Z"/>
          <w:rFonts w:asciiTheme="minorHAnsi" w:eastAsiaTheme="minorEastAsia" w:hAnsiTheme="minorHAnsi" w:cstheme="minorBidi"/>
          <w:noProof/>
          <w:color w:val="auto"/>
          <w:kern w:val="0"/>
          <w:sz w:val="24"/>
          <w:lang w:eastAsia="en-US"/>
        </w:rPr>
      </w:pPr>
      <w:del w:id="734" w:author="Bob Yencha" w:date="2011-12-20T00:33:00Z">
        <w:r w:rsidDel="004E1550">
          <w:rPr>
            <w:noProof/>
          </w:rPr>
          <w:delText>2.17</w:delText>
        </w:r>
        <w:r w:rsidDel="004E1550">
          <w:rPr>
            <w:rFonts w:asciiTheme="minorHAnsi" w:eastAsiaTheme="minorEastAsia" w:hAnsiTheme="minorHAnsi" w:cstheme="minorBidi"/>
            <w:noProof/>
            <w:color w:val="auto"/>
            <w:kern w:val="0"/>
            <w:sz w:val="24"/>
            <w:lang w:eastAsia="en-US"/>
          </w:rPr>
          <w:tab/>
        </w:r>
        <w:r w:rsidDel="004E1550">
          <w:rPr>
            <w:noProof/>
          </w:rPr>
          <w:delText>HD-GU – Hierarchic Designator (Globally Unique)</w:delText>
        </w:r>
        <w:r w:rsidDel="004E1550">
          <w:rPr>
            <w:noProof/>
          </w:rPr>
          <w:tab/>
          <w:delText>31</w:delText>
        </w:r>
      </w:del>
    </w:p>
    <w:p w14:paraId="7BF648F0" w14:textId="77777777" w:rsidR="002D1651" w:rsidDel="004E1550" w:rsidRDefault="002D1651">
      <w:pPr>
        <w:pStyle w:val="TOC2"/>
        <w:tabs>
          <w:tab w:val="left" w:pos="829"/>
          <w:tab w:val="right" w:leader="dot" w:pos="9350"/>
        </w:tabs>
        <w:rPr>
          <w:del w:id="735" w:author="Bob Yencha" w:date="2011-12-20T00:33:00Z"/>
          <w:rFonts w:asciiTheme="minorHAnsi" w:eastAsiaTheme="minorEastAsia" w:hAnsiTheme="minorHAnsi" w:cstheme="minorBidi"/>
          <w:noProof/>
          <w:color w:val="auto"/>
          <w:kern w:val="0"/>
          <w:sz w:val="24"/>
          <w:lang w:eastAsia="en-US"/>
        </w:rPr>
      </w:pPr>
      <w:del w:id="736" w:author="Bob Yencha" w:date="2011-12-20T00:33:00Z">
        <w:r w:rsidDel="004E1550">
          <w:rPr>
            <w:noProof/>
          </w:rPr>
          <w:delText>2.18</w:delText>
        </w:r>
        <w:r w:rsidDel="004E1550">
          <w:rPr>
            <w:rFonts w:asciiTheme="minorHAnsi" w:eastAsiaTheme="minorEastAsia" w:hAnsiTheme="minorHAnsi" w:cstheme="minorBidi"/>
            <w:noProof/>
            <w:color w:val="auto"/>
            <w:kern w:val="0"/>
            <w:sz w:val="24"/>
            <w:lang w:eastAsia="en-US"/>
          </w:rPr>
          <w:tab/>
        </w:r>
        <w:r w:rsidDel="004E1550">
          <w:rPr>
            <w:noProof/>
          </w:rPr>
          <w:delText>HD-NG – Hierarchic Designator (Non-Globally Unique)</w:delText>
        </w:r>
        <w:r w:rsidDel="004E1550">
          <w:rPr>
            <w:noProof/>
          </w:rPr>
          <w:tab/>
          <w:delText>32</w:delText>
        </w:r>
      </w:del>
    </w:p>
    <w:p w14:paraId="325926CF" w14:textId="77777777" w:rsidR="002D1651" w:rsidDel="004E1550" w:rsidRDefault="002D1651">
      <w:pPr>
        <w:pStyle w:val="TOC2"/>
        <w:tabs>
          <w:tab w:val="right" w:leader="dot" w:pos="9350"/>
        </w:tabs>
        <w:rPr>
          <w:del w:id="737" w:author="Bob Yencha" w:date="2011-12-20T00:33:00Z"/>
          <w:rFonts w:asciiTheme="minorHAnsi" w:eastAsiaTheme="minorEastAsia" w:hAnsiTheme="minorHAnsi" w:cstheme="minorBidi"/>
          <w:noProof/>
          <w:color w:val="auto"/>
          <w:kern w:val="0"/>
          <w:sz w:val="24"/>
          <w:lang w:eastAsia="en-US"/>
        </w:rPr>
      </w:pPr>
      <w:del w:id="738" w:author="Bob Yencha" w:date="2011-12-20T00:33:00Z">
        <w:r w:rsidDel="004E1550">
          <w:rPr>
            <w:noProof/>
          </w:rPr>
          <w:delText>2.19</w:delText>
        </w:r>
        <w:r w:rsidDel="004E1550">
          <w:rPr>
            <w:noProof/>
          </w:rPr>
          <w:tab/>
          <w:delText>33</w:delText>
        </w:r>
      </w:del>
    </w:p>
    <w:p w14:paraId="2132A459" w14:textId="77777777" w:rsidR="002D1651" w:rsidDel="004E1550" w:rsidRDefault="002D1651">
      <w:pPr>
        <w:pStyle w:val="TOC2"/>
        <w:tabs>
          <w:tab w:val="left" w:pos="829"/>
          <w:tab w:val="right" w:leader="dot" w:pos="9350"/>
        </w:tabs>
        <w:rPr>
          <w:del w:id="739" w:author="Bob Yencha" w:date="2011-12-20T00:33:00Z"/>
          <w:rFonts w:asciiTheme="minorHAnsi" w:eastAsiaTheme="minorEastAsia" w:hAnsiTheme="minorHAnsi" w:cstheme="minorBidi"/>
          <w:noProof/>
          <w:color w:val="auto"/>
          <w:kern w:val="0"/>
          <w:sz w:val="24"/>
          <w:lang w:eastAsia="en-US"/>
        </w:rPr>
      </w:pPr>
      <w:del w:id="740" w:author="Bob Yencha" w:date="2011-12-20T00:33:00Z">
        <w:r w:rsidDel="004E1550">
          <w:rPr>
            <w:noProof/>
          </w:rPr>
          <w:delText>2.19</w:delText>
        </w:r>
        <w:r w:rsidDel="004E1550">
          <w:rPr>
            <w:rFonts w:asciiTheme="minorHAnsi" w:eastAsiaTheme="minorEastAsia" w:hAnsiTheme="minorHAnsi" w:cstheme="minorBidi"/>
            <w:noProof/>
            <w:color w:val="auto"/>
            <w:kern w:val="0"/>
            <w:sz w:val="24"/>
            <w:lang w:eastAsia="en-US"/>
          </w:rPr>
          <w:tab/>
        </w:r>
        <w:r w:rsidDel="004E1550">
          <w:rPr>
            <w:noProof/>
          </w:rPr>
          <w:delText>ID – Coded Value for HL7-Defined Tables</w:delText>
        </w:r>
        <w:r w:rsidDel="004E1550">
          <w:rPr>
            <w:noProof/>
          </w:rPr>
          <w:tab/>
          <w:delText>33</w:delText>
        </w:r>
      </w:del>
    </w:p>
    <w:p w14:paraId="2ED7B94F" w14:textId="77777777" w:rsidR="002D1651" w:rsidDel="004E1550" w:rsidRDefault="002D1651">
      <w:pPr>
        <w:pStyle w:val="TOC2"/>
        <w:tabs>
          <w:tab w:val="left" w:pos="829"/>
          <w:tab w:val="right" w:leader="dot" w:pos="9350"/>
        </w:tabs>
        <w:rPr>
          <w:del w:id="741" w:author="Bob Yencha" w:date="2011-12-20T00:33:00Z"/>
          <w:rFonts w:asciiTheme="minorHAnsi" w:eastAsiaTheme="minorEastAsia" w:hAnsiTheme="minorHAnsi" w:cstheme="minorBidi"/>
          <w:noProof/>
          <w:color w:val="auto"/>
          <w:kern w:val="0"/>
          <w:sz w:val="24"/>
          <w:lang w:eastAsia="en-US"/>
        </w:rPr>
      </w:pPr>
      <w:del w:id="742" w:author="Bob Yencha" w:date="2011-12-20T00:33:00Z">
        <w:r w:rsidDel="004E1550">
          <w:rPr>
            <w:noProof/>
          </w:rPr>
          <w:delText>2.20</w:delText>
        </w:r>
        <w:r w:rsidDel="004E1550">
          <w:rPr>
            <w:rFonts w:asciiTheme="minorHAnsi" w:eastAsiaTheme="minorEastAsia" w:hAnsiTheme="minorHAnsi" w:cstheme="minorBidi"/>
            <w:noProof/>
            <w:color w:val="auto"/>
            <w:kern w:val="0"/>
            <w:sz w:val="24"/>
            <w:lang w:eastAsia="en-US"/>
          </w:rPr>
          <w:tab/>
        </w:r>
        <w:r w:rsidDel="004E1550">
          <w:rPr>
            <w:noProof/>
          </w:rPr>
          <w:delText>IS – Coded Value for User-Defined Tables</w:delText>
        </w:r>
        <w:r w:rsidDel="004E1550">
          <w:rPr>
            <w:noProof/>
          </w:rPr>
          <w:tab/>
          <w:delText>33</w:delText>
        </w:r>
      </w:del>
    </w:p>
    <w:p w14:paraId="24ECD069" w14:textId="77777777" w:rsidR="002D1651" w:rsidDel="004E1550" w:rsidRDefault="002D1651">
      <w:pPr>
        <w:pStyle w:val="TOC2"/>
        <w:tabs>
          <w:tab w:val="left" w:pos="829"/>
          <w:tab w:val="right" w:leader="dot" w:pos="9350"/>
        </w:tabs>
        <w:rPr>
          <w:del w:id="743" w:author="Bob Yencha" w:date="2011-12-20T00:33:00Z"/>
          <w:rFonts w:asciiTheme="minorHAnsi" w:eastAsiaTheme="minorEastAsia" w:hAnsiTheme="minorHAnsi" w:cstheme="minorBidi"/>
          <w:noProof/>
          <w:color w:val="auto"/>
          <w:kern w:val="0"/>
          <w:sz w:val="24"/>
          <w:lang w:eastAsia="en-US"/>
        </w:rPr>
      </w:pPr>
      <w:del w:id="744" w:author="Bob Yencha" w:date="2011-12-20T00:33:00Z">
        <w:r w:rsidDel="004E1550">
          <w:rPr>
            <w:noProof/>
          </w:rPr>
          <w:delText>2.21</w:delText>
        </w:r>
        <w:r w:rsidDel="004E1550">
          <w:rPr>
            <w:rFonts w:asciiTheme="minorHAnsi" w:eastAsiaTheme="minorEastAsia" w:hAnsiTheme="minorHAnsi" w:cstheme="minorBidi"/>
            <w:noProof/>
            <w:color w:val="auto"/>
            <w:kern w:val="0"/>
            <w:sz w:val="24"/>
            <w:lang w:eastAsia="en-US"/>
          </w:rPr>
          <w:tab/>
        </w:r>
        <w:r w:rsidDel="004E1550">
          <w:rPr>
            <w:noProof/>
          </w:rPr>
          <w:delText>MSG – Message Type</w:delText>
        </w:r>
        <w:r w:rsidDel="004E1550">
          <w:rPr>
            <w:noProof/>
          </w:rPr>
          <w:tab/>
          <w:delText>33</w:delText>
        </w:r>
      </w:del>
    </w:p>
    <w:p w14:paraId="2C041547" w14:textId="77777777" w:rsidR="002D1651" w:rsidDel="004E1550" w:rsidRDefault="002D1651">
      <w:pPr>
        <w:pStyle w:val="TOC2"/>
        <w:tabs>
          <w:tab w:val="left" w:pos="829"/>
          <w:tab w:val="right" w:leader="dot" w:pos="9350"/>
        </w:tabs>
        <w:rPr>
          <w:del w:id="745" w:author="Bob Yencha" w:date="2011-12-20T00:33:00Z"/>
          <w:rFonts w:asciiTheme="minorHAnsi" w:eastAsiaTheme="minorEastAsia" w:hAnsiTheme="minorHAnsi" w:cstheme="minorBidi"/>
          <w:noProof/>
          <w:color w:val="auto"/>
          <w:kern w:val="0"/>
          <w:sz w:val="24"/>
          <w:lang w:eastAsia="en-US"/>
        </w:rPr>
      </w:pPr>
      <w:del w:id="746" w:author="Bob Yencha" w:date="2011-12-20T00:33:00Z">
        <w:r w:rsidDel="004E1550">
          <w:rPr>
            <w:noProof/>
          </w:rPr>
          <w:delText>2.22</w:delText>
        </w:r>
        <w:r w:rsidDel="004E1550">
          <w:rPr>
            <w:rFonts w:asciiTheme="minorHAnsi" w:eastAsiaTheme="minorEastAsia" w:hAnsiTheme="minorHAnsi" w:cstheme="minorBidi"/>
            <w:noProof/>
            <w:color w:val="auto"/>
            <w:kern w:val="0"/>
            <w:sz w:val="24"/>
            <w:lang w:eastAsia="en-US"/>
          </w:rPr>
          <w:tab/>
        </w:r>
        <w:r w:rsidDel="004E1550">
          <w:rPr>
            <w:noProof/>
          </w:rPr>
          <w:delText>NM – Numeric</w:delText>
        </w:r>
        <w:r w:rsidDel="004E1550">
          <w:rPr>
            <w:noProof/>
          </w:rPr>
          <w:tab/>
          <w:delText>33</w:delText>
        </w:r>
      </w:del>
    </w:p>
    <w:p w14:paraId="33B1030F" w14:textId="77777777" w:rsidR="002D1651" w:rsidDel="004E1550" w:rsidRDefault="002D1651">
      <w:pPr>
        <w:pStyle w:val="TOC2"/>
        <w:tabs>
          <w:tab w:val="left" w:pos="829"/>
          <w:tab w:val="right" w:leader="dot" w:pos="9350"/>
        </w:tabs>
        <w:rPr>
          <w:del w:id="747" w:author="Bob Yencha" w:date="2011-12-20T00:33:00Z"/>
          <w:rFonts w:asciiTheme="minorHAnsi" w:eastAsiaTheme="minorEastAsia" w:hAnsiTheme="minorHAnsi" w:cstheme="minorBidi"/>
          <w:noProof/>
          <w:color w:val="auto"/>
          <w:kern w:val="0"/>
          <w:sz w:val="24"/>
          <w:lang w:eastAsia="en-US"/>
        </w:rPr>
      </w:pPr>
      <w:del w:id="748" w:author="Bob Yencha" w:date="2011-12-20T00:33:00Z">
        <w:r w:rsidDel="004E1550">
          <w:rPr>
            <w:noProof/>
          </w:rPr>
          <w:delText>2.23</w:delText>
        </w:r>
        <w:r w:rsidDel="004E1550">
          <w:rPr>
            <w:rFonts w:asciiTheme="minorHAnsi" w:eastAsiaTheme="minorEastAsia" w:hAnsiTheme="minorHAnsi" w:cstheme="minorBidi"/>
            <w:noProof/>
            <w:color w:val="auto"/>
            <w:kern w:val="0"/>
            <w:sz w:val="24"/>
            <w:lang w:eastAsia="en-US"/>
          </w:rPr>
          <w:tab/>
        </w:r>
        <w:r w:rsidDel="004E1550">
          <w:rPr>
            <w:noProof/>
          </w:rPr>
          <w:delText>PRL – Parent Result Link</w:delText>
        </w:r>
        <w:r w:rsidDel="004E1550">
          <w:rPr>
            <w:noProof/>
          </w:rPr>
          <w:tab/>
          <w:delText>34</w:delText>
        </w:r>
      </w:del>
    </w:p>
    <w:p w14:paraId="28CF2E1E" w14:textId="77777777" w:rsidR="002D1651" w:rsidDel="004E1550" w:rsidRDefault="002D1651">
      <w:pPr>
        <w:pStyle w:val="TOC2"/>
        <w:tabs>
          <w:tab w:val="left" w:pos="829"/>
          <w:tab w:val="right" w:leader="dot" w:pos="9350"/>
        </w:tabs>
        <w:rPr>
          <w:del w:id="749" w:author="Bob Yencha" w:date="2011-12-20T00:33:00Z"/>
          <w:rFonts w:asciiTheme="minorHAnsi" w:eastAsiaTheme="minorEastAsia" w:hAnsiTheme="minorHAnsi" w:cstheme="minorBidi"/>
          <w:noProof/>
          <w:color w:val="auto"/>
          <w:kern w:val="0"/>
          <w:sz w:val="24"/>
          <w:lang w:eastAsia="en-US"/>
        </w:rPr>
      </w:pPr>
      <w:del w:id="750" w:author="Bob Yencha" w:date="2011-12-20T00:33:00Z">
        <w:r w:rsidDel="004E1550">
          <w:rPr>
            <w:noProof/>
          </w:rPr>
          <w:delText>2.24</w:delText>
        </w:r>
        <w:r w:rsidDel="004E1550">
          <w:rPr>
            <w:rFonts w:asciiTheme="minorHAnsi" w:eastAsiaTheme="minorEastAsia" w:hAnsiTheme="minorHAnsi" w:cstheme="minorBidi"/>
            <w:noProof/>
            <w:color w:val="auto"/>
            <w:kern w:val="0"/>
            <w:sz w:val="24"/>
            <w:lang w:eastAsia="en-US"/>
          </w:rPr>
          <w:tab/>
        </w:r>
        <w:r w:rsidDel="004E1550">
          <w:rPr>
            <w:noProof/>
          </w:rPr>
          <w:delText>PT – Processing Type</w:delText>
        </w:r>
        <w:r w:rsidDel="004E1550">
          <w:rPr>
            <w:noProof/>
          </w:rPr>
          <w:tab/>
          <w:delText>34</w:delText>
        </w:r>
      </w:del>
    </w:p>
    <w:p w14:paraId="2F28FC4E" w14:textId="77777777" w:rsidR="002D1651" w:rsidDel="004E1550" w:rsidRDefault="002D1651">
      <w:pPr>
        <w:pStyle w:val="TOC2"/>
        <w:tabs>
          <w:tab w:val="left" w:pos="829"/>
          <w:tab w:val="right" w:leader="dot" w:pos="9350"/>
        </w:tabs>
        <w:rPr>
          <w:del w:id="751" w:author="Bob Yencha" w:date="2011-12-20T00:33:00Z"/>
          <w:rFonts w:asciiTheme="minorHAnsi" w:eastAsiaTheme="minorEastAsia" w:hAnsiTheme="minorHAnsi" w:cstheme="minorBidi"/>
          <w:noProof/>
          <w:color w:val="auto"/>
          <w:kern w:val="0"/>
          <w:sz w:val="24"/>
          <w:lang w:eastAsia="en-US"/>
        </w:rPr>
      </w:pPr>
      <w:del w:id="752" w:author="Bob Yencha" w:date="2011-12-20T00:33:00Z">
        <w:r w:rsidDel="004E1550">
          <w:rPr>
            <w:noProof/>
          </w:rPr>
          <w:delText>2.25</w:delText>
        </w:r>
        <w:r w:rsidDel="004E1550">
          <w:rPr>
            <w:rFonts w:asciiTheme="minorHAnsi" w:eastAsiaTheme="minorEastAsia" w:hAnsiTheme="minorHAnsi" w:cstheme="minorBidi"/>
            <w:noProof/>
            <w:color w:val="auto"/>
            <w:kern w:val="0"/>
            <w:sz w:val="24"/>
            <w:lang w:eastAsia="en-US"/>
          </w:rPr>
          <w:tab/>
        </w:r>
        <w:r w:rsidDel="004E1550">
          <w:rPr>
            <w:noProof/>
          </w:rPr>
          <w:delText>RP – Reference Pointer</w:delText>
        </w:r>
        <w:r w:rsidDel="004E1550">
          <w:rPr>
            <w:noProof/>
          </w:rPr>
          <w:tab/>
          <w:delText>35</w:delText>
        </w:r>
      </w:del>
    </w:p>
    <w:p w14:paraId="52641A25" w14:textId="77777777" w:rsidR="002D1651" w:rsidDel="004E1550" w:rsidRDefault="002D1651">
      <w:pPr>
        <w:pStyle w:val="TOC2"/>
        <w:tabs>
          <w:tab w:val="left" w:pos="829"/>
          <w:tab w:val="right" w:leader="dot" w:pos="9350"/>
        </w:tabs>
        <w:rPr>
          <w:del w:id="753" w:author="Bob Yencha" w:date="2011-12-20T00:33:00Z"/>
          <w:rFonts w:asciiTheme="minorHAnsi" w:eastAsiaTheme="minorEastAsia" w:hAnsiTheme="minorHAnsi" w:cstheme="minorBidi"/>
          <w:noProof/>
          <w:color w:val="auto"/>
          <w:kern w:val="0"/>
          <w:sz w:val="24"/>
          <w:lang w:eastAsia="en-US"/>
        </w:rPr>
      </w:pPr>
      <w:del w:id="754" w:author="Bob Yencha" w:date="2011-12-20T00:33:00Z">
        <w:r w:rsidDel="004E1550">
          <w:rPr>
            <w:noProof/>
          </w:rPr>
          <w:delText>2.26</w:delText>
        </w:r>
        <w:r w:rsidDel="004E1550">
          <w:rPr>
            <w:rFonts w:asciiTheme="minorHAnsi" w:eastAsiaTheme="minorEastAsia" w:hAnsiTheme="minorHAnsi" w:cstheme="minorBidi"/>
            <w:noProof/>
            <w:color w:val="auto"/>
            <w:kern w:val="0"/>
            <w:sz w:val="24"/>
            <w:lang w:eastAsia="en-US"/>
          </w:rPr>
          <w:tab/>
        </w:r>
        <w:r w:rsidDel="004E1550">
          <w:rPr>
            <w:noProof/>
          </w:rPr>
          <w:delText>SAD – Street address</w:delText>
        </w:r>
        <w:r w:rsidDel="004E1550">
          <w:rPr>
            <w:noProof/>
          </w:rPr>
          <w:tab/>
          <w:delText>36</w:delText>
        </w:r>
      </w:del>
    </w:p>
    <w:p w14:paraId="654BE72A" w14:textId="77777777" w:rsidR="002D1651" w:rsidDel="004E1550" w:rsidRDefault="002D1651">
      <w:pPr>
        <w:pStyle w:val="TOC2"/>
        <w:tabs>
          <w:tab w:val="left" w:pos="829"/>
          <w:tab w:val="right" w:leader="dot" w:pos="9350"/>
        </w:tabs>
        <w:rPr>
          <w:del w:id="755" w:author="Bob Yencha" w:date="2011-12-20T00:33:00Z"/>
          <w:rFonts w:asciiTheme="minorHAnsi" w:eastAsiaTheme="minorEastAsia" w:hAnsiTheme="minorHAnsi" w:cstheme="minorBidi"/>
          <w:noProof/>
          <w:color w:val="auto"/>
          <w:kern w:val="0"/>
          <w:sz w:val="24"/>
          <w:lang w:eastAsia="en-US"/>
        </w:rPr>
      </w:pPr>
      <w:del w:id="756" w:author="Bob Yencha" w:date="2011-12-20T00:33:00Z">
        <w:r w:rsidDel="004E1550">
          <w:rPr>
            <w:noProof/>
          </w:rPr>
          <w:delText>2.27</w:delText>
        </w:r>
        <w:r w:rsidDel="004E1550">
          <w:rPr>
            <w:rFonts w:asciiTheme="minorHAnsi" w:eastAsiaTheme="minorEastAsia" w:hAnsiTheme="minorHAnsi" w:cstheme="minorBidi"/>
            <w:noProof/>
            <w:color w:val="auto"/>
            <w:kern w:val="0"/>
            <w:sz w:val="24"/>
            <w:lang w:eastAsia="en-US"/>
          </w:rPr>
          <w:tab/>
        </w:r>
        <w:r w:rsidDel="004E1550">
          <w:rPr>
            <w:noProof/>
          </w:rPr>
          <w:delText>SI – Sequence ID</w:delText>
        </w:r>
        <w:r w:rsidDel="004E1550">
          <w:rPr>
            <w:noProof/>
          </w:rPr>
          <w:tab/>
          <w:delText>36</w:delText>
        </w:r>
      </w:del>
    </w:p>
    <w:p w14:paraId="2BF01B6A" w14:textId="77777777" w:rsidR="002D1651" w:rsidDel="004E1550" w:rsidRDefault="002D1651">
      <w:pPr>
        <w:pStyle w:val="TOC2"/>
        <w:tabs>
          <w:tab w:val="left" w:pos="829"/>
          <w:tab w:val="right" w:leader="dot" w:pos="9350"/>
        </w:tabs>
        <w:rPr>
          <w:del w:id="757" w:author="Bob Yencha" w:date="2011-12-20T00:33:00Z"/>
          <w:rFonts w:asciiTheme="minorHAnsi" w:eastAsiaTheme="minorEastAsia" w:hAnsiTheme="minorHAnsi" w:cstheme="minorBidi"/>
          <w:noProof/>
          <w:color w:val="auto"/>
          <w:kern w:val="0"/>
          <w:sz w:val="24"/>
          <w:lang w:eastAsia="en-US"/>
        </w:rPr>
      </w:pPr>
      <w:del w:id="758" w:author="Bob Yencha" w:date="2011-12-20T00:33:00Z">
        <w:r w:rsidDel="004E1550">
          <w:rPr>
            <w:noProof/>
          </w:rPr>
          <w:delText>2.28</w:delText>
        </w:r>
        <w:r w:rsidDel="004E1550">
          <w:rPr>
            <w:rFonts w:asciiTheme="minorHAnsi" w:eastAsiaTheme="minorEastAsia" w:hAnsiTheme="minorHAnsi" w:cstheme="minorBidi"/>
            <w:noProof/>
            <w:color w:val="auto"/>
            <w:kern w:val="0"/>
            <w:sz w:val="24"/>
            <w:lang w:eastAsia="en-US"/>
          </w:rPr>
          <w:tab/>
        </w:r>
        <w:r w:rsidDel="004E1550">
          <w:rPr>
            <w:noProof/>
          </w:rPr>
          <w:delText>SN – Structured Numeric</w:delText>
        </w:r>
        <w:r w:rsidDel="004E1550">
          <w:rPr>
            <w:noProof/>
          </w:rPr>
          <w:tab/>
          <w:delText>36</w:delText>
        </w:r>
      </w:del>
    </w:p>
    <w:p w14:paraId="35586D3A" w14:textId="77777777" w:rsidR="002D1651" w:rsidDel="004E1550" w:rsidRDefault="002D1651">
      <w:pPr>
        <w:pStyle w:val="TOC2"/>
        <w:tabs>
          <w:tab w:val="right" w:leader="dot" w:pos="9350"/>
        </w:tabs>
        <w:rPr>
          <w:del w:id="759" w:author="Bob Yencha" w:date="2011-12-20T00:33:00Z"/>
          <w:rFonts w:asciiTheme="minorHAnsi" w:eastAsiaTheme="minorEastAsia" w:hAnsiTheme="minorHAnsi" w:cstheme="minorBidi"/>
          <w:noProof/>
          <w:color w:val="auto"/>
          <w:kern w:val="0"/>
          <w:sz w:val="24"/>
          <w:lang w:eastAsia="en-US"/>
        </w:rPr>
      </w:pPr>
      <w:del w:id="760" w:author="Bob Yencha" w:date="2011-12-20T00:33:00Z">
        <w:r w:rsidDel="004E1550">
          <w:rPr>
            <w:noProof/>
          </w:rPr>
          <w:delText>2.29</w:delText>
        </w:r>
        <w:r w:rsidDel="004E1550">
          <w:rPr>
            <w:noProof/>
          </w:rPr>
          <w:tab/>
          <w:delText>38</w:delText>
        </w:r>
      </w:del>
    </w:p>
    <w:p w14:paraId="1C631AFF" w14:textId="77777777" w:rsidR="002D1651" w:rsidDel="004E1550" w:rsidRDefault="002D1651">
      <w:pPr>
        <w:pStyle w:val="TOC2"/>
        <w:tabs>
          <w:tab w:val="left" w:pos="829"/>
          <w:tab w:val="right" w:leader="dot" w:pos="9350"/>
        </w:tabs>
        <w:rPr>
          <w:del w:id="761" w:author="Bob Yencha" w:date="2011-12-20T00:33:00Z"/>
          <w:rFonts w:asciiTheme="minorHAnsi" w:eastAsiaTheme="minorEastAsia" w:hAnsiTheme="minorHAnsi" w:cstheme="minorBidi"/>
          <w:noProof/>
          <w:color w:val="auto"/>
          <w:kern w:val="0"/>
          <w:sz w:val="24"/>
          <w:lang w:eastAsia="en-US"/>
        </w:rPr>
      </w:pPr>
      <w:del w:id="762" w:author="Bob Yencha" w:date="2011-12-20T00:33:00Z">
        <w:r w:rsidDel="004E1550">
          <w:rPr>
            <w:noProof/>
          </w:rPr>
          <w:delText>2.29</w:delText>
        </w:r>
        <w:r w:rsidDel="004E1550">
          <w:rPr>
            <w:rFonts w:asciiTheme="minorHAnsi" w:eastAsiaTheme="minorEastAsia" w:hAnsiTheme="minorHAnsi" w:cstheme="minorBidi"/>
            <w:noProof/>
            <w:color w:val="auto"/>
            <w:kern w:val="0"/>
            <w:sz w:val="24"/>
            <w:lang w:eastAsia="en-US"/>
          </w:rPr>
          <w:tab/>
        </w:r>
        <w:r w:rsidDel="004E1550">
          <w:rPr>
            <w:noProof/>
          </w:rPr>
          <w:delText>ST – String Data</w:delText>
        </w:r>
        <w:r w:rsidDel="004E1550">
          <w:rPr>
            <w:noProof/>
          </w:rPr>
          <w:tab/>
          <w:delText>38</w:delText>
        </w:r>
      </w:del>
    </w:p>
    <w:p w14:paraId="210F62B5" w14:textId="77777777" w:rsidR="002D1651" w:rsidDel="004E1550" w:rsidRDefault="002D1651">
      <w:pPr>
        <w:pStyle w:val="TOC2"/>
        <w:tabs>
          <w:tab w:val="left" w:pos="829"/>
          <w:tab w:val="right" w:leader="dot" w:pos="9350"/>
        </w:tabs>
        <w:rPr>
          <w:del w:id="763" w:author="Bob Yencha" w:date="2011-12-20T00:33:00Z"/>
          <w:rFonts w:asciiTheme="minorHAnsi" w:eastAsiaTheme="minorEastAsia" w:hAnsiTheme="minorHAnsi" w:cstheme="minorBidi"/>
          <w:noProof/>
          <w:color w:val="auto"/>
          <w:kern w:val="0"/>
          <w:sz w:val="24"/>
          <w:lang w:eastAsia="en-US"/>
        </w:rPr>
      </w:pPr>
      <w:del w:id="764" w:author="Bob Yencha" w:date="2011-12-20T00:33:00Z">
        <w:r w:rsidDel="004E1550">
          <w:rPr>
            <w:noProof/>
          </w:rPr>
          <w:delText>2.30</w:delText>
        </w:r>
        <w:r w:rsidDel="004E1550">
          <w:rPr>
            <w:rFonts w:asciiTheme="minorHAnsi" w:eastAsiaTheme="minorEastAsia" w:hAnsiTheme="minorHAnsi" w:cstheme="minorBidi"/>
            <w:noProof/>
            <w:color w:val="auto"/>
            <w:kern w:val="0"/>
            <w:sz w:val="24"/>
            <w:lang w:eastAsia="en-US"/>
          </w:rPr>
          <w:tab/>
        </w:r>
        <w:r w:rsidDel="004E1550">
          <w:rPr>
            <w:noProof/>
          </w:rPr>
          <w:delText>TM – Time</w:delText>
        </w:r>
        <w:r w:rsidDel="004E1550">
          <w:rPr>
            <w:noProof/>
          </w:rPr>
          <w:tab/>
          <w:delText>38</w:delText>
        </w:r>
      </w:del>
    </w:p>
    <w:p w14:paraId="664A8AD3" w14:textId="77777777" w:rsidR="002D1651" w:rsidDel="004E1550" w:rsidRDefault="002D1651">
      <w:pPr>
        <w:pStyle w:val="TOC2"/>
        <w:tabs>
          <w:tab w:val="left" w:pos="829"/>
          <w:tab w:val="right" w:leader="dot" w:pos="9350"/>
        </w:tabs>
        <w:rPr>
          <w:del w:id="765" w:author="Bob Yencha" w:date="2011-12-20T00:33:00Z"/>
          <w:rFonts w:asciiTheme="minorHAnsi" w:eastAsiaTheme="minorEastAsia" w:hAnsiTheme="minorHAnsi" w:cstheme="minorBidi"/>
          <w:noProof/>
          <w:color w:val="auto"/>
          <w:kern w:val="0"/>
          <w:sz w:val="24"/>
          <w:lang w:eastAsia="en-US"/>
        </w:rPr>
      </w:pPr>
      <w:del w:id="766" w:author="Bob Yencha" w:date="2011-12-20T00:33:00Z">
        <w:r w:rsidDel="004E1550">
          <w:rPr>
            <w:noProof/>
          </w:rPr>
          <w:delText>2.31</w:delText>
        </w:r>
        <w:r w:rsidDel="004E1550">
          <w:rPr>
            <w:rFonts w:asciiTheme="minorHAnsi" w:eastAsiaTheme="minorEastAsia" w:hAnsiTheme="minorHAnsi" w:cstheme="minorBidi"/>
            <w:noProof/>
            <w:color w:val="auto"/>
            <w:kern w:val="0"/>
            <w:sz w:val="24"/>
            <w:lang w:eastAsia="en-US"/>
          </w:rPr>
          <w:tab/>
        </w:r>
        <w:r w:rsidDel="004E1550">
          <w:rPr>
            <w:noProof/>
          </w:rPr>
          <w:delText>TS – Time Stamp</w:delText>
        </w:r>
        <w:r w:rsidDel="004E1550">
          <w:rPr>
            <w:noProof/>
          </w:rPr>
          <w:tab/>
          <w:delText>38</w:delText>
        </w:r>
      </w:del>
    </w:p>
    <w:p w14:paraId="54BCAF05" w14:textId="77777777" w:rsidR="002D1651" w:rsidDel="004E1550" w:rsidRDefault="002D1651">
      <w:pPr>
        <w:pStyle w:val="TOC2"/>
        <w:tabs>
          <w:tab w:val="left" w:pos="829"/>
          <w:tab w:val="right" w:leader="dot" w:pos="9350"/>
        </w:tabs>
        <w:rPr>
          <w:del w:id="767" w:author="Bob Yencha" w:date="2011-12-20T00:33:00Z"/>
          <w:rFonts w:asciiTheme="minorHAnsi" w:eastAsiaTheme="minorEastAsia" w:hAnsiTheme="minorHAnsi" w:cstheme="minorBidi"/>
          <w:noProof/>
          <w:color w:val="auto"/>
          <w:kern w:val="0"/>
          <w:sz w:val="24"/>
          <w:lang w:eastAsia="en-US"/>
        </w:rPr>
      </w:pPr>
      <w:del w:id="768" w:author="Bob Yencha" w:date="2011-12-20T00:33:00Z">
        <w:r w:rsidDel="004E1550">
          <w:rPr>
            <w:noProof/>
          </w:rPr>
          <w:delText>2.32</w:delText>
        </w:r>
        <w:r w:rsidDel="004E1550">
          <w:rPr>
            <w:rFonts w:asciiTheme="minorHAnsi" w:eastAsiaTheme="minorEastAsia" w:hAnsiTheme="minorHAnsi" w:cstheme="minorBidi"/>
            <w:noProof/>
            <w:color w:val="auto"/>
            <w:kern w:val="0"/>
            <w:sz w:val="24"/>
            <w:lang w:eastAsia="en-US"/>
          </w:rPr>
          <w:tab/>
        </w:r>
        <w:r w:rsidDel="004E1550">
          <w:rPr>
            <w:noProof/>
          </w:rPr>
          <w:delText>TX – Text Data</w:delText>
        </w:r>
        <w:r w:rsidDel="004E1550">
          <w:rPr>
            <w:noProof/>
          </w:rPr>
          <w:tab/>
          <w:delText>39</w:delText>
        </w:r>
      </w:del>
    </w:p>
    <w:p w14:paraId="65934202" w14:textId="77777777" w:rsidR="002D1651" w:rsidDel="004E1550" w:rsidRDefault="002D1651">
      <w:pPr>
        <w:pStyle w:val="TOC2"/>
        <w:tabs>
          <w:tab w:val="left" w:pos="829"/>
          <w:tab w:val="right" w:leader="dot" w:pos="9350"/>
        </w:tabs>
        <w:rPr>
          <w:del w:id="769" w:author="Bob Yencha" w:date="2011-12-20T00:33:00Z"/>
          <w:rFonts w:asciiTheme="minorHAnsi" w:eastAsiaTheme="minorEastAsia" w:hAnsiTheme="minorHAnsi" w:cstheme="minorBidi"/>
          <w:noProof/>
          <w:color w:val="auto"/>
          <w:kern w:val="0"/>
          <w:sz w:val="24"/>
          <w:lang w:eastAsia="en-US"/>
        </w:rPr>
      </w:pPr>
      <w:del w:id="770" w:author="Bob Yencha" w:date="2011-12-20T00:33:00Z">
        <w:r w:rsidDel="004E1550">
          <w:rPr>
            <w:noProof/>
          </w:rPr>
          <w:delText>2.33</w:delText>
        </w:r>
        <w:r w:rsidDel="004E1550">
          <w:rPr>
            <w:rFonts w:asciiTheme="minorHAnsi" w:eastAsiaTheme="minorEastAsia" w:hAnsiTheme="minorHAnsi" w:cstheme="minorBidi"/>
            <w:noProof/>
            <w:color w:val="auto"/>
            <w:kern w:val="0"/>
            <w:sz w:val="24"/>
            <w:lang w:eastAsia="en-US"/>
          </w:rPr>
          <w:tab/>
        </w:r>
        <w:r w:rsidDel="004E1550">
          <w:rPr>
            <w:noProof/>
          </w:rPr>
          <w:delText>VID – Version Identifier</w:delText>
        </w:r>
        <w:r w:rsidDel="004E1550">
          <w:rPr>
            <w:noProof/>
          </w:rPr>
          <w:tab/>
          <w:delText>39</w:delText>
        </w:r>
      </w:del>
    </w:p>
    <w:p w14:paraId="5D5835D8" w14:textId="77777777" w:rsidR="002D1651" w:rsidDel="004E1550" w:rsidRDefault="002D1651">
      <w:pPr>
        <w:pStyle w:val="TOC2"/>
        <w:tabs>
          <w:tab w:val="left" w:pos="829"/>
          <w:tab w:val="right" w:leader="dot" w:pos="9350"/>
        </w:tabs>
        <w:rPr>
          <w:del w:id="771" w:author="Bob Yencha" w:date="2011-12-20T00:33:00Z"/>
          <w:rFonts w:asciiTheme="minorHAnsi" w:eastAsiaTheme="minorEastAsia" w:hAnsiTheme="minorHAnsi" w:cstheme="minorBidi"/>
          <w:noProof/>
          <w:color w:val="auto"/>
          <w:kern w:val="0"/>
          <w:sz w:val="24"/>
          <w:lang w:eastAsia="en-US"/>
        </w:rPr>
      </w:pPr>
      <w:del w:id="772" w:author="Bob Yencha" w:date="2011-12-20T00:33:00Z">
        <w:r w:rsidDel="004E1550">
          <w:rPr>
            <w:noProof/>
          </w:rPr>
          <w:delText>2.34</w:delText>
        </w:r>
        <w:r w:rsidDel="004E1550">
          <w:rPr>
            <w:rFonts w:asciiTheme="minorHAnsi" w:eastAsiaTheme="minorEastAsia" w:hAnsiTheme="minorHAnsi" w:cstheme="minorBidi"/>
            <w:noProof/>
            <w:color w:val="auto"/>
            <w:kern w:val="0"/>
            <w:sz w:val="24"/>
            <w:lang w:eastAsia="en-US"/>
          </w:rPr>
          <w:tab/>
        </w:r>
        <w:r w:rsidDel="004E1550">
          <w:rPr>
            <w:noProof/>
          </w:rPr>
          <w:delText>XAD – Extended Address</w:delText>
        </w:r>
        <w:r w:rsidDel="004E1550">
          <w:rPr>
            <w:noProof/>
          </w:rPr>
          <w:tab/>
          <w:delText>39</w:delText>
        </w:r>
      </w:del>
    </w:p>
    <w:p w14:paraId="1C16879F" w14:textId="77777777" w:rsidR="002D1651" w:rsidDel="004E1550" w:rsidRDefault="002D1651">
      <w:pPr>
        <w:pStyle w:val="TOC2"/>
        <w:tabs>
          <w:tab w:val="left" w:pos="829"/>
          <w:tab w:val="right" w:leader="dot" w:pos="9350"/>
        </w:tabs>
        <w:rPr>
          <w:del w:id="773" w:author="Bob Yencha" w:date="2011-12-20T00:33:00Z"/>
          <w:rFonts w:asciiTheme="minorHAnsi" w:eastAsiaTheme="minorEastAsia" w:hAnsiTheme="minorHAnsi" w:cstheme="minorBidi"/>
          <w:noProof/>
          <w:color w:val="auto"/>
          <w:kern w:val="0"/>
          <w:sz w:val="24"/>
          <w:lang w:eastAsia="en-US"/>
        </w:rPr>
      </w:pPr>
      <w:del w:id="774" w:author="Bob Yencha" w:date="2011-12-20T00:33:00Z">
        <w:r w:rsidDel="004E1550">
          <w:rPr>
            <w:noProof/>
          </w:rPr>
          <w:delText>2.35</w:delText>
        </w:r>
        <w:r w:rsidDel="004E1550">
          <w:rPr>
            <w:rFonts w:asciiTheme="minorHAnsi" w:eastAsiaTheme="minorEastAsia" w:hAnsiTheme="minorHAnsi" w:cstheme="minorBidi"/>
            <w:noProof/>
            <w:color w:val="auto"/>
            <w:kern w:val="0"/>
            <w:sz w:val="24"/>
            <w:lang w:eastAsia="en-US"/>
          </w:rPr>
          <w:tab/>
        </w:r>
        <w:r w:rsidDel="004E1550">
          <w:rPr>
            <w:noProof/>
          </w:rPr>
          <w:delText>XCN – GU – Extended Composite ID Number and Name for Persons (Globally Unique)</w:delText>
        </w:r>
        <w:r w:rsidDel="004E1550">
          <w:rPr>
            <w:noProof/>
          </w:rPr>
          <w:tab/>
          <w:delText>41</w:delText>
        </w:r>
      </w:del>
    </w:p>
    <w:p w14:paraId="275DA4AC" w14:textId="77777777" w:rsidR="002D1651" w:rsidDel="004E1550" w:rsidRDefault="002D1651">
      <w:pPr>
        <w:pStyle w:val="TOC2"/>
        <w:tabs>
          <w:tab w:val="left" w:pos="829"/>
          <w:tab w:val="right" w:leader="dot" w:pos="9350"/>
        </w:tabs>
        <w:rPr>
          <w:del w:id="775" w:author="Bob Yencha" w:date="2011-12-20T00:33:00Z"/>
          <w:rFonts w:asciiTheme="minorHAnsi" w:eastAsiaTheme="minorEastAsia" w:hAnsiTheme="minorHAnsi" w:cstheme="minorBidi"/>
          <w:noProof/>
          <w:color w:val="auto"/>
          <w:kern w:val="0"/>
          <w:sz w:val="24"/>
          <w:lang w:eastAsia="en-US"/>
        </w:rPr>
      </w:pPr>
      <w:del w:id="776" w:author="Bob Yencha" w:date="2011-12-20T00:33:00Z">
        <w:r w:rsidDel="004E1550">
          <w:rPr>
            <w:noProof/>
          </w:rPr>
          <w:delText>2.36</w:delText>
        </w:r>
        <w:r w:rsidDel="004E1550">
          <w:rPr>
            <w:rFonts w:asciiTheme="minorHAnsi" w:eastAsiaTheme="minorEastAsia" w:hAnsiTheme="minorHAnsi" w:cstheme="minorBidi"/>
            <w:noProof/>
            <w:color w:val="auto"/>
            <w:kern w:val="0"/>
            <w:sz w:val="24"/>
            <w:lang w:eastAsia="en-US"/>
          </w:rPr>
          <w:tab/>
        </w:r>
        <w:r w:rsidDel="004E1550">
          <w:rPr>
            <w:noProof/>
          </w:rPr>
          <w:delText>XCN – NG – Extended Composite ID Number and Name for Persons (Non-Globally Unique)</w:delText>
        </w:r>
        <w:r w:rsidDel="004E1550">
          <w:rPr>
            <w:noProof/>
          </w:rPr>
          <w:tab/>
          <w:delText>43</w:delText>
        </w:r>
      </w:del>
    </w:p>
    <w:p w14:paraId="4E832004" w14:textId="77777777" w:rsidR="002D1651" w:rsidDel="004E1550" w:rsidRDefault="002D1651">
      <w:pPr>
        <w:pStyle w:val="TOC2"/>
        <w:tabs>
          <w:tab w:val="left" w:pos="829"/>
          <w:tab w:val="right" w:leader="dot" w:pos="9350"/>
        </w:tabs>
        <w:rPr>
          <w:del w:id="777" w:author="Bob Yencha" w:date="2011-12-20T00:33:00Z"/>
          <w:rFonts w:asciiTheme="minorHAnsi" w:eastAsiaTheme="minorEastAsia" w:hAnsiTheme="minorHAnsi" w:cstheme="minorBidi"/>
          <w:noProof/>
          <w:color w:val="auto"/>
          <w:kern w:val="0"/>
          <w:sz w:val="24"/>
          <w:lang w:eastAsia="en-US"/>
        </w:rPr>
      </w:pPr>
      <w:del w:id="778" w:author="Bob Yencha" w:date="2011-12-20T00:33:00Z">
        <w:r w:rsidDel="004E1550">
          <w:rPr>
            <w:noProof/>
          </w:rPr>
          <w:delText>2.37</w:delText>
        </w:r>
        <w:r w:rsidDel="004E1550">
          <w:rPr>
            <w:rFonts w:asciiTheme="minorHAnsi" w:eastAsiaTheme="minorEastAsia" w:hAnsiTheme="minorHAnsi" w:cstheme="minorBidi"/>
            <w:noProof/>
            <w:color w:val="auto"/>
            <w:kern w:val="0"/>
            <w:sz w:val="24"/>
            <w:lang w:eastAsia="en-US"/>
          </w:rPr>
          <w:tab/>
        </w:r>
        <w:r w:rsidDel="004E1550">
          <w:rPr>
            <w:noProof/>
          </w:rPr>
          <w:delText>XON GU – Extended Composite Name and Identification Number for Organizations Globally Unique)</w:delText>
        </w:r>
        <w:r w:rsidDel="004E1550">
          <w:rPr>
            <w:noProof/>
          </w:rPr>
          <w:tab/>
          <w:delText>44</w:delText>
        </w:r>
      </w:del>
    </w:p>
    <w:p w14:paraId="177028E0" w14:textId="77777777" w:rsidR="002D1651" w:rsidDel="004E1550" w:rsidRDefault="002D1651">
      <w:pPr>
        <w:pStyle w:val="TOC2"/>
        <w:tabs>
          <w:tab w:val="left" w:pos="829"/>
          <w:tab w:val="right" w:leader="dot" w:pos="9350"/>
        </w:tabs>
        <w:rPr>
          <w:del w:id="779" w:author="Bob Yencha" w:date="2011-12-20T00:33:00Z"/>
          <w:rFonts w:asciiTheme="minorHAnsi" w:eastAsiaTheme="minorEastAsia" w:hAnsiTheme="minorHAnsi" w:cstheme="minorBidi"/>
          <w:noProof/>
          <w:color w:val="auto"/>
          <w:kern w:val="0"/>
          <w:sz w:val="24"/>
          <w:lang w:eastAsia="en-US"/>
        </w:rPr>
      </w:pPr>
      <w:del w:id="780" w:author="Bob Yencha" w:date="2011-12-20T00:33:00Z">
        <w:r w:rsidDel="004E1550">
          <w:rPr>
            <w:noProof/>
          </w:rPr>
          <w:delText>2.38</w:delText>
        </w:r>
        <w:r w:rsidDel="004E1550">
          <w:rPr>
            <w:rFonts w:asciiTheme="minorHAnsi" w:eastAsiaTheme="minorEastAsia" w:hAnsiTheme="minorHAnsi" w:cstheme="minorBidi"/>
            <w:noProof/>
            <w:color w:val="auto"/>
            <w:kern w:val="0"/>
            <w:sz w:val="24"/>
            <w:lang w:eastAsia="en-US"/>
          </w:rPr>
          <w:tab/>
        </w:r>
        <w:r w:rsidDel="004E1550">
          <w:rPr>
            <w:noProof/>
          </w:rPr>
          <w:delText>XON NG – Extended Composite Name and Identification Number for Organizations (Non-Globally Unique)</w:delText>
        </w:r>
        <w:r w:rsidDel="004E1550">
          <w:rPr>
            <w:noProof/>
          </w:rPr>
          <w:tab/>
          <w:delText>45</w:delText>
        </w:r>
      </w:del>
    </w:p>
    <w:p w14:paraId="44DCD0AC" w14:textId="77777777" w:rsidR="002D1651" w:rsidDel="004E1550" w:rsidRDefault="002D1651">
      <w:pPr>
        <w:pStyle w:val="TOC2"/>
        <w:tabs>
          <w:tab w:val="left" w:pos="829"/>
          <w:tab w:val="right" w:leader="dot" w:pos="9350"/>
        </w:tabs>
        <w:rPr>
          <w:del w:id="781" w:author="Bob Yencha" w:date="2011-12-20T00:33:00Z"/>
          <w:rFonts w:asciiTheme="minorHAnsi" w:eastAsiaTheme="minorEastAsia" w:hAnsiTheme="minorHAnsi" w:cstheme="minorBidi"/>
          <w:noProof/>
          <w:color w:val="auto"/>
          <w:kern w:val="0"/>
          <w:sz w:val="24"/>
          <w:lang w:eastAsia="en-US"/>
        </w:rPr>
      </w:pPr>
      <w:del w:id="782" w:author="Bob Yencha" w:date="2011-12-20T00:33:00Z">
        <w:r w:rsidDel="004E1550">
          <w:rPr>
            <w:noProof/>
          </w:rPr>
          <w:delText>2.39</w:delText>
        </w:r>
        <w:r w:rsidDel="004E1550">
          <w:rPr>
            <w:rFonts w:asciiTheme="minorHAnsi" w:eastAsiaTheme="minorEastAsia" w:hAnsiTheme="minorHAnsi" w:cstheme="minorBidi"/>
            <w:noProof/>
            <w:color w:val="auto"/>
            <w:kern w:val="0"/>
            <w:sz w:val="24"/>
            <w:lang w:eastAsia="en-US"/>
          </w:rPr>
          <w:tab/>
        </w:r>
        <w:r w:rsidDel="004E1550">
          <w:rPr>
            <w:noProof/>
          </w:rPr>
          <w:delText>XPN – Extended Person Name</w:delText>
        </w:r>
        <w:r w:rsidDel="004E1550">
          <w:rPr>
            <w:noProof/>
          </w:rPr>
          <w:tab/>
          <w:delText>46</w:delText>
        </w:r>
      </w:del>
    </w:p>
    <w:p w14:paraId="663E3245" w14:textId="77777777" w:rsidR="002D1651" w:rsidDel="004E1550" w:rsidRDefault="002D1651">
      <w:pPr>
        <w:pStyle w:val="TOC1"/>
        <w:tabs>
          <w:tab w:val="left" w:pos="390"/>
        </w:tabs>
        <w:rPr>
          <w:del w:id="783" w:author="Bob Yencha" w:date="2011-12-20T00:33:00Z"/>
          <w:rFonts w:asciiTheme="minorHAnsi" w:eastAsiaTheme="minorEastAsia" w:hAnsiTheme="minorHAnsi" w:cstheme="minorBidi"/>
          <w:b w:val="0"/>
          <w:bCs w:val="0"/>
          <w:smallCaps w:val="0"/>
          <w:noProof/>
          <w:color w:val="auto"/>
          <w:kern w:val="0"/>
          <w:sz w:val="24"/>
          <w:lang w:eastAsia="en-US"/>
        </w:rPr>
      </w:pPr>
      <w:del w:id="784" w:author="Bob Yencha" w:date="2011-12-20T00:33:00Z">
        <w:r w:rsidDel="004E1550">
          <w:rPr>
            <w:noProof/>
          </w:rPr>
          <w:delText>3.</w:delText>
        </w:r>
        <w:r w:rsidDel="004E1550">
          <w:rPr>
            <w:rFonts w:asciiTheme="minorHAnsi" w:eastAsiaTheme="minorEastAsia" w:hAnsiTheme="minorHAnsi" w:cstheme="minorBidi"/>
            <w:b w:val="0"/>
            <w:bCs w:val="0"/>
            <w:smallCaps w:val="0"/>
            <w:noProof/>
            <w:color w:val="auto"/>
            <w:kern w:val="0"/>
            <w:sz w:val="24"/>
            <w:lang w:eastAsia="en-US"/>
          </w:rPr>
          <w:tab/>
        </w:r>
        <w:r w:rsidDel="004E1550">
          <w:rPr>
            <w:noProof/>
          </w:rPr>
          <w:delText>Messages</w:delText>
        </w:r>
        <w:r w:rsidDel="004E1550">
          <w:rPr>
            <w:noProof/>
          </w:rPr>
          <w:tab/>
          <w:delText>48</w:delText>
        </w:r>
      </w:del>
    </w:p>
    <w:p w14:paraId="7B1B6E75" w14:textId="77777777" w:rsidR="002D1651" w:rsidDel="004E1550" w:rsidRDefault="002D1651">
      <w:pPr>
        <w:pStyle w:val="TOC2"/>
        <w:tabs>
          <w:tab w:val="left" w:pos="718"/>
          <w:tab w:val="right" w:leader="dot" w:pos="9350"/>
        </w:tabs>
        <w:rPr>
          <w:del w:id="785" w:author="Bob Yencha" w:date="2011-12-20T00:33:00Z"/>
          <w:rFonts w:asciiTheme="minorHAnsi" w:eastAsiaTheme="minorEastAsia" w:hAnsiTheme="minorHAnsi" w:cstheme="minorBidi"/>
          <w:noProof/>
          <w:color w:val="auto"/>
          <w:kern w:val="0"/>
          <w:sz w:val="24"/>
          <w:lang w:eastAsia="en-US"/>
        </w:rPr>
      </w:pPr>
      <w:del w:id="786" w:author="Bob Yencha" w:date="2011-12-20T00:33:00Z">
        <w:r w:rsidDel="004E1550">
          <w:rPr>
            <w:noProof/>
          </w:rPr>
          <w:delText>3.1</w:delText>
        </w:r>
        <w:r w:rsidDel="004E1550">
          <w:rPr>
            <w:rFonts w:asciiTheme="minorHAnsi" w:eastAsiaTheme="minorEastAsia" w:hAnsiTheme="minorHAnsi" w:cstheme="minorBidi"/>
            <w:noProof/>
            <w:color w:val="auto"/>
            <w:kern w:val="0"/>
            <w:sz w:val="24"/>
            <w:lang w:eastAsia="en-US"/>
          </w:rPr>
          <w:tab/>
        </w:r>
        <w:r w:rsidDel="004E1550">
          <w:rPr>
            <w:noProof/>
          </w:rPr>
          <w:delText>ORU^R01^ORU_R01</w:delText>
        </w:r>
        <w:r w:rsidDel="004E1550">
          <w:rPr>
            <w:noProof/>
          </w:rPr>
          <w:tab/>
          <w:delText>48</w:delText>
        </w:r>
      </w:del>
    </w:p>
    <w:p w14:paraId="66698632" w14:textId="77777777" w:rsidR="002D1651" w:rsidDel="004E1550" w:rsidRDefault="002D1651">
      <w:pPr>
        <w:pStyle w:val="TOC2"/>
        <w:tabs>
          <w:tab w:val="left" w:pos="718"/>
          <w:tab w:val="right" w:leader="dot" w:pos="9350"/>
        </w:tabs>
        <w:rPr>
          <w:del w:id="787" w:author="Bob Yencha" w:date="2011-12-20T00:33:00Z"/>
          <w:rFonts w:asciiTheme="minorHAnsi" w:eastAsiaTheme="minorEastAsia" w:hAnsiTheme="minorHAnsi" w:cstheme="minorBidi"/>
          <w:noProof/>
          <w:color w:val="auto"/>
          <w:kern w:val="0"/>
          <w:sz w:val="24"/>
          <w:lang w:eastAsia="en-US"/>
        </w:rPr>
      </w:pPr>
      <w:del w:id="788" w:author="Bob Yencha" w:date="2011-12-20T00:33:00Z">
        <w:r w:rsidDel="004E1550">
          <w:rPr>
            <w:noProof/>
          </w:rPr>
          <w:delText>3.2</w:delText>
        </w:r>
        <w:r w:rsidDel="004E1550">
          <w:rPr>
            <w:rFonts w:asciiTheme="minorHAnsi" w:eastAsiaTheme="minorEastAsia" w:hAnsiTheme="minorHAnsi" w:cstheme="minorBidi"/>
            <w:noProof/>
            <w:color w:val="auto"/>
            <w:kern w:val="0"/>
            <w:sz w:val="24"/>
            <w:lang w:eastAsia="en-US"/>
          </w:rPr>
          <w:tab/>
        </w:r>
        <w:r w:rsidDel="004E1550">
          <w:rPr>
            <w:noProof/>
          </w:rPr>
          <w:delText>ACK^R01^ACK</w:delText>
        </w:r>
        <w:r w:rsidDel="004E1550">
          <w:rPr>
            <w:noProof/>
          </w:rPr>
          <w:tab/>
          <w:delText>51</w:delText>
        </w:r>
      </w:del>
    </w:p>
    <w:p w14:paraId="794E2A91" w14:textId="77777777" w:rsidR="002D1651" w:rsidDel="004E1550" w:rsidRDefault="002D1651">
      <w:pPr>
        <w:pStyle w:val="TOC2"/>
        <w:tabs>
          <w:tab w:val="left" w:pos="718"/>
          <w:tab w:val="right" w:leader="dot" w:pos="9350"/>
        </w:tabs>
        <w:rPr>
          <w:del w:id="789" w:author="Bob Yencha" w:date="2011-12-20T00:33:00Z"/>
          <w:rFonts w:asciiTheme="minorHAnsi" w:eastAsiaTheme="minorEastAsia" w:hAnsiTheme="minorHAnsi" w:cstheme="minorBidi"/>
          <w:noProof/>
          <w:color w:val="auto"/>
          <w:kern w:val="0"/>
          <w:sz w:val="24"/>
          <w:lang w:eastAsia="en-US"/>
        </w:rPr>
      </w:pPr>
      <w:del w:id="790" w:author="Bob Yencha" w:date="2011-12-20T00:33:00Z">
        <w:r w:rsidDel="004E1550">
          <w:rPr>
            <w:noProof/>
          </w:rPr>
          <w:delText>3.3</w:delText>
        </w:r>
        <w:r w:rsidDel="004E1550">
          <w:rPr>
            <w:rFonts w:asciiTheme="minorHAnsi" w:eastAsiaTheme="minorEastAsia" w:hAnsiTheme="minorHAnsi" w:cstheme="minorBidi"/>
            <w:noProof/>
            <w:color w:val="auto"/>
            <w:kern w:val="0"/>
            <w:sz w:val="24"/>
            <w:lang w:eastAsia="en-US"/>
          </w:rPr>
          <w:tab/>
        </w:r>
        <w:r w:rsidDel="004E1550">
          <w:rPr>
            <w:noProof/>
          </w:rPr>
          <w:delText>Segment and Field Descriptions</w:delText>
        </w:r>
        <w:r w:rsidDel="004E1550">
          <w:rPr>
            <w:noProof/>
          </w:rPr>
          <w:tab/>
          <w:delText>51</w:delText>
        </w:r>
      </w:del>
    </w:p>
    <w:p w14:paraId="46C3E6ED" w14:textId="77777777" w:rsidR="002D1651" w:rsidDel="004E1550" w:rsidRDefault="002D1651">
      <w:pPr>
        <w:pStyle w:val="TOC2"/>
        <w:tabs>
          <w:tab w:val="left" w:pos="885"/>
          <w:tab w:val="right" w:leader="dot" w:pos="9350"/>
        </w:tabs>
        <w:rPr>
          <w:del w:id="791" w:author="Bob Yencha" w:date="2011-12-20T00:33:00Z"/>
          <w:rFonts w:asciiTheme="minorHAnsi" w:eastAsiaTheme="minorEastAsia" w:hAnsiTheme="minorHAnsi" w:cstheme="minorBidi"/>
          <w:noProof/>
          <w:color w:val="auto"/>
          <w:kern w:val="0"/>
          <w:sz w:val="24"/>
          <w:lang w:eastAsia="en-US"/>
        </w:rPr>
      </w:pPr>
      <w:del w:id="792" w:author="Bob Yencha" w:date="2011-12-20T00:33:00Z">
        <w:r w:rsidDel="004E1550">
          <w:rPr>
            <w:noProof/>
          </w:rPr>
          <w:delText>3.3.1</w:delText>
        </w:r>
        <w:r w:rsidDel="004E1550">
          <w:rPr>
            <w:rFonts w:asciiTheme="minorHAnsi" w:eastAsiaTheme="minorEastAsia" w:hAnsiTheme="minorHAnsi" w:cstheme="minorBidi"/>
            <w:noProof/>
            <w:color w:val="auto"/>
            <w:kern w:val="0"/>
            <w:sz w:val="24"/>
            <w:lang w:eastAsia="en-US"/>
          </w:rPr>
          <w:tab/>
        </w:r>
        <w:r w:rsidDel="004E1550">
          <w:rPr>
            <w:noProof/>
          </w:rPr>
          <w:delText>MSH – Message Header Segment</w:delText>
        </w:r>
        <w:r w:rsidDel="004E1550">
          <w:rPr>
            <w:noProof/>
          </w:rPr>
          <w:tab/>
          <w:delText>52</w:delText>
        </w:r>
      </w:del>
    </w:p>
    <w:p w14:paraId="647EDB73" w14:textId="77777777" w:rsidR="002D1651" w:rsidDel="004E1550" w:rsidRDefault="002D1651">
      <w:pPr>
        <w:pStyle w:val="TOC2"/>
        <w:tabs>
          <w:tab w:val="left" w:pos="885"/>
          <w:tab w:val="right" w:leader="dot" w:pos="9350"/>
        </w:tabs>
        <w:rPr>
          <w:del w:id="793" w:author="Bob Yencha" w:date="2011-12-20T00:33:00Z"/>
          <w:rFonts w:asciiTheme="minorHAnsi" w:eastAsiaTheme="minorEastAsia" w:hAnsiTheme="minorHAnsi" w:cstheme="minorBidi"/>
          <w:noProof/>
          <w:color w:val="auto"/>
          <w:kern w:val="0"/>
          <w:sz w:val="24"/>
          <w:lang w:eastAsia="en-US"/>
        </w:rPr>
      </w:pPr>
      <w:del w:id="794" w:author="Bob Yencha" w:date="2011-12-20T00:33:00Z">
        <w:r w:rsidDel="004E1550">
          <w:rPr>
            <w:noProof/>
          </w:rPr>
          <w:delText>3.3.2</w:delText>
        </w:r>
        <w:r w:rsidDel="004E1550">
          <w:rPr>
            <w:rFonts w:asciiTheme="minorHAnsi" w:eastAsiaTheme="minorEastAsia" w:hAnsiTheme="minorHAnsi" w:cstheme="minorBidi"/>
            <w:noProof/>
            <w:color w:val="auto"/>
            <w:kern w:val="0"/>
            <w:sz w:val="24"/>
            <w:lang w:eastAsia="en-US"/>
          </w:rPr>
          <w:tab/>
        </w:r>
        <w:r w:rsidDel="004E1550">
          <w:rPr>
            <w:noProof/>
          </w:rPr>
          <w:delText>SFT – Software Segment</w:delText>
        </w:r>
        <w:r w:rsidDel="004E1550">
          <w:rPr>
            <w:noProof/>
          </w:rPr>
          <w:tab/>
          <w:delText>56</w:delText>
        </w:r>
      </w:del>
    </w:p>
    <w:p w14:paraId="71B5C44F" w14:textId="77777777" w:rsidR="002D1651" w:rsidDel="004E1550" w:rsidRDefault="002D1651">
      <w:pPr>
        <w:pStyle w:val="TOC2"/>
        <w:tabs>
          <w:tab w:val="left" w:pos="885"/>
          <w:tab w:val="right" w:leader="dot" w:pos="9350"/>
        </w:tabs>
        <w:rPr>
          <w:del w:id="795" w:author="Bob Yencha" w:date="2011-12-20T00:33:00Z"/>
          <w:rFonts w:asciiTheme="minorHAnsi" w:eastAsiaTheme="minorEastAsia" w:hAnsiTheme="minorHAnsi" w:cstheme="minorBidi"/>
          <w:noProof/>
          <w:color w:val="auto"/>
          <w:kern w:val="0"/>
          <w:sz w:val="24"/>
          <w:lang w:eastAsia="en-US"/>
        </w:rPr>
      </w:pPr>
      <w:del w:id="796" w:author="Bob Yencha" w:date="2011-12-20T00:33:00Z">
        <w:r w:rsidDel="004E1550">
          <w:rPr>
            <w:noProof/>
          </w:rPr>
          <w:delText>3.3.3</w:delText>
        </w:r>
        <w:r w:rsidDel="004E1550">
          <w:rPr>
            <w:rFonts w:asciiTheme="minorHAnsi" w:eastAsiaTheme="minorEastAsia" w:hAnsiTheme="minorHAnsi" w:cstheme="minorBidi"/>
            <w:noProof/>
            <w:color w:val="auto"/>
            <w:kern w:val="0"/>
            <w:sz w:val="24"/>
            <w:lang w:eastAsia="en-US"/>
          </w:rPr>
          <w:tab/>
        </w:r>
        <w:r w:rsidDel="004E1550">
          <w:rPr>
            <w:noProof/>
          </w:rPr>
          <w:delText>ERR – Error Segment</w:delText>
        </w:r>
        <w:r w:rsidDel="004E1550">
          <w:rPr>
            <w:noProof/>
          </w:rPr>
          <w:tab/>
          <w:delText>57</w:delText>
        </w:r>
      </w:del>
    </w:p>
    <w:p w14:paraId="6538FC5D" w14:textId="77777777" w:rsidR="002D1651" w:rsidDel="004E1550" w:rsidRDefault="002D1651">
      <w:pPr>
        <w:pStyle w:val="TOC2"/>
        <w:tabs>
          <w:tab w:val="left" w:pos="885"/>
          <w:tab w:val="right" w:leader="dot" w:pos="9350"/>
        </w:tabs>
        <w:rPr>
          <w:del w:id="797" w:author="Bob Yencha" w:date="2011-12-20T00:33:00Z"/>
          <w:rFonts w:asciiTheme="minorHAnsi" w:eastAsiaTheme="minorEastAsia" w:hAnsiTheme="minorHAnsi" w:cstheme="minorBidi"/>
          <w:noProof/>
          <w:color w:val="auto"/>
          <w:kern w:val="0"/>
          <w:sz w:val="24"/>
          <w:lang w:eastAsia="en-US"/>
        </w:rPr>
      </w:pPr>
      <w:del w:id="798" w:author="Bob Yencha" w:date="2011-12-20T00:33:00Z">
        <w:r w:rsidDel="004E1550">
          <w:rPr>
            <w:noProof/>
          </w:rPr>
          <w:delText>3.3.4</w:delText>
        </w:r>
        <w:r w:rsidDel="004E1550">
          <w:rPr>
            <w:rFonts w:asciiTheme="minorHAnsi" w:eastAsiaTheme="minorEastAsia" w:hAnsiTheme="minorHAnsi" w:cstheme="minorBidi"/>
            <w:noProof/>
            <w:color w:val="auto"/>
            <w:kern w:val="0"/>
            <w:sz w:val="24"/>
            <w:lang w:eastAsia="en-US"/>
          </w:rPr>
          <w:tab/>
        </w:r>
        <w:r w:rsidDel="004E1550">
          <w:rPr>
            <w:noProof/>
          </w:rPr>
          <w:delText>PID – Patient Identification Segment</w:delText>
        </w:r>
        <w:r w:rsidDel="004E1550">
          <w:rPr>
            <w:noProof/>
          </w:rPr>
          <w:tab/>
          <w:delText>58</w:delText>
        </w:r>
      </w:del>
    </w:p>
    <w:p w14:paraId="56366AC1" w14:textId="77777777" w:rsidR="002D1651" w:rsidDel="004E1550" w:rsidRDefault="002D1651">
      <w:pPr>
        <w:pStyle w:val="TOC2"/>
        <w:tabs>
          <w:tab w:val="left" w:pos="885"/>
          <w:tab w:val="right" w:leader="dot" w:pos="9350"/>
        </w:tabs>
        <w:rPr>
          <w:del w:id="799" w:author="Bob Yencha" w:date="2011-12-20T00:33:00Z"/>
          <w:rFonts w:asciiTheme="minorHAnsi" w:eastAsiaTheme="minorEastAsia" w:hAnsiTheme="minorHAnsi" w:cstheme="minorBidi"/>
          <w:noProof/>
          <w:color w:val="auto"/>
          <w:kern w:val="0"/>
          <w:sz w:val="24"/>
          <w:lang w:eastAsia="en-US"/>
        </w:rPr>
      </w:pPr>
      <w:del w:id="800" w:author="Bob Yencha" w:date="2011-12-20T00:33:00Z">
        <w:r w:rsidDel="004E1550">
          <w:rPr>
            <w:noProof/>
          </w:rPr>
          <w:delText>3.3.5</w:delText>
        </w:r>
        <w:r w:rsidDel="004E1550">
          <w:rPr>
            <w:rFonts w:asciiTheme="minorHAnsi" w:eastAsiaTheme="minorEastAsia" w:hAnsiTheme="minorHAnsi" w:cstheme="minorBidi"/>
            <w:noProof/>
            <w:color w:val="auto"/>
            <w:kern w:val="0"/>
            <w:sz w:val="24"/>
            <w:lang w:eastAsia="en-US"/>
          </w:rPr>
          <w:tab/>
        </w:r>
        <w:r w:rsidDel="004E1550">
          <w:rPr>
            <w:noProof/>
          </w:rPr>
          <w:delText>NK1 – Next of Kin Segment – make ref</w:delText>
        </w:r>
        <w:r w:rsidDel="004E1550">
          <w:rPr>
            <w:noProof/>
          </w:rPr>
          <w:tab/>
          <w:delText>61</w:delText>
        </w:r>
      </w:del>
    </w:p>
    <w:p w14:paraId="00AA4855" w14:textId="77777777" w:rsidR="002D1651" w:rsidDel="004E1550" w:rsidRDefault="002D1651">
      <w:pPr>
        <w:pStyle w:val="TOC2"/>
        <w:tabs>
          <w:tab w:val="left" w:pos="885"/>
          <w:tab w:val="right" w:leader="dot" w:pos="9350"/>
        </w:tabs>
        <w:rPr>
          <w:del w:id="801" w:author="Bob Yencha" w:date="2011-12-20T00:33:00Z"/>
          <w:rFonts w:asciiTheme="minorHAnsi" w:eastAsiaTheme="minorEastAsia" w:hAnsiTheme="minorHAnsi" w:cstheme="minorBidi"/>
          <w:noProof/>
          <w:color w:val="auto"/>
          <w:kern w:val="0"/>
          <w:sz w:val="24"/>
          <w:lang w:eastAsia="en-US"/>
        </w:rPr>
      </w:pPr>
      <w:del w:id="802" w:author="Bob Yencha" w:date="2011-12-20T00:33:00Z">
        <w:r w:rsidDel="004E1550">
          <w:rPr>
            <w:noProof/>
          </w:rPr>
          <w:delText>3.3.6</w:delText>
        </w:r>
        <w:r w:rsidDel="004E1550">
          <w:rPr>
            <w:rFonts w:asciiTheme="minorHAnsi" w:eastAsiaTheme="minorEastAsia" w:hAnsiTheme="minorHAnsi" w:cstheme="minorBidi"/>
            <w:noProof/>
            <w:color w:val="auto"/>
            <w:kern w:val="0"/>
            <w:sz w:val="24"/>
            <w:lang w:eastAsia="en-US"/>
          </w:rPr>
          <w:tab/>
        </w:r>
        <w:r w:rsidDel="004E1550">
          <w:rPr>
            <w:noProof/>
          </w:rPr>
          <w:delText>PV1 – Patient Visit Information</w:delText>
        </w:r>
        <w:r w:rsidDel="004E1550">
          <w:rPr>
            <w:noProof/>
          </w:rPr>
          <w:tab/>
          <w:delText>62</w:delText>
        </w:r>
      </w:del>
    </w:p>
    <w:p w14:paraId="1FA58CAB" w14:textId="77777777" w:rsidR="002D1651" w:rsidDel="004E1550" w:rsidRDefault="002D1651">
      <w:pPr>
        <w:pStyle w:val="TOC2"/>
        <w:tabs>
          <w:tab w:val="left" w:pos="885"/>
          <w:tab w:val="right" w:leader="dot" w:pos="9350"/>
        </w:tabs>
        <w:rPr>
          <w:del w:id="803" w:author="Bob Yencha" w:date="2011-12-20T00:33:00Z"/>
          <w:rFonts w:asciiTheme="minorHAnsi" w:eastAsiaTheme="minorEastAsia" w:hAnsiTheme="minorHAnsi" w:cstheme="minorBidi"/>
          <w:noProof/>
          <w:color w:val="auto"/>
          <w:kern w:val="0"/>
          <w:sz w:val="24"/>
          <w:lang w:eastAsia="en-US"/>
        </w:rPr>
      </w:pPr>
      <w:del w:id="804" w:author="Bob Yencha" w:date="2011-12-20T00:33:00Z">
        <w:r w:rsidDel="004E1550">
          <w:rPr>
            <w:noProof/>
          </w:rPr>
          <w:delText>3.3.7</w:delText>
        </w:r>
        <w:r w:rsidDel="004E1550">
          <w:rPr>
            <w:rFonts w:asciiTheme="minorHAnsi" w:eastAsiaTheme="minorEastAsia" w:hAnsiTheme="minorHAnsi" w:cstheme="minorBidi"/>
            <w:noProof/>
            <w:color w:val="auto"/>
            <w:kern w:val="0"/>
            <w:sz w:val="24"/>
            <w:lang w:eastAsia="en-US"/>
          </w:rPr>
          <w:tab/>
        </w:r>
        <w:r w:rsidDel="004E1550">
          <w:rPr>
            <w:noProof/>
          </w:rPr>
          <w:delText>PV2 – Patient Visit – Additional Information Segment insert ref to base</w:delText>
        </w:r>
        <w:r w:rsidDel="004E1550">
          <w:rPr>
            <w:noProof/>
          </w:rPr>
          <w:tab/>
          <w:delText>64</w:delText>
        </w:r>
      </w:del>
    </w:p>
    <w:p w14:paraId="2D1240E8" w14:textId="77777777" w:rsidR="002D1651" w:rsidDel="004E1550" w:rsidRDefault="002D1651">
      <w:pPr>
        <w:pStyle w:val="TOC2"/>
        <w:tabs>
          <w:tab w:val="left" w:pos="885"/>
          <w:tab w:val="right" w:leader="dot" w:pos="9350"/>
        </w:tabs>
        <w:rPr>
          <w:del w:id="805" w:author="Bob Yencha" w:date="2011-12-20T00:33:00Z"/>
          <w:rFonts w:asciiTheme="minorHAnsi" w:eastAsiaTheme="minorEastAsia" w:hAnsiTheme="minorHAnsi" w:cstheme="minorBidi"/>
          <w:noProof/>
          <w:color w:val="auto"/>
          <w:kern w:val="0"/>
          <w:sz w:val="24"/>
          <w:lang w:eastAsia="en-US"/>
        </w:rPr>
      </w:pPr>
      <w:del w:id="806" w:author="Bob Yencha" w:date="2011-12-20T00:33:00Z">
        <w:r w:rsidDel="004E1550">
          <w:rPr>
            <w:noProof/>
          </w:rPr>
          <w:delText>3.3.8</w:delText>
        </w:r>
        <w:r w:rsidDel="004E1550">
          <w:rPr>
            <w:rFonts w:asciiTheme="minorHAnsi" w:eastAsiaTheme="minorEastAsia" w:hAnsiTheme="minorHAnsi" w:cstheme="minorBidi"/>
            <w:noProof/>
            <w:color w:val="auto"/>
            <w:kern w:val="0"/>
            <w:sz w:val="24"/>
            <w:lang w:eastAsia="en-US"/>
          </w:rPr>
          <w:tab/>
        </w:r>
        <w:r w:rsidDel="004E1550">
          <w:rPr>
            <w:noProof/>
          </w:rPr>
          <w:delText>ORC – Common Order Segment</w:delText>
        </w:r>
        <w:r w:rsidDel="004E1550">
          <w:rPr>
            <w:noProof/>
          </w:rPr>
          <w:tab/>
          <w:delText>64</w:delText>
        </w:r>
      </w:del>
    </w:p>
    <w:p w14:paraId="3050DFE2" w14:textId="77777777" w:rsidR="002D1651" w:rsidDel="004E1550" w:rsidRDefault="002D1651">
      <w:pPr>
        <w:pStyle w:val="TOC2"/>
        <w:tabs>
          <w:tab w:val="left" w:pos="885"/>
          <w:tab w:val="right" w:leader="dot" w:pos="9350"/>
        </w:tabs>
        <w:rPr>
          <w:del w:id="807" w:author="Bob Yencha" w:date="2011-12-20T00:33:00Z"/>
          <w:rFonts w:asciiTheme="minorHAnsi" w:eastAsiaTheme="minorEastAsia" w:hAnsiTheme="minorHAnsi" w:cstheme="minorBidi"/>
          <w:noProof/>
          <w:color w:val="auto"/>
          <w:kern w:val="0"/>
          <w:sz w:val="24"/>
          <w:lang w:eastAsia="en-US"/>
        </w:rPr>
      </w:pPr>
      <w:del w:id="808" w:author="Bob Yencha" w:date="2011-12-20T00:33:00Z">
        <w:r w:rsidDel="004E1550">
          <w:rPr>
            <w:noProof/>
          </w:rPr>
          <w:delText>3.3.9</w:delText>
        </w:r>
        <w:r w:rsidDel="004E1550">
          <w:rPr>
            <w:rFonts w:asciiTheme="minorHAnsi" w:eastAsiaTheme="minorEastAsia" w:hAnsiTheme="minorHAnsi" w:cstheme="minorBidi"/>
            <w:noProof/>
            <w:color w:val="auto"/>
            <w:kern w:val="0"/>
            <w:sz w:val="24"/>
            <w:lang w:eastAsia="en-US"/>
          </w:rPr>
          <w:tab/>
        </w:r>
        <w:r w:rsidDel="004E1550">
          <w:rPr>
            <w:noProof/>
          </w:rPr>
          <w:delText>OBR – Observation Request Segment</w:delText>
        </w:r>
        <w:r w:rsidDel="004E1550">
          <w:rPr>
            <w:noProof/>
          </w:rPr>
          <w:tab/>
          <w:delText>67</w:delText>
        </w:r>
      </w:del>
    </w:p>
    <w:p w14:paraId="29A9A9E5" w14:textId="77777777" w:rsidR="002D1651" w:rsidDel="004E1550" w:rsidRDefault="002D1651">
      <w:pPr>
        <w:pStyle w:val="TOC2"/>
        <w:tabs>
          <w:tab w:val="left" w:pos="996"/>
          <w:tab w:val="right" w:leader="dot" w:pos="9350"/>
        </w:tabs>
        <w:rPr>
          <w:del w:id="809" w:author="Bob Yencha" w:date="2011-12-20T00:33:00Z"/>
          <w:rFonts w:asciiTheme="minorHAnsi" w:eastAsiaTheme="minorEastAsia" w:hAnsiTheme="minorHAnsi" w:cstheme="minorBidi"/>
          <w:noProof/>
          <w:color w:val="auto"/>
          <w:kern w:val="0"/>
          <w:sz w:val="24"/>
          <w:lang w:eastAsia="en-US"/>
        </w:rPr>
      </w:pPr>
      <w:del w:id="810" w:author="Bob Yencha" w:date="2011-12-20T00:33:00Z">
        <w:r w:rsidDel="004E1550">
          <w:rPr>
            <w:noProof/>
          </w:rPr>
          <w:delText>3.3.10</w:delText>
        </w:r>
        <w:r w:rsidDel="004E1550">
          <w:rPr>
            <w:rFonts w:asciiTheme="minorHAnsi" w:eastAsiaTheme="minorEastAsia" w:hAnsiTheme="minorHAnsi" w:cstheme="minorBidi"/>
            <w:noProof/>
            <w:color w:val="auto"/>
            <w:kern w:val="0"/>
            <w:sz w:val="24"/>
            <w:lang w:eastAsia="en-US"/>
          </w:rPr>
          <w:tab/>
        </w:r>
        <w:r w:rsidDel="004E1550">
          <w:rPr>
            <w:noProof/>
          </w:rPr>
          <w:delText>TQ1 – Timing/Quantity Segment</w:delText>
        </w:r>
        <w:r w:rsidDel="004E1550">
          <w:rPr>
            <w:noProof/>
          </w:rPr>
          <w:tab/>
          <w:delText>74</w:delText>
        </w:r>
      </w:del>
    </w:p>
    <w:p w14:paraId="6CE78EA4" w14:textId="77777777" w:rsidR="002D1651" w:rsidDel="004E1550" w:rsidRDefault="002D1651">
      <w:pPr>
        <w:pStyle w:val="TOC2"/>
        <w:tabs>
          <w:tab w:val="left" w:pos="996"/>
          <w:tab w:val="right" w:leader="dot" w:pos="9350"/>
        </w:tabs>
        <w:rPr>
          <w:del w:id="811" w:author="Bob Yencha" w:date="2011-12-20T00:33:00Z"/>
          <w:rFonts w:asciiTheme="minorHAnsi" w:eastAsiaTheme="minorEastAsia" w:hAnsiTheme="minorHAnsi" w:cstheme="minorBidi"/>
          <w:noProof/>
          <w:color w:val="auto"/>
          <w:kern w:val="0"/>
          <w:sz w:val="24"/>
          <w:lang w:eastAsia="en-US"/>
        </w:rPr>
      </w:pPr>
      <w:del w:id="812" w:author="Bob Yencha" w:date="2011-12-20T00:33:00Z">
        <w:r w:rsidDel="004E1550">
          <w:rPr>
            <w:noProof/>
          </w:rPr>
          <w:delText>3.3.11</w:delText>
        </w:r>
        <w:r w:rsidDel="004E1550">
          <w:rPr>
            <w:rFonts w:asciiTheme="minorHAnsi" w:eastAsiaTheme="minorEastAsia" w:hAnsiTheme="minorHAnsi" w:cstheme="minorBidi"/>
            <w:noProof/>
            <w:color w:val="auto"/>
            <w:kern w:val="0"/>
            <w:sz w:val="24"/>
            <w:lang w:eastAsia="en-US"/>
          </w:rPr>
          <w:tab/>
        </w:r>
        <w:r w:rsidDel="004E1550">
          <w:rPr>
            <w:noProof/>
          </w:rPr>
          <w:delText>OBX – Observation/Result Segment</w:delText>
        </w:r>
        <w:r w:rsidDel="004E1550">
          <w:rPr>
            <w:noProof/>
          </w:rPr>
          <w:tab/>
          <w:delText>75</w:delText>
        </w:r>
      </w:del>
    </w:p>
    <w:p w14:paraId="0A5826F9" w14:textId="77777777" w:rsidR="002D1651" w:rsidDel="004E1550" w:rsidRDefault="002D1651">
      <w:pPr>
        <w:pStyle w:val="TOC2"/>
        <w:tabs>
          <w:tab w:val="left" w:pos="1163"/>
          <w:tab w:val="right" w:leader="dot" w:pos="9350"/>
        </w:tabs>
        <w:rPr>
          <w:del w:id="813" w:author="Bob Yencha" w:date="2011-12-20T00:33:00Z"/>
          <w:rFonts w:asciiTheme="minorHAnsi" w:eastAsiaTheme="minorEastAsia" w:hAnsiTheme="minorHAnsi" w:cstheme="minorBidi"/>
          <w:noProof/>
          <w:color w:val="auto"/>
          <w:kern w:val="0"/>
          <w:sz w:val="24"/>
          <w:lang w:eastAsia="en-US"/>
        </w:rPr>
      </w:pPr>
      <w:del w:id="814" w:author="Bob Yencha" w:date="2011-12-20T00:33:00Z">
        <w:r w:rsidDel="004E1550">
          <w:rPr>
            <w:noProof/>
          </w:rPr>
          <w:delText>3.3.11.1</w:delText>
        </w:r>
        <w:r w:rsidDel="004E1550">
          <w:rPr>
            <w:rFonts w:asciiTheme="minorHAnsi" w:eastAsiaTheme="minorEastAsia" w:hAnsiTheme="minorHAnsi" w:cstheme="minorBidi"/>
            <w:noProof/>
            <w:color w:val="auto"/>
            <w:kern w:val="0"/>
            <w:sz w:val="24"/>
            <w:lang w:eastAsia="en-US"/>
          </w:rPr>
          <w:tab/>
        </w:r>
        <w:r w:rsidDel="004E1550">
          <w:rPr>
            <w:noProof/>
          </w:rPr>
          <w:delText>Observation Identifiers, Observation Values, Interpretations and Comments</w:delText>
        </w:r>
        <w:r w:rsidDel="004E1550">
          <w:rPr>
            <w:noProof/>
          </w:rPr>
          <w:tab/>
          <w:delText>80</w:delText>
        </w:r>
      </w:del>
    </w:p>
    <w:p w14:paraId="72DBE436" w14:textId="77777777" w:rsidR="002D1651" w:rsidDel="004E1550" w:rsidRDefault="002D1651">
      <w:pPr>
        <w:pStyle w:val="TOC2"/>
        <w:tabs>
          <w:tab w:val="left" w:pos="996"/>
          <w:tab w:val="right" w:leader="dot" w:pos="9350"/>
        </w:tabs>
        <w:rPr>
          <w:del w:id="815" w:author="Bob Yencha" w:date="2011-12-20T00:33:00Z"/>
          <w:rFonts w:asciiTheme="minorHAnsi" w:eastAsiaTheme="minorEastAsia" w:hAnsiTheme="minorHAnsi" w:cstheme="minorBidi"/>
          <w:noProof/>
          <w:color w:val="auto"/>
          <w:kern w:val="0"/>
          <w:sz w:val="24"/>
          <w:lang w:eastAsia="en-US"/>
        </w:rPr>
      </w:pPr>
      <w:del w:id="816" w:author="Bob Yencha" w:date="2011-12-20T00:33:00Z">
        <w:r w:rsidDel="004E1550">
          <w:rPr>
            <w:noProof/>
          </w:rPr>
          <w:delText>3.3.12</w:delText>
        </w:r>
        <w:r w:rsidDel="004E1550">
          <w:rPr>
            <w:rFonts w:asciiTheme="minorHAnsi" w:eastAsiaTheme="minorEastAsia" w:hAnsiTheme="minorHAnsi" w:cstheme="minorBidi"/>
            <w:noProof/>
            <w:color w:val="auto"/>
            <w:kern w:val="0"/>
            <w:sz w:val="24"/>
            <w:lang w:eastAsia="en-US"/>
          </w:rPr>
          <w:tab/>
        </w:r>
        <w:r w:rsidDel="004E1550">
          <w:rPr>
            <w:noProof/>
          </w:rPr>
          <w:delText>SPM – Specimen Segment</w:delText>
        </w:r>
        <w:r w:rsidDel="004E1550">
          <w:rPr>
            <w:noProof/>
          </w:rPr>
          <w:tab/>
          <w:delText>82</w:delText>
        </w:r>
      </w:del>
    </w:p>
    <w:p w14:paraId="78CEEFF0" w14:textId="77777777" w:rsidR="002D1651" w:rsidDel="004E1550" w:rsidRDefault="002D1651">
      <w:pPr>
        <w:pStyle w:val="TOC2"/>
        <w:tabs>
          <w:tab w:val="left" w:pos="996"/>
          <w:tab w:val="right" w:leader="dot" w:pos="9350"/>
        </w:tabs>
        <w:rPr>
          <w:del w:id="817" w:author="Bob Yencha" w:date="2011-12-20T00:33:00Z"/>
          <w:rFonts w:asciiTheme="minorHAnsi" w:eastAsiaTheme="minorEastAsia" w:hAnsiTheme="minorHAnsi" w:cstheme="minorBidi"/>
          <w:noProof/>
          <w:color w:val="auto"/>
          <w:kern w:val="0"/>
          <w:sz w:val="24"/>
          <w:lang w:eastAsia="en-US"/>
        </w:rPr>
      </w:pPr>
      <w:del w:id="818" w:author="Bob Yencha" w:date="2011-12-20T00:33:00Z">
        <w:r w:rsidDel="004E1550">
          <w:rPr>
            <w:noProof/>
          </w:rPr>
          <w:delText>3.3.13</w:delText>
        </w:r>
        <w:r w:rsidDel="004E1550">
          <w:rPr>
            <w:rFonts w:asciiTheme="minorHAnsi" w:eastAsiaTheme="minorEastAsia" w:hAnsiTheme="minorHAnsi" w:cstheme="minorBidi"/>
            <w:noProof/>
            <w:color w:val="auto"/>
            <w:kern w:val="0"/>
            <w:sz w:val="24"/>
            <w:lang w:eastAsia="en-US"/>
          </w:rPr>
          <w:tab/>
        </w:r>
        <w:r w:rsidDel="004E1550">
          <w:rPr>
            <w:noProof/>
          </w:rPr>
          <w:delText>NTE – Notes and Comments Segment</w:delText>
        </w:r>
        <w:r w:rsidDel="004E1550">
          <w:rPr>
            <w:noProof/>
          </w:rPr>
          <w:tab/>
          <w:delText>85</w:delText>
        </w:r>
      </w:del>
    </w:p>
    <w:p w14:paraId="35D7C200" w14:textId="77777777" w:rsidR="002D1651" w:rsidDel="004E1550" w:rsidRDefault="002D1651">
      <w:pPr>
        <w:pStyle w:val="TOC1"/>
        <w:tabs>
          <w:tab w:val="left" w:pos="390"/>
        </w:tabs>
        <w:rPr>
          <w:del w:id="819" w:author="Bob Yencha" w:date="2011-12-20T00:33:00Z"/>
          <w:rFonts w:asciiTheme="minorHAnsi" w:eastAsiaTheme="minorEastAsia" w:hAnsiTheme="minorHAnsi" w:cstheme="minorBidi"/>
          <w:b w:val="0"/>
          <w:bCs w:val="0"/>
          <w:smallCaps w:val="0"/>
          <w:noProof/>
          <w:color w:val="auto"/>
          <w:kern w:val="0"/>
          <w:sz w:val="24"/>
          <w:lang w:eastAsia="en-US"/>
        </w:rPr>
      </w:pPr>
      <w:del w:id="820" w:author="Bob Yencha" w:date="2011-12-20T00:33:00Z">
        <w:r w:rsidDel="004E1550">
          <w:rPr>
            <w:noProof/>
          </w:rPr>
          <w:delText>4.</w:delText>
        </w:r>
        <w:r w:rsidDel="004E1550">
          <w:rPr>
            <w:rFonts w:asciiTheme="minorHAnsi" w:eastAsiaTheme="minorEastAsia" w:hAnsiTheme="minorHAnsi" w:cstheme="minorBidi"/>
            <w:b w:val="0"/>
            <w:bCs w:val="0"/>
            <w:smallCaps w:val="0"/>
            <w:noProof/>
            <w:color w:val="auto"/>
            <w:kern w:val="0"/>
            <w:sz w:val="24"/>
            <w:lang w:eastAsia="en-US"/>
          </w:rPr>
          <w:tab/>
        </w:r>
        <w:r w:rsidDel="004E1550">
          <w:rPr>
            <w:noProof/>
          </w:rPr>
          <w:delText>Code Systems and Value Sets</w:delText>
        </w:r>
        <w:r w:rsidDel="004E1550">
          <w:rPr>
            <w:noProof/>
          </w:rPr>
          <w:tab/>
          <w:delText>86</w:delText>
        </w:r>
      </w:del>
    </w:p>
    <w:p w14:paraId="313A3E90" w14:textId="77777777" w:rsidR="002D1651" w:rsidDel="004E1550" w:rsidRDefault="002D1651">
      <w:pPr>
        <w:pStyle w:val="TOC2"/>
        <w:tabs>
          <w:tab w:val="left" w:pos="718"/>
          <w:tab w:val="right" w:leader="dot" w:pos="9350"/>
        </w:tabs>
        <w:rPr>
          <w:del w:id="821" w:author="Bob Yencha" w:date="2011-12-20T00:33:00Z"/>
          <w:rFonts w:asciiTheme="minorHAnsi" w:eastAsiaTheme="minorEastAsia" w:hAnsiTheme="minorHAnsi" w:cstheme="minorBidi"/>
          <w:noProof/>
          <w:color w:val="auto"/>
          <w:kern w:val="0"/>
          <w:sz w:val="24"/>
          <w:lang w:eastAsia="en-US"/>
        </w:rPr>
      </w:pPr>
      <w:del w:id="822" w:author="Bob Yencha" w:date="2011-12-20T00:33:00Z">
        <w:r w:rsidDel="004E1550">
          <w:rPr>
            <w:noProof/>
          </w:rPr>
          <w:delText>4.1</w:delText>
        </w:r>
        <w:r w:rsidDel="004E1550">
          <w:rPr>
            <w:rFonts w:asciiTheme="minorHAnsi" w:eastAsiaTheme="minorEastAsia" w:hAnsiTheme="minorHAnsi" w:cstheme="minorBidi"/>
            <w:noProof/>
            <w:color w:val="auto"/>
            <w:kern w:val="0"/>
            <w:sz w:val="24"/>
            <w:lang w:eastAsia="en-US"/>
          </w:rPr>
          <w:tab/>
        </w:r>
        <w:r w:rsidDel="004E1550">
          <w:rPr>
            <w:noProof/>
          </w:rPr>
          <w:delText>HL7 Tables</w:delText>
        </w:r>
        <w:r w:rsidDel="004E1550">
          <w:rPr>
            <w:noProof/>
          </w:rPr>
          <w:tab/>
          <w:delText>86</w:delText>
        </w:r>
      </w:del>
    </w:p>
    <w:p w14:paraId="227ED582" w14:textId="77777777" w:rsidR="002D1651" w:rsidDel="004E1550" w:rsidRDefault="002D1651">
      <w:pPr>
        <w:pStyle w:val="TOC2"/>
        <w:tabs>
          <w:tab w:val="left" w:pos="718"/>
          <w:tab w:val="right" w:leader="dot" w:pos="9350"/>
        </w:tabs>
        <w:rPr>
          <w:del w:id="823" w:author="Bob Yencha" w:date="2011-12-20T00:33:00Z"/>
          <w:rFonts w:asciiTheme="minorHAnsi" w:eastAsiaTheme="minorEastAsia" w:hAnsiTheme="minorHAnsi" w:cstheme="minorBidi"/>
          <w:noProof/>
          <w:color w:val="auto"/>
          <w:kern w:val="0"/>
          <w:sz w:val="24"/>
          <w:lang w:eastAsia="en-US"/>
        </w:rPr>
      </w:pPr>
      <w:del w:id="824" w:author="Bob Yencha" w:date="2011-12-20T00:33:00Z">
        <w:r w:rsidDel="004E1550">
          <w:rPr>
            <w:noProof/>
          </w:rPr>
          <w:delText>4.2</w:delText>
        </w:r>
        <w:r w:rsidDel="004E1550">
          <w:rPr>
            <w:rFonts w:asciiTheme="minorHAnsi" w:eastAsiaTheme="minorEastAsia" w:hAnsiTheme="minorHAnsi" w:cstheme="minorBidi"/>
            <w:noProof/>
            <w:color w:val="auto"/>
            <w:kern w:val="0"/>
            <w:sz w:val="24"/>
            <w:lang w:eastAsia="en-US"/>
          </w:rPr>
          <w:tab/>
        </w:r>
        <w:r w:rsidDel="004E1550">
          <w:rPr>
            <w:noProof/>
          </w:rPr>
          <w:delText>LOINC</w:delText>
        </w:r>
        <w:r w:rsidDel="004E1550">
          <w:rPr>
            <w:noProof/>
          </w:rPr>
          <w:tab/>
          <w:delText>86</w:delText>
        </w:r>
      </w:del>
    </w:p>
    <w:p w14:paraId="76D1A2BB" w14:textId="77777777" w:rsidR="002D1651" w:rsidDel="004E1550" w:rsidRDefault="002D1651">
      <w:pPr>
        <w:pStyle w:val="TOC2"/>
        <w:tabs>
          <w:tab w:val="left" w:pos="718"/>
          <w:tab w:val="right" w:leader="dot" w:pos="9350"/>
        </w:tabs>
        <w:rPr>
          <w:del w:id="825" w:author="Bob Yencha" w:date="2011-12-20T00:33:00Z"/>
          <w:rFonts w:asciiTheme="minorHAnsi" w:eastAsiaTheme="minorEastAsia" w:hAnsiTheme="minorHAnsi" w:cstheme="minorBidi"/>
          <w:noProof/>
          <w:color w:val="auto"/>
          <w:kern w:val="0"/>
          <w:sz w:val="24"/>
          <w:lang w:eastAsia="en-US"/>
        </w:rPr>
      </w:pPr>
      <w:del w:id="826" w:author="Bob Yencha" w:date="2011-12-20T00:33:00Z">
        <w:r w:rsidDel="004E1550">
          <w:rPr>
            <w:noProof/>
          </w:rPr>
          <w:delText>4.3</w:delText>
        </w:r>
        <w:r w:rsidDel="004E1550">
          <w:rPr>
            <w:rFonts w:asciiTheme="minorHAnsi" w:eastAsiaTheme="minorEastAsia" w:hAnsiTheme="minorHAnsi" w:cstheme="minorBidi"/>
            <w:noProof/>
            <w:color w:val="auto"/>
            <w:kern w:val="0"/>
            <w:sz w:val="24"/>
            <w:lang w:eastAsia="en-US"/>
          </w:rPr>
          <w:tab/>
        </w:r>
        <w:r w:rsidDel="004E1550">
          <w:rPr>
            <w:noProof/>
          </w:rPr>
          <w:delText>SNOMED CT</w:delText>
        </w:r>
        <w:r w:rsidDel="004E1550">
          <w:rPr>
            <w:noProof/>
          </w:rPr>
          <w:tab/>
          <w:delText>87</w:delText>
        </w:r>
      </w:del>
    </w:p>
    <w:p w14:paraId="635CDD36" w14:textId="77777777" w:rsidR="002D1651" w:rsidDel="004E1550" w:rsidRDefault="002D1651">
      <w:pPr>
        <w:pStyle w:val="TOC2"/>
        <w:tabs>
          <w:tab w:val="left" w:pos="718"/>
          <w:tab w:val="right" w:leader="dot" w:pos="9350"/>
        </w:tabs>
        <w:rPr>
          <w:del w:id="827" w:author="Bob Yencha" w:date="2011-12-20T00:33:00Z"/>
          <w:rFonts w:asciiTheme="minorHAnsi" w:eastAsiaTheme="minorEastAsia" w:hAnsiTheme="minorHAnsi" w:cstheme="minorBidi"/>
          <w:noProof/>
          <w:color w:val="auto"/>
          <w:kern w:val="0"/>
          <w:sz w:val="24"/>
          <w:lang w:eastAsia="en-US"/>
        </w:rPr>
      </w:pPr>
      <w:del w:id="828" w:author="Bob Yencha" w:date="2011-12-20T00:33:00Z">
        <w:r w:rsidDel="004E1550">
          <w:rPr>
            <w:noProof/>
          </w:rPr>
          <w:delText>4.4</w:delText>
        </w:r>
        <w:r w:rsidDel="004E1550">
          <w:rPr>
            <w:rFonts w:asciiTheme="minorHAnsi" w:eastAsiaTheme="minorEastAsia" w:hAnsiTheme="minorHAnsi" w:cstheme="minorBidi"/>
            <w:noProof/>
            <w:color w:val="auto"/>
            <w:kern w:val="0"/>
            <w:sz w:val="24"/>
            <w:lang w:eastAsia="en-US"/>
          </w:rPr>
          <w:tab/>
        </w:r>
        <w:r w:rsidDel="004E1550">
          <w:rPr>
            <w:noProof/>
          </w:rPr>
          <w:delText>UCUM</w:delText>
        </w:r>
        <w:r w:rsidDel="004E1550">
          <w:rPr>
            <w:noProof/>
          </w:rPr>
          <w:tab/>
          <w:delText>87</w:delText>
        </w:r>
      </w:del>
    </w:p>
    <w:p w14:paraId="7C9F556D" w14:textId="77777777" w:rsidR="002D1651" w:rsidDel="004E1550" w:rsidRDefault="002D1651">
      <w:pPr>
        <w:pStyle w:val="TOC2"/>
        <w:tabs>
          <w:tab w:val="left" w:pos="718"/>
          <w:tab w:val="right" w:leader="dot" w:pos="9350"/>
        </w:tabs>
        <w:rPr>
          <w:del w:id="829" w:author="Bob Yencha" w:date="2011-12-20T00:33:00Z"/>
          <w:rFonts w:asciiTheme="minorHAnsi" w:eastAsiaTheme="minorEastAsia" w:hAnsiTheme="minorHAnsi" w:cstheme="minorBidi"/>
          <w:noProof/>
          <w:color w:val="auto"/>
          <w:kern w:val="0"/>
          <w:sz w:val="24"/>
          <w:lang w:eastAsia="en-US"/>
        </w:rPr>
      </w:pPr>
      <w:del w:id="830" w:author="Bob Yencha" w:date="2011-12-20T00:33:00Z">
        <w:r w:rsidDel="004E1550">
          <w:rPr>
            <w:noProof/>
          </w:rPr>
          <w:delText>4.5</w:delText>
        </w:r>
        <w:r w:rsidDel="004E1550">
          <w:rPr>
            <w:rFonts w:asciiTheme="minorHAnsi" w:eastAsiaTheme="minorEastAsia" w:hAnsiTheme="minorHAnsi" w:cstheme="minorBidi"/>
            <w:noProof/>
            <w:color w:val="auto"/>
            <w:kern w:val="0"/>
            <w:sz w:val="24"/>
            <w:lang w:eastAsia="en-US"/>
          </w:rPr>
          <w:tab/>
        </w:r>
        <w:r w:rsidDel="004E1550">
          <w:rPr>
            <w:noProof/>
          </w:rPr>
          <w:delText>Vocabulary Constraints</w:delText>
        </w:r>
        <w:r w:rsidDel="004E1550">
          <w:rPr>
            <w:noProof/>
          </w:rPr>
          <w:tab/>
          <w:delText>88</w:delText>
        </w:r>
      </w:del>
    </w:p>
    <w:p w14:paraId="079D3D9F" w14:textId="77777777" w:rsidR="002D1651" w:rsidDel="004E1550" w:rsidRDefault="002D1651">
      <w:pPr>
        <w:pStyle w:val="TOC2"/>
        <w:tabs>
          <w:tab w:val="left" w:pos="718"/>
          <w:tab w:val="right" w:leader="dot" w:pos="9350"/>
        </w:tabs>
        <w:rPr>
          <w:del w:id="831" w:author="Bob Yencha" w:date="2011-12-20T00:33:00Z"/>
          <w:rFonts w:asciiTheme="minorHAnsi" w:eastAsiaTheme="minorEastAsia" w:hAnsiTheme="minorHAnsi" w:cstheme="minorBidi"/>
          <w:noProof/>
          <w:color w:val="auto"/>
          <w:kern w:val="0"/>
          <w:sz w:val="24"/>
          <w:lang w:eastAsia="en-US"/>
        </w:rPr>
      </w:pPr>
      <w:del w:id="832" w:author="Bob Yencha" w:date="2011-12-20T00:33:00Z">
        <w:r w:rsidDel="004E1550">
          <w:rPr>
            <w:noProof/>
          </w:rPr>
          <w:delText>4.6</w:delText>
        </w:r>
        <w:r w:rsidDel="004E1550">
          <w:rPr>
            <w:rFonts w:asciiTheme="minorHAnsi" w:eastAsiaTheme="minorEastAsia" w:hAnsiTheme="minorHAnsi" w:cstheme="minorBidi"/>
            <w:noProof/>
            <w:color w:val="auto"/>
            <w:kern w:val="0"/>
            <w:sz w:val="24"/>
            <w:lang w:eastAsia="en-US"/>
          </w:rPr>
          <w:tab/>
        </w:r>
        <w:r w:rsidDel="004E1550">
          <w:rPr>
            <w:noProof/>
          </w:rPr>
          <w:delText>HL7 Tables</w:delText>
        </w:r>
        <w:r w:rsidDel="004E1550">
          <w:rPr>
            <w:noProof/>
          </w:rPr>
          <w:tab/>
          <w:delText>94</w:delText>
        </w:r>
      </w:del>
    </w:p>
    <w:p w14:paraId="3651BC87" w14:textId="77777777" w:rsidR="002D1651" w:rsidDel="004E1550" w:rsidRDefault="002D1651">
      <w:pPr>
        <w:pStyle w:val="TOC2"/>
        <w:tabs>
          <w:tab w:val="left" w:pos="885"/>
          <w:tab w:val="right" w:leader="dot" w:pos="9350"/>
        </w:tabs>
        <w:rPr>
          <w:del w:id="833" w:author="Bob Yencha" w:date="2011-12-20T00:33:00Z"/>
          <w:rFonts w:asciiTheme="minorHAnsi" w:eastAsiaTheme="minorEastAsia" w:hAnsiTheme="minorHAnsi" w:cstheme="minorBidi"/>
          <w:noProof/>
          <w:color w:val="auto"/>
          <w:kern w:val="0"/>
          <w:sz w:val="24"/>
          <w:lang w:eastAsia="en-US"/>
        </w:rPr>
      </w:pPr>
      <w:del w:id="834" w:author="Bob Yencha" w:date="2011-12-20T00:33:00Z">
        <w:r w:rsidDel="004E1550">
          <w:rPr>
            <w:noProof/>
          </w:rPr>
          <w:delText>4.6.1</w:delText>
        </w:r>
        <w:r w:rsidDel="004E1550">
          <w:rPr>
            <w:rFonts w:asciiTheme="minorHAnsi" w:eastAsiaTheme="minorEastAsia" w:hAnsiTheme="minorHAnsi" w:cstheme="minorBidi"/>
            <w:noProof/>
            <w:color w:val="auto"/>
            <w:kern w:val="0"/>
            <w:sz w:val="24"/>
            <w:lang w:eastAsia="en-US"/>
          </w:rPr>
          <w:tab/>
        </w:r>
        <w:r w:rsidDel="004E1550">
          <w:rPr>
            <w:noProof/>
          </w:rPr>
          <w:delText>HL7 Table 0065 – Specimen Action Code from HL7 V2.7.1 Message - Constrained</w:delText>
        </w:r>
        <w:r w:rsidDel="004E1550">
          <w:rPr>
            <w:noProof/>
          </w:rPr>
          <w:tab/>
          <w:delText>94</w:delText>
        </w:r>
      </w:del>
    </w:p>
    <w:p w14:paraId="78BA509F" w14:textId="77777777" w:rsidR="002D1651" w:rsidDel="004E1550" w:rsidRDefault="002D1651">
      <w:pPr>
        <w:pStyle w:val="TOC2"/>
        <w:tabs>
          <w:tab w:val="left" w:pos="885"/>
          <w:tab w:val="right" w:leader="dot" w:pos="9350"/>
        </w:tabs>
        <w:rPr>
          <w:del w:id="835" w:author="Bob Yencha" w:date="2011-12-20T00:33:00Z"/>
          <w:rFonts w:asciiTheme="minorHAnsi" w:eastAsiaTheme="minorEastAsia" w:hAnsiTheme="minorHAnsi" w:cstheme="minorBidi"/>
          <w:noProof/>
          <w:color w:val="auto"/>
          <w:kern w:val="0"/>
          <w:sz w:val="24"/>
          <w:lang w:eastAsia="en-US"/>
        </w:rPr>
      </w:pPr>
      <w:del w:id="836" w:author="Bob Yencha" w:date="2011-12-20T00:33:00Z">
        <w:r w:rsidDel="004E1550">
          <w:rPr>
            <w:noProof/>
          </w:rPr>
          <w:delText>4.6.2</w:delText>
        </w:r>
        <w:r w:rsidDel="004E1550">
          <w:rPr>
            <w:rFonts w:asciiTheme="minorHAnsi" w:eastAsiaTheme="minorEastAsia" w:hAnsiTheme="minorHAnsi" w:cstheme="minorBidi"/>
            <w:noProof/>
            <w:color w:val="auto"/>
            <w:kern w:val="0"/>
            <w:sz w:val="24"/>
            <w:lang w:eastAsia="en-US"/>
          </w:rPr>
          <w:tab/>
        </w:r>
        <w:r w:rsidDel="004E1550">
          <w:rPr>
            <w:noProof/>
          </w:rPr>
          <w:delText>HL7 Table 0076 – Message Type 2.5.1 (constrained)</w:delText>
        </w:r>
        <w:r w:rsidDel="004E1550">
          <w:rPr>
            <w:noProof/>
          </w:rPr>
          <w:tab/>
          <w:delText>94</w:delText>
        </w:r>
      </w:del>
    </w:p>
    <w:p w14:paraId="1EB3CBD7" w14:textId="77777777" w:rsidR="002D1651" w:rsidDel="004E1550" w:rsidRDefault="002D1651">
      <w:pPr>
        <w:pStyle w:val="TOC2"/>
        <w:tabs>
          <w:tab w:val="left" w:pos="885"/>
          <w:tab w:val="right" w:leader="dot" w:pos="9350"/>
        </w:tabs>
        <w:rPr>
          <w:del w:id="837" w:author="Bob Yencha" w:date="2011-12-20T00:33:00Z"/>
          <w:rFonts w:asciiTheme="minorHAnsi" w:eastAsiaTheme="minorEastAsia" w:hAnsiTheme="minorHAnsi" w:cstheme="minorBidi"/>
          <w:noProof/>
          <w:color w:val="auto"/>
          <w:kern w:val="0"/>
          <w:sz w:val="24"/>
          <w:lang w:eastAsia="en-US"/>
        </w:rPr>
      </w:pPr>
      <w:del w:id="838" w:author="Bob Yencha" w:date="2011-12-20T00:33:00Z">
        <w:r w:rsidDel="004E1550">
          <w:rPr>
            <w:noProof/>
          </w:rPr>
          <w:delText>4.6.3</w:delText>
        </w:r>
        <w:r w:rsidDel="004E1550">
          <w:rPr>
            <w:rFonts w:asciiTheme="minorHAnsi" w:eastAsiaTheme="minorEastAsia" w:hAnsiTheme="minorHAnsi" w:cstheme="minorBidi"/>
            <w:noProof/>
            <w:color w:val="auto"/>
            <w:kern w:val="0"/>
            <w:sz w:val="24"/>
            <w:lang w:eastAsia="en-US"/>
          </w:rPr>
          <w:tab/>
        </w:r>
        <w:r w:rsidDel="004E1550">
          <w:rPr>
            <w:noProof/>
          </w:rPr>
          <w:delText>HL7 Table 0078 – Interpretation Codes from HL7 V2.7.1 Message</w:delText>
        </w:r>
        <w:r w:rsidDel="004E1550">
          <w:rPr>
            <w:noProof/>
          </w:rPr>
          <w:tab/>
          <w:delText>94</w:delText>
        </w:r>
      </w:del>
    </w:p>
    <w:p w14:paraId="729FB61E" w14:textId="77777777" w:rsidR="002D1651" w:rsidDel="004E1550" w:rsidRDefault="002D1651">
      <w:pPr>
        <w:pStyle w:val="TOC2"/>
        <w:tabs>
          <w:tab w:val="left" w:pos="885"/>
          <w:tab w:val="right" w:leader="dot" w:pos="9350"/>
        </w:tabs>
        <w:rPr>
          <w:del w:id="839" w:author="Bob Yencha" w:date="2011-12-20T00:33:00Z"/>
          <w:rFonts w:asciiTheme="minorHAnsi" w:eastAsiaTheme="minorEastAsia" w:hAnsiTheme="minorHAnsi" w:cstheme="minorBidi"/>
          <w:noProof/>
          <w:color w:val="auto"/>
          <w:kern w:val="0"/>
          <w:sz w:val="24"/>
          <w:lang w:eastAsia="en-US"/>
        </w:rPr>
      </w:pPr>
      <w:del w:id="840" w:author="Bob Yencha" w:date="2011-12-20T00:33:00Z">
        <w:r w:rsidDel="004E1550">
          <w:rPr>
            <w:noProof/>
          </w:rPr>
          <w:delText>4.6.4</w:delText>
        </w:r>
        <w:r w:rsidDel="004E1550">
          <w:rPr>
            <w:rFonts w:asciiTheme="minorHAnsi" w:eastAsiaTheme="minorEastAsia" w:hAnsiTheme="minorHAnsi" w:cstheme="minorBidi"/>
            <w:noProof/>
            <w:color w:val="auto"/>
            <w:kern w:val="0"/>
            <w:sz w:val="24"/>
            <w:lang w:eastAsia="en-US"/>
          </w:rPr>
          <w:tab/>
        </w:r>
        <w:r w:rsidDel="004E1550">
          <w:rPr>
            <w:noProof/>
          </w:rPr>
          <w:delText>HL7 Table 0125 – Value Type (Constrained from the Full HL7 Table)</w:delText>
        </w:r>
        <w:r w:rsidDel="004E1550">
          <w:rPr>
            <w:noProof/>
          </w:rPr>
          <w:tab/>
          <w:delText>96</w:delText>
        </w:r>
      </w:del>
    </w:p>
    <w:p w14:paraId="741A93E2" w14:textId="77777777" w:rsidR="002D1651" w:rsidDel="004E1550" w:rsidRDefault="002D1651">
      <w:pPr>
        <w:pStyle w:val="TOC2"/>
        <w:tabs>
          <w:tab w:val="left" w:pos="885"/>
          <w:tab w:val="right" w:leader="dot" w:pos="9350"/>
        </w:tabs>
        <w:rPr>
          <w:del w:id="841" w:author="Bob Yencha" w:date="2011-12-20T00:33:00Z"/>
          <w:rFonts w:asciiTheme="minorHAnsi" w:eastAsiaTheme="minorEastAsia" w:hAnsiTheme="minorHAnsi" w:cstheme="minorBidi"/>
          <w:noProof/>
          <w:color w:val="auto"/>
          <w:kern w:val="0"/>
          <w:sz w:val="24"/>
          <w:lang w:eastAsia="en-US"/>
        </w:rPr>
      </w:pPr>
      <w:del w:id="842" w:author="Bob Yencha" w:date="2011-12-20T00:33:00Z">
        <w:r w:rsidDel="004E1550">
          <w:rPr>
            <w:noProof/>
          </w:rPr>
          <w:delText>4.6.5</w:delText>
        </w:r>
        <w:r w:rsidDel="004E1550">
          <w:rPr>
            <w:rFonts w:asciiTheme="minorHAnsi" w:eastAsiaTheme="minorEastAsia" w:hAnsiTheme="minorHAnsi" w:cstheme="minorBidi"/>
            <w:noProof/>
            <w:color w:val="auto"/>
            <w:kern w:val="0"/>
            <w:sz w:val="24"/>
            <w:lang w:eastAsia="en-US"/>
          </w:rPr>
          <w:tab/>
        </w:r>
        <w:r w:rsidDel="004E1550">
          <w:rPr>
            <w:noProof/>
          </w:rPr>
          <w:delText>HL7 Table 0203 – Identifier Type from HL7 V2.7.1</w:delText>
        </w:r>
        <w:r w:rsidDel="004E1550">
          <w:rPr>
            <w:noProof/>
          </w:rPr>
          <w:tab/>
          <w:delText>98</w:delText>
        </w:r>
      </w:del>
    </w:p>
    <w:p w14:paraId="3AA83006" w14:textId="77777777" w:rsidR="002D1651" w:rsidDel="004E1550" w:rsidRDefault="002D1651">
      <w:pPr>
        <w:pStyle w:val="TOC2"/>
        <w:tabs>
          <w:tab w:val="left" w:pos="885"/>
          <w:tab w:val="right" w:leader="dot" w:pos="9350"/>
        </w:tabs>
        <w:rPr>
          <w:del w:id="843" w:author="Bob Yencha" w:date="2011-12-20T00:33:00Z"/>
          <w:rFonts w:asciiTheme="minorHAnsi" w:eastAsiaTheme="minorEastAsia" w:hAnsiTheme="minorHAnsi" w:cstheme="minorBidi"/>
          <w:noProof/>
          <w:color w:val="auto"/>
          <w:kern w:val="0"/>
          <w:sz w:val="24"/>
          <w:lang w:eastAsia="en-US"/>
        </w:rPr>
      </w:pPr>
      <w:del w:id="844" w:author="Bob Yencha" w:date="2011-12-20T00:33:00Z">
        <w:r w:rsidDel="004E1550">
          <w:rPr>
            <w:noProof/>
          </w:rPr>
          <w:delText>4.6.6</w:delText>
        </w:r>
        <w:r w:rsidDel="004E1550">
          <w:rPr>
            <w:rFonts w:asciiTheme="minorHAnsi" w:eastAsiaTheme="minorEastAsia" w:hAnsiTheme="minorHAnsi" w:cstheme="minorBidi"/>
            <w:noProof/>
            <w:color w:val="auto"/>
            <w:kern w:val="0"/>
            <w:sz w:val="24"/>
            <w:lang w:eastAsia="en-US"/>
          </w:rPr>
          <w:tab/>
        </w:r>
        <w:r w:rsidDel="004E1550">
          <w:rPr>
            <w:noProof/>
          </w:rPr>
          <w:delText>HL7 Table 0291 – Subtype Of Referenced Data</w:delText>
        </w:r>
        <w:r w:rsidDel="004E1550">
          <w:rPr>
            <w:noProof/>
          </w:rPr>
          <w:tab/>
          <w:delText>103</w:delText>
        </w:r>
      </w:del>
    </w:p>
    <w:p w14:paraId="614737CF" w14:textId="77777777" w:rsidR="002D1651" w:rsidDel="004E1550" w:rsidRDefault="002D1651">
      <w:pPr>
        <w:pStyle w:val="TOC2"/>
        <w:tabs>
          <w:tab w:val="left" w:pos="885"/>
          <w:tab w:val="right" w:leader="dot" w:pos="9350"/>
        </w:tabs>
        <w:rPr>
          <w:del w:id="845" w:author="Bob Yencha" w:date="2011-12-20T00:33:00Z"/>
          <w:rFonts w:asciiTheme="minorHAnsi" w:eastAsiaTheme="minorEastAsia" w:hAnsiTheme="minorHAnsi" w:cstheme="minorBidi"/>
          <w:noProof/>
          <w:color w:val="auto"/>
          <w:kern w:val="0"/>
          <w:sz w:val="24"/>
          <w:lang w:eastAsia="en-US"/>
        </w:rPr>
      </w:pPr>
      <w:del w:id="846" w:author="Bob Yencha" w:date="2011-12-20T00:33:00Z">
        <w:r w:rsidDel="004E1550">
          <w:rPr>
            <w:noProof/>
          </w:rPr>
          <w:delText>4.6.7</w:delText>
        </w:r>
        <w:r w:rsidDel="004E1550">
          <w:rPr>
            <w:rFonts w:asciiTheme="minorHAnsi" w:eastAsiaTheme="minorEastAsia" w:hAnsiTheme="minorHAnsi" w:cstheme="minorBidi"/>
            <w:noProof/>
            <w:color w:val="auto"/>
            <w:kern w:val="0"/>
            <w:sz w:val="24"/>
            <w:lang w:eastAsia="en-US"/>
          </w:rPr>
          <w:tab/>
        </w:r>
        <w:r w:rsidDel="004E1550">
          <w:rPr>
            <w:noProof/>
          </w:rPr>
          <w:delText>HL7 Table 0301 - Universal ID Type</w:delText>
        </w:r>
        <w:r w:rsidDel="004E1550">
          <w:rPr>
            <w:noProof/>
          </w:rPr>
          <w:tab/>
          <w:delText>103</w:delText>
        </w:r>
      </w:del>
    </w:p>
    <w:p w14:paraId="0434F40B" w14:textId="77777777" w:rsidR="002D1651" w:rsidDel="004E1550" w:rsidRDefault="002D1651">
      <w:pPr>
        <w:pStyle w:val="TOC2"/>
        <w:tabs>
          <w:tab w:val="left" w:pos="885"/>
          <w:tab w:val="right" w:leader="dot" w:pos="9350"/>
        </w:tabs>
        <w:rPr>
          <w:del w:id="847" w:author="Bob Yencha" w:date="2011-12-20T00:33:00Z"/>
          <w:rFonts w:asciiTheme="minorHAnsi" w:eastAsiaTheme="minorEastAsia" w:hAnsiTheme="minorHAnsi" w:cstheme="minorBidi"/>
          <w:noProof/>
          <w:color w:val="auto"/>
          <w:kern w:val="0"/>
          <w:sz w:val="24"/>
          <w:lang w:eastAsia="en-US"/>
        </w:rPr>
      </w:pPr>
      <w:del w:id="848" w:author="Bob Yencha" w:date="2011-12-20T00:33:00Z">
        <w:r w:rsidDel="004E1550">
          <w:rPr>
            <w:noProof/>
          </w:rPr>
          <w:delText>4.6.8</w:delText>
        </w:r>
        <w:r w:rsidDel="004E1550">
          <w:rPr>
            <w:rFonts w:asciiTheme="minorHAnsi" w:eastAsiaTheme="minorEastAsia" w:hAnsiTheme="minorHAnsi" w:cstheme="minorBidi"/>
            <w:noProof/>
            <w:color w:val="auto"/>
            <w:kern w:val="0"/>
            <w:sz w:val="24"/>
            <w:lang w:eastAsia="en-US"/>
          </w:rPr>
          <w:tab/>
        </w:r>
        <w:r w:rsidDel="004E1550">
          <w:rPr>
            <w:noProof/>
          </w:rPr>
          <w:delText>HL7 Table 0354 – Message Structurefrom 2.5.1 (constrained)</w:delText>
        </w:r>
        <w:r w:rsidDel="004E1550">
          <w:rPr>
            <w:noProof/>
          </w:rPr>
          <w:tab/>
          <w:delText>104</w:delText>
        </w:r>
      </w:del>
    </w:p>
    <w:p w14:paraId="7E82F66D" w14:textId="77777777" w:rsidR="002D1651" w:rsidDel="004E1550" w:rsidRDefault="002D1651">
      <w:pPr>
        <w:pStyle w:val="TOC2"/>
        <w:tabs>
          <w:tab w:val="left" w:pos="885"/>
          <w:tab w:val="right" w:leader="dot" w:pos="9350"/>
        </w:tabs>
        <w:rPr>
          <w:del w:id="849" w:author="Bob Yencha" w:date="2011-12-20T00:33:00Z"/>
          <w:rFonts w:asciiTheme="minorHAnsi" w:eastAsiaTheme="minorEastAsia" w:hAnsiTheme="minorHAnsi" w:cstheme="minorBidi"/>
          <w:noProof/>
          <w:color w:val="auto"/>
          <w:kern w:val="0"/>
          <w:sz w:val="24"/>
          <w:lang w:eastAsia="en-US"/>
        </w:rPr>
      </w:pPr>
      <w:del w:id="850" w:author="Bob Yencha" w:date="2011-12-20T00:33:00Z">
        <w:r w:rsidDel="004E1550">
          <w:rPr>
            <w:noProof/>
          </w:rPr>
          <w:delText>4.6.9</w:delText>
        </w:r>
        <w:r w:rsidDel="004E1550">
          <w:rPr>
            <w:rFonts w:asciiTheme="minorHAnsi" w:eastAsiaTheme="minorEastAsia" w:hAnsiTheme="minorHAnsi" w:cstheme="minorBidi"/>
            <w:noProof/>
            <w:color w:val="auto"/>
            <w:kern w:val="0"/>
            <w:sz w:val="24"/>
            <w:lang w:eastAsia="en-US"/>
          </w:rPr>
          <w:tab/>
        </w:r>
        <w:r w:rsidDel="004E1550">
          <w:rPr>
            <w:noProof/>
          </w:rPr>
          <w:delText>HL7 Table 0834 – MIME Type</w:delText>
        </w:r>
        <w:r w:rsidDel="004E1550">
          <w:rPr>
            <w:noProof/>
          </w:rPr>
          <w:tab/>
          <w:delText>104</w:delText>
        </w:r>
      </w:del>
    </w:p>
    <w:p w14:paraId="0134A8CA" w14:textId="77777777" w:rsidR="002D1651" w:rsidDel="004E1550" w:rsidRDefault="002D1651">
      <w:pPr>
        <w:pStyle w:val="TOC2"/>
        <w:tabs>
          <w:tab w:val="left" w:pos="996"/>
          <w:tab w:val="right" w:leader="dot" w:pos="9350"/>
        </w:tabs>
        <w:rPr>
          <w:del w:id="851" w:author="Bob Yencha" w:date="2011-12-20T00:33:00Z"/>
          <w:rFonts w:asciiTheme="minorHAnsi" w:eastAsiaTheme="minorEastAsia" w:hAnsiTheme="minorHAnsi" w:cstheme="minorBidi"/>
          <w:noProof/>
          <w:color w:val="auto"/>
          <w:kern w:val="0"/>
          <w:sz w:val="24"/>
          <w:lang w:eastAsia="en-US"/>
        </w:rPr>
      </w:pPr>
      <w:del w:id="852" w:author="Bob Yencha" w:date="2011-12-20T00:33:00Z">
        <w:r w:rsidDel="004E1550">
          <w:rPr>
            <w:noProof/>
          </w:rPr>
          <w:delText>4.6.10</w:delText>
        </w:r>
        <w:r w:rsidDel="004E1550">
          <w:rPr>
            <w:rFonts w:asciiTheme="minorHAnsi" w:eastAsiaTheme="minorEastAsia" w:hAnsiTheme="minorHAnsi" w:cstheme="minorBidi"/>
            <w:noProof/>
            <w:color w:val="auto"/>
            <w:kern w:val="0"/>
            <w:sz w:val="24"/>
            <w:lang w:eastAsia="en-US"/>
          </w:rPr>
          <w:tab/>
        </w:r>
        <w:r w:rsidDel="004E1550">
          <w:rPr>
            <w:noProof/>
          </w:rPr>
          <w:delText>HL7 Table new – ??? from 2.7.1</w:delText>
        </w:r>
        <w:r w:rsidDel="004E1550">
          <w:rPr>
            <w:noProof/>
          </w:rPr>
          <w:tab/>
          <w:delText>105</w:delText>
        </w:r>
      </w:del>
    </w:p>
    <w:p w14:paraId="5C3C0427" w14:textId="77777777" w:rsidR="002D1651" w:rsidDel="004E1550" w:rsidRDefault="002D1651">
      <w:pPr>
        <w:pStyle w:val="TOC1"/>
        <w:tabs>
          <w:tab w:val="left" w:pos="390"/>
        </w:tabs>
        <w:rPr>
          <w:del w:id="853" w:author="Bob Yencha" w:date="2011-12-20T00:33:00Z"/>
          <w:rFonts w:asciiTheme="minorHAnsi" w:eastAsiaTheme="minorEastAsia" w:hAnsiTheme="minorHAnsi" w:cstheme="minorBidi"/>
          <w:b w:val="0"/>
          <w:bCs w:val="0"/>
          <w:smallCaps w:val="0"/>
          <w:noProof/>
          <w:color w:val="auto"/>
          <w:kern w:val="0"/>
          <w:sz w:val="24"/>
          <w:lang w:eastAsia="en-US"/>
        </w:rPr>
      </w:pPr>
      <w:del w:id="854" w:author="Bob Yencha" w:date="2011-12-20T00:33:00Z">
        <w:r w:rsidDel="004E1550">
          <w:rPr>
            <w:noProof/>
          </w:rPr>
          <w:delText>5.</w:delText>
        </w:r>
        <w:r w:rsidDel="004E1550">
          <w:rPr>
            <w:rFonts w:asciiTheme="minorHAnsi" w:eastAsiaTheme="minorEastAsia" w:hAnsiTheme="minorHAnsi" w:cstheme="minorBidi"/>
            <w:b w:val="0"/>
            <w:bCs w:val="0"/>
            <w:smallCaps w:val="0"/>
            <w:noProof/>
            <w:color w:val="auto"/>
            <w:kern w:val="0"/>
            <w:sz w:val="24"/>
            <w:lang w:eastAsia="en-US"/>
          </w:rPr>
          <w:tab/>
        </w:r>
        <w:r w:rsidDel="004E1550">
          <w:rPr>
            <w:noProof/>
          </w:rPr>
          <w:delText>Example Laboratory Result Messages</w:delText>
        </w:r>
        <w:r w:rsidDel="004E1550">
          <w:rPr>
            <w:noProof/>
          </w:rPr>
          <w:tab/>
          <w:delText>106</w:delText>
        </w:r>
      </w:del>
    </w:p>
    <w:p w14:paraId="057843E9" w14:textId="77777777" w:rsidR="002D1651" w:rsidDel="004E1550" w:rsidRDefault="002D1651">
      <w:pPr>
        <w:pStyle w:val="TOC1"/>
        <w:tabs>
          <w:tab w:val="left" w:pos="390"/>
        </w:tabs>
        <w:rPr>
          <w:del w:id="855" w:author="Bob Yencha" w:date="2011-12-20T00:33:00Z"/>
          <w:rFonts w:asciiTheme="minorHAnsi" w:eastAsiaTheme="minorEastAsia" w:hAnsiTheme="minorHAnsi" w:cstheme="minorBidi"/>
          <w:b w:val="0"/>
          <w:bCs w:val="0"/>
          <w:smallCaps w:val="0"/>
          <w:noProof/>
          <w:color w:val="auto"/>
          <w:kern w:val="0"/>
          <w:sz w:val="24"/>
          <w:lang w:eastAsia="en-US"/>
        </w:rPr>
      </w:pPr>
      <w:del w:id="856" w:author="Bob Yencha" w:date="2011-12-20T00:33:00Z">
        <w:r w:rsidDel="004E1550">
          <w:rPr>
            <w:noProof/>
          </w:rPr>
          <w:delText>6.</w:delText>
        </w:r>
        <w:r w:rsidDel="004E1550">
          <w:rPr>
            <w:rFonts w:asciiTheme="minorHAnsi" w:eastAsiaTheme="minorEastAsia" w:hAnsiTheme="minorHAnsi" w:cstheme="minorBidi"/>
            <w:b w:val="0"/>
            <w:bCs w:val="0"/>
            <w:smallCaps w:val="0"/>
            <w:noProof/>
            <w:color w:val="auto"/>
            <w:kern w:val="0"/>
            <w:sz w:val="24"/>
            <w:lang w:eastAsia="en-US"/>
          </w:rPr>
          <w:tab/>
        </w:r>
        <w:r w:rsidDel="004E1550">
          <w:rPr>
            <w:noProof/>
          </w:rPr>
          <w:delText>Additional Implemenation Guidance</w:delText>
        </w:r>
        <w:r w:rsidDel="004E1550">
          <w:rPr>
            <w:noProof/>
          </w:rPr>
          <w:tab/>
          <w:delText>107</w:delText>
        </w:r>
      </w:del>
    </w:p>
    <w:p w14:paraId="71D1E442" w14:textId="77777777" w:rsidR="002D1651" w:rsidDel="004E1550" w:rsidRDefault="002D1651">
      <w:pPr>
        <w:pStyle w:val="TOC2"/>
        <w:tabs>
          <w:tab w:val="left" w:pos="718"/>
          <w:tab w:val="right" w:leader="dot" w:pos="9350"/>
        </w:tabs>
        <w:rPr>
          <w:del w:id="857" w:author="Bob Yencha" w:date="2011-12-20T00:33:00Z"/>
          <w:rFonts w:asciiTheme="minorHAnsi" w:eastAsiaTheme="minorEastAsia" w:hAnsiTheme="minorHAnsi" w:cstheme="minorBidi"/>
          <w:noProof/>
          <w:color w:val="auto"/>
          <w:kern w:val="0"/>
          <w:sz w:val="24"/>
          <w:lang w:eastAsia="en-US"/>
        </w:rPr>
      </w:pPr>
      <w:del w:id="858" w:author="Bob Yencha" w:date="2011-12-20T00:33:00Z">
        <w:r w:rsidDel="004E1550">
          <w:rPr>
            <w:noProof/>
          </w:rPr>
          <w:delText>7.1</w:delText>
        </w:r>
        <w:r w:rsidDel="004E1550">
          <w:rPr>
            <w:rFonts w:asciiTheme="minorHAnsi" w:eastAsiaTheme="minorEastAsia" w:hAnsiTheme="minorHAnsi" w:cstheme="minorBidi"/>
            <w:noProof/>
            <w:color w:val="auto"/>
            <w:kern w:val="0"/>
            <w:sz w:val="24"/>
            <w:lang w:eastAsia="en-US"/>
          </w:rPr>
          <w:tab/>
        </w:r>
        <w:r w:rsidRPr="006036FC" w:rsidDel="004E1550">
          <w:rPr>
            <w:noProof/>
          </w:rPr>
          <w:delText>Culture and Susceptibilities Reporting</w:delText>
        </w:r>
        <w:r w:rsidDel="004E1550">
          <w:rPr>
            <w:noProof/>
          </w:rPr>
          <w:tab/>
          <w:delText>107</w:delText>
        </w:r>
      </w:del>
    </w:p>
    <w:p w14:paraId="1C2EB509" w14:textId="77777777" w:rsidR="002D1651" w:rsidDel="004E1550" w:rsidRDefault="002D1651">
      <w:pPr>
        <w:pStyle w:val="TOC2"/>
        <w:tabs>
          <w:tab w:val="left" w:pos="885"/>
          <w:tab w:val="right" w:leader="dot" w:pos="9350"/>
        </w:tabs>
        <w:rPr>
          <w:del w:id="859" w:author="Bob Yencha" w:date="2011-12-20T00:33:00Z"/>
          <w:rFonts w:asciiTheme="minorHAnsi" w:eastAsiaTheme="minorEastAsia" w:hAnsiTheme="minorHAnsi" w:cstheme="minorBidi"/>
          <w:noProof/>
          <w:color w:val="auto"/>
          <w:kern w:val="0"/>
          <w:sz w:val="24"/>
          <w:lang w:eastAsia="en-US"/>
        </w:rPr>
      </w:pPr>
      <w:del w:id="860" w:author="Bob Yencha" w:date="2011-12-20T00:33:00Z">
        <w:r w:rsidDel="004E1550">
          <w:rPr>
            <w:noProof/>
          </w:rPr>
          <w:delText>7.1.1</w:delText>
        </w:r>
        <w:r w:rsidDel="004E1550">
          <w:rPr>
            <w:rFonts w:asciiTheme="minorHAnsi" w:eastAsiaTheme="minorEastAsia" w:hAnsiTheme="minorHAnsi" w:cstheme="minorBidi"/>
            <w:noProof/>
            <w:color w:val="auto"/>
            <w:kern w:val="0"/>
            <w:sz w:val="24"/>
            <w:lang w:eastAsia="en-US"/>
          </w:rPr>
          <w:tab/>
        </w:r>
        <w:r w:rsidDel="004E1550">
          <w:rPr>
            <w:noProof/>
          </w:rPr>
          <w:delText>Introduction</w:delText>
        </w:r>
        <w:r w:rsidDel="004E1550">
          <w:rPr>
            <w:noProof/>
          </w:rPr>
          <w:tab/>
          <w:delText>107</w:delText>
        </w:r>
      </w:del>
    </w:p>
    <w:p w14:paraId="46E3D3E4" w14:textId="77777777" w:rsidR="002D1651" w:rsidDel="004E1550" w:rsidRDefault="002D1651">
      <w:pPr>
        <w:pStyle w:val="TOC2"/>
        <w:tabs>
          <w:tab w:val="left" w:pos="885"/>
          <w:tab w:val="right" w:leader="dot" w:pos="9350"/>
        </w:tabs>
        <w:rPr>
          <w:del w:id="861" w:author="Bob Yencha" w:date="2011-12-20T00:33:00Z"/>
          <w:rFonts w:asciiTheme="minorHAnsi" w:eastAsiaTheme="minorEastAsia" w:hAnsiTheme="minorHAnsi" w:cstheme="minorBidi"/>
          <w:noProof/>
          <w:color w:val="auto"/>
          <w:kern w:val="0"/>
          <w:sz w:val="24"/>
          <w:lang w:eastAsia="en-US"/>
        </w:rPr>
      </w:pPr>
      <w:del w:id="862" w:author="Bob Yencha" w:date="2011-12-20T00:33:00Z">
        <w:r w:rsidDel="004E1550">
          <w:rPr>
            <w:noProof/>
          </w:rPr>
          <w:delText>7.1.2</w:delText>
        </w:r>
        <w:r w:rsidDel="004E1550">
          <w:rPr>
            <w:rFonts w:asciiTheme="minorHAnsi" w:eastAsiaTheme="minorEastAsia" w:hAnsiTheme="minorHAnsi" w:cstheme="minorBidi"/>
            <w:noProof/>
            <w:color w:val="auto"/>
            <w:kern w:val="0"/>
            <w:sz w:val="24"/>
            <w:lang w:eastAsia="en-US"/>
          </w:rPr>
          <w:tab/>
        </w:r>
        <w:r w:rsidDel="004E1550">
          <w:rPr>
            <w:noProof/>
          </w:rPr>
          <w:delText>Template for Culture Results</w:delText>
        </w:r>
        <w:r w:rsidDel="004E1550">
          <w:rPr>
            <w:noProof/>
          </w:rPr>
          <w:tab/>
          <w:delText>107</w:delText>
        </w:r>
      </w:del>
    </w:p>
    <w:p w14:paraId="2D449F75" w14:textId="77777777" w:rsidR="002D1651" w:rsidDel="004E1550" w:rsidRDefault="002D1651">
      <w:pPr>
        <w:pStyle w:val="TOC2"/>
        <w:tabs>
          <w:tab w:val="left" w:pos="885"/>
          <w:tab w:val="right" w:leader="dot" w:pos="9350"/>
        </w:tabs>
        <w:rPr>
          <w:del w:id="863" w:author="Bob Yencha" w:date="2011-12-20T00:33:00Z"/>
          <w:rFonts w:asciiTheme="minorHAnsi" w:eastAsiaTheme="minorEastAsia" w:hAnsiTheme="minorHAnsi" w:cstheme="minorBidi"/>
          <w:noProof/>
          <w:color w:val="auto"/>
          <w:kern w:val="0"/>
          <w:sz w:val="24"/>
          <w:lang w:eastAsia="en-US"/>
        </w:rPr>
      </w:pPr>
      <w:del w:id="864" w:author="Bob Yencha" w:date="2011-12-20T00:33:00Z">
        <w:r w:rsidDel="004E1550">
          <w:rPr>
            <w:noProof/>
          </w:rPr>
          <w:delText>7.1.3</w:delText>
        </w:r>
        <w:r w:rsidDel="004E1550">
          <w:rPr>
            <w:rFonts w:asciiTheme="minorHAnsi" w:eastAsiaTheme="minorEastAsia" w:hAnsiTheme="minorHAnsi" w:cstheme="minorBidi"/>
            <w:noProof/>
            <w:color w:val="auto"/>
            <w:kern w:val="0"/>
            <w:sz w:val="24"/>
            <w:lang w:eastAsia="en-US"/>
          </w:rPr>
          <w:tab/>
        </w:r>
        <w:r w:rsidDel="004E1550">
          <w:rPr>
            <w:noProof/>
          </w:rPr>
          <w:delText>Examples of Culture Results</w:delText>
        </w:r>
        <w:r w:rsidDel="004E1550">
          <w:rPr>
            <w:noProof/>
          </w:rPr>
          <w:tab/>
          <w:delText>108</w:delText>
        </w:r>
      </w:del>
    </w:p>
    <w:p w14:paraId="3CA605E0" w14:textId="77777777" w:rsidR="002D1651" w:rsidDel="004E1550" w:rsidRDefault="002D1651">
      <w:pPr>
        <w:pStyle w:val="TOC2"/>
        <w:tabs>
          <w:tab w:val="left" w:pos="885"/>
          <w:tab w:val="right" w:leader="dot" w:pos="9350"/>
        </w:tabs>
        <w:rPr>
          <w:del w:id="865" w:author="Bob Yencha" w:date="2011-12-20T00:33:00Z"/>
          <w:rFonts w:asciiTheme="minorHAnsi" w:eastAsiaTheme="minorEastAsia" w:hAnsiTheme="minorHAnsi" w:cstheme="minorBidi"/>
          <w:noProof/>
          <w:color w:val="auto"/>
          <w:kern w:val="0"/>
          <w:sz w:val="24"/>
          <w:lang w:eastAsia="en-US"/>
        </w:rPr>
      </w:pPr>
      <w:del w:id="866" w:author="Bob Yencha" w:date="2011-12-20T00:33:00Z">
        <w:r w:rsidDel="004E1550">
          <w:rPr>
            <w:noProof/>
          </w:rPr>
          <w:delText>7.1.4</w:delText>
        </w:r>
        <w:r w:rsidDel="004E1550">
          <w:rPr>
            <w:rFonts w:asciiTheme="minorHAnsi" w:eastAsiaTheme="minorEastAsia" w:hAnsiTheme="minorHAnsi" w:cstheme="minorBidi"/>
            <w:noProof/>
            <w:color w:val="auto"/>
            <w:kern w:val="0"/>
            <w:sz w:val="24"/>
            <w:lang w:eastAsia="en-US"/>
          </w:rPr>
          <w:tab/>
        </w:r>
        <w:r w:rsidDel="004E1550">
          <w:rPr>
            <w:noProof/>
          </w:rPr>
          <w:delText>Template for Culture and Susceptibility Results</w:delText>
        </w:r>
        <w:r w:rsidDel="004E1550">
          <w:rPr>
            <w:noProof/>
          </w:rPr>
          <w:tab/>
          <w:delText>111</w:delText>
        </w:r>
      </w:del>
    </w:p>
    <w:p w14:paraId="483C28F5" w14:textId="77777777" w:rsidR="002D1651" w:rsidDel="004E1550" w:rsidRDefault="002D1651">
      <w:pPr>
        <w:pStyle w:val="TOC2"/>
        <w:tabs>
          <w:tab w:val="left" w:pos="885"/>
          <w:tab w:val="right" w:leader="dot" w:pos="9350"/>
        </w:tabs>
        <w:rPr>
          <w:del w:id="867" w:author="Bob Yencha" w:date="2011-12-20T00:33:00Z"/>
          <w:rFonts w:asciiTheme="minorHAnsi" w:eastAsiaTheme="minorEastAsia" w:hAnsiTheme="minorHAnsi" w:cstheme="minorBidi"/>
          <w:noProof/>
          <w:color w:val="auto"/>
          <w:kern w:val="0"/>
          <w:sz w:val="24"/>
          <w:lang w:eastAsia="en-US"/>
        </w:rPr>
      </w:pPr>
      <w:del w:id="868" w:author="Bob Yencha" w:date="2011-12-20T00:33:00Z">
        <w:r w:rsidDel="004E1550">
          <w:rPr>
            <w:noProof/>
          </w:rPr>
          <w:delText>7.1.5</w:delText>
        </w:r>
        <w:r w:rsidDel="004E1550">
          <w:rPr>
            <w:rFonts w:asciiTheme="minorHAnsi" w:eastAsiaTheme="minorEastAsia" w:hAnsiTheme="minorHAnsi" w:cstheme="minorBidi"/>
            <w:noProof/>
            <w:color w:val="auto"/>
            <w:kern w:val="0"/>
            <w:sz w:val="24"/>
            <w:lang w:eastAsia="en-US"/>
          </w:rPr>
          <w:tab/>
        </w:r>
        <w:r w:rsidDel="004E1550">
          <w:rPr>
            <w:noProof/>
          </w:rPr>
          <w:delText>Examples of Culture and Susceptibility Results</w:delText>
        </w:r>
        <w:r w:rsidDel="004E1550">
          <w:rPr>
            <w:noProof/>
          </w:rPr>
          <w:tab/>
          <w:delText>114</w:delText>
        </w:r>
      </w:del>
    </w:p>
    <w:p w14:paraId="46FC1CE4" w14:textId="77777777" w:rsidR="002D1651" w:rsidDel="004E1550" w:rsidRDefault="002D1651">
      <w:pPr>
        <w:pStyle w:val="TOC2"/>
        <w:tabs>
          <w:tab w:val="left" w:pos="718"/>
          <w:tab w:val="right" w:leader="dot" w:pos="9350"/>
        </w:tabs>
        <w:rPr>
          <w:del w:id="869" w:author="Bob Yencha" w:date="2011-12-20T00:33:00Z"/>
          <w:rFonts w:asciiTheme="minorHAnsi" w:eastAsiaTheme="minorEastAsia" w:hAnsiTheme="minorHAnsi" w:cstheme="minorBidi"/>
          <w:noProof/>
          <w:color w:val="auto"/>
          <w:kern w:val="0"/>
          <w:sz w:val="24"/>
          <w:lang w:eastAsia="en-US"/>
        </w:rPr>
      </w:pPr>
      <w:del w:id="870" w:author="Bob Yencha" w:date="2011-12-20T00:33:00Z">
        <w:r w:rsidDel="004E1550">
          <w:rPr>
            <w:noProof/>
          </w:rPr>
          <w:delText>7.2</w:delText>
        </w:r>
        <w:r w:rsidDel="004E1550">
          <w:rPr>
            <w:rFonts w:asciiTheme="minorHAnsi" w:eastAsiaTheme="minorEastAsia" w:hAnsiTheme="minorHAnsi" w:cstheme="minorBidi"/>
            <w:noProof/>
            <w:color w:val="auto"/>
            <w:kern w:val="0"/>
            <w:sz w:val="24"/>
            <w:lang w:eastAsia="en-US"/>
          </w:rPr>
          <w:tab/>
        </w:r>
        <w:r w:rsidDel="004E1550">
          <w:rPr>
            <w:noProof/>
          </w:rPr>
          <w:delText>Linking Parent and Child Results</w:delText>
        </w:r>
        <w:r w:rsidDel="004E1550">
          <w:rPr>
            <w:noProof/>
          </w:rPr>
          <w:tab/>
          <w:delText>118</w:delText>
        </w:r>
      </w:del>
    </w:p>
    <w:p w14:paraId="50ED2128" w14:textId="77777777" w:rsidR="002D1651" w:rsidDel="004E1550" w:rsidRDefault="002D1651">
      <w:pPr>
        <w:pStyle w:val="TOC2"/>
        <w:tabs>
          <w:tab w:val="left" w:pos="718"/>
          <w:tab w:val="right" w:leader="dot" w:pos="9350"/>
        </w:tabs>
        <w:rPr>
          <w:del w:id="871" w:author="Bob Yencha" w:date="2011-12-20T00:33:00Z"/>
          <w:rFonts w:asciiTheme="minorHAnsi" w:eastAsiaTheme="minorEastAsia" w:hAnsiTheme="minorHAnsi" w:cstheme="minorBidi"/>
          <w:noProof/>
          <w:color w:val="auto"/>
          <w:kern w:val="0"/>
          <w:sz w:val="24"/>
          <w:lang w:eastAsia="en-US"/>
        </w:rPr>
      </w:pPr>
      <w:del w:id="872" w:author="Bob Yencha" w:date="2011-12-20T00:33:00Z">
        <w:r w:rsidDel="004E1550">
          <w:rPr>
            <w:noProof/>
          </w:rPr>
          <w:delText>7.3</w:delText>
        </w:r>
        <w:r w:rsidDel="004E1550">
          <w:rPr>
            <w:rFonts w:asciiTheme="minorHAnsi" w:eastAsiaTheme="minorEastAsia" w:hAnsiTheme="minorHAnsi" w:cstheme="minorBidi"/>
            <w:noProof/>
            <w:color w:val="auto"/>
            <w:kern w:val="0"/>
            <w:sz w:val="24"/>
            <w:lang w:eastAsia="en-US"/>
          </w:rPr>
          <w:tab/>
        </w:r>
        <w:r w:rsidDel="004E1550">
          <w:rPr>
            <w:noProof/>
          </w:rPr>
          <w:delText>Clinical Laboratory Improvements Amendment Considerations</w:delText>
        </w:r>
        <w:r w:rsidDel="004E1550">
          <w:rPr>
            <w:noProof/>
          </w:rPr>
          <w:tab/>
          <w:delText>118</w:delText>
        </w:r>
      </w:del>
    </w:p>
    <w:p w14:paraId="341DDC90" w14:textId="77777777" w:rsidR="002D1651" w:rsidDel="004E1550" w:rsidRDefault="002D1651">
      <w:pPr>
        <w:pStyle w:val="TOC2"/>
        <w:tabs>
          <w:tab w:val="left" w:pos="885"/>
          <w:tab w:val="right" w:leader="dot" w:pos="9350"/>
        </w:tabs>
        <w:rPr>
          <w:del w:id="873" w:author="Bob Yencha" w:date="2011-12-20T00:33:00Z"/>
          <w:rFonts w:asciiTheme="minorHAnsi" w:eastAsiaTheme="minorEastAsia" w:hAnsiTheme="minorHAnsi" w:cstheme="minorBidi"/>
          <w:noProof/>
          <w:color w:val="auto"/>
          <w:kern w:val="0"/>
          <w:sz w:val="24"/>
          <w:lang w:eastAsia="en-US"/>
        </w:rPr>
      </w:pPr>
      <w:del w:id="874" w:author="Bob Yencha" w:date="2011-12-20T00:33:00Z">
        <w:r w:rsidDel="004E1550">
          <w:rPr>
            <w:noProof/>
          </w:rPr>
          <w:delText>7.3.1</w:delText>
        </w:r>
        <w:r w:rsidDel="004E1550">
          <w:rPr>
            <w:rFonts w:asciiTheme="minorHAnsi" w:eastAsiaTheme="minorEastAsia" w:hAnsiTheme="minorHAnsi" w:cstheme="minorBidi"/>
            <w:noProof/>
            <w:color w:val="auto"/>
            <w:kern w:val="0"/>
            <w:sz w:val="24"/>
            <w:lang w:eastAsia="en-US"/>
          </w:rPr>
          <w:tab/>
        </w:r>
        <w:r w:rsidDel="004E1550">
          <w:rPr>
            <w:noProof/>
          </w:rPr>
          <w:delText>Mandatory Reporting Requirements</w:delText>
        </w:r>
        <w:r w:rsidDel="004E1550">
          <w:rPr>
            <w:noProof/>
          </w:rPr>
          <w:tab/>
          <w:delText>118</w:delText>
        </w:r>
      </w:del>
    </w:p>
    <w:p w14:paraId="78A362C4" w14:textId="77777777" w:rsidR="002D1651" w:rsidDel="004E1550" w:rsidRDefault="002D1651">
      <w:pPr>
        <w:pStyle w:val="TOC2"/>
        <w:tabs>
          <w:tab w:val="left" w:pos="718"/>
          <w:tab w:val="right" w:leader="dot" w:pos="9350"/>
        </w:tabs>
        <w:rPr>
          <w:del w:id="875" w:author="Bob Yencha" w:date="2011-12-20T00:33:00Z"/>
          <w:rFonts w:asciiTheme="minorHAnsi" w:eastAsiaTheme="minorEastAsia" w:hAnsiTheme="minorHAnsi" w:cstheme="minorBidi"/>
          <w:noProof/>
          <w:color w:val="auto"/>
          <w:kern w:val="0"/>
          <w:sz w:val="24"/>
          <w:lang w:eastAsia="en-US"/>
        </w:rPr>
      </w:pPr>
      <w:del w:id="876" w:author="Bob Yencha" w:date="2011-12-20T00:33:00Z">
        <w:r w:rsidDel="004E1550">
          <w:rPr>
            <w:noProof/>
          </w:rPr>
          <w:delText>7.4</w:delText>
        </w:r>
        <w:r w:rsidDel="004E1550">
          <w:rPr>
            <w:rFonts w:asciiTheme="minorHAnsi" w:eastAsiaTheme="minorEastAsia" w:hAnsiTheme="minorHAnsi" w:cstheme="minorBidi"/>
            <w:noProof/>
            <w:color w:val="auto"/>
            <w:kern w:val="0"/>
            <w:sz w:val="24"/>
            <w:lang w:eastAsia="en-US"/>
          </w:rPr>
          <w:tab/>
        </w:r>
        <w:r w:rsidDel="004E1550">
          <w:rPr>
            <w:noProof/>
          </w:rPr>
          <w:delText>Regulatory Compliance</w:delText>
        </w:r>
        <w:r w:rsidDel="004E1550">
          <w:rPr>
            <w:noProof/>
          </w:rPr>
          <w:tab/>
          <w:delText>120</w:delText>
        </w:r>
      </w:del>
    </w:p>
    <w:p w14:paraId="2F10ECF8" w14:textId="77777777" w:rsidR="002D1651" w:rsidDel="004E1550" w:rsidRDefault="002D1651">
      <w:pPr>
        <w:pStyle w:val="TOC2"/>
        <w:tabs>
          <w:tab w:val="left" w:pos="718"/>
          <w:tab w:val="right" w:leader="dot" w:pos="9350"/>
        </w:tabs>
        <w:rPr>
          <w:del w:id="877" w:author="Bob Yencha" w:date="2011-12-20T00:33:00Z"/>
          <w:rFonts w:asciiTheme="minorHAnsi" w:eastAsiaTheme="minorEastAsia" w:hAnsiTheme="minorHAnsi" w:cstheme="minorBidi"/>
          <w:noProof/>
          <w:color w:val="auto"/>
          <w:kern w:val="0"/>
          <w:sz w:val="24"/>
          <w:lang w:eastAsia="en-US"/>
        </w:rPr>
      </w:pPr>
      <w:del w:id="878" w:author="Bob Yencha" w:date="2011-12-20T00:33:00Z">
        <w:r w:rsidDel="004E1550">
          <w:rPr>
            <w:noProof/>
          </w:rPr>
          <w:delText>7.5</w:delText>
        </w:r>
        <w:r w:rsidDel="004E1550">
          <w:rPr>
            <w:rFonts w:asciiTheme="minorHAnsi" w:eastAsiaTheme="minorEastAsia" w:hAnsiTheme="minorHAnsi" w:cstheme="minorBidi"/>
            <w:noProof/>
            <w:color w:val="auto"/>
            <w:kern w:val="0"/>
            <w:sz w:val="24"/>
            <w:lang w:eastAsia="en-US"/>
          </w:rPr>
          <w:tab/>
        </w:r>
        <w:r w:rsidDel="004E1550">
          <w:rPr>
            <w:noProof/>
          </w:rPr>
          <w:delText>Authorized Parties</w:delText>
        </w:r>
        <w:r w:rsidDel="004E1550">
          <w:rPr>
            <w:noProof/>
          </w:rPr>
          <w:tab/>
          <w:delText>120</w:delText>
        </w:r>
      </w:del>
    </w:p>
    <w:p w14:paraId="375FB1FF" w14:textId="77777777" w:rsidR="002D1651" w:rsidDel="004E1550" w:rsidRDefault="002D1651">
      <w:pPr>
        <w:pStyle w:val="TOC1"/>
        <w:tabs>
          <w:tab w:val="left" w:pos="390"/>
        </w:tabs>
        <w:rPr>
          <w:del w:id="879" w:author="Bob Yencha" w:date="2011-12-20T00:33:00Z"/>
          <w:rFonts w:asciiTheme="minorHAnsi" w:eastAsiaTheme="minorEastAsia" w:hAnsiTheme="minorHAnsi" w:cstheme="minorBidi"/>
          <w:b w:val="0"/>
          <w:bCs w:val="0"/>
          <w:smallCaps w:val="0"/>
          <w:noProof/>
          <w:color w:val="auto"/>
          <w:kern w:val="0"/>
          <w:sz w:val="24"/>
          <w:lang w:eastAsia="en-US"/>
        </w:rPr>
      </w:pPr>
      <w:del w:id="880" w:author="Bob Yencha" w:date="2011-12-20T00:33:00Z">
        <w:r w:rsidDel="004E1550">
          <w:rPr>
            <w:noProof/>
          </w:rPr>
          <w:delText>7.</w:delText>
        </w:r>
        <w:r w:rsidDel="004E1550">
          <w:rPr>
            <w:rFonts w:asciiTheme="minorHAnsi" w:eastAsiaTheme="minorEastAsia" w:hAnsiTheme="minorHAnsi" w:cstheme="minorBidi"/>
            <w:b w:val="0"/>
            <w:bCs w:val="0"/>
            <w:smallCaps w:val="0"/>
            <w:noProof/>
            <w:color w:val="auto"/>
            <w:kern w:val="0"/>
            <w:sz w:val="24"/>
            <w:lang w:eastAsia="en-US"/>
          </w:rPr>
          <w:tab/>
        </w:r>
        <w:r w:rsidDel="004E1550">
          <w:rPr>
            <w:noProof/>
          </w:rPr>
          <w:delText>Example Ucum Codes</w:delText>
        </w:r>
        <w:r w:rsidDel="004E1550">
          <w:rPr>
            <w:noProof/>
          </w:rPr>
          <w:tab/>
          <w:delText>121</w:delText>
        </w:r>
      </w:del>
    </w:p>
    <w:p w14:paraId="6D3C5D8C" w14:textId="77777777" w:rsidR="002D1651" w:rsidDel="004E1550" w:rsidRDefault="002D1651">
      <w:pPr>
        <w:pStyle w:val="TOC2"/>
        <w:tabs>
          <w:tab w:val="left" w:pos="718"/>
          <w:tab w:val="right" w:leader="dot" w:pos="9350"/>
        </w:tabs>
        <w:rPr>
          <w:del w:id="881" w:author="Bob Yencha" w:date="2011-12-20T00:33:00Z"/>
          <w:rFonts w:asciiTheme="minorHAnsi" w:eastAsiaTheme="minorEastAsia" w:hAnsiTheme="minorHAnsi" w:cstheme="minorBidi"/>
          <w:noProof/>
          <w:color w:val="auto"/>
          <w:kern w:val="0"/>
          <w:sz w:val="24"/>
          <w:lang w:eastAsia="en-US"/>
        </w:rPr>
      </w:pPr>
      <w:del w:id="882" w:author="Bob Yencha" w:date="2011-12-20T00:33:00Z">
        <w:r w:rsidDel="004E1550">
          <w:rPr>
            <w:noProof/>
          </w:rPr>
          <w:delText>1.7</w:delText>
        </w:r>
        <w:r w:rsidDel="004E1550">
          <w:rPr>
            <w:rFonts w:asciiTheme="minorHAnsi" w:eastAsiaTheme="minorEastAsia" w:hAnsiTheme="minorHAnsi" w:cstheme="minorBidi"/>
            <w:noProof/>
            <w:color w:val="auto"/>
            <w:kern w:val="0"/>
            <w:sz w:val="24"/>
            <w:lang w:eastAsia="en-US"/>
          </w:rPr>
          <w:tab/>
        </w:r>
        <w:r w:rsidRPr="006036FC" w:rsidDel="004E1550">
          <w:rPr>
            <w:noProof/>
          </w:rPr>
          <w:delText>Preface to Table of</w:delText>
        </w:r>
        <w:r w:rsidDel="004E1550">
          <w:rPr>
            <w:noProof/>
          </w:rPr>
          <w:delText xml:space="preserve"> </w:delText>
        </w:r>
        <w:r w:rsidRPr="006036FC" w:rsidDel="004E1550">
          <w:rPr>
            <w:noProof/>
          </w:rPr>
          <w:delText>Example UCUM Codes for Electronic Messaging</w:delText>
        </w:r>
        <w:r w:rsidDel="004E1550">
          <w:rPr>
            <w:noProof/>
          </w:rPr>
          <w:tab/>
          <w:delText>121</w:delText>
        </w:r>
      </w:del>
    </w:p>
    <w:p w14:paraId="3FDDC2DD" w14:textId="77777777" w:rsidR="002D1651" w:rsidDel="004E1550" w:rsidRDefault="002D1651">
      <w:pPr>
        <w:pStyle w:val="TOC2"/>
        <w:tabs>
          <w:tab w:val="left" w:pos="718"/>
          <w:tab w:val="right" w:leader="dot" w:pos="9350"/>
        </w:tabs>
        <w:rPr>
          <w:del w:id="883" w:author="Bob Yencha" w:date="2011-12-20T00:33:00Z"/>
          <w:rFonts w:asciiTheme="minorHAnsi" w:eastAsiaTheme="minorEastAsia" w:hAnsiTheme="minorHAnsi" w:cstheme="minorBidi"/>
          <w:noProof/>
          <w:color w:val="auto"/>
          <w:kern w:val="0"/>
          <w:sz w:val="24"/>
          <w:lang w:eastAsia="en-US"/>
        </w:rPr>
      </w:pPr>
      <w:del w:id="884" w:author="Bob Yencha" w:date="2011-12-20T00:33:00Z">
        <w:r w:rsidRPr="006036FC" w:rsidDel="004E1550">
          <w:rPr>
            <w:rFonts w:eastAsiaTheme="majorEastAsia" w:cstheme="majorBidi"/>
            <w:noProof/>
          </w:rPr>
          <w:delText>1.8</w:delText>
        </w:r>
        <w:r w:rsidDel="004E1550">
          <w:rPr>
            <w:rFonts w:asciiTheme="minorHAnsi" w:eastAsiaTheme="minorEastAsia" w:hAnsiTheme="minorHAnsi" w:cstheme="minorBidi"/>
            <w:noProof/>
            <w:color w:val="auto"/>
            <w:kern w:val="0"/>
            <w:sz w:val="24"/>
            <w:lang w:eastAsia="en-US"/>
          </w:rPr>
          <w:tab/>
        </w:r>
        <w:r w:rsidRPr="006036FC" w:rsidDel="004E1550">
          <w:rPr>
            <w:rFonts w:eastAsiaTheme="majorEastAsia" w:cstheme="majorBidi"/>
            <w:noProof/>
          </w:rPr>
          <w:delText>Table of Example UCUM codes for Electronic Messaging</w:delText>
        </w:r>
        <w:r w:rsidDel="004E1550">
          <w:rPr>
            <w:noProof/>
          </w:rPr>
          <w:tab/>
          <w:delText>122</w:delText>
        </w:r>
      </w:del>
    </w:p>
    <w:p w14:paraId="39896DA1" w14:textId="77777777" w:rsidR="00667BA9" w:rsidRPr="00D4120B" w:rsidRDefault="00D826AD" w:rsidP="00667BA9">
      <w:pPr>
        <w:sectPr w:rsidR="00667BA9" w:rsidRPr="00D4120B">
          <w:headerReference w:type="even" r:id="rId15"/>
          <w:headerReference w:type="default" r:id="rId16"/>
          <w:footerReference w:type="even" r:id="rId17"/>
          <w:footerReference w:type="default" r:id="rId18"/>
          <w:headerReference w:type="first" r:id="rId19"/>
          <w:pgSz w:w="12240" w:h="15840" w:code="1"/>
          <w:pgMar w:top="1152" w:right="1440" w:bottom="720" w:left="1440" w:header="1152" w:footer="720" w:gutter="0"/>
          <w:pgNumType w:fmt="lowerRoman"/>
          <w:cols w:space="720"/>
          <w:titlePg/>
          <w:docGrid w:linePitch="360"/>
        </w:sectPr>
      </w:pPr>
      <w:r>
        <w:rPr>
          <w:rFonts w:cs="Arial"/>
          <w:b/>
          <w:bCs/>
          <w:smallCaps/>
        </w:rPr>
        <w:fldChar w:fldCharType="end"/>
      </w:r>
    </w:p>
    <w:p w14:paraId="683F8F0E" w14:textId="77777777" w:rsidR="00667BA9" w:rsidRDefault="00667BA9" w:rsidP="00667BA9">
      <w:pPr>
        <w:pStyle w:val="Title"/>
        <w:tabs>
          <w:tab w:val="center" w:pos="4680"/>
          <w:tab w:val="right" w:pos="9360"/>
        </w:tabs>
        <w:jc w:val="left"/>
        <w:outlineLvl w:val="0"/>
      </w:pPr>
      <w:r w:rsidRPr="00D4120B">
        <w:lastRenderedPageBreak/>
        <w:tab/>
        <w:t>INDEX OF TABLES</w:t>
      </w:r>
    </w:p>
    <w:p w14:paraId="695FF68F" w14:textId="77777777" w:rsidR="00CF04B8" w:rsidRDefault="00D826AD">
      <w:pPr>
        <w:pStyle w:val="TableofFigures"/>
        <w:numPr>
          <w:ins w:id="885" w:author="Bob Yencha" w:date="2012-01-25T11:55:00Z"/>
        </w:numPr>
        <w:tabs>
          <w:tab w:val="right" w:leader="dot" w:pos="9350"/>
        </w:tabs>
        <w:rPr>
          <w:ins w:id="886" w:author="Bob Yencha" w:date="2012-01-25T11:55:00Z"/>
          <w:rFonts w:asciiTheme="minorHAnsi" w:eastAsiaTheme="minorEastAsia" w:hAnsiTheme="minorHAnsi" w:cstheme="minorBidi"/>
          <w:noProof/>
          <w:sz w:val="24"/>
        </w:rPr>
      </w:pPr>
      <w:r>
        <w:rPr>
          <w:b/>
          <w:bCs/>
          <w:smallCaps/>
          <w:color w:val="000000"/>
          <w:sz w:val="18"/>
        </w:rPr>
        <w:fldChar w:fldCharType="begin"/>
      </w:r>
      <w:r w:rsidR="00667BA9">
        <w:rPr>
          <w:b/>
          <w:bCs/>
          <w:smallCaps/>
          <w:color w:val="000000"/>
          <w:sz w:val="18"/>
        </w:rPr>
        <w:instrText xml:space="preserve"> TOC \h \z \t "TABLE HEADING,1" \c "Table" </w:instrText>
      </w:r>
      <w:r>
        <w:rPr>
          <w:b/>
          <w:bCs/>
          <w:smallCaps/>
          <w:color w:val="000000"/>
          <w:sz w:val="18"/>
        </w:rPr>
        <w:fldChar w:fldCharType="separate"/>
      </w:r>
      <w:ins w:id="887" w:author="Bob Yencha" w:date="2012-01-25T11:55:00Z">
        <w:r w:rsidR="00CF04B8">
          <w:rPr>
            <w:noProof/>
          </w:rPr>
          <w:t>Table 1</w:t>
        </w:r>
        <w:r w:rsidR="00CF04B8">
          <w:rPr>
            <w:noProof/>
          </w:rPr>
          <w:noBreakHyphen/>
          <w:t>1. Information Interchange Requirements</w:t>
        </w:r>
        <w:r w:rsidR="00CF04B8">
          <w:rPr>
            <w:noProof/>
          </w:rPr>
          <w:tab/>
        </w:r>
        <w:r>
          <w:rPr>
            <w:noProof/>
          </w:rPr>
          <w:fldChar w:fldCharType="begin"/>
        </w:r>
        <w:r w:rsidR="00CF04B8">
          <w:rPr>
            <w:noProof/>
          </w:rPr>
          <w:instrText xml:space="preserve"> PAGEREF _Toc189111860 \h </w:instrText>
        </w:r>
      </w:ins>
      <w:r>
        <w:rPr>
          <w:noProof/>
        </w:rPr>
      </w:r>
      <w:r>
        <w:rPr>
          <w:noProof/>
        </w:rPr>
        <w:fldChar w:fldCharType="separate"/>
      </w:r>
      <w:ins w:id="888" w:author="Bob Yencha" w:date="2012-01-25T11:55:00Z">
        <w:r w:rsidR="00CF04B8">
          <w:rPr>
            <w:noProof/>
          </w:rPr>
          <w:t>5</w:t>
        </w:r>
        <w:r>
          <w:rPr>
            <w:noProof/>
          </w:rPr>
          <w:fldChar w:fldCharType="end"/>
        </w:r>
      </w:ins>
    </w:p>
    <w:p w14:paraId="2182AA10" w14:textId="77777777" w:rsidR="00CF04B8" w:rsidRDefault="00CF04B8">
      <w:pPr>
        <w:pStyle w:val="TableofFigures"/>
        <w:numPr>
          <w:ins w:id="889" w:author="Bob Yencha" w:date="2012-01-25T11:55:00Z"/>
        </w:numPr>
        <w:tabs>
          <w:tab w:val="right" w:leader="dot" w:pos="9350"/>
        </w:tabs>
        <w:rPr>
          <w:ins w:id="890" w:author="Bob Yencha" w:date="2012-01-25T11:55:00Z"/>
          <w:rFonts w:asciiTheme="minorHAnsi" w:eastAsiaTheme="minorEastAsia" w:hAnsiTheme="minorHAnsi" w:cstheme="minorBidi"/>
          <w:noProof/>
          <w:sz w:val="24"/>
        </w:rPr>
      </w:pPr>
      <w:ins w:id="891" w:author="Bob Yencha" w:date="2012-01-25T11:55:00Z">
        <w:r>
          <w:rPr>
            <w:noProof/>
          </w:rPr>
          <w:t>Table 1</w:t>
        </w:r>
        <w:r>
          <w:rPr>
            <w:noProof/>
          </w:rPr>
          <w:noBreakHyphen/>
          <w:t>2. System Requirements</w:t>
        </w:r>
        <w:r>
          <w:rPr>
            <w:noProof/>
          </w:rPr>
          <w:tab/>
        </w:r>
        <w:r w:rsidR="00D826AD">
          <w:rPr>
            <w:noProof/>
          </w:rPr>
          <w:fldChar w:fldCharType="begin"/>
        </w:r>
        <w:r>
          <w:rPr>
            <w:noProof/>
          </w:rPr>
          <w:instrText xml:space="preserve"> PAGEREF _Toc189111861 \h </w:instrText>
        </w:r>
      </w:ins>
      <w:r w:rsidR="00D826AD">
        <w:rPr>
          <w:noProof/>
        </w:rPr>
      </w:r>
      <w:r w:rsidR="00D826AD">
        <w:rPr>
          <w:noProof/>
        </w:rPr>
        <w:fldChar w:fldCharType="separate"/>
      </w:r>
      <w:ins w:id="892" w:author="Bob Yencha" w:date="2012-01-25T11:55:00Z">
        <w:r>
          <w:rPr>
            <w:noProof/>
          </w:rPr>
          <w:t>5</w:t>
        </w:r>
        <w:r w:rsidR="00D826AD">
          <w:rPr>
            <w:noProof/>
          </w:rPr>
          <w:fldChar w:fldCharType="end"/>
        </w:r>
      </w:ins>
    </w:p>
    <w:p w14:paraId="2CC2E0AF" w14:textId="77777777" w:rsidR="00CF04B8" w:rsidRDefault="00CF04B8">
      <w:pPr>
        <w:pStyle w:val="TableofFigures"/>
        <w:numPr>
          <w:ins w:id="893" w:author="Bob Yencha" w:date="2012-01-25T11:55:00Z"/>
        </w:numPr>
        <w:tabs>
          <w:tab w:val="right" w:leader="dot" w:pos="9350"/>
        </w:tabs>
        <w:rPr>
          <w:ins w:id="894" w:author="Bob Yencha" w:date="2012-01-25T11:55:00Z"/>
          <w:rFonts w:asciiTheme="minorHAnsi" w:eastAsiaTheme="minorEastAsia" w:hAnsiTheme="minorHAnsi" w:cstheme="minorBidi"/>
          <w:noProof/>
          <w:sz w:val="24"/>
        </w:rPr>
      </w:pPr>
      <w:ins w:id="895" w:author="Bob Yencha" w:date="2012-01-25T11:55:00Z">
        <w:r>
          <w:rPr>
            <w:noProof/>
          </w:rPr>
          <w:t>Table 1</w:t>
        </w:r>
        <w:r>
          <w:rPr>
            <w:noProof/>
          </w:rPr>
          <w:noBreakHyphen/>
          <w:t>3. Message Element Attributes</w:t>
        </w:r>
        <w:r>
          <w:rPr>
            <w:noProof/>
          </w:rPr>
          <w:tab/>
        </w:r>
        <w:r w:rsidR="00D826AD">
          <w:rPr>
            <w:noProof/>
          </w:rPr>
          <w:fldChar w:fldCharType="begin"/>
        </w:r>
        <w:r>
          <w:rPr>
            <w:noProof/>
          </w:rPr>
          <w:instrText xml:space="preserve"> PAGEREF _Toc189111862 \h </w:instrText>
        </w:r>
      </w:ins>
      <w:r w:rsidR="00D826AD">
        <w:rPr>
          <w:noProof/>
        </w:rPr>
      </w:r>
      <w:r w:rsidR="00D826AD">
        <w:rPr>
          <w:noProof/>
        </w:rPr>
        <w:fldChar w:fldCharType="separate"/>
      </w:r>
      <w:ins w:id="896" w:author="Bob Yencha" w:date="2012-01-25T11:55:00Z">
        <w:r>
          <w:rPr>
            <w:noProof/>
          </w:rPr>
          <w:t>11</w:t>
        </w:r>
        <w:r w:rsidR="00D826AD">
          <w:rPr>
            <w:noProof/>
          </w:rPr>
          <w:fldChar w:fldCharType="end"/>
        </w:r>
      </w:ins>
    </w:p>
    <w:p w14:paraId="4B326E3E" w14:textId="77777777" w:rsidR="00CF04B8" w:rsidRDefault="00CF04B8">
      <w:pPr>
        <w:pStyle w:val="TableofFigures"/>
        <w:numPr>
          <w:ins w:id="897" w:author="Bob Yencha" w:date="2012-01-25T11:55:00Z"/>
        </w:numPr>
        <w:tabs>
          <w:tab w:val="right" w:leader="dot" w:pos="9350"/>
        </w:tabs>
        <w:rPr>
          <w:ins w:id="898" w:author="Bob Yencha" w:date="2012-01-25T11:55:00Z"/>
          <w:rFonts w:asciiTheme="minorHAnsi" w:eastAsiaTheme="minorEastAsia" w:hAnsiTheme="minorHAnsi" w:cstheme="minorBidi"/>
          <w:noProof/>
          <w:sz w:val="24"/>
        </w:rPr>
      </w:pPr>
      <w:ins w:id="899" w:author="Bob Yencha" w:date="2012-01-25T11:55:00Z">
        <w:r>
          <w:rPr>
            <w:noProof/>
          </w:rPr>
          <w:t>Table 1</w:t>
        </w:r>
        <w:r>
          <w:rPr>
            <w:noProof/>
          </w:rPr>
          <w:noBreakHyphen/>
          <w:t>4. Sending Application Conformance</w:t>
        </w:r>
        <w:r>
          <w:rPr>
            <w:noProof/>
          </w:rPr>
          <w:tab/>
        </w:r>
        <w:r w:rsidR="00D826AD">
          <w:rPr>
            <w:noProof/>
          </w:rPr>
          <w:fldChar w:fldCharType="begin"/>
        </w:r>
        <w:r>
          <w:rPr>
            <w:noProof/>
          </w:rPr>
          <w:instrText xml:space="preserve"> PAGEREF _Toc189111863 \h </w:instrText>
        </w:r>
      </w:ins>
      <w:r w:rsidR="00D826AD">
        <w:rPr>
          <w:noProof/>
        </w:rPr>
      </w:r>
      <w:r w:rsidR="00D826AD">
        <w:rPr>
          <w:noProof/>
        </w:rPr>
        <w:fldChar w:fldCharType="separate"/>
      </w:r>
      <w:ins w:id="900" w:author="Bob Yencha" w:date="2012-01-25T11:55:00Z">
        <w:r>
          <w:rPr>
            <w:noProof/>
          </w:rPr>
          <w:t>14</w:t>
        </w:r>
        <w:r w:rsidR="00D826AD">
          <w:rPr>
            <w:noProof/>
          </w:rPr>
          <w:fldChar w:fldCharType="end"/>
        </w:r>
      </w:ins>
    </w:p>
    <w:p w14:paraId="68BC241A" w14:textId="77777777" w:rsidR="00CF04B8" w:rsidRDefault="00CF04B8">
      <w:pPr>
        <w:pStyle w:val="TableofFigures"/>
        <w:numPr>
          <w:ins w:id="901" w:author="Bob Yencha" w:date="2012-01-25T11:55:00Z"/>
        </w:numPr>
        <w:tabs>
          <w:tab w:val="right" w:leader="dot" w:pos="9350"/>
        </w:tabs>
        <w:rPr>
          <w:ins w:id="902" w:author="Bob Yencha" w:date="2012-01-25T11:55:00Z"/>
          <w:rFonts w:asciiTheme="minorHAnsi" w:eastAsiaTheme="minorEastAsia" w:hAnsiTheme="minorHAnsi" w:cstheme="minorBidi"/>
          <w:noProof/>
          <w:sz w:val="24"/>
        </w:rPr>
      </w:pPr>
      <w:ins w:id="903" w:author="Bob Yencha" w:date="2012-01-25T11:55:00Z">
        <w:r>
          <w:rPr>
            <w:noProof/>
          </w:rPr>
          <w:t>Table 1</w:t>
        </w:r>
        <w:r>
          <w:rPr>
            <w:noProof/>
          </w:rPr>
          <w:noBreakHyphen/>
          <w:t>5. Receiving Application Conformance</w:t>
        </w:r>
        <w:r>
          <w:rPr>
            <w:noProof/>
          </w:rPr>
          <w:tab/>
        </w:r>
        <w:r w:rsidR="00D826AD">
          <w:rPr>
            <w:noProof/>
          </w:rPr>
          <w:fldChar w:fldCharType="begin"/>
        </w:r>
        <w:r>
          <w:rPr>
            <w:noProof/>
          </w:rPr>
          <w:instrText xml:space="preserve"> PAGEREF _Toc189111864 \h </w:instrText>
        </w:r>
      </w:ins>
      <w:r w:rsidR="00D826AD">
        <w:rPr>
          <w:noProof/>
        </w:rPr>
      </w:r>
      <w:r w:rsidR="00D826AD">
        <w:rPr>
          <w:noProof/>
        </w:rPr>
        <w:fldChar w:fldCharType="separate"/>
      </w:r>
      <w:ins w:id="904" w:author="Bob Yencha" w:date="2012-01-25T11:55:00Z">
        <w:r>
          <w:rPr>
            <w:noProof/>
          </w:rPr>
          <w:t>14</w:t>
        </w:r>
        <w:r w:rsidR="00D826AD">
          <w:rPr>
            <w:noProof/>
          </w:rPr>
          <w:fldChar w:fldCharType="end"/>
        </w:r>
      </w:ins>
    </w:p>
    <w:p w14:paraId="14C1E2A6" w14:textId="77777777" w:rsidR="00CF04B8" w:rsidRDefault="00CF04B8">
      <w:pPr>
        <w:pStyle w:val="TableofFigures"/>
        <w:numPr>
          <w:ins w:id="905" w:author="Bob Yencha" w:date="2012-01-25T11:55:00Z"/>
        </w:numPr>
        <w:tabs>
          <w:tab w:val="right" w:leader="dot" w:pos="9350"/>
        </w:tabs>
        <w:rPr>
          <w:ins w:id="906" w:author="Bob Yencha" w:date="2012-01-25T11:55:00Z"/>
          <w:rFonts w:asciiTheme="minorHAnsi" w:eastAsiaTheme="minorEastAsia" w:hAnsiTheme="minorHAnsi" w:cstheme="minorBidi"/>
          <w:noProof/>
          <w:sz w:val="24"/>
        </w:rPr>
      </w:pPr>
      <w:ins w:id="907" w:author="Bob Yencha" w:date="2012-01-25T11:55:00Z">
        <w:r>
          <w:rPr>
            <w:noProof/>
          </w:rPr>
          <w:t>Table 2</w:t>
        </w:r>
        <w:r>
          <w:rPr>
            <w:noProof/>
          </w:rPr>
          <w:noBreakHyphen/>
          <w:t>1. Coded Element (CE)</w:t>
        </w:r>
        <w:r>
          <w:rPr>
            <w:noProof/>
          </w:rPr>
          <w:tab/>
        </w:r>
        <w:r w:rsidR="00D826AD">
          <w:rPr>
            <w:noProof/>
          </w:rPr>
          <w:fldChar w:fldCharType="begin"/>
        </w:r>
        <w:r>
          <w:rPr>
            <w:noProof/>
          </w:rPr>
          <w:instrText xml:space="preserve"> PAGEREF _Toc189111865 \h </w:instrText>
        </w:r>
      </w:ins>
      <w:r w:rsidR="00D826AD">
        <w:rPr>
          <w:noProof/>
        </w:rPr>
      </w:r>
      <w:r w:rsidR="00D826AD">
        <w:rPr>
          <w:noProof/>
        </w:rPr>
        <w:fldChar w:fldCharType="separate"/>
      </w:r>
      <w:ins w:id="908" w:author="Bob Yencha" w:date="2012-01-25T11:55:00Z">
        <w:r>
          <w:rPr>
            <w:noProof/>
          </w:rPr>
          <w:t>16</w:t>
        </w:r>
        <w:r w:rsidR="00D826AD">
          <w:rPr>
            <w:noProof/>
          </w:rPr>
          <w:fldChar w:fldCharType="end"/>
        </w:r>
      </w:ins>
    </w:p>
    <w:p w14:paraId="6D20AEAD" w14:textId="77777777" w:rsidR="00CF04B8" w:rsidRDefault="00CF04B8">
      <w:pPr>
        <w:pStyle w:val="TableofFigures"/>
        <w:numPr>
          <w:ins w:id="909" w:author="Bob Yencha" w:date="2012-01-25T11:55:00Z"/>
        </w:numPr>
        <w:tabs>
          <w:tab w:val="right" w:leader="dot" w:pos="9350"/>
        </w:tabs>
        <w:rPr>
          <w:ins w:id="910" w:author="Bob Yencha" w:date="2012-01-25T11:55:00Z"/>
          <w:rFonts w:asciiTheme="minorHAnsi" w:eastAsiaTheme="minorEastAsia" w:hAnsiTheme="minorHAnsi" w:cstheme="minorBidi"/>
          <w:noProof/>
          <w:sz w:val="24"/>
        </w:rPr>
      </w:pPr>
      <w:ins w:id="911" w:author="Bob Yencha" w:date="2012-01-25T11:55:00Z">
        <w:r>
          <w:rPr>
            <w:noProof/>
          </w:rPr>
          <w:t>Table 2</w:t>
        </w:r>
        <w:r>
          <w:rPr>
            <w:noProof/>
          </w:rPr>
          <w:noBreakHyphen/>
          <w:t xml:space="preserve">2. Coded with Exceptions </w:t>
        </w:r>
        <w:r w:rsidRPr="004D779C">
          <w:rPr>
            <w:rFonts w:cs="Lucida Sans Unicode"/>
            <w:noProof/>
          </w:rPr>
          <w:t>−</w:t>
        </w:r>
        <w:r>
          <w:rPr>
            <w:noProof/>
          </w:rPr>
          <w:t xml:space="preserve"> Code Required But May Be Empty (CWE-CRE)</w:t>
        </w:r>
        <w:r>
          <w:rPr>
            <w:noProof/>
          </w:rPr>
          <w:tab/>
        </w:r>
        <w:r w:rsidR="00D826AD">
          <w:rPr>
            <w:noProof/>
          </w:rPr>
          <w:fldChar w:fldCharType="begin"/>
        </w:r>
        <w:r>
          <w:rPr>
            <w:noProof/>
          </w:rPr>
          <w:instrText xml:space="preserve"> PAGEREF _Toc189111866 \h </w:instrText>
        </w:r>
      </w:ins>
      <w:r w:rsidR="00D826AD">
        <w:rPr>
          <w:noProof/>
        </w:rPr>
      </w:r>
      <w:r w:rsidR="00D826AD">
        <w:rPr>
          <w:noProof/>
        </w:rPr>
        <w:fldChar w:fldCharType="separate"/>
      </w:r>
      <w:ins w:id="912" w:author="Bob Yencha" w:date="2012-01-25T11:55:00Z">
        <w:r>
          <w:rPr>
            <w:noProof/>
          </w:rPr>
          <w:t>17</w:t>
        </w:r>
        <w:r w:rsidR="00D826AD">
          <w:rPr>
            <w:noProof/>
          </w:rPr>
          <w:fldChar w:fldCharType="end"/>
        </w:r>
      </w:ins>
    </w:p>
    <w:p w14:paraId="19DA21C7" w14:textId="77777777" w:rsidR="00CF04B8" w:rsidRDefault="00CF04B8">
      <w:pPr>
        <w:pStyle w:val="TableofFigures"/>
        <w:numPr>
          <w:ins w:id="913" w:author="Bob Yencha" w:date="2012-01-25T11:55:00Z"/>
        </w:numPr>
        <w:tabs>
          <w:tab w:val="right" w:leader="dot" w:pos="9350"/>
        </w:tabs>
        <w:rPr>
          <w:ins w:id="914" w:author="Bob Yencha" w:date="2012-01-25T11:55:00Z"/>
          <w:rFonts w:asciiTheme="minorHAnsi" w:eastAsiaTheme="minorEastAsia" w:hAnsiTheme="minorHAnsi" w:cstheme="minorBidi"/>
          <w:noProof/>
          <w:sz w:val="24"/>
        </w:rPr>
      </w:pPr>
      <w:ins w:id="915" w:author="Bob Yencha" w:date="2012-01-25T11:55:00Z">
        <w:r>
          <w:rPr>
            <w:noProof/>
          </w:rPr>
          <w:t>Table 2</w:t>
        </w:r>
        <w:r>
          <w:rPr>
            <w:noProof/>
          </w:rPr>
          <w:noBreakHyphen/>
          <w:t xml:space="preserve">3. Coded with Exceptions </w:t>
        </w:r>
        <w:r w:rsidRPr="004D779C">
          <w:rPr>
            <w:rFonts w:cs="Lucida Sans Unicode"/>
            <w:noProof/>
          </w:rPr>
          <w:t>–</w:t>
        </w:r>
        <w:r>
          <w:rPr>
            <w:noProof/>
          </w:rPr>
          <w:t xml:space="preserve"> Code Required – (CWE-CR)</w:t>
        </w:r>
        <w:r>
          <w:rPr>
            <w:noProof/>
          </w:rPr>
          <w:tab/>
        </w:r>
        <w:r w:rsidR="00D826AD">
          <w:rPr>
            <w:noProof/>
          </w:rPr>
          <w:fldChar w:fldCharType="begin"/>
        </w:r>
        <w:r>
          <w:rPr>
            <w:noProof/>
          </w:rPr>
          <w:instrText xml:space="preserve"> PAGEREF _Toc189111867 \h </w:instrText>
        </w:r>
      </w:ins>
      <w:r w:rsidR="00D826AD">
        <w:rPr>
          <w:noProof/>
        </w:rPr>
      </w:r>
      <w:r w:rsidR="00D826AD">
        <w:rPr>
          <w:noProof/>
        </w:rPr>
        <w:fldChar w:fldCharType="separate"/>
      </w:r>
      <w:ins w:id="916" w:author="Bob Yencha" w:date="2012-01-25T11:55:00Z">
        <w:r>
          <w:rPr>
            <w:noProof/>
          </w:rPr>
          <w:t>19</w:t>
        </w:r>
        <w:r w:rsidR="00D826AD">
          <w:rPr>
            <w:noProof/>
          </w:rPr>
          <w:fldChar w:fldCharType="end"/>
        </w:r>
      </w:ins>
    </w:p>
    <w:p w14:paraId="604E9DBE" w14:textId="77777777" w:rsidR="00CF04B8" w:rsidRDefault="00CF04B8">
      <w:pPr>
        <w:pStyle w:val="TableofFigures"/>
        <w:numPr>
          <w:ins w:id="917" w:author="Bob Yencha" w:date="2012-01-25T11:55:00Z"/>
        </w:numPr>
        <w:tabs>
          <w:tab w:val="right" w:leader="dot" w:pos="9350"/>
        </w:tabs>
        <w:rPr>
          <w:ins w:id="918" w:author="Bob Yencha" w:date="2012-01-25T11:55:00Z"/>
          <w:rFonts w:asciiTheme="minorHAnsi" w:eastAsiaTheme="minorEastAsia" w:hAnsiTheme="minorHAnsi" w:cstheme="minorBidi"/>
          <w:noProof/>
          <w:sz w:val="24"/>
        </w:rPr>
      </w:pPr>
      <w:ins w:id="919" w:author="Bob Yencha" w:date="2012-01-25T11:55:00Z">
        <w:r>
          <w:rPr>
            <w:noProof/>
          </w:rPr>
          <w:t>Table 2</w:t>
        </w:r>
        <w:r>
          <w:rPr>
            <w:noProof/>
          </w:rPr>
          <w:noBreakHyphen/>
          <w:t>4. Extended Composite ID with Check Digit (CX GU)</w:t>
        </w:r>
        <w:r>
          <w:rPr>
            <w:noProof/>
          </w:rPr>
          <w:tab/>
        </w:r>
        <w:r w:rsidR="00D826AD">
          <w:rPr>
            <w:noProof/>
          </w:rPr>
          <w:fldChar w:fldCharType="begin"/>
        </w:r>
        <w:r>
          <w:rPr>
            <w:noProof/>
          </w:rPr>
          <w:instrText xml:space="preserve"> PAGEREF _Toc189111868 \h </w:instrText>
        </w:r>
      </w:ins>
      <w:r w:rsidR="00D826AD">
        <w:rPr>
          <w:noProof/>
        </w:rPr>
      </w:r>
      <w:r w:rsidR="00D826AD">
        <w:rPr>
          <w:noProof/>
        </w:rPr>
        <w:fldChar w:fldCharType="separate"/>
      </w:r>
      <w:ins w:id="920" w:author="Bob Yencha" w:date="2012-01-25T11:55:00Z">
        <w:r>
          <w:rPr>
            <w:noProof/>
          </w:rPr>
          <w:t>21</w:t>
        </w:r>
        <w:r w:rsidR="00D826AD">
          <w:rPr>
            <w:noProof/>
          </w:rPr>
          <w:fldChar w:fldCharType="end"/>
        </w:r>
      </w:ins>
    </w:p>
    <w:p w14:paraId="430662AE" w14:textId="77777777" w:rsidR="00CF04B8" w:rsidRDefault="00CF04B8">
      <w:pPr>
        <w:pStyle w:val="TableofFigures"/>
        <w:numPr>
          <w:ins w:id="921" w:author="Bob Yencha" w:date="2012-01-25T11:55:00Z"/>
        </w:numPr>
        <w:tabs>
          <w:tab w:val="right" w:leader="dot" w:pos="9350"/>
        </w:tabs>
        <w:rPr>
          <w:ins w:id="922" w:author="Bob Yencha" w:date="2012-01-25T11:55:00Z"/>
          <w:rFonts w:asciiTheme="minorHAnsi" w:eastAsiaTheme="minorEastAsia" w:hAnsiTheme="minorHAnsi" w:cstheme="minorBidi"/>
          <w:noProof/>
          <w:sz w:val="24"/>
        </w:rPr>
      </w:pPr>
      <w:ins w:id="923" w:author="Bob Yencha" w:date="2012-01-25T11:55:00Z">
        <w:r>
          <w:rPr>
            <w:noProof/>
          </w:rPr>
          <w:t>Table 2</w:t>
        </w:r>
        <w:r>
          <w:rPr>
            <w:noProof/>
          </w:rPr>
          <w:noBreakHyphen/>
          <w:t>5. Extended Composite ID with Check Digit (CX NG)</w:t>
        </w:r>
        <w:r>
          <w:rPr>
            <w:noProof/>
          </w:rPr>
          <w:tab/>
        </w:r>
        <w:r w:rsidR="00D826AD">
          <w:rPr>
            <w:noProof/>
          </w:rPr>
          <w:fldChar w:fldCharType="begin"/>
        </w:r>
        <w:r>
          <w:rPr>
            <w:noProof/>
          </w:rPr>
          <w:instrText xml:space="preserve"> PAGEREF _Toc189111869 \h </w:instrText>
        </w:r>
      </w:ins>
      <w:r w:rsidR="00D826AD">
        <w:rPr>
          <w:noProof/>
        </w:rPr>
      </w:r>
      <w:r w:rsidR="00D826AD">
        <w:rPr>
          <w:noProof/>
        </w:rPr>
        <w:fldChar w:fldCharType="separate"/>
      </w:r>
      <w:ins w:id="924" w:author="Bob Yencha" w:date="2012-01-25T11:55:00Z">
        <w:r>
          <w:rPr>
            <w:noProof/>
          </w:rPr>
          <w:t>22</w:t>
        </w:r>
        <w:r w:rsidR="00D826AD">
          <w:rPr>
            <w:noProof/>
          </w:rPr>
          <w:fldChar w:fldCharType="end"/>
        </w:r>
      </w:ins>
    </w:p>
    <w:p w14:paraId="67049330" w14:textId="77777777" w:rsidR="00CF04B8" w:rsidRDefault="00CF04B8">
      <w:pPr>
        <w:pStyle w:val="TableofFigures"/>
        <w:numPr>
          <w:ins w:id="925" w:author="Bob Yencha" w:date="2012-01-25T11:55:00Z"/>
        </w:numPr>
        <w:tabs>
          <w:tab w:val="right" w:leader="dot" w:pos="9350"/>
        </w:tabs>
        <w:rPr>
          <w:ins w:id="926" w:author="Bob Yencha" w:date="2012-01-25T11:55:00Z"/>
          <w:rFonts w:asciiTheme="minorHAnsi" w:eastAsiaTheme="minorEastAsia" w:hAnsiTheme="minorHAnsi" w:cstheme="minorBidi"/>
          <w:noProof/>
          <w:sz w:val="24"/>
        </w:rPr>
      </w:pPr>
      <w:ins w:id="927" w:author="Bob Yencha" w:date="2012-01-25T11:55:00Z">
        <w:r>
          <w:rPr>
            <w:noProof/>
          </w:rPr>
          <w:t>Table 2</w:t>
        </w:r>
        <w:r>
          <w:rPr>
            <w:noProof/>
          </w:rPr>
          <w:noBreakHyphen/>
          <w:t>6. Date/Time Range (DR)</w:t>
        </w:r>
        <w:r>
          <w:rPr>
            <w:noProof/>
          </w:rPr>
          <w:tab/>
        </w:r>
        <w:r w:rsidR="00D826AD">
          <w:rPr>
            <w:noProof/>
          </w:rPr>
          <w:fldChar w:fldCharType="begin"/>
        </w:r>
        <w:r>
          <w:rPr>
            <w:noProof/>
          </w:rPr>
          <w:instrText xml:space="preserve"> PAGEREF _Toc189111870 \h </w:instrText>
        </w:r>
      </w:ins>
      <w:r w:rsidR="00D826AD">
        <w:rPr>
          <w:noProof/>
        </w:rPr>
      </w:r>
      <w:r w:rsidR="00D826AD">
        <w:rPr>
          <w:noProof/>
        </w:rPr>
        <w:fldChar w:fldCharType="separate"/>
      </w:r>
      <w:ins w:id="928" w:author="Bob Yencha" w:date="2012-01-25T11:55:00Z">
        <w:r>
          <w:rPr>
            <w:noProof/>
          </w:rPr>
          <w:t>23</w:t>
        </w:r>
        <w:r w:rsidR="00D826AD">
          <w:rPr>
            <w:noProof/>
          </w:rPr>
          <w:fldChar w:fldCharType="end"/>
        </w:r>
      </w:ins>
    </w:p>
    <w:p w14:paraId="358F7A72" w14:textId="77777777" w:rsidR="00CF04B8" w:rsidRDefault="00CF04B8">
      <w:pPr>
        <w:pStyle w:val="TableofFigures"/>
        <w:numPr>
          <w:ins w:id="929" w:author="Bob Yencha" w:date="2012-01-25T11:55:00Z"/>
        </w:numPr>
        <w:tabs>
          <w:tab w:val="right" w:leader="dot" w:pos="9350"/>
        </w:tabs>
        <w:rPr>
          <w:ins w:id="930" w:author="Bob Yencha" w:date="2012-01-25T11:55:00Z"/>
          <w:rFonts w:asciiTheme="minorHAnsi" w:eastAsiaTheme="minorEastAsia" w:hAnsiTheme="minorHAnsi" w:cstheme="minorBidi"/>
          <w:noProof/>
          <w:sz w:val="24"/>
        </w:rPr>
      </w:pPr>
      <w:ins w:id="931" w:author="Bob Yencha" w:date="2012-01-25T11:55:00Z">
        <w:r>
          <w:rPr>
            <w:noProof/>
          </w:rPr>
          <w:t>Table 2</w:t>
        </w:r>
        <w:r>
          <w:rPr>
            <w:noProof/>
          </w:rPr>
          <w:noBreakHyphen/>
          <w:t>7. Date (DT)</w:t>
        </w:r>
        <w:r>
          <w:rPr>
            <w:noProof/>
          </w:rPr>
          <w:tab/>
        </w:r>
        <w:r w:rsidR="00D826AD">
          <w:rPr>
            <w:noProof/>
          </w:rPr>
          <w:fldChar w:fldCharType="begin"/>
        </w:r>
        <w:r>
          <w:rPr>
            <w:noProof/>
          </w:rPr>
          <w:instrText xml:space="preserve"> PAGEREF _Toc189111871 \h </w:instrText>
        </w:r>
      </w:ins>
      <w:r w:rsidR="00D826AD">
        <w:rPr>
          <w:noProof/>
        </w:rPr>
      </w:r>
      <w:r w:rsidR="00D826AD">
        <w:rPr>
          <w:noProof/>
        </w:rPr>
        <w:fldChar w:fldCharType="separate"/>
      </w:r>
      <w:ins w:id="932" w:author="Bob Yencha" w:date="2012-01-25T11:55:00Z">
        <w:r>
          <w:rPr>
            <w:noProof/>
          </w:rPr>
          <w:t>23</w:t>
        </w:r>
        <w:r w:rsidR="00D826AD">
          <w:rPr>
            <w:noProof/>
          </w:rPr>
          <w:fldChar w:fldCharType="end"/>
        </w:r>
      </w:ins>
    </w:p>
    <w:p w14:paraId="5C59315E" w14:textId="77777777" w:rsidR="00CF04B8" w:rsidRDefault="00CF04B8">
      <w:pPr>
        <w:pStyle w:val="TableofFigures"/>
        <w:numPr>
          <w:ins w:id="933" w:author="Bob Yencha" w:date="2012-01-25T11:55:00Z"/>
        </w:numPr>
        <w:tabs>
          <w:tab w:val="right" w:leader="dot" w:pos="9350"/>
        </w:tabs>
        <w:rPr>
          <w:ins w:id="934" w:author="Bob Yencha" w:date="2012-01-25T11:55:00Z"/>
          <w:rFonts w:asciiTheme="minorHAnsi" w:eastAsiaTheme="minorEastAsia" w:hAnsiTheme="minorHAnsi" w:cstheme="minorBidi"/>
          <w:noProof/>
          <w:sz w:val="24"/>
        </w:rPr>
      </w:pPr>
      <w:ins w:id="935" w:author="Bob Yencha" w:date="2012-01-25T11:55:00Z">
        <w:r>
          <w:rPr>
            <w:noProof/>
          </w:rPr>
          <w:t>Table 2</w:t>
        </w:r>
        <w:r>
          <w:rPr>
            <w:noProof/>
          </w:rPr>
          <w:noBreakHyphen/>
          <w:t>8. Date/Time (DTM)</w:t>
        </w:r>
        <w:r>
          <w:rPr>
            <w:noProof/>
          </w:rPr>
          <w:tab/>
        </w:r>
        <w:r w:rsidR="00D826AD">
          <w:rPr>
            <w:noProof/>
          </w:rPr>
          <w:fldChar w:fldCharType="begin"/>
        </w:r>
        <w:r>
          <w:rPr>
            <w:noProof/>
          </w:rPr>
          <w:instrText xml:space="preserve"> PAGEREF _Toc189111872 \h </w:instrText>
        </w:r>
      </w:ins>
      <w:r w:rsidR="00D826AD">
        <w:rPr>
          <w:noProof/>
        </w:rPr>
      </w:r>
      <w:r w:rsidR="00D826AD">
        <w:rPr>
          <w:noProof/>
        </w:rPr>
        <w:fldChar w:fldCharType="separate"/>
      </w:r>
      <w:ins w:id="936" w:author="Bob Yencha" w:date="2012-01-25T11:55:00Z">
        <w:r>
          <w:rPr>
            <w:noProof/>
          </w:rPr>
          <w:t>23</w:t>
        </w:r>
        <w:r w:rsidR="00D826AD">
          <w:rPr>
            <w:noProof/>
          </w:rPr>
          <w:fldChar w:fldCharType="end"/>
        </w:r>
      </w:ins>
    </w:p>
    <w:p w14:paraId="64C7C7B3" w14:textId="77777777" w:rsidR="00CF04B8" w:rsidRDefault="00CF04B8">
      <w:pPr>
        <w:pStyle w:val="TableofFigures"/>
        <w:numPr>
          <w:ins w:id="937" w:author="Bob Yencha" w:date="2012-01-25T11:55:00Z"/>
        </w:numPr>
        <w:tabs>
          <w:tab w:val="right" w:leader="dot" w:pos="9350"/>
        </w:tabs>
        <w:rPr>
          <w:ins w:id="938" w:author="Bob Yencha" w:date="2012-01-25T11:55:00Z"/>
          <w:rFonts w:asciiTheme="minorHAnsi" w:eastAsiaTheme="minorEastAsia" w:hAnsiTheme="minorHAnsi" w:cstheme="minorBidi"/>
          <w:noProof/>
          <w:sz w:val="24"/>
        </w:rPr>
      </w:pPr>
      <w:ins w:id="939" w:author="Bob Yencha" w:date="2012-01-25T11:55:00Z">
        <w:r>
          <w:rPr>
            <w:noProof/>
          </w:rPr>
          <w:t>Table 2</w:t>
        </w:r>
        <w:r>
          <w:rPr>
            <w:noProof/>
          </w:rPr>
          <w:noBreakHyphen/>
          <w:t>9. Encapsulated Data (ED)</w:t>
        </w:r>
        <w:r>
          <w:rPr>
            <w:noProof/>
          </w:rPr>
          <w:tab/>
        </w:r>
        <w:r w:rsidR="00D826AD">
          <w:rPr>
            <w:noProof/>
          </w:rPr>
          <w:fldChar w:fldCharType="begin"/>
        </w:r>
        <w:r>
          <w:rPr>
            <w:noProof/>
          </w:rPr>
          <w:instrText xml:space="preserve"> PAGEREF _Toc189111873 \h </w:instrText>
        </w:r>
      </w:ins>
      <w:r w:rsidR="00D826AD">
        <w:rPr>
          <w:noProof/>
        </w:rPr>
      </w:r>
      <w:r w:rsidR="00D826AD">
        <w:rPr>
          <w:noProof/>
        </w:rPr>
        <w:fldChar w:fldCharType="separate"/>
      </w:r>
      <w:ins w:id="940" w:author="Bob Yencha" w:date="2012-01-25T11:55:00Z">
        <w:r>
          <w:rPr>
            <w:noProof/>
          </w:rPr>
          <w:t>23</w:t>
        </w:r>
        <w:r w:rsidR="00D826AD">
          <w:rPr>
            <w:noProof/>
          </w:rPr>
          <w:fldChar w:fldCharType="end"/>
        </w:r>
      </w:ins>
    </w:p>
    <w:p w14:paraId="5F451516" w14:textId="77777777" w:rsidR="00CF04B8" w:rsidRDefault="00CF04B8">
      <w:pPr>
        <w:pStyle w:val="TableofFigures"/>
        <w:numPr>
          <w:ins w:id="941" w:author="Bob Yencha" w:date="2012-01-25T11:55:00Z"/>
        </w:numPr>
        <w:tabs>
          <w:tab w:val="right" w:leader="dot" w:pos="9350"/>
        </w:tabs>
        <w:rPr>
          <w:ins w:id="942" w:author="Bob Yencha" w:date="2012-01-25T11:55:00Z"/>
          <w:rFonts w:asciiTheme="minorHAnsi" w:eastAsiaTheme="minorEastAsia" w:hAnsiTheme="minorHAnsi" w:cstheme="minorBidi"/>
          <w:noProof/>
          <w:sz w:val="24"/>
        </w:rPr>
      </w:pPr>
      <w:ins w:id="943" w:author="Bob Yencha" w:date="2012-01-25T11:55:00Z">
        <w:r>
          <w:rPr>
            <w:noProof/>
          </w:rPr>
          <w:t>Table 2</w:t>
        </w:r>
        <w:r>
          <w:rPr>
            <w:noProof/>
          </w:rPr>
          <w:noBreakHyphen/>
          <w:t>10. Entity Identifier (EI GU)</w:t>
        </w:r>
        <w:r>
          <w:rPr>
            <w:noProof/>
          </w:rPr>
          <w:tab/>
        </w:r>
        <w:r w:rsidR="00D826AD">
          <w:rPr>
            <w:noProof/>
          </w:rPr>
          <w:fldChar w:fldCharType="begin"/>
        </w:r>
        <w:r>
          <w:rPr>
            <w:noProof/>
          </w:rPr>
          <w:instrText xml:space="preserve"> PAGEREF _Toc189111874 \h </w:instrText>
        </w:r>
      </w:ins>
      <w:r w:rsidR="00D826AD">
        <w:rPr>
          <w:noProof/>
        </w:rPr>
      </w:r>
      <w:r w:rsidR="00D826AD">
        <w:rPr>
          <w:noProof/>
        </w:rPr>
        <w:fldChar w:fldCharType="separate"/>
      </w:r>
      <w:ins w:id="944" w:author="Bob Yencha" w:date="2012-01-25T11:55:00Z">
        <w:r>
          <w:rPr>
            <w:noProof/>
          </w:rPr>
          <w:t>24</w:t>
        </w:r>
        <w:r w:rsidR="00D826AD">
          <w:rPr>
            <w:noProof/>
          </w:rPr>
          <w:fldChar w:fldCharType="end"/>
        </w:r>
      </w:ins>
    </w:p>
    <w:p w14:paraId="7846DEE1" w14:textId="77777777" w:rsidR="00CF04B8" w:rsidRDefault="00CF04B8">
      <w:pPr>
        <w:pStyle w:val="TableofFigures"/>
        <w:numPr>
          <w:ins w:id="945" w:author="Bob Yencha" w:date="2012-01-25T11:55:00Z"/>
        </w:numPr>
        <w:tabs>
          <w:tab w:val="right" w:leader="dot" w:pos="9350"/>
        </w:tabs>
        <w:rPr>
          <w:ins w:id="946" w:author="Bob Yencha" w:date="2012-01-25T11:55:00Z"/>
          <w:rFonts w:asciiTheme="minorHAnsi" w:eastAsiaTheme="minorEastAsia" w:hAnsiTheme="minorHAnsi" w:cstheme="minorBidi"/>
          <w:noProof/>
          <w:sz w:val="24"/>
        </w:rPr>
      </w:pPr>
      <w:ins w:id="947" w:author="Bob Yencha" w:date="2012-01-25T11:55:00Z">
        <w:r>
          <w:rPr>
            <w:noProof/>
          </w:rPr>
          <w:t>Table 2</w:t>
        </w:r>
        <w:r>
          <w:rPr>
            <w:noProof/>
          </w:rPr>
          <w:noBreakHyphen/>
          <w:t>11. Entity Identifier (EI NG)</w:t>
        </w:r>
        <w:r>
          <w:rPr>
            <w:noProof/>
          </w:rPr>
          <w:tab/>
        </w:r>
        <w:r w:rsidR="00D826AD">
          <w:rPr>
            <w:noProof/>
          </w:rPr>
          <w:fldChar w:fldCharType="begin"/>
        </w:r>
        <w:r>
          <w:rPr>
            <w:noProof/>
          </w:rPr>
          <w:instrText xml:space="preserve"> PAGEREF _Toc189111875 \h </w:instrText>
        </w:r>
      </w:ins>
      <w:r w:rsidR="00D826AD">
        <w:rPr>
          <w:noProof/>
        </w:rPr>
      </w:r>
      <w:r w:rsidR="00D826AD">
        <w:rPr>
          <w:noProof/>
        </w:rPr>
        <w:fldChar w:fldCharType="separate"/>
      </w:r>
      <w:ins w:id="948" w:author="Bob Yencha" w:date="2012-01-25T11:55:00Z">
        <w:r>
          <w:rPr>
            <w:noProof/>
          </w:rPr>
          <w:t>25</w:t>
        </w:r>
        <w:r w:rsidR="00D826AD">
          <w:rPr>
            <w:noProof/>
          </w:rPr>
          <w:fldChar w:fldCharType="end"/>
        </w:r>
      </w:ins>
    </w:p>
    <w:p w14:paraId="51E16189" w14:textId="77777777" w:rsidR="00CF04B8" w:rsidRDefault="00CF04B8">
      <w:pPr>
        <w:pStyle w:val="TableofFigures"/>
        <w:numPr>
          <w:ins w:id="949" w:author="Bob Yencha" w:date="2012-01-25T11:55:00Z"/>
        </w:numPr>
        <w:tabs>
          <w:tab w:val="right" w:leader="dot" w:pos="9350"/>
        </w:tabs>
        <w:rPr>
          <w:ins w:id="950" w:author="Bob Yencha" w:date="2012-01-25T11:55:00Z"/>
          <w:rFonts w:asciiTheme="minorHAnsi" w:eastAsiaTheme="minorEastAsia" w:hAnsiTheme="minorHAnsi" w:cstheme="minorBidi"/>
          <w:noProof/>
          <w:sz w:val="24"/>
        </w:rPr>
      </w:pPr>
      <w:ins w:id="951" w:author="Bob Yencha" w:date="2012-01-25T11:55:00Z">
        <w:r>
          <w:rPr>
            <w:noProof/>
          </w:rPr>
          <w:t>Table 2</w:t>
        </w:r>
        <w:r>
          <w:rPr>
            <w:noProof/>
          </w:rPr>
          <w:noBreakHyphen/>
          <w:t>12. Entity Identifier Pair (EIP GU)</w:t>
        </w:r>
        <w:r>
          <w:rPr>
            <w:noProof/>
          </w:rPr>
          <w:tab/>
        </w:r>
        <w:r w:rsidR="00D826AD">
          <w:rPr>
            <w:noProof/>
          </w:rPr>
          <w:fldChar w:fldCharType="begin"/>
        </w:r>
        <w:r>
          <w:rPr>
            <w:noProof/>
          </w:rPr>
          <w:instrText xml:space="preserve"> PAGEREF _Toc189111876 \h </w:instrText>
        </w:r>
      </w:ins>
      <w:r w:rsidR="00D826AD">
        <w:rPr>
          <w:noProof/>
        </w:rPr>
      </w:r>
      <w:r w:rsidR="00D826AD">
        <w:rPr>
          <w:noProof/>
        </w:rPr>
        <w:fldChar w:fldCharType="separate"/>
      </w:r>
      <w:ins w:id="952" w:author="Bob Yencha" w:date="2012-01-25T11:55:00Z">
        <w:r>
          <w:rPr>
            <w:noProof/>
          </w:rPr>
          <w:t>25</w:t>
        </w:r>
        <w:r w:rsidR="00D826AD">
          <w:rPr>
            <w:noProof/>
          </w:rPr>
          <w:fldChar w:fldCharType="end"/>
        </w:r>
      </w:ins>
    </w:p>
    <w:p w14:paraId="4E67B217" w14:textId="77777777" w:rsidR="00CF04B8" w:rsidRDefault="00CF04B8">
      <w:pPr>
        <w:pStyle w:val="TableofFigures"/>
        <w:numPr>
          <w:ins w:id="953" w:author="Bob Yencha" w:date="2012-01-25T11:55:00Z"/>
        </w:numPr>
        <w:tabs>
          <w:tab w:val="right" w:leader="dot" w:pos="9350"/>
        </w:tabs>
        <w:rPr>
          <w:ins w:id="954" w:author="Bob Yencha" w:date="2012-01-25T11:55:00Z"/>
          <w:rFonts w:asciiTheme="minorHAnsi" w:eastAsiaTheme="minorEastAsia" w:hAnsiTheme="minorHAnsi" w:cstheme="minorBidi"/>
          <w:noProof/>
          <w:sz w:val="24"/>
        </w:rPr>
      </w:pPr>
      <w:ins w:id="955" w:author="Bob Yencha" w:date="2012-01-25T11:55:00Z">
        <w:r>
          <w:rPr>
            <w:noProof/>
          </w:rPr>
          <w:t>Table 2</w:t>
        </w:r>
        <w:r>
          <w:rPr>
            <w:noProof/>
          </w:rPr>
          <w:noBreakHyphen/>
          <w:t>13. Entity Identifier Pair (EIP NG)</w:t>
        </w:r>
        <w:r>
          <w:rPr>
            <w:noProof/>
          </w:rPr>
          <w:tab/>
        </w:r>
        <w:r w:rsidR="00D826AD">
          <w:rPr>
            <w:noProof/>
          </w:rPr>
          <w:fldChar w:fldCharType="begin"/>
        </w:r>
        <w:r>
          <w:rPr>
            <w:noProof/>
          </w:rPr>
          <w:instrText xml:space="preserve"> PAGEREF _Toc189111877 \h </w:instrText>
        </w:r>
      </w:ins>
      <w:r w:rsidR="00D826AD">
        <w:rPr>
          <w:noProof/>
        </w:rPr>
      </w:r>
      <w:r w:rsidR="00D826AD">
        <w:rPr>
          <w:noProof/>
        </w:rPr>
        <w:fldChar w:fldCharType="separate"/>
      </w:r>
      <w:ins w:id="956" w:author="Bob Yencha" w:date="2012-01-25T11:55:00Z">
        <w:r>
          <w:rPr>
            <w:noProof/>
          </w:rPr>
          <w:t>26</w:t>
        </w:r>
        <w:r w:rsidR="00D826AD">
          <w:rPr>
            <w:noProof/>
          </w:rPr>
          <w:fldChar w:fldCharType="end"/>
        </w:r>
      </w:ins>
    </w:p>
    <w:p w14:paraId="7B27F6B7" w14:textId="77777777" w:rsidR="00CF04B8" w:rsidRDefault="00CF04B8">
      <w:pPr>
        <w:pStyle w:val="TableofFigures"/>
        <w:numPr>
          <w:ins w:id="957" w:author="Bob Yencha" w:date="2012-01-25T11:55:00Z"/>
        </w:numPr>
        <w:tabs>
          <w:tab w:val="right" w:leader="dot" w:pos="9350"/>
        </w:tabs>
        <w:rPr>
          <w:ins w:id="958" w:author="Bob Yencha" w:date="2012-01-25T11:55:00Z"/>
          <w:rFonts w:asciiTheme="minorHAnsi" w:eastAsiaTheme="minorEastAsia" w:hAnsiTheme="minorHAnsi" w:cstheme="minorBidi"/>
          <w:noProof/>
          <w:sz w:val="24"/>
        </w:rPr>
      </w:pPr>
      <w:ins w:id="959" w:author="Bob Yencha" w:date="2012-01-25T11:55:00Z">
        <w:r>
          <w:rPr>
            <w:noProof/>
          </w:rPr>
          <w:t>Table 2</w:t>
        </w:r>
        <w:r>
          <w:rPr>
            <w:noProof/>
          </w:rPr>
          <w:noBreakHyphen/>
          <w:t>14. Error Location (ERL)</w:t>
        </w:r>
        <w:r>
          <w:rPr>
            <w:noProof/>
          </w:rPr>
          <w:tab/>
        </w:r>
        <w:r w:rsidR="00D826AD">
          <w:rPr>
            <w:noProof/>
          </w:rPr>
          <w:fldChar w:fldCharType="begin"/>
        </w:r>
        <w:r>
          <w:rPr>
            <w:noProof/>
          </w:rPr>
          <w:instrText xml:space="preserve"> PAGEREF _Toc189111878 \h </w:instrText>
        </w:r>
      </w:ins>
      <w:r w:rsidR="00D826AD">
        <w:rPr>
          <w:noProof/>
        </w:rPr>
      </w:r>
      <w:r w:rsidR="00D826AD">
        <w:rPr>
          <w:noProof/>
        </w:rPr>
        <w:fldChar w:fldCharType="separate"/>
      </w:r>
      <w:ins w:id="960" w:author="Bob Yencha" w:date="2012-01-25T11:55:00Z">
        <w:r>
          <w:rPr>
            <w:noProof/>
          </w:rPr>
          <w:t>26</w:t>
        </w:r>
        <w:r w:rsidR="00D826AD">
          <w:rPr>
            <w:noProof/>
          </w:rPr>
          <w:fldChar w:fldCharType="end"/>
        </w:r>
      </w:ins>
    </w:p>
    <w:p w14:paraId="4730CCEE" w14:textId="77777777" w:rsidR="00CF04B8" w:rsidRDefault="00CF04B8">
      <w:pPr>
        <w:pStyle w:val="TableofFigures"/>
        <w:numPr>
          <w:ins w:id="961" w:author="Bob Yencha" w:date="2012-01-25T11:55:00Z"/>
        </w:numPr>
        <w:tabs>
          <w:tab w:val="right" w:leader="dot" w:pos="9350"/>
        </w:tabs>
        <w:rPr>
          <w:ins w:id="962" w:author="Bob Yencha" w:date="2012-01-25T11:55:00Z"/>
          <w:rFonts w:asciiTheme="minorHAnsi" w:eastAsiaTheme="minorEastAsia" w:hAnsiTheme="minorHAnsi" w:cstheme="minorBidi"/>
          <w:noProof/>
          <w:sz w:val="24"/>
        </w:rPr>
      </w:pPr>
      <w:ins w:id="963" w:author="Bob Yencha" w:date="2012-01-25T11:55:00Z">
        <w:r>
          <w:rPr>
            <w:noProof/>
          </w:rPr>
          <w:t>Table 2</w:t>
        </w:r>
        <w:r>
          <w:rPr>
            <w:noProof/>
          </w:rPr>
          <w:noBreakHyphen/>
          <w:t>15. Formatted Text Data (FT)</w:t>
        </w:r>
        <w:r>
          <w:rPr>
            <w:noProof/>
          </w:rPr>
          <w:tab/>
        </w:r>
        <w:r w:rsidR="00D826AD">
          <w:rPr>
            <w:noProof/>
          </w:rPr>
          <w:fldChar w:fldCharType="begin"/>
        </w:r>
        <w:r>
          <w:rPr>
            <w:noProof/>
          </w:rPr>
          <w:instrText xml:space="preserve"> PAGEREF _Toc189111879 \h </w:instrText>
        </w:r>
      </w:ins>
      <w:r w:rsidR="00D826AD">
        <w:rPr>
          <w:noProof/>
        </w:rPr>
      </w:r>
      <w:r w:rsidR="00D826AD">
        <w:rPr>
          <w:noProof/>
        </w:rPr>
        <w:fldChar w:fldCharType="separate"/>
      </w:r>
      <w:ins w:id="964" w:author="Bob Yencha" w:date="2012-01-25T11:55:00Z">
        <w:r>
          <w:rPr>
            <w:noProof/>
          </w:rPr>
          <w:t>27</w:t>
        </w:r>
        <w:r w:rsidR="00D826AD">
          <w:rPr>
            <w:noProof/>
          </w:rPr>
          <w:fldChar w:fldCharType="end"/>
        </w:r>
      </w:ins>
    </w:p>
    <w:p w14:paraId="3632A971" w14:textId="77777777" w:rsidR="00CF04B8" w:rsidRDefault="00CF04B8">
      <w:pPr>
        <w:pStyle w:val="TableofFigures"/>
        <w:numPr>
          <w:ins w:id="965" w:author="Bob Yencha" w:date="2012-01-25T11:55:00Z"/>
        </w:numPr>
        <w:tabs>
          <w:tab w:val="right" w:leader="dot" w:pos="9350"/>
        </w:tabs>
        <w:rPr>
          <w:ins w:id="966" w:author="Bob Yencha" w:date="2012-01-25T11:55:00Z"/>
          <w:rFonts w:asciiTheme="minorHAnsi" w:eastAsiaTheme="minorEastAsia" w:hAnsiTheme="minorHAnsi" w:cstheme="minorBidi"/>
          <w:noProof/>
          <w:sz w:val="24"/>
        </w:rPr>
      </w:pPr>
      <w:ins w:id="967" w:author="Bob Yencha" w:date="2012-01-25T11:55:00Z">
        <w:r>
          <w:rPr>
            <w:noProof/>
          </w:rPr>
          <w:t>Table 2</w:t>
        </w:r>
        <w:r>
          <w:rPr>
            <w:noProof/>
          </w:rPr>
          <w:noBreakHyphen/>
          <w:t>16. Hierarchic Designator (HD GUHD-GU)</w:t>
        </w:r>
        <w:r>
          <w:rPr>
            <w:noProof/>
          </w:rPr>
          <w:tab/>
        </w:r>
        <w:r w:rsidR="00D826AD">
          <w:rPr>
            <w:noProof/>
          </w:rPr>
          <w:fldChar w:fldCharType="begin"/>
        </w:r>
        <w:r>
          <w:rPr>
            <w:noProof/>
          </w:rPr>
          <w:instrText xml:space="preserve"> PAGEREF _Toc189111880 \h </w:instrText>
        </w:r>
      </w:ins>
      <w:r w:rsidR="00D826AD">
        <w:rPr>
          <w:noProof/>
        </w:rPr>
      </w:r>
      <w:r w:rsidR="00D826AD">
        <w:rPr>
          <w:noProof/>
        </w:rPr>
        <w:fldChar w:fldCharType="separate"/>
      </w:r>
      <w:ins w:id="968" w:author="Bob Yencha" w:date="2012-01-25T11:55:00Z">
        <w:r>
          <w:rPr>
            <w:noProof/>
          </w:rPr>
          <w:t>27</w:t>
        </w:r>
        <w:r w:rsidR="00D826AD">
          <w:rPr>
            <w:noProof/>
          </w:rPr>
          <w:fldChar w:fldCharType="end"/>
        </w:r>
      </w:ins>
    </w:p>
    <w:p w14:paraId="509B2BDE" w14:textId="77777777" w:rsidR="00CF04B8" w:rsidRDefault="00CF04B8">
      <w:pPr>
        <w:pStyle w:val="TableofFigures"/>
        <w:numPr>
          <w:ins w:id="969" w:author="Bob Yencha" w:date="2012-01-25T11:55:00Z"/>
        </w:numPr>
        <w:tabs>
          <w:tab w:val="right" w:leader="dot" w:pos="9350"/>
        </w:tabs>
        <w:rPr>
          <w:ins w:id="970" w:author="Bob Yencha" w:date="2012-01-25T11:55:00Z"/>
          <w:rFonts w:asciiTheme="minorHAnsi" w:eastAsiaTheme="minorEastAsia" w:hAnsiTheme="minorHAnsi" w:cstheme="minorBidi"/>
          <w:noProof/>
          <w:sz w:val="24"/>
        </w:rPr>
      </w:pPr>
      <w:ins w:id="971" w:author="Bob Yencha" w:date="2012-01-25T11:55:00Z">
        <w:r>
          <w:rPr>
            <w:noProof/>
          </w:rPr>
          <w:t>Table 2</w:t>
        </w:r>
        <w:r>
          <w:rPr>
            <w:noProof/>
          </w:rPr>
          <w:noBreakHyphen/>
          <w:t>17. Hierarchic Designator (HD-NG)</w:t>
        </w:r>
        <w:r>
          <w:rPr>
            <w:noProof/>
          </w:rPr>
          <w:tab/>
        </w:r>
        <w:r w:rsidR="00D826AD">
          <w:rPr>
            <w:noProof/>
          </w:rPr>
          <w:fldChar w:fldCharType="begin"/>
        </w:r>
        <w:r>
          <w:rPr>
            <w:noProof/>
          </w:rPr>
          <w:instrText xml:space="preserve"> PAGEREF _Toc189111881 \h </w:instrText>
        </w:r>
      </w:ins>
      <w:r w:rsidR="00D826AD">
        <w:rPr>
          <w:noProof/>
        </w:rPr>
      </w:r>
      <w:r w:rsidR="00D826AD">
        <w:rPr>
          <w:noProof/>
        </w:rPr>
        <w:fldChar w:fldCharType="separate"/>
      </w:r>
      <w:ins w:id="972" w:author="Bob Yencha" w:date="2012-01-25T11:55:00Z">
        <w:r>
          <w:rPr>
            <w:noProof/>
          </w:rPr>
          <w:t>28</w:t>
        </w:r>
        <w:r w:rsidR="00D826AD">
          <w:rPr>
            <w:noProof/>
          </w:rPr>
          <w:fldChar w:fldCharType="end"/>
        </w:r>
      </w:ins>
    </w:p>
    <w:p w14:paraId="6BEEB8FD" w14:textId="77777777" w:rsidR="00CF04B8" w:rsidRDefault="00CF04B8">
      <w:pPr>
        <w:pStyle w:val="TableofFigures"/>
        <w:numPr>
          <w:ins w:id="973" w:author="Bob Yencha" w:date="2012-01-25T11:55:00Z"/>
        </w:numPr>
        <w:tabs>
          <w:tab w:val="right" w:leader="dot" w:pos="9350"/>
        </w:tabs>
        <w:rPr>
          <w:ins w:id="974" w:author="Bob Yencha" w:date="2012-01-25T11:55:00Z"/>
          <w:rFonts w:asciiTheme="minorHAnsi" w:eastAsiaTheme="minorEastAsia" w:hAnsiTheme="minorHAnsi" w:cstheme="minorBidi"/>
          <w:noProof/>
          <w:sz w:val="24"/>
        </w:rPr>
      </w:pPr>
      <w:ins w:id="975" w:author="Bob Yencha" w:date="2012-01-25T11:55:00Z">
        <w:r>
          <w:rPr>
            <w:noProof/>
          </w:rPr>
          <w:t>Table 2</w:t>
        </w:r>
        <w:r>
          <w:rPr>
            <w:noProof/>
          </w:rPr>
          <w:noBreakHyphen/>
          <w:t>18. Coded Value for HL7-Defined Tables (ID)</w:t>
        </w:r>
        <w:r>
          <w:rPr>
            <w:noProof/>
          </w:rPr>
          <w:tab/>
        </w:r>
        <w:r w:rsidR="00D826AD">
          <w:rPr>
            <w:noProof/>
          </w:rPr>
          <w:fldChar w:fldCharType="begin"/>
        </w:r>
        <w:r>
          <w:rPr>
            <w:noProof/>
          </w:rPr>
          <w:instrText xml:space="preserve"> PAGEREF _Toc189111882 \h </w:instrText>
        </w:r>
      </w:ins>
      <w:r w:rsidR="00D826AD">
        <w:rPr>
          <w:noProof/>
        </w:rPr>
      </w:r>
      <w:r w:rsidR="00D826AD">
        <w:rPr>
          <w:noProof/>
        </w:rPr>
        <w:fldChar w:fldCharType="separate"/>
      </w:r>
      <w:ins w:id="976" w:author="Bob Yencha" w:date="2012-01-25T11:55:00Z">
        <w:r>
          <w:rPr>
            <w:noProof/>
          </w:rPr>
          <w:t>28</w:t>
        </w:r>
        <w:r w:rsidR="00D826AD">
          <w:rPr>
            <w:noProof/>
          </w:rPr>
          <w:fldChar w:fldCharType="end"/>
        </w:r>
      </w:ins>
    </w:p>
    <w:p w14:paraId="403BBDD8" w14:textId="77777777" w:rsidR="00CF04B8" w:rsidRDefault="00CF04B8">
      <w:pPr>
        <w:pStyle w:val="TableofFigures"/>
        <w:numPr>
          <w:ins w:id="977" w:author="Bob Yencha" w:date="2012-01-25T11:55:00Z"/>
        </w:numPr>
        <w:tabs>
          <w:tab w:val="right" w:leader="dot" w:pos="9350"/>
        </w:tabs>
        <w:rPr>
          <w:ins w:id="978" w:author="Bob Yencha" w:date="2012-01-25T11:55:00Z"/>
          <w:rFonts w:asciiTheme="minorHAnsi" w:eastAsiaTheme="minorEastAsia" w:hAnsiTheme="minorHAnsi" w:cstheme="minorBidi"/>
          <w:noProof/>
          <w:sz w:val="24"/>
        </w:rPr>
      </w:pPr>
      <w:ins w:id="979" w:author="Bob Yencha" w:date="2012-01-25T11:55:00Z">
        <w:r>
          <w:rPr>
            <w:noProof/>
          </w:rPr>
          <w:t>Table 2</w:t>
        </w:r>
        <w:r>
          <w:rPr>
            <w:noProof/>
          </w:rPr>
          <w:noBreakHyphen/>
          <w:t>19. Coded Value for User-Defined Tables (IS)</w:t>
        </w:r>
        <w:r>
          <w:rPr>
            <w:noProof/>
          </w:rPr>
          <w:tab/>
        </w:r>
        <w:r w:rsidR="00D826AD">
          <w:rPr>
            <w:noProof/>
          </w:rPr>
          <w:fldChar w:fldCharType="begin"/>
        </w:r>
        <w:r>
          <w:rPr>
            <w:noProof/>
          </w:rPr>
          <w:instrText xml:space="preserve"> PAGEREF _Toc189111883 \h </w:instrText>
        </w:r>
      </w:ins>
      <w:r w:rsidR="00D826AD">
        <w:rPr>
          <w:noProof/>
        </w:rPr>
      </w:r>
      <w:r w:rsidR="00D826AD">
        <w:rPr>
          <w:noProof/>
        </w:rPr>
        <w:fldChar w:fldCharType="separate"/>
      </w:r>
      <w:ins w:id="980" w:author="Bob Yencha" w:date="2012-01-25T11:55:00Z">
        <w:r>
          <w:rPr>
            <w:noProof/>
          </w:rPr>
          <w:t>28</w:t>
        </w:r>
        <w:r w:rsidR="00D826AD">
          <w:rPr>
            <w:noProof/>
          </w:rPr>
          <w:fldChar w:fldCharType="end"/>
        </w:r>
      </w:ins>
    </w:p>
    <w:p w14:paraId="4EEECBBA" w14:textId="77777777" w:rsidR="00CF04B8" w:rsidRDefault="00CF04B8">
      <w:pPr>
        <w:pStyle w:val="TableofFigures"/>
        <w:numPr>
          <w:ins w:id="981" w:author="Bob Yencha" w:date="2012-01-25T11:55:00Z"/>
        </w:numPr>
        <w:tabs>
          <w:tab w:val="right" w:leader="dot" w:pos="9350"/>
        </w:tabs>
        <w:rPr>
          <w:ins w:id="982" w:author="Bob Yencha" w:date="2012-01-25T11:55:00Z"/>
          <w:rFonts w:asciiTheme="minorHAnsi" w:eastAsiaTheme="minorEastAsia" w:hAnsiTheme="minorHAnsi" w:cstheme="minorBidi"/>
          <w:noProof/>
          <w:sz w:val="24"/>
        </w:rPr>
      </w:pPr>
      <w:ins w:id="983" w:author="Bob Yencha" w:date="2012-01-25T11:55:00Z">
        <w:r>
          <w:rPr>
            <w:noProof/>
          </w:rPr>
          <w:t>Table 2</w:t>
        </w:r>
        <w:r>
          <w:rPr>
            <w:noProof/>
          </w:rPr>
          <w:noBreakHyphen/>
          <w:t>20. Message Type (MSG)</w:t>
        </w:r>
        <w:r>
          <w:rPr>
            <w:noProof/>
          </w:rPr>
          <w:tab/>
        </w:r>
        <w:r w:rsidR="00D826AD">
          <w:rPr>
            <w:noProof/>
          </w:rPr>
          <w:fldChar w:fldCharType="begin"/>
        </w:r>
        <w:r>
          <w:rPr>
            <w:noProof/>
          </w:rPr>
          <w:instrText xml:space="preserve"> PAGEREF _Toc189111884 \h </w:instrText>
        </w:r>
      </w:ins>
      <w:r w:rsidR="00D826AD">
        <w:rPr>
          <w:noProof/>
        </w:rPr>
      </w:r>
      <w:r w:rsidR="00D826AD">
        <w:rPr>
          <w:noProof/>
        </w:rPr>
        <w:fldChar w:fldCharType="separate"/>
      </w:r>
      <w:ins w:id="984" w:author="Bob Yencha" w:date="2012-01-25T11:55:00Z">
        <w:r>
          <w:rPr>
            <w:noProof/>
          </w:rPr>
          <w:t>29</w:t>
        </w:r>
        <w:r w:rsidR="00D826AD">
          <w:rPr>
            <w:noProof/>
          </w:rPr>
          <w:fldChar w:fldCharType="end"/>
        </w:r>
      </w:ins>
    </w:p>
    <w:p w14:paraId="3A0A8A9E" w14:textId="77777777" w:rsidR="00CF04B8" w:rsidRDefault="00CF04B8">
      <w:pPr>
        <w:pStyle w:val="TableofFigures"/>
        <w:numPr>
          <w:ins w:id="985" w:author="Bob Yencha" w:date="2012-01-25T11:55:00Z"/>
        </w:numPr>
        <w:tabs>
          <w:tab w:val="right" w:leader="dot" w:pos="9350"/>
        </w:tabs>
        <w:rPr>
          <w:ins w:id="986" w:author="Bob Yencha" w:date="2012-01-25T11:55:00Z"/>
          <w:rFonts w:asciiTheme="minorHAnsi" w:eastAsiaTheme="minorEastAsia" w:hAnsiTheme="minorHAnsi" w:cstheme="minorBidi"/>
          <w:noProof/>
          <w:sz w:val="24"/>
        </w:rPr>
      </w:pPr>
      <w:ins w:id="987" w:author="Bob Yencha" w:date="2012-01-25T11:55:00Z">
        <w:r>
          <w:rPr>
            <w:noProof/>
          </w:rPr>
          <w:t>Table 2</w:t>
        </w:r>
        <w:r>
          <w:rPr>
            <w:noProof/>
          </w:rPr>
          <w:noBreakHyphen/>
          <w:t>21. Numeric (NM)</w:t>
        </w:r>
        <w:r>
          <w:rPr>
            <w:noProof/>
          </w:rPr>
          <w:tab/>
        </w:r>
        <w:r w:rsidR="00D826AD">
          <w:rPr>
            <w:noProof/>
          </w:rPr>
          <w:fldChar w:fldCharType="begin"/>
        </w:r>
        <w:r>
          <w:rPr>
            <w:noProof/>
          </w:rPr>
          <w:instrText xml:space="preserve"> PAGEREF _Toc189111885 \h </w:instrText>
        </w:r>
      </w:ins>
      <w:r w:rsidR="00D826AD">
        <w:rPr>
          <w:noProof/>
        </w:rPr>
      </w:r>
      <w:r w:rsidR="00D826AD">
        <w:rPr>
          <w:noProof/>
        </w:rPr>
        <w:fldChar w:fldCharType="separate"/>
      </w:r>
      <w:ins w:id="988" w:author="Bob Yencha" w:date="2012-01-25T11:55:00Z">
        <w:r>
          <w:rPr>
            <w:noProof/>
          </w:rPr>
          <w:t>29</w:t>
        </w:r>
        <w:r w:rsidR="00D826AD">
          <w:rPr>
            <w:noProof/>
          </w:rPr>
          <w:fldChar w:fldCharType="end"/>
        </w:r>
      </w:ins>
    </w:p>
    <w:p w14:paraId="4174A664" w14:textId="77777777" w:rsidR="00CF04B8" w:rsidRDefault="00CF04B8">
      <w:pPr>
        <w:pStyle w:val="TableofFigures"/>
        <w:numPr>
          <w:ins w:id="989" w:author="Bob Yencha" w:date="2012-01-25T11:55:00Z"/>
        </w:numPr>
        <w:tabs>
          <w:tab w:val="right" w:leader="dot" w:pos="9350"/>
        </w:tabs>
        <w:rPr>
          <w:ins w:id="990" w:author="Bob Yencha" w:date="2012-01-25T11:55:00Z"/>
          <w:rFonts w:asciiTheme="minorHAnsi" w:eastAsiaTheme="minorEastAsia" w:hAnsiTheme="minorHAnsi" w:cstheme="minorBidi"/>
          <w:noProof/>
          <w:sz w:val="24"/>
        </w:rPr>
      </w:pPr>
      <w:ins w:id="991" w:author="Bob Yencha" w:date="2012-01-25T11:55:00Z">
        <w:r>
          <w:rPr>
            <w:noProof/>
          </w:rPr>
          <w:t>Table 2</w:t>
        </w:r>
        <w:r>
          <w:rPr>
            <w:noProof/>
          </w:rPr>
          <w:noBreakHyphen/>
          <w:t>22. Parent Result LInk (PRL)</w:t>
        </w:r>
        <w:r>
          <w:rPr>
            <w:noProof/>
          </w:rPr>
          <w:tab/>
        </w:r>
        <w:r w:rsidR="00D826AD">
          <w:rPr>
            <w:noProof/>
          </w:rPr>
          <w:fldChar w:fldCharType="begin"/>
        </w:r>
        <w:r>
          <w:rPr>
            <w:noProof/>
          </w:rPr>
          <w:instrText xml:space="preserve"> PAGEREF _Toc189111886 \h </w:instrText>
        </w:r>
      </w:ins>
      <w:r w:rsidR="00D826AD">
        <w:rPr>
          <w:noProof/>
        </w:rPr>
      </w:r>
      <w:r w:rsidR="00D826AD">
        <w:rPr>
          <w:noProof/>
        </w:rPr>
        <w:fldChar w:fldCharType="separate"/>
      </w:r>
      <w:ins w:id="992" w:author="Bob Yencha" w:date="2012-01-25T11:55:00Z">
        <w:r>
          <w:rPr>
            <w:noProof/>
          </w:rPr>
          <w:t>29</w:t>
        </w:r>
        <w:r w:rsidR="00D826AD">
          <w:rPr>
            <w:noProof/>
          </w:rPr>
          <w:fldChar w:fldCharType="end"/>
        </w:r>
      </w:ins>
    </w:p>
    <w:p w14:paraId="33201FBF" w14:textId="77777777" w:rsidR="00CF04B8" w:rsidRDefault="00CF04B8">
      <w:pPr>
        <w:pStyle w:val="TableofFigures"/>
        <w:numPr>
          <w:ins w:id="993" w:author="Bob Yencha" w:date="2012-01-25T11:55:00Z"/>
        </w:numPr>
        <w:tabs>
          <w:tab w:val="right" w:leader="dot" w:pos="9350"/>
        </w:tabs>
        <w:rPr>
          <w:ins w:id="994" w:author="Bob Yencha" w:date="2012-01-25T11:55:00Z"/>
          <w:rFonts w:asciiTheme="minorHAnsi" w:eastAsiaTheme="minorEastAsia" w:hAnsiTheme="minorHAnsi" w:cstheme="minorBidi"/>
          <w:noProof/>
          <w:sz w:val="24"/>
        </w:rPr>
      </w:pPr>
      <w:ins w:id="995" w:author="Bob Yencha" w:date="2012-01-25T11:55:00Z">
        <w:r>
          <w:rPr>
            <w:noProof/>
          </w:rPr>
          <w:t>Table 2</w:t>
        </w:r>
        <w:r>
          <w:rPr>
            <w:noProof/>
          </w:rPr>
          <w:noBreakHyphen/>
          <w:t>23. Processing Type (PT)</w:t>
        </w:r>
        <w:r>
          <w:rPr>
            <w:noProof/>
          </w:rPr>
          <w:tab/>
        </w:r>
        <w:r w:rsidR="00D826AD">
          <w:rPr>
            <w:noProof/>
          </w:rPr>
          <w:fldChar w:fldCharType="begin"/>
        </w:r>
        <w:r>
          <w:rPr>
            <w:noProof/>
          </w:rPr>
          <w:instrText xml:space="preserve"> PAGEREF _Toc189111887 \h </w:instrText>
        </w:r>
      </w:ins>
      <w:r w:rsidR="00D826AD">
        <w:rPr>
          <w:noProof/>
        </w:rPr>
      </w:r>
      <w:r w:rsidR="00D826AD">
        <w:rPr>
          <w:noProof/>
        </w:rPr>
        <w:fldChar w:fldCharType="separate"/>
      </w:r>
      <w:ins w:id="996" w:author="Bob Yencha" w:date="2012-01-25T11:55:00Z">
        <w:r>
          <w:rPr>
            <w:noProof/>
          </w:rPr>
          <w:t>30</w:t>
        </w:r>
        <w:r w:rsidR="00D826AD">
          <w:rPr>
            <w:noProof/>
          </w:rPr>
          <w:fldChar w:fldCharType="end"/>
        </w:r>
      </w:ins>
    </w:p>
    <w:p w14:paraId="726EBEEC" w14:textId="77777777" w:rsidR="00CF04B8" w:rsidRDefault="00CF04B8">
      <w:pPr>
        <w:pStyle w:val="TableofFigures"/>
        <w:numPr>
          <w:ins w:id="997" w:author="Bob Yencha" w:date="2012-01-25T11:55:00Z"/>
        </w:numPr>
        <w:tabs>
          <w:tab w:val="right" w:leader="dot" w:pos="9350"/>
        </w:tabs>
        <w:rPr>
          <w:ins w:id="998" w:author="Bob Yencha" w:date="2012-01-25T11:55:00Z"/>
          <w:rFonts w:asciiTheme="minorHAnsi" w:eastAsiaTheme="minorEastAsia" w:hAnsiTheme="minorHAnsi" w:cstheme="minorBidi"/>
          <w:noProof/>
          <w:sz w:val="24"/>
        </w:rPr>
      </w:pPr>
      <w:ins w:id="999" w:author="Bob Yencha" w:date="2012-01-25T11:55:00Z">
        <w:r>
          <w:rPr>
            <w:noProof/>
          </w:rPr>
          <w:t>Table 2</w:t>
        </w:r>
        <w:r>
          <w:rPr>
            <w:noProof/>
          </w:rPr>
          <w:noBreakHyphen/>
          <w:t>23. Reference Pointer (RP)</w:t>
        </w:r>
        <w:r>
          <w:rPr>
            <w:noProof/>
          </w:rPr>
          <w:tab/>
        </w:r>
        <w:r w:rsidR="00D826AD">
          <w:rPr>
            <w:noProof/>
          </w:rPr>
          <w:fldChar w:fldCharType="begin"/>
        </w:r>
        <w:r>
          <w:rPr>
            <w:noProof/>
          </w:rPr>
          <w:instrText xml:space="preserve"> PAGEREF _Toc189111888 \h </w:instrText>
        </w:r>
      </w:ins>
      <w:r w:rsidR="00D826AD">
        <w:rPr>
          <w:noProof/>
        </w:rPr>
      </w:r>
      <w:r w:rsidR="00D826AD">
        <w:rPr>
          <w:noProof/>
        </w:rPr>
        <w:fldChar w:fldCharType="separate"/>
      </w:r>
      <w:ins w:id="1000" w:author="Bob Yencha" w:date="2012-01-25T11:55:00Z">
        <w:r>
          <w:rPr>
            <w:noProof/>
          </w:rPr>
          <w:t>30</w:t>
        </w:r>
        <w:r w:rsidR="00D826AD">
          <w:rPr>
            <w:noProof/>
          </w:rPr>
          <w:fldChar w:fldCharType="end"/>
        </w:r>
      </w:ins>
    </w:p>
    <w:p w14:paraId="1D9F4A17" w14:textId="77777777" w:rsidR="00CF04B8" w:rsidRDefault="00CF04B8">
      <w:pPr>
        <w:pStyle w:val="TableofFigures"/>
        <w:numPr>
          <w:ins w:id="1001" w:author="Bob Yencha" w:date="2012-01-25T11:55:00Z"/>
        </w:numPr>
        <w:tabs>
          <w:tab w:val="right" w:leader="dot" w:pos="9350"/>
        </w:tabs>
        <w:rPr>
          <w:ins w:id="1002" w:author="Bob Yencha" w:date="2012-01-25T11:55:00Z"/>
          <w:rFonts w:asciiTheme="minorHAnsi" w:eastAsiaTheme="minorEastAsia" w:hAnsiTheme="minorHAnsi" w:cstheme="minorBidi"/>
          <w:noProof/>
          <w:sz w:val="24"/>
        </w:rPr>
      </w:pPr>
      <w:ins w:id="1003" w:author="Bob Yencha" w:date="2012-01-25T11:55:00Z">
        <w:r>
          <w:rPr>
            <w:noProof/>
          </w:rPr>
          <w:t>Table 2</w:t>
        </w:r>
        <w:r>
          <w:rPr>
            <w:noProof/>
          </w:rPr>
          <w:noBreakHyphen/>
          <w:t>24.SEQuence ID (SI)</w:t>
        </w:r>
        <w:r>
          <w:rPr>
            <w:noProof/>
          </w:rPr>
          <w:tab/>
        </w:r>
        <w:r w:rsidR="00D826AD">
          <w:rPr>
            <w:noProof/>
          </w:rPr>
          <w:fldChar w:fldCharType="begin"/>
        </w:r>
        <w:r>
          <w:rPr>
            <w:noProof/>
          </w:rPr>
          <w:instrText xml:space="preserve"> PAGEREF _Toc189111889 \h </w:instrText>
        </w:r>
      </w:ins>
      <w:r w:rsidR="00D826AD">
        <w:rPr>
          <w:noProof/>
        </w:rPr>
      </w:r>
      <w:r w:rsidR="00D826AD">
        <w:rPr>
          <w:noProof/>
        </w:rPr>
        <w:fldChar w:fldCharType="separate"/>
      </w:r>
      <w:ins w:id="1004" w:author="Bob Yencha" w:date="2012-01-25T11:55:00Z">
        <w:r>
          <w:rPr>
            <w:noProof/>
          </w:rPr>
          <w:t>32</w:t>
        </w:r>
        <w:r w:rsidR="00D826AD">
          <w:rPr>
            <w:noProof/>
          </w:rPr>
          <w:fldChar w:fldCharType="end"/>
        </w:r>
      </w:ins>
    </w:p>
    <w:p w14:paraId="02EA0CA1" w14:textId="77777777" w:rsidR="00CF04B8" w:rsidRDefault="00CF04B8">
      <w:pPr>
        <w:pStyle w:val="TableofFigures"/>
        <w:numPr>
          <w:ins w:id="1005" w:author="Bob Yencha" w:date="2012-01-25T11:55:00Z"/>
        </w:numPr>
        <w:tabs>
          <w:tab w:val="right" w:leader="dot" w:pos="9350"/>
        </w:tabs>
        <w:rPr>
          <w:ins w:id="1006" w:author="Bob Yencha" w:date="2012-01-25T11:55:00Z"/>
          <w:rFonts w:asciiTheme="minorHAnsi" w:eastAsiaTheme="minorEastAsia" w:hAnsiTheme="minorHAnsi" w:cstheme="minorBidi"/>
          <w:noProof/>
          <w:sz w:val="24"/>
        </w:rPr>
      </w:pPr>
      <w:ins w:id="1007" w:author="Bob Yencha" w:date="2012-01-25T11:55:00Z">
        <w:r>
          <w:rPr>
            <w:noProof/>
          </w:rPr>
          <w:t>Table 2</w:t>
        </w:r>
        <w:r>
          <w:rPr>
            <w:noProof/>
          </w:rPr>
          <w:noBreakHyphen/>
          <w:t>25. Structured Numeric (SN)</w:t>
        </w:r>
        <w:r>
          <w:rPr>
            <w:noProof/>
          </w:rPr>
          <w:tab/>
        </w:r>
        <w:r w:rsidR="00D826AD">
          <w:rPr>
            <w:noProof/>
          </w:rPr>
          <w:fldChar w:fldCharType="begin"/>
        </w:r>
        <w:r>
          <w:rPr>
            <w:noProof/>
          </w:rPr>
          <w:instrText xml:space="preserve"> PAGEREF _Toc189111890 \h </w:instrText>
        </w:r>
      </w:ins>
      <w:r w:rsidR="00D826AD">
        <w:rPr>
          <w:noProof/>
        </w:rPr>
      </w:r>
      <w:r w:rsidR="00D826AD">
        <w:rPr>
          <w:noProof/>
        </w:rPr>
        <w:fldChar w:fldCharType="separate"/>
      </w:r>
      <w:ins w:id="1008" w:author="Bob Yencha" w:date="2012-01-25T11:55:00Z">
        <w:r>
          <w:rPr>
            <w:noProof/>
          </w:rPr>
          <w:t>32</w:t>
        </w:r>
        <w:r w:rsidR="00D826AD">
          <w:rPr>
            <w:noProof/>
          </w:rPr>
          <w:fldChar w:fldCharType="end"/>
        </w:r>
      </w:ins>
    </w:p>
    <w:p w14:paraId="67F33FC6" w14:textId="77777777" w:rsidR="00CF04B8" w:rsidRDefault="00CF04B8">
      <w:pPr>
        <w:pStyle w:val="TableofFigures"/>
        <w:numPr>
          <w:ins w:id="1009" w:author="Bob Yencha" w:date="2012-01-25T11:55:00Z"/>
        </w:numPr>
        <w:tabs>
          <w:tab w:val="right" w:leader="dot" w:pos="9350"/>
        </w:tabs>
        <w:rPr>
          <w:ins w:id="1010" w:author="Bob Yencha" w:date="2012-01-25T11:55:00Z"/>
          <w:rFonts w:asciiTheme="minorHAnsi" w:eastAsiaTheme="minorEastAsia" w:hAnsiTheme="minorHAnsi" w:cstheme="minorBidi"/>
          <w:noProof/>
          <w:sz w:val="24"/>
        </w:rPr>
      </w:pPr>
      <w:ins w:id="1011" w:author="Bob Yencha" w:date="2012-01-25T11:55:00Z">
        <w:r>
          <w:rPr>
            <w:noProof/>
          </w:rPr>
          <w:t>Table 2</w:t>
        </w:r>
        <w:r>
          <w:rPr>
            <w:noProof/>
          </w:rPr>
          <w:noBreakHyphen/>
          <w:t>26. String Data (ST)</w:t>
        </w:r>
        <w:r>
          <w:rPr>
            <w:noProof/>
          </w:rPr>
          <w:tab/>
        </w:r>
        <w:r w:rsidR="00D826AD">
          <w:rPr>
            <w:noProof/>
          </w:rPr>
          <w:fldChar w:fldCharType="begin"/>
        </w:r>
        <w:r>
          <w:rPr>
            <w:noProof/>
          </w:rPr>
          <w:instrText xml:space="preserve"> PAGEREF _Toc189111891 \h </w:instrText>
        </w:r>
      </w:ins>
      <w:r w:rsidR="00D826AD">
        <w:rPr>
          <w:noProof/>
        </w:rPr>
      </w:r>
      <w:r w:rsidR="00D826AD">
        <w:rPr>
          <w:noProof/>
        </w:rPr>
        <w:fldChar w:fldCharType="separate"/>
      </w:r>
      <w:ins w:id="1012" w:author="Bob Yencha" w:date="2012-01-25T11:55:00Z">
        <w:r>
          <w:rPr>
            <w:noProof/>
          </w:rPr>
          <w:t>33</w:t>
        </w:r>
        <w:r w:rsidR="00D826AD">
          <w:rPr>
            <w:noProof/>
          </w:rPr>
          <w:fldChar w:fldCharType="end"/>
        </w:r>
      </w:ins>
    </w:p>
    <w:p w14:paraId="79E26D1D" w14:textId="77777777" w:rsidR="00CF04B8" w:rsidRDefault="00CF04B8">
      <w:pPr>
        <w:pStyle w:val="TableofFigures"/>
        <w:numPr>
          <w:ins w:id="1013" w:author="Bob Yencha" w:date="2012-01-25T11:55:00Z"/>
        </w:numPr>
        <w:tabs>
          <w:tab w:val="right" w:leader="dot" w:pos="9350"/>
        </w:tabs>
        <w:rPr>
          <w:ins w:id="1014" w:author="Bob Yencha" w:date="2012-01-25T11:55:00Z"/>
          <w:rFonts w:asciiTheme="minorHAnsi" w:eastAsiaTheme="minorEastAsia" w:hAnsiTheme="minorHAnsi" w:cstheme="minorBidi"/>
          <w:noProof/>
          <w:sz w:val="24"/>
        </w:rPr>
      </w:pPr>
      <w:ins w:id="1015" w:author="Bob Yencha" w:date="2012-01-25T11:55:00Z">
        <w:r>
          <w:rPr>
            <w:noProof/>
          </w:rPr>
          <w:t>Table 2</w:t>
        </w:r>
        <w:r>
          <w:rPr>
            <w:noProof/>
          </w:rPr>
          <w:noBreakHyphen/>
          <w:t>27. Time (TM)</w:t>
        </w:r>
        <w:r>
          <w:rPr>
            <w:noProof/>
          </w:rPr>
          <w:tab/>
        </w:r>
        <w:r w:rsidR="00D826AD">
          <w:rPr>
            <w:noProof/>
          </w:rPr>
          <w:fldChar w:fldCharType="begin"/>
        </w:r>
        <w:r>
          <w:rPr>
            <w:noProof/>
          </w:rPr>
          <w:instrText xml:space="preserve"> PAGEREF _Toc189111892 \h </w:instrText>
        </w:r>
      </w:ins>
      <w:r w:rsidR="00D826AD">
        <w:rPr>
          <w:noProof/>
        </w:rPr>
      </w:r>
      <w:r w:rsidR="00D826AD">
        <w:rPr>
          <w:noProof/>
        </w:rPr>
        <w:fldChar w:fldCharType="separate"/>
      </w:r>
      <w:ins w:id="1016" w:author="Bob Yencha" w:date="2012-01-25T11:55:00Z">
        <w:r>
          <w:rPr>
            <w:noProof/>
          </w:rPr>
          <w:t>33</w:t>
        </w:r>
        <w:r w:rsidR="00D826AD">
          <w:rPr>
            <w:noProof/>
          </w:rPr>
          <w:fldChar w:fldCharType="end"/>
        </w:r>
      </w:ins>
    </w:p>
    <w:p w14:paraId="7E80EEBD" w14:textId="77777777" w:rsidR="00CF04B8" w:rsidRDefault="00CF04B8">
      <w:pPr>
        <w:pStyle w:val="TableofFigures"/>
        <w:numPr>
          <w:ins w:id="1017" w:author="Bob Yencha" w:date="2012-01-25T11:55:00Z"/>
        </w:numPr>
        <w:tabs>
          <w:tab w:val="right" w:leader="dot" w:pos="9350"/>
        </w:tabs>
        <w:rPr>
          <w:ins w:id="1018" w:author="Bob Yencha" w:date="2012-01-25T11:55:00Z"/>
          <w:rFonts w:asciiTheme="minorHAnsi" w:eastAsiaTheme="minorEastAsia" w:hAnsiTheme="minorHAnsi" w:cstheme="minorBidi"/>
          <w:noProof/>
          <w:sz w:val="24"/>
        </w:rPr>
      </w:pPr>
      <w:ins w:id="1019" w:author="Bob Yencha" w:date="2012-01-25T11:55:00Z">
        <w:r>
          <w:rPr>
            <w:noProof/>
          </w:rPr>
          <w:t>Table 2</w:t>
        </w:r>
        <w:r>
          <w:rPr>
            <w:noProof/>
          </w:rPr>
          <w:noBreakHyphen/>
          <w:t>28. Time Stamp (TS)</w:t>
        </w:r>
        <w:r>
          <w:rPr>
            <w:noProof/>
          </w:rPr>
          <w:tab/>
        </w:r>
        <w:r w:rsidR="00D826AD">
          <w:rPr>
            <w:noProof/>
          </w:rPr>
          <w:fldChar w:fldCharType="begin"/>
        </w:r>
        <w:r>
          <w:rPr>
            <w:noProof/>
          </w:rPr>
          <w:instrText xml:space="preserve"> PAGEREF _Toc189111893 \h </w:instrText>
        </w:r>
      </w:ins>
      <w:r w:rsidR="00D826AD">
        <w:rPr>
          <w:noProof/>
        </w:rPr>
      </w:r>
      <w:r w:rsidR="00D826AD">
        <w:rPr>
          <w:noProof/>
        </w:rPr>
        <w:fldChar w:fldCharType="separate"/>
      </w:r>
      <w:ins w:id="1020" w:author="Bob Yencha" w:date="2012-01-25T11:55:00Z">
        <w:r>
          <w:rPr>
            <w:noProof/>
          </w:rPr>
          <w:t>33</w:t>
        </w:r>
        <w:r w:rsidR="00D826AD">
          <w:rPr>
            <w:noProof/>
          </w:rPr>
          <w:fldChar w:fldCharType="end"/>
        </w:r>
      </w:ins>
    </w:p>
    <w:p w14:paraId="3353B695" w14:textId="77777777" w:rsidR="00CF04B8" w:rsidRDefault="00CF04B8">
      <w:pPr>
        <w:pStyle w:val="TableofFigures"/>
        <w:numPr>
          <w:ins w:id="1021" w:author="Bob Yencha" w:date="2012-01-25T11:55:00Z"/>
        </w:numPr>
        <w:tabs>
          <w:tab w:val="right" w:leader="dot" w:pos="9350"/>
        </w:tabs>
        <w:rPr>
          <w:ins w:id="1022" w:author="Bob Yencha" w:date="2012-01-25T11:55:00Z"/>
          <w:rFonts w:asciiTheme="minorHAnsi" w:eastAsiaTheme="minorEastAsia" w:hAnsiTheme="minorHAnsi" w:cstheme="minorBidi"/>
          <w:noProof/>
          <w:sz w:val="24"/>
        </w:rPr>
      </w:pPr>
      <w:ins w:id="1023" w:author="Bob Yencha" w:date="2012-01-25T11:55:00Z">
        <w:r>
          <w:rPr>
            <w:noProof/>
          </w:rPr>
          <w:t>Table 2</w:t>
        </w:r>
        <w:r>
          <w:rPr>
            <w:noProof/>
          </w:rPr>
          <w:noBreakHyphen/>
          <w:t>29. Text Data (TX)</w:t>
        </w:r>
        <w:r>
          <w:rPr>
            <w:noProof/>
          </w:rPr>
          <w:tab/>
        </w:r>
        <w:r w:rsidR="00D826AD">
          <w:rPr>
            <w:noProof/>
          </w:rPr>
          <w:fldChar w:fldCharType="begin"/>
        </w:r>
        <w:r>
          <w:rPr>
            <w:noProof/>
          </w:rPr>
          <w:instrText xml:space="preserve"> PAGEREF _Toc189111894 \h </w:instrText>
        </w:r>
      </w:ins>
      <w:r w:rsidR="00D826AD">
        <w:rPr>
          <w:noProof/>
        </w:rPr>
      </w:r>
      <w:r w:rsidR="00D826AD">
        <w:rPr>
          <w:noProof/>
        </w:rPr>
        <w:fldChar w:fldCharType="separate"/>
      </w:r>
      <w:ins w:id="1024" w:author="Bob Yencha" w:date="2012-01-25T11:55:00Z">
        <w:r>
          <w:rPr>
            <w:noProof/>
          </w:rPr>
          <w:t>34</w:t>
        </w:r>
        <w:r w:rsidR="00D826AD">
          <w:rPr>
            <w:noProof/>
          </w:rPr>
          <w:fldChar w:fldCharType="end"/>
        </w:r>
      </w:ins>
    </w:p>
    <w:p w14:paraId="2D903797" w14:textId="77777777" w:rsidR="00CF04B8" w:rsidRDefault="00CF04B8">
      <w:pPr>
        <w:pStyle w:val="TableofFigures"/>
        <w:numPr>
          <w:ins w:id="1025" w:author="Bob Yencha" w:date="2012-01-25T11:55:00Z"/>
        </w:numPr>
        <w:tabs>
          <w:tab w:val="right" w:leader="dot" w:pos="9350"/>
        </w:tabs>
        <w:rPr>
          <w:ins w:id="1026" w:author="Bob Yencha" w:date="2012-01-25T11:55:00Z"/>
          <w:rFonts w:asciiTheme="minorHAnsi" w:eastAsiaTheme="minorEastAsia" w:hAnsiTheme="minorHAnsi" w:cstheme="minorBidi"/>
          <w:noProof/>
          <w:sz w:val="24"/>
        </w:rPr>
      </w:pPr>
      <w:ins w:id="1027" w:author="Bob Yencha" w:date="2012-01-25T11:55:00Z">
        <w:r>
          <w:rPr>
            <w:noProof/>
          </w:rPr>
          <w:t>Table 2</w:t>
        </w:r>
        <w:r>
          <w:rPr>
            <w:noProof/>
          </w:rPr>
          <w:noBreakHyphen/>
          <w:t>30. Version Identifier (VID)</w:t>
        </w:r>
        <w:r>
          <w:rPr>
            <w:noProof/>
          </w:rPr>
          <w:tab/>
        </w:r>
        <w:r w:rsidR="00D826AD">
          <w:rPr>
            <w:noProof/>
          </w:rPr>
          <w:fldChar w:fldCharType="begin"/>
        </w:r>
        <w:r>
          <w:rPr>
            <w:noProof/>
          </w:rPr>
          <w:instrText xml:space="preserve"> PAGEREF _Toc189111895 \h </w:instrText>
        </w:r>
      </w:ins>
      <w:r w:rsidR="00D826AD">
        <w:rPr>
          <w:noProof/>
        </w:rPr>
      </w:r>
      <w:r w:rsidR="00D826AD">
        <w:rPr>
          <w:noProof/>
        </w:rPr>
        <w:fldChar w:fldCharType="separate"/>
      </w:r>
      <w:ins w:id="1028" w:author="Bob Yencha" w:date="2012-01-25T11:55:00Z">
        <w:r>
          <w:rPr>
            <w:noProof/>
          </w:rPr>
          <w:t>34</w:t>
        </w:r>
        <w:r w:rsidR="00D826AD">
          <w:rPr>
            <w:noProof/>
          </w:rPr>
          <w:fldChar w:fldCharType="end"/>
        </w:r>
      </w:ins>
    </w:p>
    <w:p w14:paraId="10B15DF2" w14:textId="77777777" w:rsidR="00CF04B8" w:rsidRDefault="00CF04B8">
      <w:pPr>
        <w:pStyle w:val="TableofFigures"/>
        <w:numPr>
          <w:ins w:id="1029" w:author="Bob Yencha" w:date="2012-01-25T11:55:00Z"/>
        </w:numPr>
        <w:tabs>
          <w:tab w:val="right" w:leader="dot" w:pos="9350"/>
        </w:tabs>
        <w:rPr>
          <w:ins w:id="1030" w:author="Bob Yencha" w:date="2012-01-25T11:55:00Z"/>
          <w:rFonts w:asciiTheme="minorHAnsi" w:eastAsiaTheme="minorEastAsia" w:hAnsiTheme="minorHAnsi" w:cstheme="minorBidi"/>
          <w:noProof/>
          <w:sz w:val="24"/>
        </w:rPr>
      </w:pPr>
      <w:ins w:id="1031" w:author="Bob Yencha" w:date="2012-01-25T11:55:00Z">
        <w:r>
          <w:rPr>
            <w:noProof/>
          </w:rPr>
          <w:t>Table 2</w:t>
        </w:r>
        <w:r>
          <w:rPr>
            <w:noProof/>
          </w:rPr>
          <w:noBreakHyphen/>
          <w:t>31. Extended Address (XAD)</w:t>
        </w:r>
        <w:r>
          <w:rPr>
            <w:noProof/>
          </w:rPr>
          <w:tab/>
        </w:r>
        <w:r w:rsidR="00D826AD">
          <w:rPr>
            <w:noProof/>
          </w:rPr>
          <w:fldChar w:fldCharType="begin"/>
        </w:r>
        <w:r>
          <w:rPr>
            <w:noProof/>
          </w:rPr>
          <w:instrText xml:space="preserve"> PAGEREF _Toc189111896 \h </w:instrText>
        </w:r>
      </w:ins>
      <w:r w:rsidR="00D826AD">
        <w:rPr>
          <w:noProof/>
        </w:rPr>
      </w:r>
      <w:r w:rsidR="00D826AD">
        <w:rPr>
          <w:noProof/>
        </w:rPr>
        <w:fldChar w:fldCharType="separate"/>
      </w:r>
      <w:ins w:id="1032" w:author="Bob Yencha" w:date="2012-01-25T11:55:00Z">
        <w:r>
          <w:rPr>
            <w:noProof/>
          </w:rPr>
          <w:t>34</w:t>
        </w:r>
        <w:r w:rsidR="00D826AD">
          <w:rPr>
            <w:noProof/>
          </w:rPr>
          <w:fldChar w:fldCharType="end"/>
        </w:r>
      </w:ins>
    </w:p>
    <w:p w14:paraId="7F6DC854" w14:textId="77777777" w:rsidR="00CF04B8" w:rsidRDefault="00CF04B8">
      <w:pPr>
        <w:pStyle w:val="TableofFigures"/>
        <w:numPr>
          <w:ins w:id="1033" w:author="Bob Yencha" w:date="2012-01-25T11:55:00Z"/>
        </w:numPr>
        <w:tabs>
          <w:tab w:val="right" w:leader="dot" w:pos="9350"/>
        </w:tabs>
        <w:rPr>
          <w:ins w:id="1034" w:author="Bob Yencha" w:date="2012-01-25T11:55:00Z"/>
          <w:rFonts w:asciiTheme="minorHAnsi" w:eastAsiaTheme="minorEastAsia" w:hAnsiTheme="minorHAnsi" w:cstheme="minorBidi"/>
          <w:noProof/>
          <w:sz w:val="24"/>
        </w:rPr>
      </w:pPr>
      <w:ins w:id="1035" w:author="Bob Yencha" w:date="2012-01-25T11:55:00Z">
        <w:r>
          <w:rPr>
            <w:noProof/>
          </w:rPr>
          <w:t>Table 2</w:t>
        </w:r>
        <w:r>
          <w:rPr>
            <w:noProof/>
          </w:rPr>
          <w:noBreakHyphen/>
          <w:t>32. Extended Composite ID Number and Name for Persons (XCN GU)</w:t>
        </w:r>
        <w:r>
          <w:rPr>
            <w:noProof/>
          </w:rPr>
          <w:tab/>
        </w:r>
        <w:r w:rsidR="00D826AD">
          <w:rPr>
            <w:noProof/>
          </w:rPr>
          <w:fldChar w:fldCharType="begin"/>
        </w:r>
        <w:r>
          <w:rPr>
            <w:noProof/>
          </w:rPr>
          <w:instrText xml:space="preserve"> PAGEREF _Toc189111897 \h </w:instrText>
        </w:r>
      </w:ins>
      <w:r w:rsidR="00D826AD">
        <w:rPr>
          <w:noProof/>
        </w:rPr>
      </w:r>
      <w:r w:rsidR="00D826AD">
        <w:rPr>
          <w:noProof/>
        </w:rPr>
        <w:fldChar w:fldCharType="separate"/>
      </w:r>
      <w:ins w:id="1036" w:author="Bob Yencha" w:date="2012-01-25T11:55:00Z">
        <w:r>
          <w:rPr>
            <w:noProof/>
          </w:rPr>
          <w:t>36</w:t>
        </w:r>
        <w:r w:rsidR="00D826AD">
          <w:rPr>
            <w:noProof/>
          </w:rPr>
          <w:fldChar w:fldCharType="end"/>
        </w:r>
      </w:ins>
    </w:p>
    <w:p w14:paraId="31AB404B" w14:textId="77777777" w:rsidR="00CF04B8" w:rsidRDefault="00CF04B8">
      <w:pPr>
        <w:pStyle w:val="TableofFigures"/>
        <w:numPr>
          <w:ins w:id="1037" w:author="Bob Yencha" w:date="2012-01-25T11:55:00Z"/>
        </w:numPr>
        <w:tabs>
          <w:tab w:val="right" w:leader="dot" w:pos="9350"/>
        </w:tabs>
        <w:rPr>
          <w:ins w:id="1038" w:author="Bob Yencha" w:date="2012-01-25T11:55:00Z"/>
          <w:rFonts w:asciiTheme="minorHAnsi" w:eastAsiaTheme="minorEastAsia" w:hAnsiTheme="minorHAnsi" w:cstheme="minorBidi"/>
          <w:noProof/>
          <w:sz w:val="24"/>
        </w:rPr>
      </w:pPr>
      <w:ins w:id="1039" w:author="Bob Yencha" w:date="2012-01-25T11:55:00Z">
        <w:r>
          <w:rPr>
            <w:noProof/>
          </w:rPr>
          <w:t>Table 2</w:t>
        </w:r>
        <w:r>
          <w:rPr>
            <w:noProof/>
          </w:rPr>
          <w:noBreakHyphen/>
          <w:t>33. Extended Composite ID Number and Name for Persons (XCN NG)</w:t>
        </w:r>
        <w:r>
          <w:rPr>
            <w:noProof/>
          </w:rPr>
          <w:tab/>
        </w:r>
        <w:r w:rsidR="00D826AD">
          <w:rPr>
            <w:noProof/>
          </w:rPr>
          <w:fldChar w:fldCharType="begin"/>
        </w:r>
        <w:r>
          <w:rPr>
            <w:noProof/>
          </w:rPr>
          <w:instrText xml:space="preserve"> PAGEREF _Toc189111898 \h </w:instrText>
        </w:r>
      </w:ins>
      <w:r w:rsidR="00D826AD">
        <w:rPr>
          <w:noProof/>
        </w:rPr>
      </w:r>
      <w:r w:rsidR="00D826AD">
        <w:rPr>
          <w:noProof/>
        </w:rPr>
        <w:fldChar w:fldCharType="separate"/>
      </w:r>
      <w:ins w:id="1040" w:author="Bob Yencha" w:date="2012-01-25T11:55:00Z">
        <w:r>
          <w:rPr>
            <w:noProof/>
          </w:rPr>
          <w:t>37</w:t>
        </w:r>
        <w:r w:rsidR="00D826AD">
          <w:rPr>
            <w:noProof/>
          </w:rPr>
          <w:fldChar w:fldCharType="end"/>
        </w:r>
      </w:ins>
    </w:p>
    <w:p w14:paraId="11CE47CE" w14:textId="77777777" w:rsidR="00CF04B8" w:rsidRDefault="00CF04B8">
      <w:pPr>
        <w:pStyle w:val="TableofFigures"/>
        <w:numPr>
          <w:ins w:id="1041" w:author="Bob Yencha" w:date="2012-01-25T11:55:00Z"/>
        </w:numPr>
        <w:tabs>
          <w:tab w:val="right" w:leader="dot" w:pos="9350"/>
        </w:tabs>
        <w:rPr>
          <w:ins w:id="1042" w:author="Bob Yencha" w:date="2012-01-25T11:55:00Z"/>
          <w:rFonts w:asciiTheme="minorHAnsi" w:eastAsiaTheme="minorEastAsia" w:hAnsiTheme="minorHAnsi" w:cstheme="minorBidi"/>
          <w:noProof/>
          <w:sz w:val="24"/>
        </w:rPr>
      </w:pPr>
      <w:ins w:id="1043" w:author="Bob Yencha" w:date="2012-01-25T11:55:00Z">
        <w:r>
          <w:rPr>
            <w:noProof/>
          </w:rPr>
          <w:t>Table 2</w:t>
        </w:r>
        <w:r>
          <w:rPr>
            <w:noProof/>
          </w:rPr>
          <w:noBreakHyphen/>
          <w:t>34. Extended Composite Name and Identification Number for Organizations (XON GU)</w:t>
        </w:r>
        <w:r>
          <w:rPr>
            <w:noProof/>
          </w:rPr>
          <w:tab/>
        </w:r>
        <w:r w:rsidR="00D826AD">
          <w:rPr>
            <w:noProof/>
          </w:rPr>
          <w:fldChar w:fldCharType="begin"/>
        </w:r>
        <w:r>
          <w:rPr>
            <w:noProof/>
          </w:rPr>
          <w:instrText xml:space="preserve"> PAGEREF _Toc189111899 \h </w:instrText>
        </w:r>
      </w:ins>
      <w:r w:rsidR="00D826AD">
        <w:rPr>
          <w:noProof/>
        </w:rPr>
      </w:r>
      <w:r w:rsidR="00D826AD">
        <w:rPr>
          <w:noProof/>
        </w:rPr>
        <w:fldChar w:fldCharType="separate"/>
      </w:r>
      <w:ins w:id="1044" w:author="Bob Yencha" w:date="2012-01-25T11:55:00Z">
        <w:r>
          <w:rPr>
            <w:noProof/>
          </w:rPr>
          <w:t>39</w:t>
        </w:r>
        <w:r w:rsidR="00D826AD">
          <w:rPr>
            <w:noProof/>
          </w:rPr>
          <w:fldChar w:fldCharType="end"/>
        </w:r>
      </w:ins>
    </w:p>
    <w:p w14:paraId="31A5530C" w14:textId="77777777" w:rsidR="00CF04B8" w:rsidRDefault="00CF04B8">
      <w:pPr>
        <w:pStyle w:val="TableofFigures"/>
        <w:numPr>
          <w:ins w:id="1045" w:author="Bob Yencha" w:date="2012-01-25T11:55:00Z"/>
        </w:numPr>
        <w:tabs>
          <w:tab w:val="right" w:leader="dot" w:pos="9350"/>
        </w:tabs>
        <w:rPr>
          <w:ins w:id="1046" w:author="Bob Yencha" w:date="2012-01-25T11:55:00Z"/>
          <w:rFonts w:asciiTheme="minorHAnsi" w:eastAsiaTheme="minorEastAsia" w:hAnsiTheme="minorHAnsi" w:cstheme="minorBidi"/>
          <w:noProof/>
          <w:sz w:val="24"/>
        </w:rPr>
      </w:pPr>
      <w:ins w:id="1047" w:author="Bob Yencha" w:date="2012-01-25T11:55:00Z">
        <w:r>
          <w:rPr>
            <w:noProof/>
          </w:rPr>
          <w:t>Table 2</w:t>
        </w:r>
        <w:r>
          <w:rPr>
            <w:noProof/>
          </w:rPr>
          <w:noBreakHyphen/>
          <w:t>35. Extended Composite Name and Identification Number for Organizations (XON NG)</w:t>
        </w:r>
        <w:r>
          <w:rPr>
            <w:noProof/>
          </w:rPr>
          <w:tab/>
        </w:r>
        <w:r w:rsidR="00D826AD">
          <w:rPr>
            <w:noProof/>
          </w:rPr>
          <w:fldChar w:fldCharType="begin"/>
        </w:r>
        <w:r>
          <w:rPr>
            <w:noProof/>
          </w:rPr>
          <w:instrText xml:space="preserve"> PAGEREF _Toc189111900 \h </w:instrText>
        </w:r>
      </w:ins>
      <w:r w:rsidR="00D826AD">
        <w:rPr>
          <w:noProof/>
        </w:rPr>
      </w:r>
      <w:r w:rsidR="00D826AD">
        <w:rPr>
          <w:noProof/>
        </w:rPr>
        <w:fldChar w:fldCharType="separate"/>
      </w:r>
      <w:ins w:id="1048" w:author="Bob Yencha" w:date="2012-01-25T11:55:00Z">
        <w:r>
          <w:rPr>
            <w:noProof/>
          </w:rPr>
          <w:t>40</w:t>
        </w:r>
        <w:r w:rsidR="00D826AD">
          <w:rPr>
            <w:noProof/>
          </w:rPr>
          <w:fldChar w:fldCharType="end"/>
        </w:r>
      </w:ins>
    </w:p>
    <w:p w14:paraId="2E6FC974" w14:textId="77777777" w:rsidR="00CF04B8" w:rsidRDefault="00CF04B8">
      <w:pPr>
        <w:pStyle w:val="TableofFigures"/>
        <w:numPr>
          <w:ins w:id="1049" w:author="Bob Yencha" w:date="2012-01-25T11:55:00Z"/>
        </w:numPr>
        <w:tabs>
          <w:tab w:val="right" w:leader="dot" w:pos="9350"/>
        </w:tabs>
        <w:rPr>
          <w:ins w:id="1050" w:author="Bob Yencha" w:date="2012-01-25T11:55:00Z"/>
          <w:rFonts w:asciiTheme="minorHAnsi" w:eastAsiaTheme="minorEastAsia" w:hAnsiTheme="minorHAnsi" w:cstheme="minorBidi"/>
          <w:noProof/>
          <w:sz w:val="24"/>
        </w:rPr>
      </w:pPr>
      <w:ins w:id="1051" w:author="Bob Yencha" w:date="2012-01-25T11:55:00Z">
        <w:r>
          <w:rPr>
            <w:noProof/>
          </w:rPr>
          <w:lastRenderedPageBreak/>
          <w:t>Table 2</w:t>
        </w:r>
        <w:r>
          <w:rPr>
            <w:noProof/>
          </w:rPr>
          <w:noBreakHyphen/>
          <w:t>36. Extended Person Name (XPN)</w:t>
        </w:r>
        <w:r>
          <w:rPr>
            <w:noProof/>
          </w:rPr>
          <w:tab/>
        </w:r>
        <w:r w:rsidR="00D826AD">
          <w:rPr>
            <w:noProof/>
          </w:rPr>
          <w:fldChar w:fldCharType="begin"/>
        </w:r>
        <w:r>
          <w:rPr>
            <w:noProof/>
          </w:rPr>
          <w:instrText xml:space="preserve"> PAGEREF _Toc189111901 \h </w:instrText>
        </w:r>
      </w:ins>
      <w:r w:rsidR="00D826AD">
        <w:rPr>
          <w:noProof/>
        </w:rPr>
      </w:r>
      <w:r w:rsidR="00D826AD">
        <w:rPr>
          <w:noProof/>
        </w:rPr>
        <w:fldChar w:fldCharType="separate"/>
      </w:r>
      <w:ins w:id="1052" w:author="Bob Yencha" w:date="2012-01-25T11:55:00Z">
        <w:r>
          <w:rPr>
            <w:noProof/>
          </w:rPr>
          <w:t>40</w:t>
        </w:r>
        <w:r w:rsidR="00D826AD">
          <w:rPr>
            <w:noProof/>
          </w:rPr>
          <w:fldChar w:fldCharType="end"/>
        </w:r>
      </w:ins>
    </w:p>
    <w:p w14:paraId="119035AB" w14:textId="77777777" w:rsidR="00CF04B8" w:rsidRDefault="00CF04B8">
      <w:pPr>
        <w:pStyle w:val="TableofFigures"/>
        <w:numPr>
          <w:ins w:id="1053" w:author="Bob Yencha" w:date="2012-01-25T11:55:00Z"/>
        </w:numPr>
        <w:tabs>
          <w:tab w:val="right" w:leader="dot" w:pos="9350"/>
        </w:tabs>
        <w:rPr>
          <w:ins w:id="1054" w:author="Bob Yencha" w:date="2012-01-25T11:55:00Z"/>
          <w:rFonts w:asciiTheme="minorHAnsi" w:eastAsiaTheme="minorEastAsia" w:hAnsiTheme="minorHAnsi" w:cstheme="minorBidi"/>
          <w:noProof/>
          <w:sz w:val="24"/>
        </w:rPr>
      </w:pPr>
      <w:ins w:id="1055" w:author="Bob Yencha" w:date="2012-01-25T11:55:00Z">
        <w:r>
          <w:rPr>
            <w:noProof/>
          </w:rPr>
          <w:t>Table 3</w:t>
        </w:r>
        <w:r>
          <w:rPr>
            <w:noProof/>
          </w:rPr>
          <w:noBreakHyphen/>
          <w:t>1. ORU^R01^ORU_R01 Abstract Message Syntax</w:t>
        </w:r>
        <w:r>
          <w:rPr>
            <w:noProof/>
          </w:rPr>
          <w:tab/>
        </w:r>
        <w:r w:rsidR="00D826AD">
          <w:rPr>
            <w:noProof/>
          </w:rPr>
          <w:fldChar w:fldCharType="begin"/>
        </w:r>
        <w:r>
          <w:rPr>
            <w:noProof/>
          </w:rPr>
          <w:instrText xml:space="preserve"> PAGEREF _Toc189111902 \h </w:instrText>
        </w:r>
      </w:ins>
      <w:r w:rsidR="00D826AD">
        <w:rPr>
          <w:noProof/>
        </w:rPr>
      </w:r>
      <w:r w:rsidR="00D826AD">
        <w:rPr>
          <w:noProof/>
        </w:rPr>
        <w:fldChar w:fldCharType="separate"/>
      </w:r>
      <w:ins w:id="1056" w:author="Bob Yencha" w:date="2012-01-25T11:55:00Z">
        <w:r>
          <w:rPr>
            <w:noProof/>
          </w:rPr>
          <w:t>42</w:t>
        </w:r>
        <w:r w:rsidR="00D826AD">
          <w:rPr>
            <w:noProof/>
          </w:rPr>
          <w:fldChar w:fldCharType="end"/>
        </w:r>
      </w:ins>
    </w:p>
    <w:p w14:paraId="6467A262" w14:textId="77777777" w:rsidR="00CF04B8" w:rsidRDefault="00CF04B8">
      <w:pPr>
        <w:pStyle w:val="TableofFigures"/>
        <w:numPr>
          <w:ins w:id="1057" w:author="Bob Yencha" w:date="2012-01-25T11:55:00Z"/>
        </w:numPr>
        <w:tabs>
          <w:tab w:val="right" w:leader="dot" w:pos="9350"/>
        </w:tabs>
        <w:rPr>
          <w:ins w:id="1058" w:author="Bob Yencha" w:date="2012-01-25T11:55:00Z"/>
          <w:rFonts w:asciiTheme="minorHAnsi" w:eastAsiaTheme="minorEastAsia" w:hAnsiTheme="minorHAnsi" w:cstheme="minorBidi"/>
          <w:noProof/>
          <w:sz w:val="24"/>
        </w:rPr>
      </w:pPr>
      <w:ins w:id="1059" w:author="Bob Yencha" w:date="2012-01-25T11:55:00Z">
        <w:r>
          <w:rPr>
            <w:noProof/>
          </w:rPr>
          <w:t>Table 3</w:t>
        </w:r>
        <w:r>
          <w:rPr>
            <w:noProof/>
          </w:rPr>
          <w:noBreakHyphen/>
          <w:t>2. ACK^R01^ACK Abstract Message Syntax</w:t>
        </w:r>
        <w:r>
          <w:rPr>
            <w:noProof/>
          </w:rPr>
          <w:tab/>
        </w:r>
        <w:r w:rsidR="00D826AD">
          <w:rPr>
            <w:noProof/>
          </w:rPr>
          <w:fldChar w:fldCharType="begin"/>
        </w:r>
        <w:r>
          <w:rPr>
            <w:noProof/>
          </w:rPr>
          <w:instrText xml:space="preserve"> PAGEREF _Toc189111903 \h </w:instrText>
        </w:r>
      </w:ins>
      <w:r w:rsidR="00D826AD">
        <w:rPr>
          <w:noProof/>
        </w:rPr>
      </w:r>
      <w:r w:rsidR="00D826AD">
        <w:rPr>
          <w:noProof/>
        </w:rPr>
        <w:fldChar w:fldCharType="separate"/>
      </w:r>
      <w:ins w:id="1060" w:author="Bob Yencha" w:date="2012-01-25T11:55:00Z">
        <w:r>
          <w:rPr>
            <w:noProof/>
          </w:rPr>
          <w:t>45</w:t>
        </w:r>
        <w:r w:rsidR="00D826AD">
          <w:rPr>
            <w:noProof/>
          </w:rPr>
          <w:fldChar w:fldCharType="end"/>
        </w:r>
      </w:ins>
    </w:p>
    <w:p w14:paraId="76CD6B74" w14:textId="77777777" w:rsidR="00CF04B8" w:rsidRDefault="00CF04B8">
      <w:pPr>
        <w:pStyle w:val="TableofFigures"/>
        <w:numPr>
          <w:ins w:id="1061" w:author="Bob Yencha" w:date="2012-01-25T11:55:00Z"/>
        </w:numPr>
        <w:tabs>
          <w:tab w:val="right" w:leader="dot" w:pos="9350"/>
        </w:tabs>
        <w:rPr>
          <w:ins w:id="1062" w:author="Bob Yencha" w:date="2012-01-25T11:55:00Z"/>
          <w:rFonts w:asciiTheme="minorHAnsi" w:eastAsiaTheme="minorEastAsia" w:hAnsiTheme="minorHAnsi" w:cstheme="minorBidi"/>
          <w:noProof/>
          <w:sz w:val="24"/>
        </w:rPr>
      </w:pPr>
      <w:ins w:id="1063" w:author="Bob Yencha" w:date="2012-01-25T11:55:00Z">
        <w:r>
          <w:rPr>
            <w:noProof/>
          </w:rPr>
          <w:t>Table 3</w:t>
        </w:r>
        <w:r>
          <w:rPr>
            <w:noProof/>
          </w:rPr>
          <w:noBreakHyphen/>
          <w:t>3. Message Header Segment (MSH)</w:t>
        </w:r>
        <w:r>
          <w:rPr>
            <w:noProof/>
          </w:rPr>
          <w:tab/>
        </w:r>
        <w:r w:rsidR="00D826AD">
          <w:rPr>
            <w:noProof/>
          </w:rPr>
          <w:fldChar w:fldCharType="begin"/>
        </w:r>
        <w:r>
          <w:rPr>
            <w:noProof/>
          </w:rPr>
          <w:instrText xml:space="preserve"> PAGEREF _Toc189111904 \h </w:instrText>
        </w:r>
      </w:ins>
      <w:r w:rsidR="00D826AD">
        <w:rPr>
          <w:noProof/>
        </w:rPr>
      </w:r>
      <w:r w:rsidR="00D826AD">
        <w:rPr>
          <w:noProof/>
        </w:rPr>
        <w:fldChar w:fldCharType="separate"/>
      </w:r>
      <w:ins w:id="1064" w:author="Bob Yencha" w:date="2012-01-25T11:55:00Z">
        <w:r>
          <w:rPr>
            <w:noProof/>
          </w:rPr>
          <w:t>46</w:t>
        </w:r>
        <w:r w:rsidR="00D826AD">
          <w:rPr>
            <w:noProof/>
          </w:rPr>
          <w:fldChar w:fldCharType="end"/>
        </w:r>
      </w:ins>
    </w:p>
    <w:p w14:paraId="41A049E3" w14:textId="77777777" w:rsidR="00CF04B8" w:rsidRDefault="00CF04B8">
      <w:pPr>
        <w:pStyle w:val="TableofFigures"/>
        <w:numPr>
          <w:ins w:id="1065" w:author="Bob Yencha" w:date="2012-01-25T11:55:00Z"/>
        </w:numPr>
        <w:tabs>
          <w:tab w:val="right" w:leader="dot" w:pos="9350"/>
        </w:tabs>
        <w:rPr>
          <w:ins w:id="1066" w:author="Bob Yencha" w:date="2012-01-25T11:55:00Z"/>
          <w:rFonts w:asciiTheme="minorHAnsi" w:eastAsiaTheme="minorEastAsia" w:hAnsiTheme="minorHAnsi" w:cstheme="minorBidi"/>
          <w:noProof/>
          <w:sz w:val="24"/>
        </w:rPr>
      </w:pPr>
      <w:ins w:id="1067" w:author="Bob Yencha" w:date="2012-01-25T11:55:00Z">
        <w:r>
          <w:rPr>
            <w:noProof/>
          </w:rPr>
          <w:t>Table 3</w:t>
        </w:r>
        <w:r>
          <w:rPr>
            <w:noProof/>
          </w:rPr>
          <w:noBreakHyphen/>
          <w:t>4. Acknowledgment Segment (MSA)</w:t>
        </w:r>
        <w:r>
          <w:rPr>
            <w:noProof/>
          </w:rPr>
          <w:tab/>
        </w:r>
        <w:r w:rsidR="00D826AD">
          <w:rPr>
            <w:noProof/>
          </w:rPr>
          <w:fldChar w:fldCharType="begin"/>
        </w:r>
        <w:r>
          <w:rPr>
            <w:noProof/>
          </w:rPr>
          <w:instrText xml:space="preserve"> PAGEREF _Toc189111905 \h </w:instrText>
        </w:r>
      </w:ins>
      <w:r w:rsidR="00D826AD">
        <w:rPr>
          <w:noProof/>
        </w:rPr>
      </w:r>
      <w:r w:rsidR="00D826AD">
        <w:rPr>
          <w:noProof/>
        </w:rPr>
        <w:fldChar w:fldCharType="separate"/>
      </w:r>
      <w:ins w:id="1068" w:author="Bob Yencha" w:date="2012-01-25T11:55:00Z">
        <w:r>
          <w:rPr>
            <w:noProof/>
          </w:rPr>
          <w:t>50</w:t>
        </w:r>
        <w:r w:rsidR="00D826AD">
          <w:rPr>
            <w:noProof/>
          </w:rPr>
          <w:fldChar w:fldCharType="end"/>
        </w:r>
      </w:ins>
    </w:p>
    <w:p w14:paraId="3D3F4FF9" w14:textId="77777777" w:rsidR="00CF04B8" w:rsidRDefault="00CF04B8">
      <w:pPr>
        <w:pStyle w:val="TableofFigures"/>
        <w:numPr>
          <w:ins w:id="1069" w:author="Bob Yencha" w:date="2012-01-25T11:55:00Z"/>
        </w:numPr>
        <w:tabs>
          <w:tab w:val="right" w:leader="dot" w:pos="9350"/>
        </w:tabs>
        <w:rPr>
          <w:ins w:id="1070" w:author="Bob Yencha" w:date="2012-01-25T11:55:00Z"/>
          <w:rFonts w:asciiTheme="minorHAnsi" w:eastAsiaTheme="minorEastAsia" w:hAnsiTheme="minorHAnsi" w:cstheme="minorBidi"/>
          <w:noProof/>
          <w:sz w:val="24"/>
        </w:rPr>
      </w:pPr>
      <w:ins w:id="1071" w:author="Bob Yencha" w:date="2012-01-25T11:55:00Z">
        <w:r>
          <w:rPr>
            <w:noProof/>
          </w:rPr>
          <w:t>Table 3</w:t>
        </w:r>
        <w:r>
          <w:rPr>
            <w:noProof/>
          </w:rPr>
          <w:noBreakHyphen/>
          <w:t>5. Error Segment (ERR)</w:t>
        </w:r>
        <w:r>
          <w:rPr>
            <w:noProof/>
          </w:rPr>
          <w:tab/>
        </w:r>
        <w:r w:rsidR="00D826AD">
          <w:rPr>
            <w:noProof/>
          </w:rPr>
          <w:fldChar w:fldCharType="begin"/>
        </w:r>
        <w:r>
          <w:rPr>
            <w:noProof/>
          </w:rPr>
          <w:instrText xml:space="preserve"> PAGEREF _Toc189111906 \h </w:instrText>
        </w:r>
      </w:ins>
      <w:r w:rsidR="00D826AD">
        <w:rPr>
          <w:noProof/>
        </w:rPr>
      </w:r>
      <w:r w:rsidR="00D826AD">
        <w:rPr>
          <w:noProof/>
        </w:rPr>
        <w:fldChar w:fldCharType="separate"/>
      </w:r>
      <w:ins w:id="1072" w:author="Bob Yencha" w:date="2012-01-25T11:55:00Z">
        <w:r>
          <w:rPr>
            <w:noProof/>
          </w:rPr>
          <w:t>50</w:t>
        </w:r>
        <w:r w:rsidR="00D826AD">
          <w:rPr>
            <w:noProof/>
          </w:rPr>
          <w:fldChar w:fldCharType="end"/>
        </w:r>
      </w:ins>
    </w:p>
    <w:p w14:paraId="40EBDA60" w14:textId="77777777" w:rsidR="00CF04B8" w:rsidRDefault="00CF04B8">
      <w:pPr>
        <w:pStyle w:val="TableofFigures"/>
        <w:numPr>
          <w:ins w:id="1073" w:author="Bob Yencha" w:date="2012-01-25T11:55:00Z"/>
        </w:numPr>
        <w:tabs>
          <w:tab w:val="right" w:leader="dot" w:pos="9350"/>
        </w:tabs>
        <w:rPr>
          <w:ins w:id="1074" w:author="Bob Yencha" w:date="2012-01-25T11:55:00Z"/>
          <w:rFonts w:asciiTheme="minorHAnsi" w:eastAsiaTheme="minorEastAsia" w:hAnsiTheme="minorHAnsi" w:cstheme="minorBidi"/>
          <w:noProof/>
          <w:sz w:val="24"/>
        </w:rPr>
      </w:pPr>
      <w:ins w:id="1075" w:author="Bob Yencha" w:date="2012-01-25T11:55:00Z">
        <w:r>
          <w:rPr>
            <w:noProof/>
          </w:rPr>
          <w:t>Table 3</w:t>
        </w:r>
        <w:r>
          <w:rPr>
            <w:noProof/>
          </w:rPr>
          <w:noBreakHyphen/>
          <w:t>6. Patient Identification Segment (PID)</w:t>
        </w:r>
        <w:r>
          <w:rPr>
            <w:noProof/>
          </w:rPr>
          <w:tab/>
        </w:r>
        <w:r w:rsidR="00D826AD">
          <w:rPr>
            <w:noProof/>
          </w:rPr>
          <w:fldChar w:fldCharType="begin"/>
        </w:r>
        <w:r>
          <w:rPr>
            <w:noProof/>
          </w:rPr>
          <w:instrText xml:space="preserve"> PAGEREF _Toc189111907 \h </w:instrText>
        </w:r>
      </w:ins>
      <w:r w:rsidR="00D826AD">
        <w:rPr>
          <w:noProof/>
        </w:rPr>
      </w:r>
      <w:r w:rsidR="00D826AD">
        <w:rPr>
          <w:noProof/>
        </w:rPr>
        <w:fldChar w:fldCharType="separate"/>
      </w:r>
      <w:ins w:id="1076" w:author="Bob Yencha" w:date="2012-01-25T11:55:00Z">
        <w:r>
          <w:rPr>
            <w:noProof/>
          </w:rPr>
          <w:t>51</w:t>
        </w:r>
        <w:r w:rsidR="00D826AD">
          <w:rPr>
            <w:noProof/>
          </w:rPr>
          <w:fldChar w:fldCharType="end"/>
        </w:r>
      </w:ins>
    </w:p>
    <w:p w14:paraId="33256353" w14:textId="77777777" w:rsidR="00CF04B8" w:rsidRDefault="00CF04B8">
      <w:pPr>
        <w:pStyle w:val="TableofFigures"/>
        <w:numPr>
          <w:ins w:id="1077" w:author="Bob Yencha" w:date="2012-01-25T11:55:00Z"/>
        </w:numPr>
        <w:tabs>
          <w:tab w:val="right" w:leader="dot" w:pos="9350"/>
        </w:tabs>
        <w:rPr>
          <w:ins w:id="1078" w:author="Bob Yencha" w:date="2012-01-25T11:55:00Z"/>
          <w:rFonts w:asciiTheme="minorHAnsi" w:eastAsiaTheme="minorEastAsia" w:hAnsiTheme="minorHAnsi" w:cstheme="minorBidi"/>
          <w:noProof/>
          <w:sz w:val="24"/>
        </w:rPr>
      </w:pPr>
      <w:ins w:id="1079" w:author="Bob Yencha" w:date="2012-01-25T11:55:00Z">
        <w:r>
          <w:rPr>
            <w:noProof/>
          </w:rPr>
          <w:t>Table 3</w:t>
        </w:r>
        <w:r>
          <w:rPr>
            <w:noProof/>
          </w:rPr>
          <w:noBreakHyphen/>
          <w:t>8. Common Order Segment (ORC)</w:t>
        </w:r>
        <w:r>
          <w:rPr>
            <w:noProof/>
          </w:rPr>
          <w:tab/>
        </w:r>
        <w:r w:rsidR="00D826AD">
          <w:rPr>
            <w:noProof/>
          </w:rPr>
          <w:fldChar w:fldCharType="begin"/>
        </w:r>
        <w:r>
          <w:rPr>
            <w:noProof/>
          </w:rPr>
          <w:instrText xml:space="preserve"> PAGEREF _Toc189111908 \h </w:instrText>
        </w:r>
      </w:ins>
      <w:r w:rsidR="00D826AD">
        <w:rPr>
          <w:noProof/>
        </w:rPr>
      </w:r>
      <w:r w:rsidR="00D826AD">
        <w:rPr>
          <w:noProof/>
        </w:rPr>
        <w:fldChar w:fldCharType="separate"/>
      </w:r>
      <w:ins w:id="1080" w:author="Bob Yencha" w:date="2012-01-25T11:55:00Z">
        <w:r>
          <w:rPr>
            <w:noProof/>
          </w:rPr>
          <w:t>55</w:t>
        </w:r>
        <w:r w:rsidR="00D826AD">
          <w:rPr>
            <w:noProof/>
          </w:rPr>
          <w:fldChar w:fldCharType="end"/>
        </w:r>
      </w:ins>
    </w:p>
    <w:p w14:paraId="3C6047CF" w14:textId="77777777" w:rsidR="00CF04B8" w:rsidRDefault="00CF04B8">
      <w:pPr>
        <w:pStyle w:val="TableofFigures"/>
        <w:numPr>
          <w:ins w:id="1081" w:author="Bob Yencha" w:date="2012-01-25T11:55:00Z"/>
        </w:numPr>
        <w:tabs>
          <w:tab w:val="right" w:leader="dot" w:pos="9350"/>
        </w:tabs>
        <w:rPr>
          <w:ins w:id="1082" w:author="Bob Yencha" w:date="2012-01-25T11:55:00Z"/>
          <w:rFonts w:asciiTheme="minorHAnsi" w:eastAsiaTheme="minorEastAsia" w:hAnsiTheme="minorHAnsi" w:cstheme="minorBidi"/>
          <w:noProof/>
          <w:sz w:val="24"/>
        </w:rPr>
      </w:pPr>
      <w:ins w:id="1083" w:author="Bob Yencha" w:date="2012-01-25T11:55:00Z">
        <w:r>
          <w:rPr>
            <w:noProof/>
          </w:rPr>
          <w:t>Table 3</w:t>
        </w:r>
        <w:r>
          <w:rPr>
            <w:noProof/>
          </w:rPr>
          <w:noBreakHyphen/>
          <w:t>9. Observation Request Segment (OBR)</w:t>
        </w:r>
        <w:r>
          <w:rPr>
            <w:noProof/>
          </w:rPr>
          <w:tab/>
        </w:r>
        <w:r w:rsidR="00D826AD">
          <w:rPr>
            <w:noProof/>
          </w:rPr>
          <w:fldChar w:fldCharType="begin"/>
        </w:r>
        <w:r>
          <w:rPr>
            <w:noProof/>
          </w:rPr>
          <w:instrText xml:space="preserve"> PAGEREF _Toc189111909 \h </w:instrText>
        </w:r>
      </w:ins>
      <w:r w:rsidR="00D826AD">
        <w:rPr>
          <w:noProof/>
        </w:rPr>
      </w:r>
      <w:r w:rsidR="00D826AD">
        <w:rPr>
          <w:noProof/>
        </w:rPr>
        <w:fldChar w:fldCharType="separate"/>
      </w:r>
      <w:ins w:id="1084" w:author="Bob Yencha" w:date="2012-01-25T11:55:00Z">
        <w:r>
          <w:rPr>
            <w:noProof/>
          </w:rPr>
          <w:t>57</w:t>
        </w:r>
        <w:r w:rsidR="00D826AD">
          <w:rPr>
            <w:noProof/>
          </w:rPr>
          <w:fldChar w:fldCharType="end"/>
        </w:r>
      </w:ins>
    </w:p>
    <w:p w14:paraId="54AFB62D" w14:textId="77777777" w:rsidR="00CF04B8" w:rsidRDefault="00CF04B8">
      <w:pPr>
        <w:pStyle w:val="TableofFigures"/>
        <w:numPr>
          <w:ins w:id="1085" w:author="Bob Yencha" w:date="2012-01-25T11:55:00Z"/>
        </w:numPr>
        <w:tabs>
          <w:tab w:val="right" w:leader="dot" w:pos="9350"/>
        </w:tabs>
        <w:rPr>
          <w:ins w:id="1086" w:author="Bob Yencha" w:date="2012-01-25T11:55:00Z"/>
          <w:rFonts w:asciiTheme="minorHAnsi" w:eastAsiaTheme="minorEastAsia" w:hAnsiTheme="minorHAnsi" w:cstheme="minorBidi"/>
          <w:noProof/>
          <w:sz w:val="24"/>
        </w:rPr>
      </w:pPr>
      <w:ins w:id="1087" w:author="Bob Yencha" w:date="2012-01-25T11:55:00Z">
        <w:r>
          <w:rPr>
            <w:noProof/>
          </w:rPr>
          <w:t>Table 3</w:t>
        </w:r>
        <w:r>
          <w:rPr>
            <w:noProof/>
          </w:rPr>
          <w:noBreakHyphen/>
          <w:t>10. TimING/QuaNTity Segment for Order Group</w:t>
        </w:r>
        <w:r>
          <w:rPr>
            <w:noProof/>
          </w:rPr>
          <w:tab/>
        </w:r>
        <w:r w:rsidR="00D826AD">
          <w:rPr>
            <w:noProof/>
          </w:rPr>
          <w:fldChar w:fldCharType="begin"/>
        </w:r>
        <w:r>
          <w:rPr>
            <w:noProof/>
          </w:rPr>
          <w:instrText xml:space="preserve"> PAGEREF _Toc189111910 \h </w:instrText>
        </w:r>
      </w:ins>
      <w:r w:rsidR="00D826AD">
        <w:rPr>
          <w:noProof/>
        </w:rPr>
      </w:r>
      <w:r w:rsidR="00D826AD">
        <w:rPr>
          <w:noProof/>
        </w:rPr>
        <w:fldChar w:fldCharType="separate"/>
      </w:r>
      <w:ins w:id="1088" w:author="Bob Yencha" w:date="2012-01-25T11:55:00Z">
        <w:r>
          <w:rPr>
            <w:noProof/>
          </w:rPr>
          <w:t>65</w:t>
        </w:r>
        <w:r w:rsidR="00D826AD">
          <w:rPr>
            <w:noProof/>
          </w:rPr>
          <w:fldChar w:fldCharType="end"/>
        </w:r>
      </w:ins>
    </w:p>
    <w:p w14:paraId="73ECBE5A" w14:textId="77777777" w:rsidR="00CF04B8" w:rsidRDefault="00CF04B8">
      <w:pPr>
        <w:pStyle w:val="TableofFigures"/>
        <w:numPr>
          <w:ins w:id="1089" w:author="Bob Yencha" w:date="2012-01-25T11:55:00Z"/>
        </w:numPr>
        <w:tabs>
          <w:tab w:val="right" w:leader="dot" w:pos="9350"/>
        </w:tabs>
        <w:rPr>
          <w:ins w:id="1090" w:author="Bob Yencha" w:date="2012-01-25T11:55:00Z"/>
          <w:rFonts w:asciiTheme="minorHAnsi" w:eastAsiaTheme="minorEastAsia" w:hAnsiTheme="minorHAnsi" w:cstheme="minorBidi"/>
          <w:noProof/>
          <w:sz w:val="24"/>
        </w:rPr>
      </w:pPr>
      <w:ins w:id="1091" w:author="Bob Yencha" w:date="2012-01-25T11:55:00Z">
        <w:r>
          <w:rPr>
            <w:noProof/>
          </w:rPr>
          <w:t>Table 3</w:t>
        </w:r>
        <w:r>
          <w:rPr>
            <w:noProof/>
          </w:rPr>
          <w:noBreakHyphen/>
          <w:t>11. Observation Result Segment (OBX)</w:t>
        </w:r>
        <w:r>
          <w:rPr>
            <w:noProof/>
          </w:rPr>
          <w:tab/>
        </w:r>
        <w:r w:rsidR="00D826AD">
          <w:rPr>
            <w:noProof/>
          </w:rPr>
          <w:fldChar w:fldCharType="begin"/>
        </w:r>
        <w:r>
          <w:rPr>
            <w:noProof/>
          </w:rPr>
          <w:instrText xml:space="preserve"> PAGEREF _Toc189111911 \h </w:instrText>
        </w:r>
      </w:ins>
      <w:r w:rsidR="00D826AD">
        <w:rPr>
          <w:noProof/>
        </w:rPr>
      </w:r>
      <w:r w:rsidR="00D826AD">
        <w:rPr>
          <w:noProof/>
        </w:rPr>
        <w:fldChar w:fldCharType="separate"/>
      </w:r>
      <w:ins w:id="1092" w:author="Bob Yencha" w:date="2012-01-25T11:55:00Z">
        <w:r>
          <w:rPr>
            <w:noProof/>
          </w:rPr>
          <w:t>66</w:t>
        </w:r>
        <w:r w:rsidR="00D826AD">
          <w:rPr>
            <w:noProof/>
          </w:rPr>
          <w:fldChar w:fldCharType="end"/>
        </w:r>
      </w:ins>
    </w:p>
    <w:p w14:paraId="5C4F7303" w14:textId="77777777" w:rsidR="00CF04B8" w:rsidRDefault="00CF04B8">
      <w:pPr>
        <w:pStyle w:val="TableofFigures"/>
        <w:numPr>
          <w:ins w:id="1093" w:author="Bob Yencha" w:date="2012-01-25T11:55:00Z"/>
        </w:numPr>
        <w:tabs>
          <w:tab w:val="right" w:leader="dot" w:pos="9350"/>
        </w:tabs>
        <w:rPr>
          <w:ins w:id="1094" w:author="Bob Yencha" w:date="2012-01-25T11:55:00Z"/>
          <w:rFonts w:asciiTheme="minorHAnsi" w:eastAsiaTheme="minorEastAsia" w:hAnsiTheme="minorHAnsi" w:cstheme="minorBidi"/>
          <w:noProof/>
          <w:sz w:val="24"/>
        </w:rPr>
      </w:pPr>
      <w:ins w:id="1095" w:author="Bob Yencha" w:date="2012-01-25T11:55:00Z">
        <w:r>
          <w:rPr>
            <w:noProof/>
          </w:rPr>
          <w:t>Table 3</w:t>
        </w:r>
        <w:r>
          <w:rPr>
            <w:noProof/>
          </w:rPr>
          <w:noBreakHyphen/>
          <w:t>12. Observation Identifiers</w:t>
        </w:r>
        <w:r>
          <w:rPr>
            <w:noProof/>
          </w:rPr>
          <w:tab/>
        </w:r>
        <w:r w:rsidR="00D826AD">
          <w:rPr>
            <w:noProof/>
          </w:rPr>
          <w:fldChar w:fldCharType="begin"/>
        </w:r>
        <w:r>
          <w:rPr>
            <w:noProof/>
          </w:rPr>
          <w:instrText xml:space="preserve"> PAGEREF _Toc189111912 \h </w:instrText>
        </w:r>
      </w:ins>
      <w:r w:rsidR="00D826AD">
        <w:rPr>
          <w:noProof/>
        </w:rPr>
      </w:r>
      <w:r w:rsidR="00D826AD">
        <w:rPr>
          <w:noProof/>
        </w:rPr>
        <w:fldChar w:fldCharType="separate"/>
      </w:r>
      <w:ins w:id="1096" w:author="Bob Yencha" w:date="2012-01-25T11:55:00Z">
        <w:r>
          <w:rPr>
            <w:noProof/>
          </w:rPr>
          <w:t>72</w:t>
        </w:r>
        <w:r w:rsidR="00D826AD">
          <w:rPr>
            <w:noProof/>
          </w:rPr>
          <w:fldChar w:fldCharType="end"/>
        </w:r>
      </w:ins>
    </w:p>
    <w:p w14:paraId="6EFC1EB7" w14:textId="77777777" w:rsidR="00CF04B8" w:rsidRDefault="00CF04B8">
      <w:pPr>
        <w:pStyle w:val="TableofFigures"/>
        <w:numPr>
          <w:ins w:id="1097" w:author="Bob Yencha" w:date="2012-01-25T11:55:00Z"/>
        </w:numPr>
        <w:tabs>
          <w:tab w:val="right" w:leader="dot" w:pos="9350"/>
        </w:tabs>
        <w:rPr>
          <w:ins w:id="1098" w:author="Bob Yencha" w:date="2012-01-25T11:55:00Z"/>
          <w:rFonts w:asciiTheme="minorHAnsi" w:eastAsiaTheme="minorEastAsia" w:hAnsiTheme="minorHAnsi" w:cstheme="minorBidi"/>
          <w:noProof/>
          <w:sz w:val="24"/>
        </w:rPr>
      </w:pPr>
      <w:ins w:id="1099" w:author="Bob Yencha" w:date="2012-01-25T11:55:00Z">
        <w:r>
          <w:rPr>
            <w:noProof/>
          </w:rPr>
          <w:t>Table 3</w:t>
        </w:r>
        <w:r>
          <w:rPr>
            <w:noProof/>
          </w:rPr>
          <w:noBreakHyphen/>
          <w:t>13. Specimen Segment (SPM)</w:t>
        </w:r>
        <w:r>
          <w:rPr>
            <w:noProof/>
          </w:rPr>
          <w:tab/>
        </w:r>
        <w:r w:rsidR="00D826AD">
          <w:rPr>
            <w:noProof/>
          </w:rPr>
          <w:fldChar w:fldCharType="begin"/>
        </w:r>
        <w:r>
          <w:rPr>
            <w:noProof/>
          </w:rPr>
          <w:instrText xml:space="preserve"> PAGEREF _Toc189111913 \h </w:instrText>
        </w:r>
      </w:ins>
      <w:r w:rsidR="00D826AD">
        <w:rPr>
          <w:noProof/>
        </w:rPr>
      </w:r>
      <w:r w:rsidR="00D826AD">
        <w:rPr>
          <w:noProof/>
        </w:rPr>
        <w:fldChar w:fldCharType="separate"/>
      </w:r>
      <w:ins w:id="1100" w:author="Bob Yencha" w:date="2012-01-25T11:55:00Z">
        <w:r>
          <w:rPr>
            <w:noProof/>
          </w:rPr>
          <w:t>74</w:t>
        </w:r>
        <w:r w:rsidR="00D826AD">
          <w:rPr>
            <w:noProof/>
          </w:rPr>
          <w:fldChar w:fldCharType="end"/>
        </w:r>
      </w:ins>
    </w:p>
    <w:p w14:paraId="59335082" w14:textId="77777777" w:rsidR="00CF04B8" w:rsidRDefault="00CF04B8">
      <w:pPr>
        <w:pStyle w:val="TableofFigures"/>
        <w:numPr>
          <w:ins w:id="1101" w:author="Bob Yencha" w:date="2012-01-25T11:55:00Z"/>
        </w:numPr>
        <w:tabs>
          <w:tab w:val="right" w:leader="dot" w:pos="9350"/>
        </w:tabs>
        <w:rPr>
          <w:ins w:id="1102" w:author="Bob Yencha" w:date="2012-01-25T11:55:00Z"/>
          <w:rFonts w:asciiTheme="minorHAnsi" w:eastAsiaTheme="minorEastAsia" w:hAnsiTheme="minorHAnsi" w:cstheme="minorBidi"/>
          <w:noProof/>
          <w:sz w:val="24"/>
        </w:rPr>
      </w:pPr>
      <w:ins w:id="1103" w:author="Bob Yencha" w:date="2012-01-25T11:55:00Z">
        <w:r>
          <w:rPr>
            <w:noProof/>
          </w:rPr>
          <w:t>Table 3</w:t>
        </w:r>
        <w:r>
          <w:rPr>
            <w:noProof/>
          </w:rPr>
          <w:noBreakHyphen/>
          <w:t>14. Notes and Comments Segment (NTE)</w:t>
        </w:r>
        <w:r>
          <w:rPr>
            <w:noProof/>
          </w:rPr>
          <w:tab/>
        </w:r>
        <w:r w:rsidR="00D826AD">
          <w:rPr>
            <w:noProof/>
          </w:rPr>
          <w:fldChar w:fldCharType="begin"/>
        </w:r>
        <w:r>
          <w:rPr>
            <w:noProof/>
          </w:rPr>
          <w:instrText xml:space="preserve"> PAGEREF _Toc189111914 \h </w:instrText>
        </w:r>
      </w:ins>
      <w:r w:rsidR="00D826AD">
        <w:rPr>
          <w:noProof/>
        </w:rPr>
      </w:r>
      <w:r w:rsidR="00D826AD">
        <w:rPr>
          <w:noProof/>
        </w:rPr>
        <w:fldChar w:fldCharType="separate"/>
      </w:r>
      <w:ins w:id="1104" w:author="Bob Yencha" w:date="2012-01-25T11:55:00Z">
        <w:r>
          <w:rPr>
            <w:noProof/>
          </w:rPr>
          <w:t>77</w:t>
        </w:r>
        <w:r w:rsidR="00D826AD">
          <w:rPr>
            <w:noProof/>
          </w:rPr>
          <w:fldChar w:fldCharType="end"/>
        </w:r>
      </w:ins>
    </w:p>
    <w:p w14:paraId="20A47926" w14:textId="77777777" w:rsidR="00CF04B8" w:rsidRDefault="00CF04B8">
      <w:pPr>
        <w:pStyle w:val="TableofFigures"/>
        <w:numPr>
          <w:ins w:id="1105" w:author="Bob Yencha" w:date="2012-01-25T11:55:00Z"/>
        </w:numPr>
        <w:tabs>
          <w:tab w:val="right" w:leader="dot" w:pos="9350"/>
        </w:tabs>
        <w:rPr>
          <w:ins w:id="1106" w:author="Bob Yencha" w:date="2012-01-25T11:55:00Z"/>
          <w:rFonts w:asciiTheme="minorHAnsi" w:eastAsiaTheme="minorEastAsia" w:hAnsiTheme="minorHAnsi" w:cstheme="minorBidi"/>
          <w:noProof/>
          <w:sz w:val="24"/>
        </w:rPr>
      </w:pPr>
      <w:ins w:id="1107" w:author="Bob Yencha" w:date="2012-01-25T11:55:00Z">
        <w:r>
          <w:rPr>
            <w:noProof/>
          </w:rPr>
          <w:t>Table 4</w:t>
        </w:r>
        <w:r>
          <w:rPr>
            <w:noProof/>
          </w:rPr>
          <w:noBreakHyphen/>
          <w:t>1. Value Set/Code System Summary</w:t>
        </w:r>
        <w:r>
          <w:rPr>
            <w:noProof/>
          </w:rPr>
          <w:tab/>
        </w:r>
        <w:r w:rsidR="00D826AD">
          <w:rPr>
            <w:noProof/>
          </w:rPr>
          <w:fldChar w:fldCharType="begin"/>
        </w:r>
        <w:r>
          <w:rPr>
            <w:noProof/>
          </w:rPr>
          <w:instrText xml:space="preserve"> PAGEREF _Toc189111915 \h </w:instrText>
        </w:r>
      </w:ins>
      <w:r w:rsidR="00D826AD">
        <w:rPr>
          <w:noProof/>
        </w:rPr>
      </w:r>
      <w:r w:rsidR="00D826AD">
        <w:rPr>
          <w:noProof/>
        </w:rPr>
        <w:fldChar w:fldCharType="separate"/>
      </w:r>
      <w:ins w:id="1108" w:author="Bob Yencha" w:date="2012-01-25T11:55:00Z">
        <w:r>
          <w:rPr>
            <w:noProof/>
          </w:rPr>
          <w:t>82</w:t>
        </w:r>
        <w:r w:rsidR="00D826AD">
          <w:rPr>
            <w:noProof/>
          </w:rPr>
          <w:fldChar w:fldCharType="end"/>
        </w:r>
      </w:ins>
    </w:p>
    <w:p w14:paraId="60C86C30" w14:textId="77777777" w:rsidR="00CF04B8" w:rsidRDefault="00CF04B8">
      <w:pPr>
        <w:pStyle w:val="TableofFigures"/>
        <w:numPr>
          <w:ins w:id="1109" w:author="Bob Yencha" w:date="2012-01-25T11:55:00Z"/>
        </w:numPr>
        <w:tabs>
          <w:tab w:val="right" w:leader="dot" w:pos="9350"/>
        </w:tabs>
        <w:rPr>
          <w:ins w:id="1110" w:author="Bob Yencha" w:date="2012-01-25T11:55:00Z"/>
          <w:rFonts w:asciiTheme="minorHAnsi" w:eastAsiaTheme="minorEastAsia" w:hAnsiTheme="minorHAnsi" w:cstheme="minorBidi"/>
          <w:noProof/>
          <w:sz w:val="24"/>
        </w:rPr>
      </w:pPr>
      <w:ins w:id="1111" w:author="Bob Yencha" w:date="2012-01-25T11:55:00Z">
        <w:r>
          <w:rPr>
            <w:noProof/>
          </w:rPr>
          <w:t>Table 4</w:t>
        </w:r>
        <w:r>
          <w:rPr>
            <w:noProof/>
          </w:rPr>
          <w:noBreakHyphen/>
          <w:t>2. HL7 Table 0065 Specimen Action Code - constrained</w:t>
        </w:r>
        <w:r>
          <w:rPr>
            <w:noProof/>
          </w:rPr>
          <w:tab/>
        </w:r>
        <w:r w:rsidR="00D826AD">
          <w:rPr>
            <w:noProof/>
          </w:rPr>
          <w:fldChar w:fldCharType="begin"/>
        </w:r>
        <w:r>
          <w:rPr>
            <w:noProof/>
          </w:rPr>
          <w:instrText xml:space="preserve"> PAGEREF _Toc189111916 \h </w:instrText>
        </w:r>
      </w:ins>
      <w:r w:rsidR="00D826AD">
        <w:rPr>
          <w:noProof/>
        </w:rPr>
      </w:r>
      <w:r w:rsidR="00D826AD">
        <w:rPr>
          <w:noProof/>
        </w:rPr>
        <w:fldChar w:fldCharType="separate"/>
      </w:r>
      <w:ins w:id="1112" w:author="Bob Yencha" w:date="2012-01-25T11:55:00Z">
        <w:r>
          <w:rPr>
            <w:noProof/>
          </w:rPr>
          <w:t>88</w:t>
        </w:r>
        <w:r w:rsidR="00D826AD">
          <w:rPr>
            <w:noProof/>
          </w:rPr>
          <w:fldChar w:fldCharType="end"/>
        </w:r>
      </w:ins>
    </w:p>
    <w:p w14:paraId="03EB4EEC" w14:textId="77777777" w:rsidR="00CF04B8" w:rsidRDefault="00CF04B8">
      <w:pPr>
        <w:pStyle w:val="TableofFigures"/>
        <w:numPr>
          <w:ins w:id="1113" w:author="Bob Yencha" w:date="2012-01-25T11:55:00Z"/>
        </w:numPr>
        <w:tabs>
          <w:tab w:val="right" w:leader="dot" w:pos="9350"/>
        </w:tabs>
        <w:rPr>
          <w:ins w:id="1114" w:author="Bob Yencha" w:date="2012-01-25T11:55:00Z"/>
          <w:rFonts w:asciiTheme="minorHAnsi" w:eastAsiaTheme="minorEastAsia" w:hAnsiTheme="minorHAnsi" w:cstheme="minorBidi"/>
          <w:noProof/>
          <w:sz w:val="24"/>
        </w:rPr>
      </w:pPr>
      <w:ins w:id="1115" w:author="Bob Yencha" w:date="2012-01-25T11:55:00Z">
        <w:r>
          <w:rPr>
            <w:noProof/>
          </w:rPr>
          <w:t>Table 4</w:t>
        </w:r>
        <w:r>
          <w:rPr>
            <w:noProof/>
          </w:rPr>
          <w:noBreakHyphen/>
          <w:t>3. HL7 Table 0078 from 2.7.1</w:t>
        </w:r>
        <w:r>
          <w:rPr>
            <w:noProof/>
          </w:rPr>
          <w:tab/>
        </w:r>
        <w:r w:rsidR="00D826AD">
          <w:rPr>
            <w:noProof/>
          </w:rPr>
          <w:fldChar w:fldCharType="begin"/>
        </w:r>
        <w:r>
          <w:rPr>
            <w:noProof/>
          </w:rPr>
          <w:instrText xml:space="preserve"> PAGEREF _Toc189111917 \h </w:instrText>
        </w:r>
      </w:ins>
      <w:r w:rsidR="00D826AD">
        <w:rPr>
          <w:noProof/>
        </w:rPr>
      </w:r>
      <w:r w:rsidR="00D826AD">
        <w:rPr>
          <w:noProof/>
        </w:rPr>
        <w:fldChar w:fldCharType="separate"/>
      </w:r>
      <w:ins w:id="1116" w:author="Bob Yencha" w:date="2012-01-25T11:55:00Z">
        <w:r>
          <w:rPr>
            <w:noProof/>
          </w:rPr>
          <w:t>88</w:t>
        </w:r>
        <w:r w:rsidR="00D826AD">
          <w:rPr>
            <w:noProof/>
          </w:rPr>
          <w:fldChar w:fldCharType="end"/>
        </w:r>
      </w:ins>
    </w:p>
    <w:p w14:paraId="753F7345" w14:textId="77777777" w:rsidR="00CF04B8" w:rsidRDefault="00CF04B8">
      <w:pPr>
        <w:pStyle w:val="TableofFigures"/>
        <w:numPr>
          <w:ins w:id="1117" w:author="Bob Yencha" w:date="2012-01-25T11:55:00Z"/>
        </w:numPr>
        <w:tabs>
          <w:tab w:val="right" w:leader="dot" w:pos="9350"/>
        </w:tabs>
        <w:rPr>
          <w:ins w:id="1118" w:author="Bob Yencha" w:date="2012-01-25T11:55:00Z"/>
          <w:rFonts w:asciiTheme="minorHAnsi" w:eastAsiaTheme="minorEastAsia" w:hAnsiTheme="minorHAnsi" w:cstheme="minorBidi"/>
          <w:noProof/>
          <w:sz w:val="24"/>
        </w:rPr>
      </w:pPr>
      <w:ins w:id="1119" w:author="Bob Yencha" w:date="2012-01-25T11:55:00Z">
        <w:r>
          <w:rPr>
            <w:noProof/>
          </w:rPr>
          <w:t>Table 4</w:t>
        </w:r>
        <w:r>
          <w:rPr>
            <w:noProof/>
          </w:rPr>
          <w:noBreakHyphen/>
          <w:t>4. HL7 Table 0125 – Value Type</w:t>
        </w:r>
        <w:r>
          <w:rPr>
            <w:noProof/>
          </w:rPr>
          <w:tab/>
        </w:r>
        <w:r w:rsidR="00D826AD">
          <w:rPr>
            <w:noProof/>
          </w:rPr>
          <w:fldChar w:fldCharType="begin"/>
        </w:r>
        <w:r>
          <w:rPr>
            <w:noProof/>
          </w:rPr>
          <w:instrText xml:space="preserve"> PAGEREF _Toc189111918 \h </w:instrText>
        </w:r>
      </w:ins>
      <w:r w:rsidR="00D826AD">
        <w:rPr>
          <w:noProof/>
        </w:rPr>
      </w:r>
      <w:r w:rsidR="00D826AD">
        <w:rPr>
          <w:noProof/>
        </w:rPr>
        <w:fldChar w:fldCharType="separate"/>
      </w:r>
      <w:ins w:id="1120" w:author="Bob Yencha" w:date="2012-01-25T11:55:00Z">
        <w:r>
          <w:rPr>
            <w:noProof/>
          </w:rPr>
          <w:t>90</w:t>
        </w:r>
        <w:r w:rsidR="00D826AD">
          <w:rPr>
            <w:noProof/>
          </w:rPr>
          <w:fldChar w:fldCharType="end"/>
        </w:r>
      </w:ins>
    </w:p>
    <w:p w14:paraId="1E361F78" w14:textId="77777777" w:rsidR="00CF04B8" w:rsidRDefault="00CF04B8">
      <w:pPr>
        <w:pStyle w:val="TableofFigures"/>
        <w:numPr>
          <w:ins w:id="1121" w:author="Bob Yencha" w:date="2012-01-25T11:55:00Z"/>
        </w:numPr>
        <w:tabs>
          <w:tab w:val="right" w:leader="dot" w:pos="9350"/>
        </w:tabs>
        <w:rPr>
          <w:ins w:id="1122" w:author="Bob Yencha" w:date="2012-01-25T11:55:00Z"/>
          <w:rFonts w:asciiTheme="minorHAnsi" w:eastAsiaTheme="minorEastAsia" w:hAnsiTheme="minorHAnsi" w:cstheme="minorBidi"/>
          <w:noProof/>
          <w:sz w:val="24"/>
        </w:rPr>
      </w:pPr>
      <w:ins w:id="1123" w:author="Bob Yencha" w:date="2012-01-25T11:55:00Z">
        <w:r>
          <w:rPr>
            <w:noProof/>
          </w:rPr>
          <w:t>Table 4</w:t>
        </w:r>
        <w:r>
          <w:rPr>
            <w:noProof/>
          </w:rPr>
          <w:noBreakHyphen/>
          <w:t>5. HL7 Table 0291 – Subtype Of Referenced Data</w:t>
        </w:r>
        <w:r>
          <w:rPr>
            <w:noProof/>
          </w:rPr>
          <w:tab/>
        </w:r>
        <w:r w:rsidR="00D826AD">
          <w:rPr>
            <w:noProof/>
          </w:rPr>
          <w:fldChar w:fldCharType="begin"/>
        </w:r>
        <w:r>
          <w:rPr>
            <w:noProof/>
          </w:rPr>
          <w:instrText xml:space="preserve"> PAGEREF _Toc189111919 \h </w:instrText>
        </w:r>
      </w:ins>
      <w:r w:rsidR="00D826AD">
        <w:rPr>
          <w:noProof/>
        </w:rPr>
      </w:r>
      <w:r w:rsidR="00D826AD">
        <w:rPr>
          <w:noProof/>
        </w:rPr>
        <w:fldChar w:fldCharType="separate"/>
      </w:r>
      <w:ins w:id="1124" w:author="Bob Yencha" w:date="2012-01-25T11:55:00Z">
        <w:r>
          <w:rPr>
            <w:noProof/>
          </w:rPr>
          <w:t>96</w:t>
        </w:r>
        <w:r w:rsidR="00D826AD">
          <w:rPr>
            <w:noProof/>
          </w:rPr>
          <w:fldChar w:fldCharType="end"/>
        </w:r>
      </w:ins>
    </w:p>
    <w:p w14:paraId="1D620CBF" w14:textId="77777777" w:rsidR="00CF04B8" w:rsidRDefault="00CF04B8">
      <w:pPr>
        <w:pStyle w:val="TableofFigures"/>
        <w:numPr>
          <w:ins w:id="1125" w:author="Bob Yencha" w:date="2012-01-25T11:55:00Z"/>
        </w:numPr>
        <w:tabs>
          <w:tab w:val="right" w:leader="dot" w:pos="9350"/>
        </w:tabs>
        <w:rPr>
          <w:ins w:id="1126" w:author="Bob Yencha" w:date="2012-01-25T11:55:00Z"/>
          <w:rFonts w:asciiTheme="minorHAnsi" w:eastAsiaTheme="minorEastAsia" w:hAnsiTheme="minorHAnsi" w:cstheme="minorBidi"/>
          <w:noProof/>
          <w:sz w:val="24"/>
        </w:rPr>
      </w:pPr>
      <w:ins w:id="1127" w:author="Bob Yencha" w:date="2012-01-25T11:55:00Z">
        <w:r>
          <w:rPr>
            <w:noProof/>
          </w:rPr>
          <w:t>Table 4</w:t>
        </w:r>
        <w:r>
          <w:rPr>
            <w:noProof/>
          </w:rPr>
          <w:noBreakHyphen/>
          <w:t>6. HL7 Table 0301 - Universal ID Type</w:t>
        </w:r>
        <w:r>
          <w:rPr>
            <w:noProof/>
          </w:rPr>
          <w:tab/>
        </w:r>
        <w:r w:rsidR="00D826AD">
          <w:rPr>
            <w:noProof/>
          </w:rPr>
          <w:fldChar w:fldCharType="begin"/>
        </w:r>
        <w:r>
          <w:rPr>
            <w:noProof/>
          </w:rPr>
          <w:instrText xml:space="preserve"> PAGEREF _Toc189111920 \h </w:instrText>
        </w:r>
      </w:ins>
      <w:r w:rsidR="00D826AD">
        <w:rPr>
          <w:noProof/>
        </w:rPr>
      </w:r>
      <w:r w:rsidR="00D826AD">
        <w:rPr>
          <w:noProof/>
        </w:rPr>
        <w:fldChar w:fldCharType="separate"/>
      </w:r>
      <w:ins w:id="1128" w:author="Bob Yencha" w:date="2012-01-25T11:55:00Z">
        <w:r>
          <w:rPr>
            <w:noProof/>
          </w:rPr>
          <w:t>97</w:t>
        </w:r>
        <w:r w:rsidR="00D826AD">
          <w:rPr>
            <w:noProof/>
          </w:rPr>
          <w:fldChar w:fldCharType="end"/>
        </w:r>
      </w:ins>
    </w:p>
    <w:p w14:paraId="558FC02B" w14:textId="77777777" w:rsidR="00CF04B8" w:rsidRDefault="00CF04B8">
      <w:pPr>
        <w:pStyle w:val="TableofFigures"/>
        <w:numPr>
          <w:ins w:id="1129" w:author="Bob Yencha" w:date="2012-01-25T11:55:00Z"/>
        </w:numPr>
        <w:tabs>
          <w:tab w:val="right" w:leader="dot" w:pos="9350"/>
        </w:tabs>
        <w:rPr>
          <w:ins w:id="1130" w:author="Bob Yencha" w:date="2012-01-25T11:55:00Z"/>
          <w:rFonts w:asciiTheme="minorHAnsi" w:eastAsiaTheme="minorEastAsia" w:hAnsiTheme="minorHAnsi" w:cstheme="minorBidi"/>
          <w:noProof/>
          <w:sz w:val="24"/>
        </w:rPr>
      </w:pPr>
      <w:ins w:id="1131" w:author="Bob Yencha" w:date="2012-01-25T11:55:00Z">
        <w:r>
          <w:rPr>
            <w:noProof/>
          </w:rPr>
          <w:t>Table 4</w:t>
        </w:r>
        <w:r>
          <w:rPr>
            <w:noProof/>
          </w:rPr>
          <w:noBreakHyphen/>
          <w:t>7. HL7 Table 0834 – MIME Type</w:t>
        </w:r>
        <w:r>
          <w:rPr>
            <w:noProof/>
          </w:rPr>
          <w:tab/>
        </w:r>
        <w:r w:rsidR="00D826AD">
          <w:rPr>
            <w:noProof/>
          </w:rPr>
          <w:fldChar w:fldCharType="begin"/>
        </w:r>
        <w:r>
          <w:rPr>
            <w:noProof/>
          </w:rPr>
          <w:instrText xml:space="preserve"> PAGEREF _Toc189111921 \h </w:instrText>
        </w:r>
      </w:ins>
      <w:r w:rsidR="00D826AD">
        <w:rPr>
          <w:noProof/>
        </w:rPr>
      </w:r>
      <w:r w:rsidR="00D826AD">
        <w:rPr>
          <w:noProof/>
        </w:rPr>
        <w:fldChar w:fldCharType="separate"/>
      </w:r>
      <w:ins w:id="1132" w:author="Bob Yencha" w:date="2012-01-25T11:55:00Z">
        <w:r>
          <w:rPr>
            <w:noProof/>
          </w:rPr>
          <w:t>98</w:t>
        </w:r>
        <w:r w:rsidR="00D826AD">
          <w:rPr>
            <w:noProof/>
          </w:rPr>
          <w:fldChar w:fldCharType="end"/>
        </w:r>
      </w:ins>
    </w:p>
    <w:p w14:paraId="06CC2816" w14:textId="77777777" w:rsidR="00CF04B8" w:rsidRDefault="00CF04B8">
      <w:pPr>
        <w:pStyle w:val="TableofFigures"/>
        <w:numPr>
          <w:ins w:id="1133" w:author="Bob Yencha" w:date="2012-01-25T11:55:00Z"/>
        </w:numPr>
        <w:tabs>
          <w:tab w:val="right" w:leader="dot" w:pos="9350"/>
        </w:tabs>
        <w:rPr>
          <w:ins w:id="1134" w:author="Bob Yencha" w:date="2012-01-25T11:55:00Z"/>
          <w:rFonts w:asciiTheme="minorHAnsi" w:eastAsiaTheme="minorEastAsia" w:hAnsiTheme="minorHAnsi" w:cstheme="minorBidi"/>
          <w:noProof/>
          <w:sz w:val="24"/>
        </w:rPr>
      </w:pPr>
      <w:ins w:id="1135" w:author="Bob Yencha" w:date="2012-01-25T11:55:00Z">
        <w:r>
          <w:rPr>
            <w:noProof/>
          </w:rPr>
          <w:t>Table 6</w:t>
        </w:r>
        <w:r>
          <w:rPr>
            <w:noProof/>
          </w:rPr>
          <w:noBreakHyphen/>
          <w:t>1. Mandatory Reporting Requirements</w:t>
        </w:r>
        <w:r>
          <w:rPr>
            <w:noProof/>
          </w:rPr>
          <w:tab/>
        </w:r>
        <w:r w:rsidR="00D826AD">
          <w:rPr>
            <w:noProof/>
          </w:rPr>
          <w:fldChar w:fldCharType="begin"/>
        </w:r>
        <w:r>
          <w:rPr>
            <w:noProof/>
          </w:rPr>
          <w:instrText xml:space="preserve"> PAGEREF _Toc189111922 \h </w:instrText>
        </w:r>
      </w:ins>
      <w:r w:rsidR="00D826AD">
        <w:rPr>
          <w:noProof/>
        </w:rPr>
      </w:r>
      <w:r w:rsidR="00D826AD">
        <w:rPr>
          <w:noProof/>
        </w:rPr>
        <w:fldChar w:fldCharType="separate"/>
      </w:r>
      <w:ins w:id="1136" w:author="Bob Yencha" w:date="2012-01-25T11:55:00Z">
        <w:r>
          <w:rPr>
            <w:noProof/>
          </w:rPr>
          <w:t>112</w:t>
        </w:r>
        <w:r w:rsidR="00D826AD">
          <w:rPr>
            <w:noProof/>
          </w:rPr>
          <w:fldChar w:fldCharType="end"/>
        </w:r>
      </w:ins>
    </w:p>
    <w:p w14:paraId="612A8E23" w14:textId="77777777" w:rsidR="002D1651" w:rsidDel="00983294" w:rsidRDefault="006018A5">
      <w:pPr>
        <w:pStyle w:val="TableofFigures"/>
        <w:tabs>
          <w:tab w:val="right" w:leader="dot" w:pos="9350"/>
        </w:tabs>
        <w:rPr>
          <w:del w:id="1137" w:author="Bob Yencha" w:date="2011-12-20T00:44:00Z"/>
          <w:rFonts w:asciiTheme="minorHAnsi" w:eastAsiaTheme="minorEastAsia" w:hAnsiTheme="minorHAnsi" w:cstheme="minorBidi"/>
          <w:noProof/>
          <w:sz w:val="24"/>
        </w:rPr>
      </w:pPr>
      <w:ins w:id="1138" w:author=" Bob Yencha" w:date="2011-12-20T10:54:00Z">
        <w:del w:id="1139" w:author="Bob Yencha" w:date="2011-12-20T14:38:00Z">
          <w:r w:rsidDel="002B0A1D">
            <w:rPr>
              <w:noProof/>
            </w:rPr>
            <w:delText>38116</w:delText>
          </w:r>
        </w:del>
      </w:ins>
      <w:del w:id="1140" w:author="Bob Yencha" w:date="2011-12-20T00:44:00Z">
        <w:r w:rsidR="002D1651" w:rsidDel="00983294">
          <w:rPr>
            <w:noProof/>
          </w:rPr>
          <w:delText>Table 1</w:delText>
        </w:r>
        <w:r w:rsidR="002D1651" w:rsidDel="00983294">
          <w:rPr>
            <w:noProof/>
          </w:rPr>
          <w:noBreakHyphen/>
          <w:delText>1. Information Interchange Requirements</w:delText>
        </w:r>
        <w:r w:rsidR="002D1651" w:rsidDel="00983294">
          <w:rPr>
            <w:noProof/>
          </w:rPr>
          <w:tab/>
          <w:delText>5</w:delText>
        </w:r>
      </w:del>
    </w:p>
    <w:p w14:paraId="389BACC2" w14:textId="77777777" w:rsidR="002D1651" w:rsidDel="00983294" w:rsidRDefault="002D1651">
      <w:pPr>
        <w:pStyle w:val="TableofFigures"/>
        <w:tabs>
          <w:tab w:val="right" w:leader="dot" w:pos="9350"/>
        </w:tabs>
        <w:rPr>
          <w:del w:id="1141" w:author="Bob Yencha" w:date="2011-12-20T00:44:00Z"/>
          <w:rFonts w:asciiTheme="minorHAnsi" w:eastAsiaTheme="minorEastAsia" w:hAnsiTheme="minorHAnsi" w:cstheme="minorBidi"/>
          <w:noProof/>
          <w:sz w:val="24"/>
        </w:rPr>
      </w:pPr>
      <w:del w:id="1142" w:author="Bob Yencha" w:date="2011-12-20T00:44:00Z">
        <w:r w:rsidDel="00983294">
          <w:rPr>
            <w:noProof/>
          </w:rPr>
          <w:delText>Table 1</w:delText>
        </w:r>
        <w:r w:rsidDel="00983294">
          <w:rPr>
            <w:noProof/>
          </w:rPr>
          <w:noBreakHyphen/>
          <w:delText>2. System Requirements</w:delText>
        </w:r>
        <w:r w:rsidDel="00983294">
          <w:rPr>
            <w:noProof/>
          </w:rPr>
          <w:tab/>
          <w:delText>5</w:delText>
        </w:r>
      </w:del>
    </w:p>
    <w:p w14:paraId="473F525D" w14:textId="77777777" w:rsidR="002D1651" w:rsidDel="00983294" w:rsidRDefault="002D1651">
      <w:pPr>
        <w:pStyle w:val="TableofFigures"/>
        <w:tabs>
          <w:tab w:val="right" w:leader="dot" w:pos="9350"/>
        </w:tabs>
        <w:rPr>
          <w:del w:id="1143" w:author="Bob Yencha" w:date="2011-12-20T00:44:00Z"/>
          <w:rFonts w:asciiTheme="minorHAnsi" w:eastAsiaTheme="minorEastAsia" w:hAnsiTheme="minorHAnsi" w:cstheme="minorBidi"/>
          <w:noProof/>
          <w:sz w:val="24"/>
        </w:rPr>
      </w:pPr>
      <w:del w:id="1144" w:author="Bob Yencha" w:date="2011-12-20T00:44:00Z">
        <w:r w:rsidDel="00983294">
          <w:rPr>
            <w:noProof/>
          </w:rPr>
          <w:delText>Table 1</w:delText>
        </w:r>
        <w:r w:rsidDel="00983294">
          <w:rPr>
            <w:noProof/>
          </w:rPr>
          <w:noBreakHyphen/>
          <w:delText>3. Message Element Attributes</w:delText>
        </w:r>
        <w:r w:rsidDel="00983294">
          <w:rPr>
            <w:noProof/>
          </w:rPr>
          <w:tab/>
          <w:delText>12</w:delText>
        </w:r>
      </w:del>
    </w:p>
    <w:p w14:paraId="634782FD" w14:textId="77777777" w:rsidR="002D1651" w:rsidDel="00983294" w:rsidRDefault="002D1651">
      <w:pPr>
        <w:pStyle w:val="TableofFigures"/>
        <w:tabs>
          <w:tab w:val="right" w:leader="dot" w:pos="9350"/>
        </w:tabs>
        <w:rPr>
          <w:del w:id="1145" w:author="Bob Yencha" w:date="2011-12-20T00:44:00Z"/>
          <w:rFonts w:asciiTheme="minorHAnsi" w:eastAsiaTheme="minorEastAsia" w:hAnsiTheme="minorHAnsi" w:cstheme="minorBidi"/>
          <w:noProof/>
          <w:sz w:val="24"/>
        </w:rPr>
      </w:pPr>
      <w:del w:id="1146" w:author="Bob Yencha" w:date="2011-12-20T00:44:00Z">
        <w:r w:rsidDel="00983294">
          <w:rPr>
            <w:noProof/>
          </w:rPr>
          <w:delText>Table 1</w:delText>
        </w:r>
        <w:r w:rsidDel="00983294">
          <w:rPr>
            <w:noProof/>
          </w:rPr>
          <w:noBreakHyphen/>
          <w:delText>4. Sending Application Conformance</w:delText>
        </w:r>
        <w:r w:rsidDel="00983294">
          <w:rPr>
            <w:noProof/>
          </w:rPr>
          <w:tab/>
          <w:delText>15</w:delText>
        </w:r>
      </w:del>
    </w:p>
    <w:p w14:paraId="49790F82" w14:textId="77777777" w:rsidR="002D1651" w:rsidDel="00983294" w:rsidRDefault="002D1651">
      <w:pPr>
        <w:pStyle w:val="TableofFigures"/>
        <w:tabs>
          <w:tab w:val="right" w:leader="dot" w:pos="9350"/>
        </w:tabs>
        <w:rPr>
          <w:del w:id="1147" w:author="Bob Yencha" w:date="2011-12-20T00:44:00Z"/>
          <w:rFonts w:asciiTheme="minorHAnsi" w:eastAsiaTheme="minorEastAsia" w:hAnsiTheme="minorHAnsi" w:cstheme="minorBidi"/>
          <w:noProof/>
          <w:sz w:val="24"/>
        </w:rPr>
      </w:pPr>
      <w:del w:id="1148" w:author="Bob Yencha" w:date="2011-12-20T00:44:00Z">
        <w:r w:rsidDel="00983294">
          <w:rPr>
            <w:noProof/>
          </w:rPr>
          <w:delText>Table 1</w:delText>
        </w:r>
        <w:r w:rsidDel="00983294">
          <w:rPr>
            <w:noProof/>
          </w:rPr>
          <w:noBreakHyphen/>
          <w:delText>5. Receiving Application Conformance</w:delText>
        </w:r>
        <w:r w:rsidDel="00983294">
          <w:rPr>
            <w:noProof/>
          </w:rPr>
          <w:tab/>
          <w:delText>17</w:delText>
        </w:r>
      </w:del>
    </w:p>
    <w:p w14:paraId="4454C1C6" w14:textId="77777777" w:rsidR="002D1651" w:rsidDel="00983294" w:rsidRDefault="002D1651">
      <w:pPr>
        <w:pStyle w:val="TableofFigures"/>
        <w:tabs>
          <w:tab w:val="right" w:leader="dot" w:pos="9350"/>
        </w:tabs>
        <w:rPr>
          <w:del w:id="1149" w:author="Bob Yencha" w:date="2011-12-20T00:44:00Z"/>
          <w:rFonts w:asciiTheme="minorHAnsi" w:eastAsiaTheme="minorEastAsia" w:hAnsiTheme="minorHAnsi" w:cstheme="minorBidi"/>
          <w:noProof/>
          <w:sz w:val="24"/>
        </w:rPr>
      </w:pPr>
      <w:del w:id="1150" w:author="Bob Yencha" w:date="2011-12-20T00:44:00Z">
        <w:r w:rsidDel="00983294">
          <w:rPr>
            <w:noProof/>
          </w:rPr>
          <w:delText>Table 2</w:delText>
        </w:r>
        <w:r w:rsidDel="00983294">
          <w:rPr>
            <w:noProof/>
          </w:rPr>
          <w:noBreakHyphen/>
          <w:delText>1. Coded Element (CE)</w:delText>
        </w:r>
        <w:r w:rsidDel="00983294">
          <w:rPr>
            <w:noProof/>
          </w:rPr>
          <w:tab/>
          <w:delText>18</w:delText>
        </w:r>
      </w:del>
    </w:p>
    <w:p w14:paraId="029A90B7" w14:textId="77777777" w:rsidR="002D1651" w:rsidDel="00983294" w:rsidRDefault="002D1651">
      <w:pPr>
        <w:pStyle w:val="TableofFigures"/>
        <w:tabs>
          <w:tab w:val="right" w:leader="dot" w:pos="9350"/>
        </w:tabs>
        <w:rPr>
          <w:del w:id="1151" w:author="Bob Yencha" w:date="2011-12-20T00:44:00Z"/>
          <w:rFonts w:asciiTheme="minorHAnsi" w:eastAsiaTheme="minorEastAsia" w:hAnsiTheme="minorHAnsi" w:cstheme="minorBidi"/>
          <w:noProof/>
          <w:sz w:val="24"/>
        </w:rPr>
      </w:pPr>
      <w:del w:id="1152" w:author="Bob Yencha" w:date="2011-12-20T00:44:00Z">
        <w:r w:rsidDel="00983294">
          <w:rPr>
            <w:noProof/>
          </w:rPr>
          <w:delText>Table 2</w:delText>
        </w:r>
        <w:r w:rsidDel="00983294">
          <w:rPr>
            <w:noProof/>
          </w:rPr>
          <w:noBreakHyphen/>
          <w:delText xml:space="preserve">2. Coded with Exceptions </w:delText>
        </w:r>
        <w:r w:rsidRPr="007465CE" w:rsidDel="00983294">
          <w:rPr>
            <w:rFonts w:cs="Lucida Sans Unicode"/>
            <w:noProof/>
          </w:rPr>
          <w:delText>−</w:delText>
        </w:r>
        <w:r w:rsidDel="00983294">
          <w:rPr>
            <w:noProof/>
          </w:rPr>
          <w:delText xml:space="preserve"> Code Required But May Be Empty (CWE-CRE)</w:delText>
        </w:r>
        <w:r w:rsidDel="00983294">
          <w:rPr>
            <w:noProof/>
          </w:rPr>
          <w:tab/>
          <w:delText>19</w:delText>
        </w:r>
      </w:del>
    </w:p>
    <w:p w14:paraId="7EAE7067" w14:textId="77777777" w:rsidR="002D1651" w:rsidDel="00983294" w:rsidRDefault="002D1651">
      <w:pPr>
        <w:pStyle w:val="TableofFigures"/>
        <w:tabs>
          <w:tab w:val="right" w:leader="dot" w:pos="9350"/>
        </w:tabs>
        <w:rPr>
          <w:del w:id="1153" w:author="Bob Yencha" w:date="2011-12-20T00:44:00Z"/>
          <w:rFonts w:asciiTheme="minorHAnsi" w:eastAsiaTheme="minorEastAsia" w:hAnsiTheme="minorHAnsi" w:cstheme="minorBidi"/>
          <w:noProof/>
          <w:sz w:val="24"/>
        </w:rPr>
      </w:pPr>
      <w:del w:id="1154" w:author="Bob Yencha" w:date="2011-12-20T00:44:00Z">
        <w:r w:rsidDel="00983294">
          <w:rPr>
            <w:noProof/>
          </w:rPr>
          <w:delText>Table 2</w:delText>
        </w:r>
        <w:r w:rsidDel="00983294">
          <w:rPr>
            <w:noProof/>
          </w:rPr>
          <w:noBreakHyphen/>
          <w:delText xml:space="preserve">3. Coded with Exceptions </w:delText>
        </w:r>
        <w:r w:rsidRPr="007465CE" w:rsidDel="00983294">
          <w:rPr>
            <w:rFonts w:cs="Lucida Sans Unicode"/>
            <w:noProof/>
          </w:rPr>
          <w:delText>–</w:delText>
        </w:r>
        <w:r w:rsidDel="00983294">
          <w:rPr>
            <w:noProof/>
          </w:rPr>
          <w:delText xml:space="preserve"> Code Required – (CWE-CR)</w:delText>
        </w:r>
        <w:r w:rsidDel="00983294">
          <w:rPr>
            <w:noProof/>
          </w:rPr>
          <w:tab/>
          <w:delText>22</w:delText>
        </w:r>
      </w:del>
    </w:p>
    <w:p w14:paraId="051B1AE8" w14:textId="77777777" w:rsidR="002D1651" w:rsidDel="00983294" w:rsidRDefault="002D1651">
      <w:pPr>
        <w:pStyle w:val="TableofFigures"/>
        <w:tabs>
          <w:tab w:val="right" w:leader="dot" w:pos="9350"/>
        </w:tabs>
        <w:rPr>
          <w:del w:id="1155" w:author="Bob Yencha" w:date="2011-12-20T00:44:00Z"/>
          <w:rFonts w:asciiTheme="minorHAnsi" w:eastAsiaTheme="minorEastAsia" w:hAnsiTheme="minorHAnsi" w:cstheme="minorBidi"/>
          <w:noProof/>
          <w:sz w:val="24"/>
        </w:rPr>
      </w:pPr>
      <w:del w:id="1156" w:author="Bob Yencha" w:date="2011-12-20T00:44:00Z">
        <w:r w:rsidDel="00983294">
          <w:rPr>
            <w:noProof/>
          </w:rPr>
          <w:delText>Table 2</w:delText>
        </w:r>
        <w:r w:rsidDel="00983294">
          <w:rPr>
            <w:noProof/>
          </w:rPr>
          <w:noBreakHyphen/>
          <w:delText>4. Extended Composite ID with Check Digit (CX GU)</w:delText>
        </w:r>
        <w:r w:rsidDel="00983294">
          <w:rPr>
            <w:noProof/>
          </w:rPr>
          <w:tab/>
          <w:delText>24</w:delText>
        </w:r>
      </w:del>
    </w:p>
    <w:p w14:paraId="7BE3E7A8" w14:textId="77777777" w:rsidR="002D1651" w:rsidDel="00983294" w:rsidRDefault="002D1651">
      <w:pPr>
        <w:pStyle w:val="TableofFigures"/>
        <w:tabs>
          <w:tab w:val="right" w:leader="dot" w:pos="9350"/>
        </w:tabs>
        <w:rPr>
          <w:del w:id="1157" w:author="Bob Yencha" w:date="2011-12-20T00:44:00Z"/>
          <w:rFonts w:asciiTheme="minorHAnsi" w:eastAsiaTheme="minorEastAsia" w:hAnsiTheme="minorHAnsi" w:cstheme="minorBidi"/>
          <w:noProof/>
          <w:sz w:val="24"/>
        </w:rPr>
      </w:pPr>
      <w:del w:id="1158" w:author="Bob Yencha" w:date="2011-12-20T00:44:00Z">
        <w:r w:rsidDel="00983294">
          <w:rPr>
            <w:noProof/>
          </w:rPr>
          <w:delText>Table 2</w:delText>
        </w:r>
        <w:r w:rsidDel="00983294">
          <w:rPr>
            <w:noProof/>
          </w:rPr>
          <w:noBreakHyphen/>
          <w:delText>5. Extended Composite ID with Check Digit (CX NG)</w:delText>
        </w:r>
        <w:r w:rsidDel="00983294">
          <w:rPr>
            <w:noProof/>
          </w:rPr>
          <w:tab/>
          <w:delText>25</w:delText>
        </w:r>
      </w:del>
    </w:p>
    <w:p w14:paraId="713B0CC4" w14:textId="77777777" w:rsidR="002D1651" w:rsidDel="00983294" w:rsidRDefault="002D1651">
      <w:pPr>
        <w:pStyle w:val="TableofFigures"/>
        <w:tabs>
          <w:tab w:val="right" w:leader="dot" w:pos="9350"/>
        </w:tabs>
        <w:rPr>
          <w:del w:id="1159" w:author="Bob Yencha" w:date="2011-12-20T00:44:00Z"/>
          <w:rFonts w:asciiTheme="minorHAnsi" w:eastAsiaTheme="minorEastAsia" w:hAnsiTheme="minorHAnsi" w:cstheme="minorBidi"/>
          <w:noProof/>
          <w:sz w:val="24"/>
        </w:rPr>
      </w:pPr>
      <w:del w:id="1160" w:author="Bob Yencha" w:date="2011-12-20T00:44:00Z">
        <w:r w:rsidDel="00983294">
          <w:rPr>
            <w:noProof/>
          </w:rPr>
          <w:delText>Table 2</w:delText>
        </w:r>
        <w:r w:rsidDel="00983294">
          <w:rPr>
            <w:noProof/>
          </w:rPr>
          <w:noBreakHyphen/>
          <w:delText>6. Date/Time Range (DR)</w:delText>
        </w:r>
        <w:r w:rsidDel="00983294">
          <w:rPr>
            <w:noProof/>
          </w:rPr>
          <w:tab/>
          <w:delText>26</w:delText>
        </w:r>
      </w:del>
    </w:p>
    <w:p w14:paraId="0165BB69" w14:textId="77777777" w:rsidR="002D1651" w:rsidDel="00983294" w:rsidRDefault="002D1651">
      <w:pPr>
        <w:pStyle w:val="TableofFigures"/>
        <w:tabs>
          <w:tab w:val="right" w:leader="dot" w:pos="9350"/>
        </w:tabs>
        <w:rPr>
          <w:del w:id="1161" w:author="Bob Yencha" w:date="2011-12-20T00:44:00Z"/>
          <w:rFonts w:asciiTheme="minorHAnsi" w:eastAsiaTheme="minorEastAsia" w:hAnsiTheme="minorHAnsi" w:cstheme="minorBidi"/>
          <w:noProof/>
          <w:sz w:val="24"/>
        </w:rPr>
      </w:pPr>
      <w:del w:id="1162" w:author="Bob Yencha" w:date="2011-12-20T00:44:00Z">
        <w:r w:rsidDel="00983294">
          <w:rPr>
            <w:noProof/>
          </w:rPr>
          <w:delText>Table 2</w:delText>
        </w:r>
        <w:r w:rsidDel="00983294">
          <w:rPr>
            <w:noProof/>
          </w:rPr>
          <w:noBreakHyphen/>
          <w:delText>7. Date (DT)</w:delText>
        </w:r>
        <w:r w:rsidDel="00983294">
          <w:rPr>
            <w:noProof/>
          </w:rPr>
          <w:tab/>
          <w:delText>26</w:delText>
        </w:r>
      </w:del>
    </w:p>
    <w:p w14:paraId="36D35687" w14:textId="77777777" w:rsidR="002D1651" w:rsidDel="00983294" w:rsidRDefault="002D1651">
      <w:pPr>
        <w:pStyle w:val="TableofFigures"/>
        <w:tabs>
          <w:tab w:val="right" w:leader="dot" w:pos="9350"/>
        </w:tabs>
        <w:rPr>
          <w:del w:id="1163" w:author="Bob Yencha" w:date="2011-12-20T00:44:00Z"/>
          <w:rFonts w:asciiTheme="minorHAnsi" w:eastAsiaTheme="minorEastAsia" w:hAnsiTheme="minorHAnsi" w:cstheme="minorBidi"/>
          <w:noProof/>
          <w:sz w:val="24"/>
        </w:rPr>
      </w:pPr>
      <w:del w:id="1164" w:author="Bob Yencha" w:date="2011-12-20T00:44:00Z">
        <w:r w:rsidDel="00983294">
          <w:rPr>
            <w:noProof/>
          </w:rPr>
          <w:delText>Table 2</w:delText>
        </w:r>
        <w:r w:rsidDel="00983294">
          <w:rPr>
            <w:noProof/>
          </w:rPr>
          <w:noBreakHyphen/>
          <w:delText>8. Date/Time (DTM)</w:delText>
        </w:r>
        <w:r w:rsidDel="00983294">
          <w:rPr>
            <w:noProof/>
          </w:rPr>
          <w:tab/>
          <w:delText>27</w:delText>
        </w:r>
      </w:del>
    </w:p>
    <w:p w14:paraId="64AB5966" w14:textId="77777777" w:rsidR="002D1651" w:rsidDel="00983294" w:rsidRDefault="002D1651">
      <w:pPr>
        <w:pStyle w:val="TableofFigures"/>
        <w:tabs>
          <w:tab w:val="right" w:leader="dot" w:pos="9350"/>
        </w:tabs>
        <w:rPr>
          <w:del w:id="1165" w:author="Bob Yencha" w:date="2011-12-20T00:44:00Z"/>
          <w:rFonts w:asciiTheme="minorHAnsi" w:eastAsiaTheme="minorEastAsia" w:hAnsiTheme="minorHAnsi" w:cstheme="minorBidi"/>
          <w:noProof/>
          <w:sz w:val="24"/>
        </w:rPr>
      </w:pPr>
      <w:del w:id="1166" w:author="Bob Yencha" w:date="2011-12-20T00:44:00Z">
        <w:r w:rsidDel="00983294">
          <w:rPr>
            <w:noProof/>
          </w:rPr>
          <w:delText>Table 2</w:delText>
        </w:r>
        <w:r w:rsidDel="00983294">
          <w:rPr>
            <w:noProof/>
          </w:rPr>
          <w:noBreakHyphen/>
          <w:delText>9. Encapsulated Data (ED)</w:delText>
        </w:r>
        <w:r w:rsidDel="00983294">
          <w:rPr>
            <w:noProof/>
          </w:rPr>
          <w:tab/>
          <w:delText>27</w:delText>
        </w:r>
      </w:del>
    </w:p>
    <w:p w14:paraId="1C9199FD" w14:textId="77777777" w:rsidR="002D1651" w:rsidDel="00983294" w:rsidRDefault="002D1651">
      <w:pPr>
        <w:pStyle w:val="TableofFigures"/>
        <w:tabs>
          <w:tab w:val="right" w:leader="dot" w:pos="9350"/>
        </w:tabs>
        <w:rPr>
          <w:del w:id="1167" w:author="Bob Yencha" w:date="2011-12-20T00:44:00Z"/>
          <w:rFonts w:asciiTheme="minorHAnsi" w:eastAsiaTheme="minorEastAsia" w:hAnsiTheme="minorHAnsi" w:cstheme="minorBidi"/>
          <w:noProof/>
          <w:sz w:val="24"/>
        </w:rPr>
      </w:pPr>
      <w:del w:id="1168" w:author="Bob Yencha" w:date="2011-12-20T00:44:00Z">
        <w:r w:rsidDel="00983294">
          <w:rPr>
            <w:noProof/>
          </w:rPr>
          <w:delText>Table 2</w:delText>
        </w:r>
        <w:r w:rsidDel="00983294">
          <w:rPr>
            <w:noProof/>
          </w:rPr>
          <w:noBreakHyphen/>
          <w:delText>10. Entity Identifier (EI GU)</w:delText>
        </w:r>
        <w:r w:rsidDel="00983294">
          <w:rPr>
            <w:noProof/>
          </w:rPr>
          <w:tab/>
          <w:delText>28</w:delText>
        </w:r>
      </w:del>
    </w:p>
    <w:p w14:paraId="18CD4306" w14:textId="77777777" w:rsidR="002D1651" w:rsidDel="00983294" w:rsidRDefault="002D1651">
      <w:pPr>
        <w:pStyle w:val="TableofFigures"/>
        <w:tabs>
          <w:tab w:val="right" w:leader="dot" w:pos="9350"/>
        </w:tabs>
        <w:rPr>
          <w:del w:id="1169" w:author="Bob Yencha" w:date="2011-12-20T00:44:00Z"/>
          <w:rFonts w:asciiTheme="minorHAnsi" w:eastAsiaTheme="minorEastAsia" w:hAnsiTheme="minorHAnsi" w:cstheme="minorBidi"/>
          <w:noProof/>
          <w:sz w:val="24"/>
        </w:rPr>
      </w:pPr>
      <w:del w:id="1170" w:author="Bob Yencha" w:date="2011-12-20T00:44:00Z">
        <w:r w:rsidDel="00983294">
          <w:rPr>
            <w:noProof/>
          </w:rPr>
          <w:delText>Table 2</w:delText>
        </w:r>
        <w:r w:rsidDel="00983294">
          <w:rPr>
            <w:noProof/>
          </w:rPr>
          <w:noBreakHyphen/>
          <w:delText>11. Entity Identifier (EI NG)</w:delText>
        </w:r>
        <w:r w:rsidDel="00983294">
          <w:rPr>
            <w:noProof/>
          </w:rPr>
          <w:tab/>
          <w:delText>28</w:delText>
        </w:r>
      </w:del>
    </w:p>
    <w:p w14:paraId="1590F4EE" w14:textId="77777777" w:rsidR="002D1651" w:rsidDel="00983294" w:rsidRDefault="002D1651">
      <w:pPr>
        <w:pStyle w:val="TableofFigures"/>
        <w:tabs>
          <w:tab w:val="right" w:leader="dot" w:pos="9350"/>
        </w:tabs>
        <w:rPr>
          <w:del w:id="1171" w:author="Bob Yencha" w:date="2011-12-20T00:44:00Z"/>
          <w:rFonts w:asciiTheme="minorHAnsi" w:eastAsiaTheme="minorEastAsia" w:hAnsiTheme="minorHAnsi" w:cstheme="minorBidi"/>
          <w:noProof/>
          <w:sz w:val="24"/>
        </w:rPr>
      </w:pPr>
      <w:del w:id="1172" w:author="Bob Yencha" w:date="2011-12-20T00:44:00Z">
        <w:r w:rsidDel="00983294">
          <w:rPr>
            <w:noProof/>
          </w:rPr>
          <w:delText>Table 2</w:delText>
        </w:r>
        <w:r w:rsidDel="00983294">
          <w:rPr>
            <w:noProof/>
          </w:rPr>
          <w:noBreakHyphen/>
          <w:delText>12. Entity Identifier Pair (EIP GU)</w:delText>
        </w:r>
        <w:r w:rsidDel="00983294">
          <w:rPr>
            <w:noProof/>
          </w:rPr>
          <w:tab/>
          <w:delText>29</w:delText>
        </w:r>
      </w:del>
    </w:p>
    <w:p w14:paraId="75110754" w14:textId="77777777" w:rsidR="002D1651" w:rsidDel="00983294" w:rsidRDefault="002D1651">
      <w:pPr>
        <w:pStyle w:val="TableofFigures"/>
        <w:tabs>
          <w:tab w:val="right" w:leader="dot" w:pos="9350"/>
        </w:tabs>
        <w:rPr>
          <w:del w:id="1173" w:author="Bob Yencha" w:date="2011-12-20T00:44:00Z"/>
          <w:rFonts w:asciiTheme="minorHAnsi" w:eastAsiaTheme="minorEastAsia" w:hAnsiTheme="minorHAnsi" w:cstheme="minorBidi"/>
          <w:noProof/>
          <w:sz w:val="24"/>
        </w:rPr>
      </w:pPr>
      <w:del w:id="1174" w:author="Bob Yencha" w:date="2011-12-20T00:44:00Z">
        <w:r w:rsidDel="00983294">
          <w:rPr>
            <w:noProof/>
          </w:rPr>
          <w:delText>Table 2</w:delText>
        </w:r>
        <w:r w:rsidDel="00983294">
          <w:rPr>
            <w:noProof/>
          </w:rPr>
          <w:noBreakHyphen/>
          <w:delText>13. Entity Identifier Pair (EIP NG)</w:delText>
        </w:r>
        <w:r w:rsidDel="00983294">
          <w:rPr>
            <w:noProof/>
          </w:rPr>
          <w:tab/>
          <w:delText>30</w:delText>
        </w:r>
      </w:del>
    </w:p>
    <w:p w14:paraId="29531C8D" w14:textId="77777777" w:rsidR="002D1651" w:rsidDel="00983294" w:rsidRDefault="002D1651">
      <w:pPr>
        <w:pStyle w:val="TableofFigures"/>
        <w:tabs>
          <w:tab w:val="right" w:leader="dot" w:pos="9350"/>
        </w:tabs>
        <w:rPr>
          <w:del w:id="1175" w:author="Bob Yencha" w:date="2011-12-20T00:44:00Z"/>
          <w:rFonts w:asciiTheme="minorHAnsi" w:eastAsiaTheme="minorEastAsia" w:hAnsiTheme="minorHAnsi" w:cstheme="minorBidi"/>
          <w:noProof/>
          <w:sz w:val="24"/>
        </w:rPr>
      </w:pPr>
      <w:del w:id="1176" w:author="Bob Yencha" w:date="2011-12-20T00:44:00Z">
        <w:r w:rsidDel="00983294">
          <w:rPr>
            <w:noProof/>
          </w:rPr>
          <w:delText>Table 2</w:delText>
        </w:r>
        <w:r w:rsidDel="00983294">
          <w:rPr>
            <w:noProof/>
          </w:rPr>
          <w:noBreakHyphen/>
          <w:delText>14. Error Location (ERL)</w:delText>
        </w:r>
        <w:r w:rsidDel="00983294">
          <w:rPr>
            <w:noProof/>
          </w:rPr>
          <w:tab/>
          <w:delText>30</w:delText>
        </w:r>
      </w:del>
    </w:p>
    <w:p w14:paraId="747B0A96" w14:textId="77777777" w:rsidR="002D1651" w:rsidDel="00983294" w:rsidRDefault="002D1651">
      <w:pPr>
        <w:pStyle w:val="TableofFigures"/>
        <w:tabs>
          <w:tab w:val="right" w:leader="dot" w:pos="9350"/>
        </w:tabs>
        <w:rPr>
          <w:del w:id="1177" w:author="Bob Yencha" w:date="2011-12-20T00:44:00Z"/>
          <w:rFonts w:asciiTheme="minorHAnsi" w:eastAsiaTheme="minorEastAsia" w:hAnsiTheme="minorHAnsi" w:cstheme="minorBidi"/>
          <w:noProof/>
          <w:sz w:val="24"/>
        </w:rPr>
      </w:pPr>
      <w:del w:id="1178" w:author="Bob Yencha" w:date="2011-12-20T00:44:00Z">
        <w:r w:rsidDel="00983294">
          <w:rPr>
            <w:noProof/>
          </w:rPr>
          <w:delText>Table 2</w:delText>
        </w:r>
        <w:r w:rsidDel="00983294">
          <w:rPr>
            <w:noProof/>
          </w:rPr>
          <w:noBreakHyphen/>
          <w:delText>15. Formatted Text Data (FT)</w:delText>
        </w:r>
        <w:r w:rsidDel="00983294">
          <w:rPr>
            <w:noProof/>
          </w:rPr>
          <w:tab/>
          <w:delText>31</w:delText>
        </w:r>
      </w:del>
    </w:p>
    <w:p w14:paraId="2F5213A1" w14:textId="77777777" w:rsidR="002D1651" w:rsidDel="00983294" w:rsidRDefault="002D1651">
      <w:pPr>
        <w:pStyle w:val="TableofFigures"/>
        <w:tabs>
          <w:tab w:val="right" w:leader="dot" w:pos="9350"/>
        </w:tabs>
        <w:rPr>
          <w:del w:id="1179" w:author="Bob Yencha" w:date="2011-12-20T00:44:00Z"/>
          <w:rFonts w:asciiTheme="minorHAnsi" w:eastAsiaTheme="minorEastAsia" w:hAnsiTheme="minorHAnsi" w:cstheme="minorBidi"/>
          <w:noProof/>
          <w:sz w:val="24"/>
        </w:rPr>
      </w:pPr>
      <w:del w:id="1180" w:author="Bob Yencha" w:date="2011-12-20T00:44:00Z">
        <w:r w:rsidDel="00983294">
          <w:rPr>
            <w:noProof/>
          </w:rPr>
          <w:delText>Table 2</w:delText>
        </w:r>
        <w:r w:rsidDel="00983294">
          <w:rPr>
            <w:noProof/>
          </w:rPr>
          <w:noBreakHyphen/>
          <w:delText>16. Hierarchic Designator (HD-GU)</w:delText>
        </w:r>
        <w:r w:rsidDel="00983294">
          <w:rPr>
            <w:noProof/>
          </w:rPr>
          <w:tab/>
          <w:delText>31</w:delText>
        </w:r>
      </w:del>
    </w:p>
    <w:p w14:paraId="7AC7DA22" w14:textId="77777777" w:rsidR="002D1651" w:rsidDel="00983294" w:rsidRDefault="002D1651">
      <w:pPr>
        <w:pStyle w:val="TableofFigures"/>
        <w:tabs>
          <w:tab w:val="right" w:leader="dot" w:pos="9350"/>
        </w:tabs>
        <w:rPr>
          <w:del w:id="1181" w:author="Bob Yencha" w:date="2011-12-20T00:44:00Z"/>
          <w:rFonts w:asciiTheme="minorHAnsi" w:eastAsiaTheme="minorEastAsia" w:hAnsiTheme="minorHAnsi" w:cstheme="minorBidi"/>
          <w:noProof/>
          <w:sz w:val="24"/>
        </w:rPr>
      </w:pPr>
      <w:del w:id="1182" w:author="Bob Yencha" w:date="2011-12-20T00:44:00Z">
        <w:r w:rsidDel="00983294">
          <w:rPr>
            <w:noProof/>
          </w:rPr>
          <w:delText>Table 2</w:delText>
        </w:r>
        <w:r w:rsidDel="00983294">
          <w:rPr>
            <w:noProof/>
          </w:rPr>
          <w:noBreakHyphen/>
          <w:delText>17. Hierarchic Designator (HD-NG)</w:delText>
        </w:r>
        <w:r w:rsidDel="00983294">
          <w:rPr>
            <w:noProof/>
          </w:rPr>
          <w:tab/>
          <w:delText>32</w:delText>
        </w:r>
      </w:del>
    </w:p>
    <w:p w14:paraId="6008319A" w14:textId="77777777" w:rsidR="002D1651" w:rsidDel="00983294" w:rsidRDefault="002D1651">
      <w:pPr>
        <w:pStyle w:val="TableofFigures"/>
        <w:tabs>
          <w:tab w:val="right" w:leader="dot" w:pos="9350"/>
        </w:tabs>
        <w:rPr>
          <w:del w:id="1183" w:author="Bob Yencha" w:date="2011-12-20T00:44:00Z"/>
          <w:rFonts w:asciiTheme="minorHAnsi" w:eastAsiaTheme="minorEastAsia" w:hAnsiTheme="minorHAnsi" w:cstheme="minorBidi"/>
          <w:noProof/>
          <w:sz w:val="24"/>
        </w:rPr>
      </w:pPr>
      <w:del w:id="1184" w:author="Bob Yencha" w:date="2011-12-20T00:44:00Z">
        <w:r w:rsidDel="00983294">
          <w:rPr>
            <w:noProof/>
          </w:rPr>
          <w:delText>Table 2</w:delText>
        </w:r>
        <w:r w:rsidDel="00983294">
          <w:rPr>
            <w:noProof/>
          </w:rPr>
          <w:noBreakHyphen/>
          <w:delText>18. Coded Value for HL7-Defined Tables (ID)</w:delText>
        </w:r>
        <w:r w:rsidDel="00983294">
          <w:rPr>
            <w:noProof/>
          </w:rPr>
          <w:tab/>
          <w:delText>33</w:delText>
        </w:r>
      </w:del>
    </w:p>
    <w:p w14:paraId="3563C679" w14:textId="77777777" w:rsidR="002D1651" w:rsidDel="00983294" w:rsidRDefault="002D1651">
      <w:pPr>
        <w:pStyle w:val="TableofFigures"/>
        <w:tabs>
          <w:tab w:val="right" w:leader="dot" w:pos="9350"/>
        </w:tabs>
        <w:rPr>
          <w:del w:id="1185" w:author="Bob Yencha" w:date="2011-12-20T00:44:00Z"/>
          <w:rFonts w:asciiTheme="minorHAnsi" w:eastAsiaTheme="minorEastAsia" w:hAnsiTheme="minorHAnsi" w:cstheme="minorBidi"/>
          <w:noProof/>
          <w:sz w:val="24"/>
        </w:rPr>
      </w:pPr>
      <w:del w:id="1186" w:author="Bob Yencha" w:date="2011-12-20T00:44:00Z">
        <w:r w:rsidDel="00983294">
          <w:rPr>
            <w:noProof/>
          </w:rPr>
          <w:delText>Table 2</w:delText>
        </w:r>
        <w:r w:rsidDel="00983294">
          <w:rPr>
            <w:noProof/>
          </w:rPr>
          <w:noBreakHyphen/>
          <w:delText>19. Coded Value for User-Defined Tables (IS)</w:delText>
        </w:r>
        <w:r w:rsidDel="00983294">
          <w:rPr>
            <w:noProof/>
          </w:rPr>
          <w:tab/>
          <w:delText>33</w:delText>
        </w:r>
      </w:del>
    </w:p>
    <w:p w14:paraId="4FC1EE84" w14:textId="77777777" w:rsidR="002D1651" w:rsidDel="00983294" w:rsidRDefault="002D1651">
      <w:pPr>
        <w:pStyle w:val="TableofFigures"/>
        <w:tabs>
          <w:tab w:val="right" w:leader="dot" w:pos="9350"/>
        </w:tabs>
        <w:rPr>
          <w:del w:id="1187" w:author="Bob Yencha" w:date="2011-12-20T00:44:00Z"/>
          <w:rFonts w:asciiTheme="minorHAnsi" w:eastAsiaTheme="minorEastAsia" w:hAnsiTheme="minorHAnsi" w:cstheme="minorBidi"/>
          <w:noProof/>
          <w:sz w:val="24"/>
        </w:rPr>
      </w:pPr>
      <w:del w:id="1188" w:author="Bob Yencha" w:date="2011-12-20T00:44:00Z">
        <w:r w:rsidDel="00983294">
          <w:rPr>
            <w:noProof/>
          </w:rPr>
          <w:delText>Table 2</w:delText>
        </w:r>
        <w:r w:rsidDel="00983294">
          <w:rPr>
            <w:noProof/>
          </w:rPr>
          <w:noBreakHyphen/>
          <w:delText>20. Message Type (MSG)</w:delText>
        </w:r>
        <w:r w:rsidDel="00983294">
          <w:rPr>
            <w:noProof/>
          </w:rPr>
          <w:tab/>
          <w:delText>33</w:delText>
        </w:r>
      </w:del>
    </w:p>
    <w:p w14:paraId="5DE820A2" w14:textId="77777777" w:rsidR="002D1651" w:rsidDel="00983294" w:rsidRDefault="002D1651">
      <w:pPr>
        <w:pStyle w:val="TableofFigures"/>
        <w:tabs>
          <w:tab w:val="right" w:leader="dot" w:pos="9350"/>
        </w:tabs>
        <w:rPr>
          <w:del w:id="1189" w:author="Bob Yencha" w:date="2011-12-20T00:44:00Z"/>
          <w:rFonts w:asciiTheme="minorHAnsi" w:eastAsiaTheme="minorEastAsia" w:hAnsiTheme="minorHAnsi" w:cstheme="minorBidi"/>
          <w:noProof/>
          <w:sz w:val="24"/>
        </w:rPr>
      </w:pPr>
      <w:del w:id="1190" w:author="Bob Yencha" w:date="2011-12-20T00:44:00Z">
        <w:r w:rsidDel="00983294">
          <w:rPr>
            <w:noProof/>
          </w:rPr>
          <w:delText>Table 2</w:delText>
        </w:r>
        <w:r w:rsidDel="00983294">
          <w:rPr>
            <w:noProof/>
          </w:rPr>
          <w:noBreakHyphen/>
          <w:delText>21. Numeric (NM)</w:delText>
        </w:r>
        <w:r w:rsidDel="00983294">
          <w:rPr>
            <w:noProof/>
          </w:rPr>
          <w:tab/>
          <w:delText>33</w:delText>
        </w:r>
      </w:del>
    </w:p>
    <w:p w14:paraId="2D38C929" w14:textId="77777777" w:rsidR="002D1651" w:rsidDel="00983294" w:rsidRDefault="002D1651">
      <w:pPr>
        <w:pStyle w:val="TableofFigures"/>
        <w:tabs>
          <w:tab w:val="right" w:leader="dot" w:pos="9350"/>
        </w:tabs>
        <w:rPr>
          <w:del w:id="1191" w:author="Bob Yencha" w:date="2011-12-20T00:44:00Z"/>
          <w:rFonts w:asciiTheme="minorHAnsi" w:eastAsiaTheme="minorEastAsia" w:hAnsiTheme="minorHAnsi" w:cstheme="minorBidi"/>
          <w:noProof/>
          <w:sz w:val="24"/>
        </w:rPr>
      </w:pPr>
      <w:del w:id="1192" w:author="Bob Yencha" w:date="2011-12-20T00:44:00Z">
        <w:r w:rsidDel="00983294">
          <w:rPr>
            <w:noProof/>
          </w:rPr>
          <w:delText>Table 2</w:delText>
        </w:r>
        <w:r w:rsidDel="00983294">
          <w:rPr>
            <w:noProof/>
          </w:rPr>
          <w:noBreakHyphen/>
          <w:delText>22. Parent Result LInk (PRL)</w:delText>
        </w:r>
        <w:r w:rsidDel="00983294">
          <w:rPr>
            <w:noProof/>
          </w:rPr>
          <w:tab/>
          <w:delText>34</w:delText>
        </w:r>
      </w:del>
    </w:p>
    <w:p w14:paraId="7689E95B" w14:textId="77777777" w:rsidR="002D1651" w:rsidDel="00983294" w:rsidRDefault="002D1651">
      <w:pPr>
        <w:pStyle w:val="TableofFigures"/>
        <w:tabs>
          <w:tab w:val="right" w:leader="dot" w:pos="9350"/>
        </w:tabs>
        <w:rPr>
          <w:del w:id="1193" w:author="Bob Yencha" w:date="2011-12-20T00:44:00Z"/>
          <w:rFonts w:asciiTheme="minorHAnsi" w:eastAsiaTheme="minorEastAsia" w:hAnsiTheme="minorHAnsi" w:cstheme="minorBidi"/>
          <w:noProof/>
          <w:sz w:val="24"/>
        </w:rPr>
      </w:pPr>
      <w:del w:id="1194" w:author="Bob Yencha" w:date="2011-12-20T00:44:00Z">
        <w:r w:rsidDel="00983294">
          <w:rPr>
            <w:noProof/>
          </w:rPr>
          <w:delText>Table 2</w:delText>
        </w:r>
        <w:r w:rsidDel="00983294">
          <w:rPr>
            <w:noProof/>
          </w:rPr>
          <w:noBreakHyphen/>
          <w:delText>23. Processing Type (PT)</w:delText>
        </w:r>
        <w:r w:rsidDel="00983294">
          <w:rPr>
            <w:noProof/>
          </w:rPr>
          <w:tab/>
          <w:delText>34</w:delText>
        </w:r>
      </w:del>
    </w:p>
    <w:p w14:paraId="23CA427E" w14:textId="77777777" w:rsidR="002D1651" w:rsidDel="00983294" w:rsidRDefault="002D1651">
      <w:pPr>
        <w:pStyle w:val="TableofFigures"/>
        <w:tabs>
          <w:tab w:val="right" w:leader="dot" w:pos="9350"/>
        </w:tabs>
        <w:rPr>
          <w:del w:id="1195" w:author="Bob Yencha" w:date="2011-12-20T00:44:00Z"/>
          <w:rFonts w:asciiTheme="minorHAnsi" w:eastAsiaTheme="minorEastAsia" w:hAnsiTheme="minorHAnsi" w:cstheme="minorBidi"/>
          <w:noProof/>
          <w:sz w:val="24"/>
        </w:rPr>
      </w:pPr>
      <w:del w:id="1196" w:author="Bob Yencha" w:date="2011-12-20T00:44:00Z">
        <w:r w:rsidDel="00983294">
          <w:rPr>
            <w:noProof/>
          </w:rPr>
          <w:delText>Table 2</w:delText>
        </w:r>
        <w:r w:rsidDel="00983294">
          <w:rPr>
            <w:noProof/>
          </w:rPr>
          <w:noBreakHyphen/>
          <w:delText>23. Reference Pointer (RP)</w:delText>
        </w:r>
        <w:r w:rsidDel="00983294">
          <w:rPr>
            <w:noProof/>
          </w:rPr>
          <w:tab/>
          <w:delText>35</w:delText>
        </w:r>
      </w:del>
    </w:p>
    <w:p w14:paraId="2165AE1F" w14:textId="77777777" w:rsidR="002D1651" w:rsidDel="00983294" w:rsidRDefault="002D1651">
      <w:pPr>
        <w:pStyle w:val="TableofFigures"/>
        <w:tabs>
          <w:tab w:val="right" w:leader="dot" w:pos="9350"/>
        </w:tabs>
        <w:rPr>
          <w:del w:id="1197" w:author="Bob Yencha" w:date="2011-12-20T00:44:00Z"/>
          <w:rFonts w:asciiTheme="minorHAnsi" w:eastAsiaTheme="minorEastAsia" w:hAnsiTheme="minorHAnsi" w:cstheme="minorBidi"/>
          <w:noProof/>
          <w:sz w:val="24"/>
        </w:rPr>
      </w:pPr>
      <w:del w:id="1198" w:author="Bob Yencha" w:date="2011-12-20T00:44:00Z">
        <w:r w:rsidDel="00983294">
          <w:rPr>
            <w:noProof/>
          </w:rPr>
          <w:delText>Table 2</w:delText>
        </w:r>
        <w:r w:rsidDel="00983294">
          <w:rPr>
            <w:noProof/>
          </w:rPr>
          <w:noBreakHyphen/>
          <w:delText>25.SEQuence ID (SI)</w:delText>
        </w:r>
        <w:r w:rsidDel="00983294">
          <w:rPr>
            <w:noProof/>
          </w:rPr>
          <w:tab/>
          <w:delText>36</w:delText>
        </w:r>
      </w:del>
    </w:p>
    <w:p w14:paraId="54D5A6A3" w14:textId="77777777" w:rsidR="002D1651" w:rsidDel="00983294" w:rsidRDefault="002D1651">
      <w:pPr>
        <w:pStyle w:val="TableofFigures"/>
        <w:tabs>
          <w:tab w:val="right" w:leader="dot" w:pos="9350"/>
        </w:tabs>
        <w:rPr>
          <w:del w:id="1199" w:author="Bob Yencha" w:date="2011-12-20T00:44:00Z"/>
          <w:rFonts w:asciiTheme="minorHAnsi" w:eastAsiaTheme="minorEastAsia" w:hAnsiTheme="minorHAnsi" w:cstheme="minorBidi"/>
          <w:noProof/>
          <w:sz w:val="24"/>
        </w:rPr>
      </w:pPr>
      <w:del w:id="1200" w:author="Bob Yencha" w:date="2011-12-20T00:44:00Z">
        <w:r w:rsidDel="00983294">
          <w:rPr>
            <w:noProof/>
          </w:rPr>
          <w:delText>Table 2</w:delText>
        </w:r>
        <w:r w:rsidDel="00983294">
          <w:rPr>
            <w:noProof/>
          </w:rPr>
          <w:noBreakHyphen/>
          <w:delText>26. Structured Numeric (SN)</w:delText>
        </w:r>
        <w:r w:rsidDel="00983294">
          <w:rPr>
            <w:noProof/>
          </w:rPr>
          <w:tab/>
          <w:delText>36</w:delText>
        </w:r>
      </w:del>
    </w:p>
    <w:p w14:paraId="2366B114" w14:textId="77777777" w:rsidR="002D1651" w:rsidDel="00983294" w:rsidRDefault="002D1651">
      <w:pPr>
        <w:pStyle w:val="TableofFigures"/>
        <w:tabs>
          <w:tab w:val="right" w:leader="dot" w:pos="9350"/>
        </w:tabs>
        <w:rPr>
          <w:del w:id="1201" w:author="Bob Yencha" w:date="2011-12-20T00:44:00Z"/>
          <w:rFonts w:asciiTheme="minorHAnsi" w:eastAsiaTheme="minorEastAsia" w:hAnsiTheme="minorHAnsi" w:cstheme="minorBidi"/>
          <w:noProof/>
          <w:sz w:val="24"/>
        </w:rPr>
      </w:pPr>
      <w:del w:id="1202" w:author="Bob Yencha" w:date="2011-12-20T00:44:00Z">
        <w:r w:rsidDel="00983294">
          <w:rPr>
            <w:noProof/>
          </w:rPr>
          <w:delText>Table 2</w:delText>
        </w:r>
        <w:r w:rsidDel="00983294">
          <w:rPr>
            <w:noProof/>
          </w:rPr>
          <w:noBreakHyphen/>
          <w:delText>27. String Data (ST)</w:delText>
        </w:r>
        <w:r w:rsidDel="00983294">
          <w:rPr>
            <w:noProof/>
          </w:rPr>
          <w:tab/>
          <w:delText>38</w:delText>
        </w:r>
      </w:del>
    </w:p>
    <w:p w14:paraId="35A41B64" w14:textId="77777777" w:rsidR="002D1651" w:rsidDel="00983294" w:rsidRDefault="002D1651">
      <w:pPr>
        <w:pStyle w:val="TableofFigures"/>
        <w:tabs>
          <w:tab w:val="right" w:leader="dot" w:pos="9350"/>
        </w:tabs>
        <w:rPr>
          <w:del w:id="1203" w:author="Bob Yencha" w:date="2011-12-20T00:44:00Z"/>
          <w:rFonts w:asciiTheme="minorHAnsi" w:eastAsiaTheme="minorEastAsia" w:hAnsiTheme="minorHAnsi" w:cstheme="minorBidi"/>
          <w:noProof/>
          <w:sz w:val="24"/>
        </w:rPr>
      </w:pPr>
      <w:del w:id="1204" w:author="Bob Yencha" w:date="2011-12-20T00:44:00Z">
        <w:r w:rsidDel="00983294">
          <w:rPr>
            <w:noProof/>
          </w:rPr>
          <w:delText>Table 2</w:delText>
        </w:r>
        <w:r w:rsidDel="00983294">
          <w:rPr>
            <w:noProof/>
          </w:rPr>
          <w:noBreakHyphen/>
          <w:delText>28. Time (TM)</w:delText>
        </w:r>
        <w:r w:rsidDel="00983294">
          <w:rPr>
            <w:noProof/>
          </w:rPr>
          <w:tab/>
          <w:delText>38</w:delText>
        </w:r>
      </w:del>
    </w:p>
    <w:p w14:paraId="73BB9DF9" w14:textId="77777777" w:rsidR="002D1651" w:rsidDel="00983294" w:rsidRDefault="002D1651">
      <w:pPr>
        <w:pStyle w:val="TableofFigures"/>
        <w:tabs>
          <w:tab w:val="right" w:leader="dot" w:pos="9350"/>
        </w:tabs>
        <w:rPr>
          <w:del w:id="1205" w:author="Bob Yencha" w:date="2011-12-20T00:44:00Z"/>
          <w:rFonts w:asciiTheme="minorHAnsi" w:eastAsiaTheme="minorEastAsia" w:hAnsiTheme="minorHAnsi" w:cstheme="minorBidi"/>
          <w:noProof/>
          <w:sz w:val="24"/>
        </w:rPr>
      </w:pPr>
      <w:del w:id="1206" w:author="Bob Yencha" w:date="2011-12-20T00:44:00Z">
        <w:r w:rsidDel="00983294">
          <w:rPr>
            <w:noProof/>
          </w:rPr>
          <w:delText>Table 2</w:delText>
        </w:r>
        <w:r w:rsidDel="00983294">
          <w:rPr>
            <w:noProof/>
          </w:rPr>
          <w:noBreakHyphen/>
          <w:delText>29. Time Stamp (TS)</w:delText>
        </w:r>
        <w:r w:rsidDel="00983294">
          <w:rPr>
            <w:noProof/>
          </w:rPr>
          <w:tab/>
          <w:delText>38</w:delText>
        </w:r>
      </w:del>
    </w:p>
    <w:p w14:paraId="7FA840B4" w14:textId="77777777" w:rsidR="002D1651" w:rsidDel="00983294" w:rsidRDefault="002D1651">
      <w:pPr>
        <w:pStyle w:val="TableofFigures"/>
        <w:tabs>
          <w:tab w:val="right" w:leader="dot" w:pos="9350"/>
        </w:tabs>
        <w:rPr>
          <w:del w:id="1207" w:author="Bob Yencha" w:date="2011-12-20T00:44:00Z"/>
          <w:rFonts w:asciiTheme="minorHAnsi" w:eastAsiaTheme="minorEastAsia" w:hAnsiTheme="minorHAnsi" w:cstheme="minorBidi"/>
          <w:noProof/>
          <w:sz w:val="24"/>
        </w:rPr>
      </w:pPr>
      <w:del w:id="1208" w:author="Bob Yencha" w:date="2011-12-20T00:44:00Z">
        <w:r w:rsidDel="00983294">
          <w:rPr>
            <w:noProof/>
          </w:rPr>
          <w:delText>Table 2</w:delText>
        </w:r>
        <w:r w:rsidDel="00983294">
          <w:rPr>
            <w:noProof/>
          </w:rPr>
          <w:noBreakHyphen/>
          <w:delText>30. Text Data (TX)</w:delText>
        </w:r>
        <w:r w:rsidDel="00983294">
          <w:rPr>
            <w:noProof/>
          </w:rPr>
          <w:tab/>
          <w:delText>39</w:delText>
        </w:r>
      </w:del>
    </w:p>
    <w:p w14:paraId="74C74547" w14:textId="77777777" w:rsidR="002D1651" w:rsidDel="00983294" w:rsidRDefault="002D1651">
      <w:pPr>
        <w:pStyle w:val="TableofFigures"/>
        <w:tabs>
          <w:tab w:val="right" w:leader="dot" w:pos="9350"/>
        </w:tabs>
        <w:rPr>
          <w:del w:id="1209" w:author="Bob Yencha" w:date="2011-12-20T00:44:00Z"/>
          <w:rFonts w:asciiTheme="minorHAnsi" w:eastAsiaTheme="minorEastAsia" w:hAnsiTheme="minorHAnsi" w:cstheme="minorBidi"/>
          <w:noProof/>
          <w:sz w:val="24"/>
        </w:rPr>
      </w:pPr>
      <w:del w:id="1210" w:author="Bob Yencha" w:date="2011-12-20T00:44:00Z">
        <w:r w:rsidDel="00983294">
          <w:rPr>
            <w:noProof/>
          </w:rPr>
          <w:delText>Table 2</w:delText>
        </w:r>
        <w:r w:rsidDel="00983294">
          <w:rPr>
            <w:noProof/>
          </w:rPr>
          <w:noBreakHyphen/>
          <w:delText>31. Version Identifier (VID)</w:delText>
        </w:r>
        <w:r w:rsidDel="00983294">
          <w:rPr>
            <w:noProof/>
          </w:rPr>
          <w:tab/>
          <w:delText>39</w:delText>
        </w:r>
      </w:del>
    </w:p>
    <w:p w14:paraId="1BB9B9CB" w14:textId="77777777" w:rsidR="002D1651" w:rsidDel="00983294" w:rsidRDefault="002D1651">
      <w:pPr>
        <w:pStyle w:val="TableofFigures"/>
        <w:tabs>
          <w:tab w:val="right" w:leader="dot" w:pos="9350"/>
        </w:tabs>
        <w:rPr>
          <w:del w:id="1211" w:author="Bob Yencha" w:date="2011-12-20T00:44:00Z"/>
          <w:rFonts w:asciiTheme="minorHAnsi" w:eastAsiaTheme="minorEastAsia" w:hAnsiTheme="minorHAnsi" w:cstheme="minorBidi"/>
          <w:noProof/>
          <w:sz w:val="24"/>
        </w:rPr>
      </w:pPr>
      <w:del w:id="1212" w:author="Bob Yencha" w:date="2011-12-20T00:44:00Z">
        <w:r w:rsidDel="00983294">
          <w:rPr>
            <w:noProof/>
          </w:rPr>
          <w:delText>Table 2</w:delText>
        </w:r>
        <w:r w:rsidDel="00983294">
          <w:rPr>
            <w:noProof/>
          </w:rPr>
          <w:noBreakHyphen/>
          <w:delText>32. Extended Address (XAD)</w:delText>
        </w:r>
        <w:r w:rsidDel="00983294">
          <w:rPr>
            <w:noProof/>
          </w:rPr>
          <w:tab/>
          <w:delText>39</w:delText>
        </w:r>
      </w:del>
    </w:p>
    <w:p w14:paraId="3F19641B" w14:textId="77777777" w:rsidR="002D1651" w:rsidDel="00983294" w:rsidRDefault="002D1651">
      <w:pPr>
        <w:pStyle w:val="TableofFigures"/>
        <w:tabs>
          <w:tab w:val="right" w:leader="dot" w:pos="9350"/>
        </w:tabs>
        <w:rPr>
          <w:del w:id="1213" w:author="Bob Yencha" w:date="2011-12-20T00:44:00Z"/>
          <w:rFonts w:asciiTheme="minorHAnsi" w:eastAsiaTheme="minorEastAsia" w:hAnsiTheme="minorHAnsi" w:cstheme="minorBidi"/>
          <w:noProof/>
          <w:sz w:val="24"/>
        </w:rPr>
      </w:pPr>
      <w:del w:id="1214" w:author="Bob Yencha" w:date="2011-12-20T00:44:00Z">
        <w:r w:rsidDel="00983294">
          <w:rPr>
            <w:noProof/>
          </w:rPr>
          <w:delText>Table 2</w:delText>
        </w:r>
        <w:r w:rsidDel="00983294">
          <w:rPr>
            <w:noProof/>
          </w:rPr>
          <w:noBreakHyphen/>
          <w:delText>32. Extended Composite ID Number and Name for Persons (XCN GU)</w:delText>
        </w:r>
        <w:r w:rsidDel="00983294">
          <w:rPr>
            <w:noProof/>
          </w:rPr>
          <w:tab/>
          <w:delText>41</w:delText>
        </w:r>
      </w:del>
    </w:p>
    <w:p w14:paraId="4C2244F6" w14:textId="77777777" w:rsidR="002D1651" w:rsidDel="00983294" w:rsidRDefault="002D1651">
      <w:pPr>
        <w:pStyle w:val="TableofFigures"/>
        <w:tabs>
          <w:tab w:val="right" w:leader="dot" w:pos="9350"/>
        </w:tabs>
        <w:rPr>
          <w:del w:id="1215" w:author="Bob Yencha" w:date="2011-12-20T00:44:00Z"/>
          <w:rFonts w:asciiTheme="minorHAnsi" w:eastAsiaTheme="minorEastAsia" w:hAnsiTheme="minorHAnsi" w:cstheme="minorBidi"/>
          <w:noProof/>
          <w:sz w:val="24"/>
        </w:rPr>
      </w:pPr>
      <w:del w:id="1216" w:author="Bob Yencha" w:date="2011-12-20T00:44:00Z">
        <w:r w:rsidDel="00983294">
          <w:rPr>
            <w:noProof/>
          </w:rPr>
          <w:delText>Table 2</w:delText>
        </w:r>
        <w:r w:rsidDel="00983294">
          <w:rPr>
            <w:noProof/>
          </w:rPr>
          <w:noBreakHyphen/>
          <w:delText>34. Extended Composite ID Number and Name for Persons (XCN NG)</w:delText>
        </w:r>
        <w:r w:rsidDel="00983294">
          <w:rPr>
            <w:noProof/>
          </w:rPr>
          <w:tab/>
          <w:delText>43</w:delText>
        </w:r>
      </w:del>
    </w:p>
    <w:p w14:paraId="59BC7372" w14:textId="77777777" w:rsidR="002D1651" w:rsidDel="00983294" w:rsidRDefault="002D1651">
      <w:pPr>
        <w:pStyle w:val="TableofFigures"/>
        <w:tabs>
          <w:tab w:val="right" w:leader="dot" w:pos="9350"/>
        </w:tabs>
        <w:rPr>
          <w:del w:id="1217" w:author="Bob Yencha" w:date="2011-12-20T00:44:00Z"/>
          <w:rFonts w:asciiTheme="minorHAnsi" w:eastAsiaTheme="minorEastAsia" w:hAnsiTheme="minorHAnsi" w:cstheme="minorBidi"/>
          <w:noProof/>
          <w:sz w:val="24"/>
        </w:rPr>
      </w:pPr>
      <w:del w:id="1218" w:author="Bob Yencha" w:date="2011-12-20T00:44:00Z">
        <w:r w:rsidDel="00983294">
          <w:rPr>
            <w:noProof/>
          </w:rPr>
          <w:delText>Table 2</w:delText>
        </w:r>
        <w:r w:rsidDel="00983294">
          <w:rPr>
            <w:noProof/>
          </w:rPr>
          <w:noBreakHyphen/>
          <w:delText>35. Extended Composite Name and Identification Number for Organizations (XON GU)</w:delText>
        </w:r>
        <w:r w:rsidDel="00983294">
          <w:rPr>
            <w:noProof/>
          </w:rPr>
          <w:tab/>
          <w:delText>44</w:delText>
        </w:r>
      </w:del>
    </w:p>
    <w:p w14:paraId="2DA5D3B4" w14:textId="77777777" w:rsidR="002D1651" w:rsidDel="00983294" w:rsidRDefault="002D1651">
      <w:pPr>
        <w:pStyle w:val="TableofFigures"/>
        <w:tabs>
          <w:tab w:val="right" w:leader="dot" w:pos="9350"/>
        </w:tabs>
        <w:rPr>
          <w:del w:id="1219" w:author="Bob Yencha" w:date="2011-12-20T00:44:00Z"/>
          <w:rFonts w:asciiTheme="minorHAnsi" w:eastAsiaTheme="minorEastAsia" w:hAnsiTheme="minorHAnsi" w:cstheme="minorBidi"/>
          <w:noProof/>
          <w:sz w:val="24"/>
        </w:rPr>
      </w:pPr>
      <w:del w:id="1220" w:author="Bob Yencha" w:date="2011-12-20T00:44:00Z">
        <w:r w:rsidDel="00983294">
          <w:rPr>
            <w:noProof/>
          </w:rPr>
          <w:delText>Table 2</w:delText>
        </w:r>
        <w:r w:rsidDel="00983294">
          <w:rPr>
            <w:noProof/>
          </w:rPr>
          <w:noBreakHyphen/>
          <w:delText>36. Extended Composite Name and Identification Number for Organizations (XON NG)</w:delText>
        </w:r>
        <w:r w:rsidDel="00983294">
          <w:rPr>
            <w:noProof/>
          </w:rPr>
          <w:tab/>
          <w:delText>45</w:delText>
        </w:r>
      </w:del>
    </w:p>
    <w:p w14:paraId="4DB75A76" w14:textId="77777777" w:rsidR="002D1651" w:rsidDel="00983294" w:rsidRDefault="002D1651">
      <w:pPr>
        <w:pStyle w:val="TableofFigures"/>
        <w:tabs>
          <w:tab w:val="right" w:leader="dot" w:pos="9350"/>
        </w:tabs>
        <w:rPr>
          <w:del w:id="1221" w:author="Bob Yencha" w:date="2011-12-20T00:44:00Z"/>
          <w:rFonts w:asciiTheme="minorHAnsi" w:eastAsiaTheme="minorEastAsia" w:hAnsiTheme="minorHAnsi" w:cstheme="minorBidi"/>
          <w:noProof/>
          <w:sz w:val="24"/>
        </w:rPr>
      </w:pPr>
      <w:del w:id="1222" w:author="Bob Yencha" w:date="2011-12-20T00:44:00Z">
        <w:r w:rsidDel="00983294">
          <w:rPr>
            <w:noProof/>
          </w:rPr>
          <w:delText>Table 2</w:delText>
        </w:r>
        <w:r w:rsidDel="00983294">
          <w:rPr>
            <w:noProof/>
          </w:rPr>
          <w:noBreakHyphen/>
          <w:delText>37. Extended Person Name (XPN)</w:delText>
        </w:r>
        <w:r w:rsidDel="00983294">
          <w:rPr>
            <w:noProof/>
          </w:rPr>
          <w:tab/>
          <w:delText>46</w:delText>
        </w:r>
      </w:del>
    </w:p>
    <w:p w14:paraId="0E1631F1" w14:textId="77777777" w:rsidR="002D1651" w:rsidDel="00983294" w:rsidRDefault="002D1651">
      <w:pPr>
        <w:pStyle w:val="TableofFigures"/>
        <w:tabs>
          <w:tab w:val="right" w:leader="dot" w:pos="9350"/>
        </w:tabs>
        <w:rPr>
          <w:del w:id="1223" w:author="Bob Yencha" w:date="2011-12-20T00:44:00Z"/>
          <w:rFonts w:asciiTheme="minorHAnsi" w:eastAsiaTheme="minorEastAsia" w:hAnsiTheme="minorHAnsi" w:cstheme="minorBidi"/>
          <w:noProof/>
          <w:sz w:val="24"/>
        </w:rPr>
      </w:pPr>
      <w:del w:id="1224" w:author="Bob Yencha" w:date="2011-12-20T00:44:00Z">
        <w:r w:rsidDel="00983294">
          <w:rPr>
            <w:noProof/>
          </w:rPr>
          <w:delText>Table 3</w:delText>
        </w:r>
        <w:r w:rsidDel="00983294">
          <w:rPr>
            <w:noProof/>
          </w:rPr>
          <w:noBreakHyphen/>
          <w:delText>1. ORU^R01^ORU_R01 Abstract Message Syntax</w:delText>
        </w:r>
        <w:r w:rsidDel="00983294">
          <w:rPr>
            <w:noProof/>
          </w:rPr>
          <w:tab/>
          <w:delText>48</w:delText>
        </w:r>
      </w:del>
    </w:p>
    <w:p w14:paraId="0486B290" w14:textId="77777777" w:rsidR="002D1651" w:rsidDel="00983294" w:rsidRDefault="002D1651">
      <w:pPr>
        <w:pStyle w:val="TableofFigures"/>
        <w:tabs>
          <w:tab w:val="right" w:leader="dot" w:pos="9350"/>
        </w:tabs>
        <w:rPr>
          <w:del w:id="1225" w:author="Bob Yencha" w:date="2011-12-20T00:44:00Z"/>
          <w:rFonts w:asciiTheme="minorHAnsi" w:eastAsiaTheme="minorEastAsia" w:hAnsiTheme="minorHAnsi" w:cstheme="minorBidi"/>
          <w:noProof/>
          <w:sz w:val="24"/>
        </w:rPr>
      </w:pPr>
      <w:del w:id="1226" w:author="Bob Yencha" w:date="2011-12-20T00:44:00Z">
        <w:r w:rsidDel="00983294">
          <w:rPr>
            <w:noProof/>
          </w:rPr>
          <w:delText>Table 3</w:delText>
        </w:r>
        <w:r w:rsidDel="00983294">
          <w:rPr>
            <w:noProof/>
          </w:rPr>
          <w:noBreakHyphen/>
          <w:delText>2. ACK^R01^ACK Abstract Message Syntax</w:delText>
        </w:r>
        <w:r w:rsidDel="00983294">
          <w:rPr>
            <w:noProof/>
          </w:rPr>
          <w:tab/>
          <w:delText>51</w:delText>
        </w:r>
      </w:del>
    </w:p>
    <w:p w14:paraId="3E7CE0C8" w14:textId="77777777" w:rsidR="002D1651" w:rsidDel="00983294" w:rsidRDefault="002D1651">
      <w:pPr>
        <w:pStyle w:val="TableofFigures"/>
        <w:tabs>
          <w:tab w:val="right" w:leader="dot" w:pos="9350"/>
        </w:tabs>
        <w:rPr>
          <w:del w:id="1227" w:author="Bob Yencha" w:date="2011-12-20T00:44:00Z"/>
          <w:rFonts w:asciiTheme="minorHAnsi" w:eastAsiaTheme="minorEastAsia" w:hAnsiTheme="minorHAnsi" w:cstheme="minorBidi"/>
          <w:noProof/>
          <w:sz w:val="24"/>
        </w:rPr>
      </w:pPr>
      <w:del w:id="1228" w:author="Bob Yencha" w:date="2011-12-20T00:44:00Z">
        <w:r w:rsidDel="00983294">
          <w:rPr>
            <w:noProof/>
          </w:rPr>
          <w:delText>Table 3</w:delText>
        </w:r>
        <w:r w:rsidDel="00983294">
          <w:rPr>
            <w:noProof/>
          </w:rPr>
          <w:noBreakHyphen/>
          <w:delText>3. Message Header Segment (MSH)</w:delText>
        </w:r>
        <w:r w:rsidDel="00983294">
          <w:rPr>
            <w:noProof/>
          </w:rPr>
          <w:tab/>
          <w:delText>52</w:delText>
        </w:r>
      </w:del>
    </w:p>
    <w:p w14:paraId="57C82169" w14:textId="77777777" w:rsidR="002D1651" w:rsidDel="00983294" w:rsidRDefault="002D1651">
      <w:pPr>
        <w:pStyle w:val="TableofFigures"/>
        <w:tabs>
          <w:tab w:val="right" w:leader="dot" w:pos="9350"/>
        </w:tabs>
        <w:rPr>
          <w:del w:id="1229" w:author="Bob Yencha" w:date="2011-12-20T00:44:00Z"/>
          <w:rFonts w:asciiTheme="minorHAnsi" w:eastAsiaTheme="minorEastAsia" w:hAnsiTheme="minorHAnsi" w:cstheme="minorBidi"/>
          <w:noProof/>
          <w:sz w:val="24"/>
        </w:rPr>
      </w:pPr>
      <w:del w:id="1230" w:author="Bob Yencha" w:date="2011-12-20T00:44:00Z">
        <w:r w:rsidDel="00983294">
          <w:rPr>
            <w:noProof/>
          </w:rPr>
          <w:delText>Table 3</w:delText>
        </w:r>
        <w:r w:rsidDel="00983294">
          <w:rPr>
            <w:noProof/>
          </w:rPr>
          <w:noBreakHyphen/>
          <w:delText>4. Acknowledgment Segment (MSA)</w:delText>
        </w:r>
        <w:r w:rsidDel="00983294">
          <w:rPr>
            <w:noProof/>
          </w:rPr>
          <w:tab/>
          <w:delText>57</w:delText>
        </w:r>
      </w:del>
    </w:p>
    <w:p w14:paraId="33B6A14C" w14:textId="77777777" w:rsidR="002D1651" w:rsidDel="00983294" w:rsidRDefault="002D1651">
      <w:pPr>
        <w:pStyle w:val="TableofFigures"/>
        <w:tabs>
          <w:tab w:val="right" w:leader="dot" w:pos="9350"/>
        </w:tabs>
        <w:rPr>
          <w:del w:id="1231" w:author="Bob Yencha" w:date="2011-12-20T00:44:00Z"/>
          <w:rFonts w:asciiTheme="minorHAnsi" w:eastAsiaTheme="minorEastAsia" w:hAnsiTheme="minorHAnsi" w:cstheme="minorBidi"/>
          <w:noProof/>
          <w:sz w:val="24"/>
        </w:rPr>
      </w:pPr>
      <w:del w:id="1232" w:author="Bob Yencha" w:date="2011-12-20T00:44:00Z">
        <w:r w:rsidDel="00983294">
          <w:rPr>
            <w:noProof/>
          </w:rPr>
          <w:delText>Table 3</w:delText>
        </w:r>
        <w:r w:rsidDel="00983294">
          <w:rPr>
            <w:noProof/>
          </w:rPr>
          <w:noBreakHyphen/>
          <w:delText>5. Error Segment (ERR)</w:delText>
        </w:r>
        <w:r w:rsidDel="00983294">
          <w:rPr>
            <w:noProof/>
          </w:rPr>
          <w:tab/>
          <w:delText>57</w:delText>
        </w:r>
      </w:del>
    </w:p>
    <w:p w14:paraId="0056A686" w14:textId="77777777" w:rsidR="002D1651" w:rsidDel="00983294" w:rsidRDefault="002D1651">
      <w:pPr>
        <w:pStyle w:val="TableofFigures"/>
        <w:tabs>
          <w:tab w:val="right" w:leader="dot" w:pos="9350"/>
        </w:tabs>
        <w:rPr>
          <w:del w:id="1233" w:author="Bob Yencha" w:date="2011-12-20T00:44:00Z"/>
          <w:rFonts w:asciiTheme="minorHAnsi" w:eastAsiaTheme="minorEastAsia" w:hAnsiTheme="minorHAnsi" w:cstheme="minorBidi"/>
          <w:noProof/>
          <w:sz w:val="24"/>
        </w:rPr>
      </w:pPr>
      <w:del w:id="1234" w:author="Bob Yencha" w:date="2011-12-20T00:44:00Z">
        <w:r w:rsidDel="00983294">
          <w:rPr>
            <w:noProof/>
          </w:rPr>
          <w:delText>Table 3</w:delText>
        </w:r>
        <w:r w:rsidDel="00983294">
          <w:rPr>
            <w:noProof/>
          </w:rPr>
          <w:noBreakHyphen/>
          <w:delText>6. Patient Identification Segment (PID)</w:delText>
        </w:r>
        <w:r w:rsidDel="00983294">
          <w:rPr>
            <w:noProof/>
          </w:rPr>
          <w:tab/>
          <w:delText>58</w:delText>
        </w:r>
      </w:del>
    </w:p>
    <w:p w14:paraId="173F01DA" w14:textId="77777777" w:rsidR="002D1651" w:rsidDel="00983294" w:rsidRDefault="002D1651">
      <w:pPr>
        <w:pStyle w:val="TableofFigures"/>
        <w:tabs>
          <w:tab w:val="right" w:leader="dot" w:pos="9350"/>
        </w:tabs>
        <w:rPr>
          <w:del w:id="1235" w:author="Bob Yencha" w:date="2011-12-20T00:44:00Z"/>
          <w:rFonts w:asciiTheme="minorHAnsi" w:eastAsiaTheme="minorEastAsia" w:hAnsiTheme="minorHAnsi" w:cstheme="minorBidi"/>
          <w:noProof/>
          <w:sz w:val="24"/>
        </w:rPr>
      </w:pPr>
      <w:del w:id="1236" w:author="Bob Yencha" w:date="2011-12-20T00:44:00Z">
        <w:r w:rsidDel="00983294">
          <w:rPr>
            <w:noProof/>
          </w:rPr>
          <w:delText>Table 3</w:delText>
        </w:r>
        <w:r w:rsidDel="00983294">
          <w:rPr>
            <w:noProof/>
          </w:rPr>
          <w:noBreakHyphen/>
          <w:delText>7. Patient Visit Information (PV1)</w:delText>
        </w:r>
        <w:r w:rsidDel="00983294">
          <w:rPr>
            <w:noProof/>
          </w:rPr>
          <w:tab/>
          <w:delText>62</w:delText>
        </w:r>
      </w:del>
    </w:p>
    <w:p w14:paraId="6736D140" w14:textId="77777777" w:rsidR="002D1651" w:rsidDel="00983294" w:rsidRDefault="002D1651">
      <w:pPr>
        <w:pStyle w:val="TableofFigures"/>
        <w:tabs>
          <w:tab w:val="right" w:leader="dot" w:pos="9350"/>
        </w:tabs>
        <w:rPr>
          <w:del w:id="1237" w:author="Bob Yencha" w:date="2011-12-20T00:44:00Z"/>
          <w:rFonts w:asciiTheme="minorHAnsi" w:eastAsiaTheme="minorEastAsia" w:hAnsiTheme="minorHAnsi" w:cstheme="minorBidi"/>
          <w:noProof/>
          <w:sz w:val="24"/>
        </w:rPr>
      </w:pPr>
      <w:del w:id="1238" w:author="Bob Yencha" w:date="2011-12-20T00:44:00Z">
        <w:r w:rsidDel="00983294">
          <w:rPr>
            <w:noProof/>
          </w:rPr>
          <w:delText>Table 3</w:delText>
        </w:r>
        <w:r w:rsidDel="00983294">
          <w:rPr>
            <w:noProof/>
          </w:rPr>
          <w:noBreakHyphen/>
          <w:delText>8. Common Order Segment (ORC)</w:delText>
        </w:r>
        <w:r w:rsidDel="00983294">
          <w:rPr>
            <w:noProof/>
          </w:rPr>
          <w:tab/>
          <w:delText>64</w:delText>
        </w:r>
      </w:del>
    </w:p>
    <w:p w14:paraId="3D067047" w14:textId="77777777" w:rsidR="002D1651" w:rsidDel="00983294" w:rsidRDefault="002D1651">
      <w:pPr>
        <w:pStyle w:val="TableofFigures"/>
        <w:tabs>
          <w:tab w:val="right" w:leader="dot" w:pos="9350"/>
        </w:tabs>
        <w:rPr>
          <w:del w:id="1239" w:author="Bob Yencha" w:date="2011-12-20T00:44:00Z"/>
          <w:rFonts w:asciiTheme="minorHAnsi" w:eastAsiaTheme="minorEastAsia" w:hAnsiTheme="minorHAnsi" w:cstheme="minorBidi"/>
          <w:noProof/>
          <w:sz w:val="24"/>
        </w:rPr>
      </w:pPr>
      <w:del w:id="1240" w:author="Bob Yencha" w:date="2011-12-20T00:44:00Z">
        <w:r w:rsidDel="00983294">
          <w:rPr>
            <w:noProof/>
          </w:rPr>
          <w:delText>Table 3</w:delText>
        </w:r>
        <w:r w:rsidDel="00983294">
          <w:rPr>
            <w:noProof/>
          </w:rPr>
          <w:noBreakHyphen/>
          <w:delText>9. Observation Request Segment (OBR)</w:delText>
        </w:r>
        <w:r w:rsidDel="00983294">
          <w:rPr>
            <w:noProof/>
          </w:rPr>
          <w:tab/>
          <w:delText>67</w:delText>
        </w:r>
      </w:del>
    </w:p>
    <w:p w14:paraId="3B0E32A7" w14:textId="77777777" w:rsidR="002D1651" w:rsidDel="00983294" w:rsidRDefault="002D1651">
      <w:pPr>
        <w:pStyle w:val="TableofFigures"/>
        <w:tabs>
          <w:tab w:val="right" w:leader="dot" w:pos="9350"/>
        </w:tabs>
        <w:rPr>
          <w:del w:id="1241" w:author="Bob Yencha" w:date="2011-12-20T00:44:00Z"/>
          <w:rFonts w:asciiTheme="minorHAnsi" w:eastAsiaTheme="minorEastAsia" w:hAnsiTheme="minorHAnsi" w:cstheme="minorBidi"/>
          <w:noProof/>
          <w:sz w:val="24"/>
        </w:rPr>
      </w:pPr>
      <w:del w:id="1242" w:author="Bob Yencha" w:date="2011-12-20T00:44:00Z">
        <w:r w:rsidDel="00983294">
          <w:rPr>
            <w:noProof/>
          </w:rPr>
          <w:delText>Table 3</w:delText>
        </w:r>
        <w:r w:rsidDel="00983294">
          <w:rPr>
            <w:noProof/>
          </w:rPr>
          <w:noBreakHyphen/>
          <w:delText>10. TimING/QuaNTity Segment for Order Group</w:delText>
        </w:r>
        <w:r w:rsidDel="00983294">
          <w:rPr>
            <w:noProof/>
          </w:rPr>
          <w:tab/>
          <w:delText>74</w:delText>
        </w:r>
      </w:del>
    </w:p>
    <w:p w14:paraId="2ABA08DC" w14:textId="77777777" w:rsidR="002D1651" w:rsidDel="00983294" w:rsidRDefault="002D1651">
      <w:pPr>
        <w:pStyle w:val="TableofFigures"/>
        <w:tabs>
          <w:tab w:val="right" w:leader="dot" w:pos="9350"/>
        </w:tabs>
        <w:rPr>
          <w:del w:id="1243" w:author="Bob Yencha" w:date="2011-12-20T00:44:00Z"/>
          <w:rFonts w:asciiTheme="minorHAnsi" w:eastAsiaTheme="minorEastAsia" w:hAnsiTheme="minorHAnsi" w:cstheme="minorBidi"/>
          <w:noProof/>
          <w:sz w:val="24"/>
        </w:rPr>
      </w:pPr>
      <w:del w:id="1244" w:author="Bob Yencha" w:date="2011-12-20T00:44:00Z">
        <w:r w:rsidDel="00983294">
          <w:rPr>
            <w:noProof/>
          </w:rPr>
          <w:delText>Table 3</w:delText>
        </w:r>
        <w:r w:rsidDel="00983294">
          <w:rPr>
            <w:noProof/>
          </w:rPr>
          <w:noBreakHyphen/>
          <w:delText>11. Observation Result Segment (OBX)</w:delText>
        </w:r>
        <w:r w:rsidDel="00983294">
          <w:rPr>
            <w:noProof/>
          </w:rPr>
          <w:tab/>
          <w:delText>75</w:delText>
        </w:r>
      </w:del>
    </w:p>
    <w:p w14:paraId="3DF2B1BE" w14:textId="77777777" w:rsidR="002D1651" w:rsidDel="00983294" w:rsidRDefault="002D1651">
      <w:pPr>
        <w:pStyle w:val="TableofFigures"/>
        <w:tabs>
          <w:tab w:val="right" w:leader="dot" w:pos="9350"/>
        </w:tabs>
        <w:rPr>
          <w:del w:id="1245" w:author="Bob Yencha" w:date="2011-12-20T00:44:00Z"/>
          <w:rFonts w:asciiTheme="minorHAnsi" w:eastAsiaTheme="minorEastAsia" w:hAnsiTheme="minorHAnsi" w:cstheme="minorBidi"/>
          <w:noProof/>
          <w:sz w:val="24"/>
        </w:rPr>
      </w:pPr>
      <w:del w:id="1246" w:author="Bob Yencha" w:date="2011-12-20T00:44:00Z">
        <w:r w:rsidDel="00983294">
          <w:rPr>
            <w:noProof/>
          </w:rPr>
          <w:delText>Table 3</w:delText>
        </w:r>
        <w:r w:rsidDel="00983294">
          <w:rPr>
            <w:noProof/>
          </w:rPr>
          <w:noBreakHyphen/>
          <w:delText>12. Observation Identifiers</w:delText>
        </w:r>
        <w:r w:rsidDel="00983294">
          <w:rPr>
            <w:noProof/>
          </w:rPr>
          <w:tab/>
          <w:delText>81</w:delText>
        </w:r>
      </w:del>
    </w:p>
    <w:p w14:paraId="2299AD5A" w14:textId="77777777" w:rsidR="002D1651" w:rsidDel="00983294" w:rsidRDefault="002D1651">
      <w:pPr>
        <w:pStyle w:val="TableofFigures"/>
        <w:tabs>
          <w:tab w:val="right" w:leader="dot" w:pos="9350"/>
        </w:tabs>
        <w:rPr>
          <w:del w:id="1247" w:author="Bob Yencha" w:date="2011-12-20T00:44:00Z"/>
          <w:rFonts w:asciiTheme="minorHAnsi" w:eastAsiaTheme="minorEastAsia" w:hAnsiTheme="minorHAnsi" w:cstheme="minorBidi"/>
          <w:noProof/>
          <w:sz w:val="24"/>
        </w:rPr>
      </w:pPr>
      <w:del w:id="1248" w:author="Bob Yencha" w:date="2011-12-20T00:44:00Z">
        <w:r w:rsidDel="00983294">
          <w:rPr>
            <w:noProof/>
          </w:rPr>
          <w:delText>Table 3</w:delText>
        </w:r>
        <w:r w:rsidDel="00983294">
          <w:rPr>
            <w:noProof/>
          </w:rPr>
          <w:noBreakHyphen/>
          <w:delText>13. Specimen Segment (SPM)</w:delText>
        </w:r>
        <w:r w:rsidDel="00983294">
          <w:rPr>
            <w:noProof/>
          </w:rPr>
          <w:tab/>
          <w:delText>82</w:delText>
        </w:r>
      </w:del>
    </w:p>
    <w:p w14:paraId="7C9C1BAD" w14:textId="77777777" w:rsidR="002D1651" w:rsidDel="00983294" w:rsidRDefault="002D1651">
      <w:pPr>
        <w:pStyle w:val="TableofFigures"/>
        <w:tabs>
          <w:tab w:val="right" w:leader="dot" w:pos="9350"/>
        </w:tabs>
        <w:rPr>
          <w:del w:id="1249" w:author="Bob Yencha" w:date="2011-12-20T00:44:00Z"/>
          <w:rFonts w:asciiTheme="minorHAnsi" w:eastAsiaTheme="minorEastAsia" w:hAnsiTheme="minorHAnsi" w:cstheme="minorBidi"/>
          <w:noProof/>
          <w:sz w:val="24"/>
        </w:rPr>
      </w:pPr>
      <w:del w:id="1250" w:author="Bob Yencha" w:date="2011-12-20T00:44:00Z">
        <w:r w:rsidDel="00983294">
          <w:rPr>
            <w:noProof/>
          </w:rPr>
          <w:delText>Table 3</w:delText>
        </w:r>
        <w:r w:rsidDel="00983294">
          <w:rPr>
            <w:noProof/>
          </w:rPr>
          <w:noBreakHyphen/>
          <w:delText>14. Notes and Comments Segment (NTE)</w:delText>
        </w:r>
        <w:r w:rsidDel="00983294">
          <w:rPr>
            <w:noProof/>
          </w:rPr>
          <w:tab/>
          <w:delText>85</w:delText>
        </w:r>
      </w:del>
    </w:p>
    <w:p w14:paraId="0BDEAEB7" w14:textId="77777777" w:rsidR="002D1651" w:rsidDel="00983294" w:rsidRDefault="002D1651">
      <w:pPr>
        <w:pStyle w:val="TableofFigures"/>
        <w:tabs>
          <w:tab w:val="right" w:leader="dot" w:pos="9350"/>
        </w:tabs>
        <w:rPr>
          <w:del w:id="1251" w:author="Bob Yencha" w:date="2011-12-20T00:44:00Z"/>
          <w:rFonts w:asciiTheme="minorHAnsi" w:eastAsiaTheme="minorEastAsia" w:hAnsiTheme="minorHAnsi" w:cstheme="minorBidi"/>
          <w:noProof/>
          <w:sz w:val="24"/>
        </w:rPr>
      </w:pPr>
      <w:del w:id="1252" w:author="Bob Yencha" w:date="2011-12-20T00:44:00Z">
        <w:r w:rsidDel="00983294">
          <w:rPr>
            <w:noProof/>
          </w:rPr>
          <w:delText>Table 4</w:delText>
        </w:r>
        <w:r w:rsidDel="00983294">
          <w:rPr>
            <w:noProof/>
          </w:rPr>
          <w:noBreakHyphen/>
          <w:delText>1. Value Set/Code System Summary</w:delText>
        </w:r>
        <w:r w:rsidDel="00983294">
          <w:rPr>
            <w:noProof/>
          </w:rPr>
          <w:tab/>
          <w:delText>88</w:delText>
        </w:r>
      </w:del>
    </w:p>
    <w:p w14:paraId="78E1677C" w14:textId="77777777" w:rsidR="002D1651" w:rsidDel="00983294" w:rsidRDefault="002D1651">
      <w:pPr>
        <w:pStyle w:val="TableofFigures"/>
        <w:tabs>
          <w:tab w:val="right" w:leader="dot" w:pos="9350"/>
        </w:tabs>
        <w:rPr>
          <w:del w:id="1253" w:author="Bob Yencha" w:date="2011-12-20T00:44:00Z"/>
          <w:rFonts w:asciiTheme="minorHAnsi" w:eastAsiaTheme="minorEastAsia" w:hAnsiTheme="minorHAnsi" w:cstheme="minorBidi"/>
          <w:noProof/>
          <w:sz w:val="24"/>
        </w:rPr>
      </w:pPr>
      <w:del w:id="1254" w:author="Bob Yencha" w:date="2011-12-20T00:44:00Z">
        <w:r w:rsidDel="00983294">
          <w:rPr>
            <w:noProof/>
          </w:rPr>
          <w:delText>Table 4</w:delText>
        </w:r>
        <w:r w:rsidDel="00983294">
          <w:rPr>
            <w:noProof/>
          </w:rPr>
          <w:noBreakHyphen/>
          <w:delText>2. HL7 Table 0065 Specimen Action Code - constrained</w:delText>
        </w:r>
        <w:r w:rsidDel="00983294">
          <w:rPr>
            <w:noProof/>
          </w:rPr>
          <w:tab/>
          <w:delText>94</w:delText>
        </w:r>
      </w:del>
    </w:p>
    <w:p w14:paraId="7A4C0B69" w14:textId="77777777" w:rsidR="002D1651" w:rsidDel="00983294" w:rsidRDefault="002D1651">
      <w:pPr>
        <w:pStyle w:val="TableofFigures"/>
        <w:tabs>
          <w:tab w:val="right" w:leader="dot" w:pos="9350"/>
        </w:tabs>
        <w:rPr>
          <w:del w:id="1255" w:author="Bob Yencha" w:date="2011-12-20T00:44:00Z"/>
          <w:rFonts w:asciiTheme="minorHAnsi" w:eastAsiaTheme="minorEastAsia" w:hAnsiTheme="minorHAnsi" w:cstheme="minorBidi"/>
          <w:noProof/>
          <w:sz w:val="24"/>
        </w:rPr>
      </w:pPr>
      <w:del w:id="1256" w:author="Bob Yencha" w:date="2011-12-20T00:44:00Z">
        <w:r w:rsidDel="00983294">
          <w:rPr>
            <w:noProof/>
          </w:rPr>
          <w:delText>Table 4</w:delText>
        </w:r>
        <w:r w:rsidDel="00983294">
          <w:rPr>
            <w:noProof/>
          </w:rPr>
          <w:noBreakHyphen/>
          <w:delText>3. HL7 Table 0078 from 2.7.1</w:delText>
        </w:r>
        <w:r w:rsidDel="00983294">
          <w:rPr>
            <w:noProof/>
          </w:rPr>
          <w:tab/>
          <w:delText>94</w:delText>
        </w:r>
      </w:del>
    </w:p>
    <w:p w14:paraId="525EB5A7" w14:textId="77777777" w:rsidR="002D1651" w:rsidDel="00983294" w:rsidRDefault="002D1651">
      <w:pPr>
        <w:pStyle w:val="TableofFigures"/>
        <w:tabs>
          <w:tab w:val="right" w:leader="dot" w:pos="9350"/>
        </w:tabs>
        <w:rPr>
          <w:del w:id="1257" w:author="Bob Yencha" w:date="2011-12-20T00:44:00Z"/>
          <w:rFonts w:asciiTheme="minorHAnsi" w:eastAsiaTheme="minorEastAsia" w:hAnsiTheme="minorHAnsi" w:cstheme="minorBidi"/>
          <w:noProof/>
          <w:sz w:val="24"/>
        </w:rPr>
      </w:pPr>
      <w:del w:id="1258" w:author="Bob Yencha" w:date="2011-12-20T00:44:00Z">
        <w:r w:rsidDel="00983294">
          <w:rPr>
            <w:noProof/>
          </w:rPr>
          <w:delText>Table 4</w:delText>
        </w:r>
        <w:r w:rsidDel="00983294">
          <w:rPr>
            <w:noProof/>
          </w:rPr>
          <w:noBreakHyphen/>
          <w:delText>4. HL7 Table 0125 – Value Type</w:delText>
        </w:r>
        <w:r w:rsidDel="00983294">
          <w:rPr>
            <w:noProof/>
          </w:rPr>
          <w:tab/>
          <w:delText>96</w:delText>
        </w:r>
      </w:del>
    </w:p>
    <w:p w14:paraId="166BA0E9" w14:textId="77777777" w:rsidR="002D1651" w:rsidDel="00983294" w:rsidRDefault="002D1651">
      <w:pPr>
        <w:pStyle w:val="TableofFigures"/>
        <w:tabs>
          <w:tab w:val="right" w:leader="dot" w:pos="9350"/>
        </w:tabs>
        <w:rPr>
          <w:del w:id="1259" w:author="Bob Yencha" w:date="2011-12-20T00:44:00Z"/>
          <w:rFonts w:asciiTheme="minorHAnsi" w:eastAsiaTheme="minorEastAsia" w:hAnsiTheme="minorHAnsi" w:cstheme="minorBidi"/>
          <w:noProof/>
          <w:sz w:val="24"/>
        </w:rPr>
      </w:pPr>
      <w:del w:id="1260" w:author="Bob Yencha" w:date="2011-12-20T00:44:00Z">
        <w:r w:rsidDel="00983294">
          <w:rPr>
            <w:noProof/>
          </w:rPr>
          <w:delText>Table 4</w:delText>
        </w:r>
        <w:r w:rsidDel="00983294">
          <w:rPr>
            <w:noProof/>
          </w:rPr>
          <w:noBreakHyphen/>
          <w:delText>5. HL7 Table 0291 – Subtype Of Referenced Data</w:delText>
        </w:r>
        <w:r w:rsidDel="00983294">
          <w:rPr>
            <w:noProof/>
          </w:rPr>
          <w:tab/>
          <w:delText>103</w:delText>
        </w:r>
      </w:del>
    </w:p>
    <w:p w14:paraId="3A08CAEF" w14:textId="77777777" w:rsidR="002D1651" w:rsidDel="00983294" w:rsidRDefault="002D1651">
      <w:pPr>
        <w:pStyle w:val="TableofFigures"/>
        <w:tabs>
          <w:tab w:val="right" w:leader="dot" w:pos="9350"/>
        </w:tabs>
        <w:rPr>
          <w:del w:id="1261" w:author="Bob Yencha" w:date="2011-12-20T00:44:00Z"/>
          <w:rFonts w:asciiTheme="minorHAnsi" w:eastAsiaTheme="minorEastAsia" w:hAnsiTheme="minorHAnsi" w:cstheme="minorBidi"/>
          <w:noProof/>
          <w:sz w:val="24"/>
        </w:rPr>
      </w:pPr>
      <w:del w:id="1262" w:author="Bob Yencha" w:date="2011-12-20T00:44:00Z">
        <w:r w:rsidDel="00983294">
          <w:rPr>
            <w:noProof/>
          </w:rPr>
          <w:delText>Table 4</w:delText>
        </w:r>
        <w:r w:rsidDel="00983294">
          <w:rPr>
            <w:noProof/>
          </w:rPr>
          <w:noBreakHyphen/>
          <w:delText>6. HL7 Table 0301 - Universal ID Type</w:delText>
        </w:r>
        <w:r w:rsidDel="00983294">
          <w:rPr>
            <w:noProof/>
          </w:rPr>
          <w:tab/>
          <w:delText>103</w:delText>
        </w:r>
      </w:del>
    </w:p>
    <w:p w14:paraId="7E5E06D1" w14:textId="77777777" w:rsidR="002D1651" w:rsidDel="00983294" w:rsidRDefault="002D1651">
      <w:pPr>
        <w:pStyle w:val="TableofFigures"/>
        <w:tabs>
          <w:tab w:val="right" w:leader="dot" w:pos="9350"/>
        </w:tabs>
        <w:rPr>
          <w:del w:id="1263" w:author="Bob Yencha" w:date="2011-12-20T00:44:00Z"/>
          <w:rFonts w:asciiTheme="minorHAnsi" w:eastAsiaTheme="minorEastAsia" w:hAnsiTheme="minorHAnsi" w:cstheme="minorBidi"/>
          <w:noProof/>
          <w:sz w:val="24"/>
        </w:rPr>
      </w:pPr>
      <w:del w:id="1264" w:author="Bob Yencha" w:date="2011-12-20T00:44:00Z">
        <w:r w:rsidDel="00983294">
          <w:rPr>
            <w:noProof/>
          </w:rPr>
          <w:delText>Table 4</w:delText>
        </w:r>
        <w:r w:rsidDel="00983294">
          <w:rPr>
            <w:noProof/>
          </w:rPr>
          <w:noBreakHyphen/>
          <w:delText>7. HL7 Table 0834 – MIME Type</w:delText>
        </w:r>
        <w:r w:rsidDel="00983294">
          <w:rPr>
            <w:noProof/>
          </w:rPr>
          <w:tab/>
          <w:delText>104</w:delText>
        </w:r>
      </w:del>
    </w:p>
    <w:p w14:paraId="78387184" w14:textId="77777777" w:rsidR="002D1651" w:rsidDel="00983294" w:rsidRDefault="002D1651">
      <w:pPr>
        <w:pStyle w:val="TableofFigures"/>
        <w:tabs>
          <w:tab w:val="right" w:leader="dot" w:pos="9350"/>
        </w:tabs>
        <w:rPr>
          <w:del w:id="1265" w:author="Bob Yencha" w:date="2011-12-20T00:44:00Z"/>
          <w:rFonts w:asciiTheme="minorHAnsi" w:eastAsiaTheme="minorEastAsia" w:hAnsiTheme="minorHAnsi" w:cstheme="minorBidi"/>
          <w:noProof/>
          <w:sz w:val="24"/>
        </w:rPr>
      </w:pPr>
      <w:del w:id="1266" w:author="Bob Yencha" w:date="2011-12-20T00:44:00Z">
        <w:r w:rsidDel="00983294">
          <w:rPr>
            <w:noProof/>
          </w:rPr>
          <w:delText>Table 7</w:delText>
        </w:r>
        <w:r w:rsidDel="00983294">
          <w:rPr>
            <w:noProof/>
          </w:rPr>
          <w:noBreakHyphen/>
          <w:delText>1. Mandatory Reporting Requirements</w:delText>
        </w:r>
        <w:r w:rsidDel="00983294">
          <w:rPr>
            <w:noProof/>
          </w:rPr>
          <w:tab/>
          <w:delText>119</w:delText>
        </w:r>
      </w:del>
    </w:p>
    <w:p w14:paraId="2867BCE1" w14:textId="77777777" w:rsidR="00667BA9" w:rsidRPr="005179E0" w:rsidRDefault="00D826AD" w:rsidP="00667BA9">
      <w:pPr>
        <w:pStyle w:val="BlankPage"/>
        <w:rPr>
          <w:color w:val="000000"/>
        </w:rPr>
        <w:sectPr w:rsidR="00667BA9" w:rsidRPr="005179E0">
          <w:headerReference w:type="even" r:id="rId20"/>
          <w:headerReference w:type="default" r:id="rId21"/>
          <w:footerReference w:type="default" r:id="rId22"/>
          <w:headerReference w:type="first" r:id="rId23"/>
          <w:pgSz w:w="12240" w:h="15840" w:code="1"/>
          <w:pgMar w:top="1152" w:right="1440" w:bottom="720" w:left="1440" w:header="1152" w:footer="720" w:gutter="0"/>
          <w:pgNumType w:fmt="lowerRoman"/>
          <w:cols w:space="720"/>
          <w:titlePg/>
          <w:docGrid w:linePitch="360"/>
        </w:sectPr>
      </w:pPr>
      <w:r>
        <w:fldChar w:fldCharType="end"/>
      </w:r>
    </w:p>
    <w:p w14:paraId="2EC5DB2E" w14:textId="77777777" w:rsidR="00667BA9" w:rsidRDefault="00667BA9" w:rsidP="00667BA9">
      <w:pPr>
        <w:pStyle w:val="Title"/>
        <w:outlineLvl w:val="0"/>
      </w:pPr>
      <w:r>
        <w:lastRenderedPageBreak/>
        <w:t>INDEX</w:t>
      </w:r>
      <w:r w:rsidRPr="00D4120B">
        <w:t xml:space="preserve"> of Figures</w:t>
      </w:r>
    </w:p>
    <w:p w14:paraId="77764C93" w14:textId="77777777" w:rsidR="00983294" w:rsidRDefault="00D826AD">
      <w:pPr>
        <w:pStyle w:val="TableofFigures"/>
        <w:numPr>
          <w:ins w:id="1267" w:author="Bob Yencha" w:date="2011-12-20T00:44:00Z"/>
        </w:numPr>
        <w:tabs>
          <w:tab w:val="right" w:leader="dot" w:pos="9350"/>
        </w:tabs>
        <w:rPr>
          <w:ins w:id="1268" w:author="Bob Yencha" w:date="2011-12-20T00:44:00Z"/>
          <w:rFonts w:asciiTheme="minorHAnsi" w:eastAsiaTheme="minorEastAsia" w:hAnsiTheme="minorHAnsi" w:cstheme="minorBidi"/>
          <w:noProof/>
          <w:sz w:val="24"/>
        </w:rPr>
      </w:pPr>
      <w:r>
        <w:rPr>
          <w:rFonts w:cs="Arial"/>
          <w:i/>
        </w:rPr>
        <w:fldChar w:fldCharType="begin"/>
      </w:r>
      <w:r w:rsidR="00667BA9">
        <w:rPr>
          <w:rFonts w:cs="Arial"/>
          <w:i/>
        </w:rPr>
        <w:instrText xml:space="preserve"> TOC \h \z \t "Figure Caption" \c </w:instrText>
      </w:r>
      <w:r>
        <w:rPr>
          <w:rFonts w:cs="Arial"/>
          <w:i/>
        </w:rPr>
        <w:fldChar w:fldCharType="separate"/>
      </w:r>
      <w:ins w:id="1269" w:author="Bob Yencha" w:date="2011-12-20T00:44:00Z">
        <w:r w:rsidR="00983294">
          <w:rPr>
            <w:noProof/>
          </w:rPr>
          <w:t>Figure 1</w:t>
        </w:r>
        <w:r w:rsidR="00983294">
          <w:rPr>
            <w:noProof/>
          </w:rPr>
          <w:noBreakHyphen/>
          <w:t>1. Use Case Diagram</w:t>
        </w:r>
        <w:r w:rsidR="00983294">
          <w:rPr>
            <w:noProof/>
          </w:rPr>
          <w:tab/>
        </w:r>
        <w:r>
          <w:rPr>
            <w:noProof/>
          </w:rPr>
          <w:fldChar w:fldCharType="begin"/>
        </w:r>
        <w:r w:rsidR="00983294">
          <w:rPr>
            <w:noProof/>
          </w:rPr>
          <w:instrText xml:space="preserve"> PAGEREF _Toc185961351 \h </w:instrText>
        </w:r>
      </w:ins>
      <w:r>
        <w:rPr>
          <w:noProof/>
        </w:rPr>
      </w:r>
      <w:r>
        <w:rPr>
          <w:noProof/>
        </w:rPr>
        <w:fldChar w:fldCharType="separate"/>
      </w:r>
      <w:ins w:id="1270" w:author="Bob Yencha" w:date="2011-12-20T14:38:00Z">
        <w:r w:rsidR="002B0A1D">
          <w:rPr>
            <w:noProof/>
          </w:rPr>
          <w:t>3</w:t>
        </w:r>
      </w:ins>
      <w:ins w:id="1271" w:author="Bob Yencha" w:date="2011-12-20T00:44:00Z">
        <w:r>
          <w:rPr>
            <w:noProof/>
          </w:rPr>
          <w:fldChar w:fldCharType="end"/>
        </w:r>
      </w:ins>
    </w:p>
    <w:p w14:paraId="10648D94" w14:textId="77777777" w:rsidR="00983294" w:rsidRDefault="00983294">
      <w:pPr>
        <w:pStyle w:val="TableofFigures"/>
        <w:numPr>
          <w:ins w:id="1272" w:author="Bob Yencha" w:date="2011-12-20T00:44:00Z"/>
        </w:numPr>
        <w:tabs>
          <w:tab w:val="right" w:leader="dot" w:pos="9350"/>
        </w:tabs>
        <w:rPr>
          <w:ins w:id="1273" w:author="Bob Yencha" w:date="2011-12-20T00:44:00Z"/>
          <w:rFonts w:asciiTheme="minorHAnsi" w:eastAsiaTheme="minorEastAsia" w:hAnsiTheme="minorHAnsi" w:cstheme="minorBidi"/>
          <w:noProof/>
          <w:sz w:val="24"/>
        </w:rPr>
      </w:pPr>
      <w:ins w:id="1274" w:author="Bob Yencha" w:date="2011-12-20T00:44:00Z">
        <w:r>
          <w:rPr>
            <w:noProof/>
          </w:rPr>
          <w:t>Figure 1</w:t>
        </w:r>
        <w:r>
          <w:rPr>
            <w:noProof/>
          </w:rPr>
          <w:noBreakHyphen/>
          <w:t>2. Context Diagram</w:t>
        </w:r>
        <w:r>
          <w:rPr>
            <w:noProof/>
          </w:rPr>
          <w:tab/>
        </w:r>
        <w:r w:rsidR="00D826AD">
          <w:rPr>
            <w:noProof/>
          </w:rPr>
          <w:fldChar w:fldCharType="begin"/>
        </w:r>
        <w:r>
          <w:rPr>
            <w:noProof/>
          </w:rPr>
          <w:instrText xml:space="preserve"> PAGEREF _Toc185961352 \h </w:instrText>
        </w:r>
      </w:ins>
      <w:r w:rsidR="00D826AD">
        <w:rPr>
          <w:noProof/>
        </w:rPr>
      </w:r>
      <w:r w:rsidR="00D826AD">
        <w:rPr>
          <w:noProof/>
        </w:rPr>
        <w:fldChar w:fldCharType="separate"/>
      </w:r>
      <w:ins w:id="1275" w:author="Bob Yencha" w:date="2011-12-20T14:38:00Z">
        <w:r w:rsidR="002B0A1D">
          <w:rPr>
            <w:noProof/>
          </w:rPr>
          <w:t>3</w:t>
        </w:r>
      </w:ins>
      <w:ins w:id="1276" w:author="Bob Yencha" w:date="2011-12-20T00:44:00Z">
        <w:r w:rsidR="00D826AD">
          <w:rPr>
            <w:noProof/>
          </w:rPr>
          <w:fldChar w:fldCharType="end"/>
        </w:r>
      </w:ins>
    </w:p>
    <w:p w14:paraId="7C982913" w14:textId="77777777" w:rsidR="00983294" w:rsidRDefault="00983294">
      <w:pPr>
        <w:pStyle w:val="TableofFigures"/>
        <w:numPr>
          <w:ins w:id="1277" w:author="Bob Yencha" w:date="2011-12-20T00:44:00Z"/>
        </w:numPr>
        <w:tabs>
          <w:tab w:val="right" w:leader="dot" w:pos="9350"/>
        </w:tabs>
        <w:rPr>
          <w:ins w:id="1278" w:author="Bob Yencha" w:date="2011-12-20T00:44:00Z"/>
          <w:rFonts w:asciiTheme="minorHAnsi" w:eastAsiaTheme="minorEastAsia" w:hAnsiTheme="minorHAnsi" w:cstheme="minorBidi"/>
          <w:noProof/>
          <w:sz w:val="24"/>
        </w:rPr>
      </w:pPr>
      <w:ins w:id="1279" w:author="Bob Yencha" w:date="2011-12-20T00:44:00Z">
        <w:r>
          <w:rPr>
            <w:noProof/>
          </w:rPr>
          <w:t>Figure 1</w:t>
        </w:r>
        <w:r>
          <w:rPr>
            <w:noProof/>
          </w:rPr>
          <w:noBreakHyphen/>
          <w:t>3. Sequence Diagram</w:t>
        </w:r>
        <w:r>
          <w:rPr>
            <w:noProof/>
          </w:rPr>
          <w:tab/>
        </w:r>
        <w:r w:rsidR="00D826AD">
          <w:rPr>
            <w:noProof/>
          </w:rPr>
          <w:fldChar w:fldCharType="begin"/>
        </w:r>
        <w:r>
          <w:rPr>
            <w:noProof/>
          </w:rPr>
          <w:instrText xml:space="preserve"> PAGEREF _Toc185961353 \h </w:instrText>
        </w:r>
      </w:ins>
      <w:r w:rsidR="00D826AD">
        <w:rPr>
          <w:noProof/>
        </w:rPr>
      </w:r>
      <w:r w:rsidR="00D826AD">
        <w:rPr>
          <w:noProof/>
        </w:rPr>
        <w:fldChar w:fldCharType="separate"/>
      </w:r>
      <w:ins w:id="1280" w:author="Bob Yencha" w:date="2011-12-20T14:38:00Z">
        <w:r w:rsidR="002B0A1D">
          <w:rPr>
            <w:noProof/>
          </w:rPr>
          <w:t>6</w:t>
        </w:r>
      </w:ins>
      <w:ins w:id="1281" w:author="Bob Yencha" w:date="2011-12-20T00:44:00Z">
        <w:r w:rsidR="00D826AD">
          <w:rPr>
            <w:noProof/>
          </w:rPr>
          <w:fldChar w:fldCharType="end"/>
        </w:r>
      </w:ins>
    </w:p>
    <w:p w14:paraId="746CB496" w14:textId="77777777" w:rsidR="002D1651" w:rsidDel="00983294" w:rsidRDefault="002D1651">
      <w:pPr>
        <w:pStyle w:val="TableofFigures"/>
        <w:tabs>
          <w:tab w:val="right" w:leader="dot" w:pos="9350"/>
        </w:tabs>
        <w:rPr>
          <w:del w:id="1282" w:author="Bob Yencha" w:date="2011-12-20T00:44:00Z"/>
          <w:rFonts w:asciiTheme="minorHAnsi" w:eastAsiaTheme="minorEastAsia" w:hAnsiTheme="minorHAnsi" w:cstheme="minorBidi"/>
          <w:noProof/>
          <w:sz w:val="24"/>
        </w:rPr>
      </w:pPr>
      <w:del w:id="1283" w:author="Bob Yencha" w:date="2011-12-20T00:44:00Z">
        <w:r w:rsidDel="00983294">
          <w:rPr>
            <w:noProof/>
          </w:rPr>
          <w:delText>Figure 1</w:delText>
        </w:r>
        <w:r w:rsidDel="00983294">
          <w:rPr>
            <w:noProof/>
          </w:rPr>
          <w:noBreakHyphen/>
          <w:delText>1. Use Case Diagram</w:delText>
        </w:r>
        <w:r w:rsidDel="00983294">
          <w:rPr>
            <w:noProof/>
          </w:rPr>
          <w:tab/>
          <w:delText>3</w:delText>
        </w:r>
      </w:del>
    </w:p>
    <w:p w14:paraId="0958D3E9" w14:textId="77777777" w:rsidR="002D1651" w:rsidDel="00983294" w:rsidRDefault="002D1651">
      <w:pPr>
        <w:pStyle w:val="TableofFigures"/>
        <w:tabs>
          <w:tab w:val="right" w:leader="dot" w:pos="9350"/>
        </w:tabs>
        <w:rPr>
          <w:del w:id="1284" w:author="Bob Yencha" w:date="2011-12-20T00:44:00Z"/>
          <w:rFonts w:asciiTheme="minorHAnsi" w:eastAsiaTheme="minorEastAsia" w:hAnsiTheme="minorHAnsi" w:cstheme="minorBidi"/>
          <w:noProof/>
          <w:sz w:val="24"/>
        </w:rPr>
      </w:pPr>
      <w:del w:id="1285" w:author="Bob Yencha" w:date="2011-12-20T00:44:00Z">
        <w:r w:rsidDel="00983294">
          <w:rPr>
            <w:noProof/>
          </w:rPr>
          <w:delText>Figure 1</w:delText>
        </w:r>
        <w:r w:rsidDel="00983294">
          <w:rPr>
            <w:noProof/>
          </w:rPr>
          <w:noBreakHyphen/>
          <w:delText>2. Context Diagram</w:delText>
        </w:r>
        <w:r w:rsidDel="00983294">
          <w:rPr>
            <w:noProof/>
          </w:rPr>
          <w:tab/>
          <w:delText>3</w:delText>
        </w:r>
      </w:del>
    </w:p>
    <w:p w14:paraId="2FC63709" w14:textId="77777777" w:rsidR="002D1651" w:rsidDel="00983294" w:rsidRDefault="002D1651">
      <w:pPr>
        <w:pStyle w:val="TableofFigures"/>
        <w:tabs>
          <w:tab w:val="right" w:leader="dot" w:pos="9350"/>
        </w:tabs>
        <w:rPr>
          <w:del w:id="1286" w:author="Bob Yencha" w:date="2011-12-20T00:44:00Z"/>
          <w:rFonts w:asciiTheme="minorHAnsi" w:eastAsiaTheme="minorEastAsia" w:hAnsiTheme="minorHAnsi" w:cstheme="minorBidi"/>
          <w:noProof/>
          <w:sz w:val="24"/>
        </w:rPr>
      </w:pPr>
      <w:del w:id="1287" w:author="Bob Yencha" w:date="2011-12-20T00:44:00Z">
        <w:r w:rsidDel="00983294">
          <w:rPr>
            <w:noProof/>
          </w:rPr>
          <w:delText>Figure 1</w:delText>
        </w:r>
        <w:r w:rsidDel="00983294">
          <w:rPr>
            <w:noProof/>
          </w:rPr>
          <w:noBreakHyphen/>
          <w:delText>3. Sequence Diagram</w:delText>
        </w:r>
        <w:r w:rsidDel="00983294">
          <w:rPr>
            <w:noProof/>
          </w:rPr>
          <w:tab/>
          <w:delText>6</w:delText>
        </w:r>
      </w:del>
    </w:p>
    <w:p w14:paraId="623A203F" w14:textId="77777777" w:rsidR="00667BA9" w:rsidRDefault="00D826AD" w:rsidP="00667BA9">
      <w:pPr>
        <w:rPr>
          <w:rFonts w:ascii="Arial" w:hAnsi="Arial" w:cs="Arial"/>
          <w:i/>
          <w:kern w:val="0"/>
          <w:lang w:eastAsia="en-US"/>
        </w:rPr>
      </w:pPr>
      <w:r>
        <w:rPr>
          <w:rFonts w:cs="Arial"/>
          <w:i/>
        </w:rPr>
        <w:fldChar w:fldCharType="end"/>
      </w:r>
    </w:p>
    <w:p w14:paraId="6AF3F1C4" w14:textId="77777777" w:rsidR="00667BA9" w:rsidRPr="00D4120B" w:rsidRDefault="00667BA9" w:rsidP="00667BA9">
      <w:pPr>
        <w:sectPr w:rsidR="00667BA9" w:rsidRPr="00D4120B">
          <w:headerReference w:type="even" r:id="rId24"/>
          <w:headerReference w:type="default" r:id="rId25"/>
          <w:footerReference w:type="even" r:id="rId26"/>
          <w:headerReference w:type="first" r:id="rId27"/>
          <w:pgSz w:w="12240" w:h="15840" w:code="1"/>
          <w:pgMar w:top="1152" w:right="1440" w:bottom="720" w:left="1440" w:header="1152" w:footer="720" w:gutter="0"/>
          <w:pgNumType w:fmt="lowerRoman"/>
          <w:cols w:space="720"/>
          <w:titlePg/>
          <w:docGrid w:linePitch="360"/>
        </w:sectPr>
      </w:pPr>
    </w:p>
    <w:p w14:paraId="2B8EE716" w14:textId="77777777" w:rsidR="00CD0699" w:rsidRPr="000164B6" w:rsidRDefault="00CD0699" w:rsidP="00CD0699">
      <w:pPr>
        <w:pStyle w:val="Heading1"/>
        <w:numPr>
          <w:ilvl w:val="0"/>
          <w:numId w:val="20"/>
        </w:numPr>
      </w:pPr>
      <w:bookmarkStart w:id="1288" w:name="_Toc171137781"/>
      <w:bookmarkStart w:id="1289" w:name="_Toc303848083"/>
      <w:bookmarkStart w:id="1290" w:name="_Toc189111923"/>
      <w:bookmarkEnd w:id="1288"/>
      <w:r w:rsidRPr="000164B6">
        <w:lastRenderedPageBreak/>
        <w:t>Introduction</w:t>
      </w:r>
      <w:bookmarkEnd w:id="1289"/>
      <w:bookmarkEnd w:id="1290"/>
    </w:p>
    <w:p w14:paraId="24440CA3" w14:textId="77777777" w:rsidR="00667BA9" w:rsidRPr="00D4120B" w:rsidRDefault="00667BA9" w:rsidP="00667BA9">
      <w:pPr>
        <w:rPr>
          <w:kern w:val="0"/>
          <w:lang w:eastAsia="en-US"/>
        </w:rPr>
      </w:pPr>
      <w:r>
        <w:rPr>
          <w:kern w:val="0"/>
          <w:lang w:eastAsia="en-US"/>
        </w:rPr>
        <w:t>The</w:t>
      </w:r>
      <w:r>
        <w:rPr>
          <w:i/>
          <w:iCs/>
          <w:kern w:val="0"/>
          <w:lang w:eastAsia="en-US"/>
        </w:rPr>
        <w:t xml:space="preserve"> </w:t>
      </w:r>
      <w:r>
        <w:rPr>
          <w:i/>
        </w:rPr>
        <w:t xml:space="preserve">HL7 Version 2.5.1 Implementation Guide: </w:t>
      </w:r>
      <w:r w:rsidRPr="002261A5">
        <w:rPr>
          <w:i/>
        </w:rPr>
        <w:t>Laboratory Results Interface for US Realm,</w:t>
      </w:r>
      <w:r w:rsidR="009F7548">
        <w:rPr>
          <w:i/>
        </w:rPr>
        <w:t xml:space="preserve"> </w:t>
      </w:r>
      <w:r w:rsidRPr="00AC6D55">
        <w:rPr>
          <w:i/>
        </w:rPr>
        <w:t>Release 1</w:t>
      </w:r>
      <w:r>
        <w:rPr>
          <w:i/>
        </w:rPr>
        <w:t xml:space="preserve"> (US Realm)</w:t>
      </w:r>
      <w:r>
        <w:t xml:space="preserve"> </w:t>
      </w:r>
      <w:r>
        <w:rPr>
          <w:iCs/>
          <w:kern w:val="0"/>
          <w:lang w:eastAsia="en-US"/>
        </w:rPr>
        <w:t>i</w:t>
      </w:r>
      <w:r>
        <w:rPr>
          <w:kern w:val="0"/>
          <w:lang w:eastAsia="en-US"/>
        </w:rPr>
        <w:t xml:space="preserve">s the </w:t>
      </w:r>
      <w:r w:rsidRPr="00AC6D55">
        <w:rPr>
          <w:kern w:val="0"/>
          <w:lang w:eastAsia="en-US"/>
        </w:rPr>
        <w:t>result of collaborative efforts between HL7 and the Health and Human Services Standards and Interoperability Framework</w:t>
      </w:r>
      <w:ins w:id="1291" w:author="Bob Yencha" w:date="2011-11-21T22:57:00Z">
        <w:r w:rsidR="00E05BC4">
          <w:rPr>
            <w:kern w:val="0"/>
            <w:lang w:eastAsia="en-US"/>
          </w:rPr>
          <w:t xml:space="preserve"> </w:t>
        </w:r>
      </w:ins>
      <w:del w:id="1292" w:author="Bob Yencha" w:date="2011-11-21T22:59:00Z">
        <w:r w:rsidRPr="00AC6D55" w:rsidDel="00E05BC4">
          <w:rPr>
            <w:kern w:val="0"/>
            <w:lang w:eastAsia="en-US"/>
          </w:rPr>
          <w:delText xml:space="preserve"> </w:delText>
        </w:r>
      </w:del>
      <w:r>
        <w:rPr>
          <w:kern w:val="0"/>
          <w:lang w:eastAsia="en-US"/>
        </w:rPr>
        <w:t xml:space="preserve">Laboratory Results Interface </w:t>
      </w:r>
      <w:ins w:id="1293" w:author="Bob Yencha" w:date="2011-11-21T22:58:00Z">
        <w:r w:rsidR="00E05BC4">
          <w:rPr>
            <w:kern w:val="0"/>
            <w:lang w:eastAsia="en-US"/>
          </w:rPr>
          <w:t>Initiative</w:t>
        </w:r>
      </w:ins>
      <w:del w:id="1294" w:author="Bob Yencha" w:date="2011-11-21T22:58:00Z">
        <w:r w:rsidDel="00E05BC4">
          <w:rPr>
            <w:kern w:val="0"/>
            <w:lang w:eastAsia="en-US"/>
          </w:rPr>
          <w:delText>Work Group</w:delText>
        </w:r>
      </w:del>
      <w:r w:rsidRPr="00AC6D55">
        <w:rPr>
          <w:kern w:val="0"/>
          <w:lang w:eastAsia="en-US"/>
        </w:rPr>
        <w:t>.</w:t>
      </w:r>
      <w:r>
        <w:rPr>
          <w:kern w:val="0"/>
          <w:lang w:eastAsia="en-US"/>
        </w:rPr>
        <w:t xml:space="preserve"> By consensus the HL7 V2.5.1 ORU^R01 M</w:t>
      </w:r>
      <w:r w:rsidRPr="00BD5954">
        <w:rPr>
          <w:kern w:val="0"/>
          <w:lang w:eastAsia="en-US"/>
        </w:rPr>
        <w:t>essage</w:t>
      </w:r>
      <w:r>
        <w:rPr>
          <w:kern w:val="0"/>
          <w:lang w:eastAsia="en-US"/>
        </w:rPr>
        <w:t xml:space="preserve"> was selected as the basis to define the profile constraints expressed in this guide to meet the requirements of the </w:t>
      </w:r>
      <w:ins w:id="1295" w:author="Bob Yencha" w:date="2011-11-21T22:56:00Z">
        <w:r w:rsidR="00E05BC4">
          <w:rPr>
            <w:kern w:val="0"/>
            <w:lang w:eastAsia="en-US"/>
          </w:rPr>
          <w:t>t</w:t>
        </w:r>
      </w:ins>
      <w:del w:id="1296" w:author="Bob Yencha" w:date="2011-11-21T22:56:00Z">
        <w:r w:rsidDel="00E05BC4">
          <w:rPr>
            <w:kern w:val="0"/>
            <w:lang w:eastAsia="en-US"/>
          </w:rPr>
          <w:delText>t</w:delText>
        </w:r>
      </w:del>
      <w:r>
        <w:rPr>
          <w:kern w:val="0"/>
          <w:lang w:eastAsia="en-US"/>
        </w:rPr>
        <w:t xml:space="preserve">ransmission of </w:t>
      </w:r>
      <w:del w:id="1297" w:author="Bob Yencha" w:date="2011-11-21T22:55:00Z">
        <w:r w:rsidRPr="00AC6D55" w:rsidDel="00E05BC4">
          <w:rPr>
            <w:kern w:val="0"/>
            <w:lang w:eastAsia="en-US"/>
          </w:rPr>
          <w:delText xml:space="preserve">ambulatory </w:delText>
        </w:r>
      </w:del>
      <w:r>
        <w:rPr>
          <w:kern w:val="0"/>
          <w:lang w:eastAsia="en-US"/>
        </w:rPr>
        <w:t>laboratory</w:t>
      </w:r>
      <w:ins w:id="1298" w:author="Bob Yencha" w:date="2011-11-21T22:55:00Z">
        <w:r w:rsidR="00E05BC4">
          <w:rPr>
            <w:kern w:val="0"/>
            <w:lang w:eastAsia="en-US"/>
          </w:rPr>
          <w:t xml:space="preserve"> </w:t>
        </w:r>
      </w:ins>
      <w:del w:id="1299" w:author="Bob Yencha" w:date="2011-11-21T22:55:00Z">
        <w:r w:rsidDel="00E05BC4">
          <w:rPr>
            <w:kern w:val="0"/>
            <w:lang w:eastAsia="en-US"/>
          </w:rPr>
          <w:delText>-</w:delText>
        </w:r>
      </w:del>
      <w:r>
        <w:rPr>
          <w:kern w:val="0"/>
          <w:lang w:eastAsia="en-US"/>
        </w:rPr>
        <w:t>report</w:t>
      </w:r>
      <w:r w:rsidRPr="00AC6D55">
        <w:rPr>
          <w:kern w:val="0"/>
          <w:lang w:eastAsia="en-US"/>
        </w:rPr>
        <w:t>s</w:t>
      </w:r>
      <w:ins w:id="1300" w:author="Bob Yencha" w:date="2011-11-21T22:56:00Z">
        <w:r w:rsidR="00E05BC4">
          <w:rPr>
            <w:kern w:val="0"/>
            <w:lang w:eastAsia="en-US"/>
          </w:rPr>
          <w:t>, initially focused on the</w:t>
        </w:r>
      </w:ins>
      <w:ins w:id="1301" w:author="Bob Yencha" w:date="2011-11-21T22:57:00Z">
        <w:r w:rsidR="00E05BC4">
          <w:rPr>
            <w:kern w:val="0"/>
            <w:lang w:eastAsia="en-US"/>
          </w:rPr>
          <w:t xml:space="preserve"> Results for</w:t>
        </w:r>
      </w:ins>
      <w:ins w:id="1302" w:author="Bob Yencha" w:date="2011-11-21T22:56:00Z">
        <w:r w:rsidR="00E05BC4">
          <w:rPr>
            <w:kern w:val="0"/>
            <w:lang w:eastAsia="en-US"/>
          </w:rPr>
          <w:t xml:space="preserve"> Ambulatory</w:t>
        </w:r>
      </w:ins>
      <w:ins w:id="1303" w:author="Bob Yencha" w:date="2011-11-21T22:57:00Z">
        <w:r w:rsidR="00E05BC4">
          <w:rPr>
            <w:kern w:val="0"/>
            <w:lang w:eastAsia="en-US"/>
          </w:rPr>
          <w:t xml:space="preserve"> Providers</w:t>
        </w:r>
      </w:ins>
      <w:r>
        <w:rPr>
          <w:kern w:val="0"/>
          <w:lang w:eastAsia="en-US"/>
        </w:rPr>
        <w:t xml:space="preserve"> Use Case. </w:t>
      </w:r>
    </w:p>
    <w:p w14:paraId="61A5944B" w14:textId="77777777" w:rsidR="005D6E3D" w:rsidRDefault="005D6E3D" w:rsidP="0045527E">
      <w:pPr>
        <w:pStyle w:val="Heading2"/>
      </w:pPr>
      <w:bookmarkStart w:id="1304" w:name="_Toc189111924"/>
      <w:bookmarkStart w:id="1305" w:name="_Toc112132747"/>
      <w:r>
        <w:t>Purpose</w:t>
      </w:r>
      <w:bookmarkEnd w:id="1304"/>
    </w:p>
    <w:p w14:paraId="2836DB3D" w14:textId="77777777" w:rsidR="00667BA9" w:rsidRPr="00D4120B" w:rsidRDefault="00667BA9" w:rsidP="00667BA9">
      <w:pPr>
        <w:rPr>
          <w:kern w:val="0"/>
          <w:lang w:eastAsia="en-US"/>
        </w:rPr>
      </w:pPr>
      <w:r w:rsidRPr="003C2EE5">
        <w:t>The</w:t>
      </w:r>
      <w:del w:id="1306" w:author="Bob Yencha" w:date="2011-11-21T22:59:00Z">
        <w:r w:rsidRPr="003C2EE5" w:rsidDel="00E05BC4">
          <w:delText xml:space="preserve"> </w:delText>
        </w:r>
      </w:del>
      <w:ins w:id="1307" w:author="Bob Yencha" w:date="2011-11-21T22:59:00Z">
        <w:r w:rsidR="00E05BC4">
          <w:t xml:space="preserve"> </w:t>
        </w:r>
      </w:ins>
      <w:r w:rsidRPr="003C2EE5">
        <w:t xml:space="preserve">Laboratory Results Interface Initiative focuses on identifying the requirements, specifications and standards, and </w:t>
      </w:r>
      <w:r>
        <w:t xml:space="preserve">on </w:t>
      </w:r>
      <w:r w:rsidRPr="003C2EE5">
        <w:t xml:space="preserve">providing the implementation guidance for electronic reporting of </w:t>
      </w:r>
      <w:ins w:id="1308" w:author="Bob Yencha" w:date="2011-11-21T22:59:00Z">
        <w:r w:rsidR="00E05BC4" w:rsidRPr="003C2EE5">
          <w:t xml:space="preserve">laboratory test results </w:t>
        </w:r>
        <w:r w:rsidR="00E05BC4">
          <w:t xml:space="preserve">to </w:t>
        </w:r>
      </w:ins>
      <w:r w:rsidRPr="003C2EE5">
        <w:t xml:space="preserve">ambulatory care </w:t>
      </w:r>
      <w:ins w:id="1309" w:author="Bob Yencha" w:date="2011-11-21T22:59:00Z">
        <w:r w:rsidR="00E05BC4">
          <w:t xml:space="preserve">providers </w:t>
        </w:r>
      </w:ins>
      <w:del w:id="1310" w:author="Bob Yencha" w:date="2011-11-21T22:59:00Z">
        <w:r w:rsidRPr="003C2EE5" w:rsidDel="00E05BC4">
          <w:delText xml:space="preserve">laboratory test results </w:delText>
        </w:r>
      </w:del>
      <w:r w:rsidRPr="003C2EE5">
        <w:t>in the US Realm</w:t>
      </w:r>
      <w:r>
        <w:t>. The scope of this Use Case includes requirements to enable the incorporation of clinical laboratory test results into an</w:t>
      </w:r>
      <w:r w:rsidR="00CA1B60">
        <w:t xml:space="preserve"> Electronic Health Record</w:t>
      </w:r>
      <w:r>
        <w:t xml:space="preserve"> </w:t>
      </w:r>
      <w:r w:rsidR="00CA1B60">
        <w:t>(EHR)</w:t>
      </w:r>
      <w:r>
        <w:t xml:space="preserve"> as standardized structured data using the defined inter-organizational laboratory transaction. The Use Case requirements are directed at laboratory test results reporting between a laboratory information system and an ambulatory EHR system in different organizational entities, e.g., different corporate structure, ownership or governance. </w:t>
      </w:r>
      <w:ins w:id="1311" w:author="Bob Yencha" w:date="2011-11-21T23:09:00Z">
        <w:r w:rsidR="00E6058B" w:rsidRPr="00E6058B">
          <w:t>Future versions of this Guide may harmonize with existing guides to extend interoperability of laboratory results across care settings, e.g., acute care and public health.</w:t>
        </w:r>
      </w:ins>
      <w:del w:id="1312" w:author="Bob Yencha" w:date="2011-11-21T23:08:00Z">
        <w:r w:rsidDel="00F77D71">
          <w:delText>However, the resulting implementation guide may also be useful within organizations and in non-ambulatory care settings.</w:delText>
        </w:r>
      </w:del>
    </w:p>
    <w:p w14:paraId="5B856C67" w14:textId="77777777" w:rsidR="005D6E3D" w:rsidRPr="005D6E3D" w:rsidRDefault="005D6E3D" w:rsidP="005D6E3D">
      <w:pPr>
        <w:pStyle w:val="Heading2"/>
      </w:pPr>
      <w:bookmarkStart w:id="1313" w:name="_Toc167863983"/>
      <w:bookmarkStart w:id="1314" w:name="_Toc171137782"/>
      <w:bookmarkStart w:id="1315" w:name="_Toc207005670"/>
      <w:bookmarkStart w:id="1316" w:name="_Toc189111925"/>
      <w:bookmarkEnd w:id="1305"/>
      <w:r w:rsidRPr="005D6E3D">
        <w:t>A</w:t>
      </w:r>
      <w:bookmarkEnd w:id="1313"/>
      <w:bookmarkEnd w:id="1314"/>
      <w:r w:rsidRPr="005D6E3D">
        <w:t>udience</w:t>
      </w:r>
      <w:bookmarkEnd w:id="1315"/>
      <w:bookmarkEnd w:id="1316"/>
    </w:p>
    <w:p w14:paraId="289CA2EE" w14:textId="77777777" w:rsidR="00667BA9" w:rsidRDefault="00667BA9" w:rsidP="00667BA9">
      <w:r w:rsidRPr="00D4120B">
        <w:t xml:space="preserve">This guide is designed for use by analysts and developers who require guidance on </w:t>
      </w:r>
      <w:r>
        <w:t>data</w:t>
      </w:r>
      <w:r w:rsidRPr="00D4120B">
        <w:t xml:space="preserve"> elements</w:t>
      </w:r>
      <w:r>
        <w:t xml:space="preserve"> and components</w:t>
      </w:r>
      <w:r w:rsidRPr="00D4120B">
        <w:t xml:space="preserve"> of the </w:t>
      </w:r>
      <w:r w:rsidRPr="00D4120B">
        <w:rPr>
          <w:i/>
        </w:rPr>
        <w:t>HL7 Version 2.5.1 ORU Unsolicited Observation Message</w:t>
      </w:r>
      <w:r w:rsidRPr="00D4120B">
        <w:t xml:space="preserve"> relative to th</w:t>
      </w:r>
      <w:r>
        <w:t xml:space="preserve">e Lab Results Interface (LRI) </w:t>
      </w:r>
      <w:r w:rsidRPr="00CA1449">
        <w:t>initiative</w:t>
      </w:r>
      <w:bookmarkStart w:id="1317" w:name="_Toc167863984"/>
      <w:r w:rsidRPr="00CA1449">
        <w:t>. Users</w:t>
      </w:r>
      <w:r w:rsidRPr="00D4120B">
        <w:t xml:space="preserve"> of this guide must be familiar with the details of HL7 message construction and processing. This guide is not intended to be a tutorial on that subject.</w:t>
      </w:r>
      <w:r>
        <w:t xml:space="preserve"> </w:t>
      </w:r>
    </w:p>
    <w:p w14:paraId="1C235370" w14:textId="77777777" w:rsidR="00667BA9" w:rsidRPr="00C11699" w:rsidRDefault="00667BA9" w:rsidP="00667BA9">
      <w:pPr>
        <w:pStyle w:val="Heading3"/>
      </w:pPr>
      <w:bookmarkStart w:id="1318" w:name="_Toc189111926"/>
      <w:r w:rsidRPr="00C11699">
        <w:t>Requisite Knowledge</w:t>
      </w:r>
      <w:bookmarkEnd w:id="1318"/>
    </w:p>
    <w:p w14:paraId="1244B466" w14:textId="77777777" w:rsidR="00667BA9" w:rsidRDefault="00667BA9" w:rsidP="00667BA9">
      <w:pPr>
        <w:pStyle w:val="NormalIndented"/>
        <w:numPr>
          <w:ilvl w:val="0"/>
          <w:numId w:val="19"/>
        </w:numPr>
      </w:pPr>
      <w:r w:rsidRPr="00C11699">
        <w:t>HL7 V2</w:t>
      </w:r>
      <w:r w:rsidR="006F694F">
        <w:t>.5</w:t>
      </w:r>
      <w:ins w:id="1319" w:author="Bob Yencha" w:date="2011-11-21T17:55:00Z">
        <w:r w:rsidR="00C42B2B">
          <w:t>.1</w:t>
        </w:r>
      </w:ins>
      <w:r w:rsidR="006F694F">
        <w:t xml:space="preserve">, </w:t>
      </w:r>
      <w:ins w:id="1320" w:author="Bob Yencha" w:date="2011-11-21T22:46:00Z">
        <w:r w:rsidR="007F488D">
          <w:t xml:space="preserve">V2.7, </w:t>
        </w:r>
      </w:ins>
      <w:r w:rsidR="006F694F">
        <w:t>V</w:t>
      </w:r>
      <w:del w:id="1321" w:author="Bob Yencha" w:date="2011-11-21T18:02:00Z">
        <w:r w:rsidR="006F694F" w:rsidDel="00C42B2B">
          <w:delText>2.7</w:delText>
        </w:r>
      </w:del>
      <w:ins w:id="1322" w:author="Bob Yencha" w:date="2011-11-21T18:02:00Z">
        <w:r w:rsidR="00C42B2B">
          <w:t>2.7.1</w:t>
        </w:r>
      </w:ins>
      <w:r w:rsidRPr="00C11699">
        <w:t xml:space="preserve"> Messaging (</w:t>
      </w:r>
      <w:hyperlink r:id="rId28" w:history="1">
        <w:r w:rsidRPr="00C11699">
          <w:rPr>
            <w:rStyle w:val="Hyperlink"/>
            <w:rFonts w:ascii="Times New Roman" w:hAnsi="Times New Roman"/>
            <w:sz w:val="24"/>
          </w:rPr>
          <w:t>www.HL7.org</w:t>
        </w:r>
      </w:hyperlink>
      <w:r w:rsidRPr="00C11699">
        <w:t>)</w:t>
      </w:r>
    </w:p>
    <w:p w14:paraId="70C9762F" w14:textId="77777777" w:rsidR="00763C9A" w:rsidRPr="006F694F" w:rsidRDefault="00763C9A" w:rsidP="00763C9A">
      <w:pPr>
        <w:pStyle w:val="NormalIndented"/>
        <w:numPr>
          <w:ilvl w:val="0"/>
          <w:numId w:val="19"/>
        </w:numPr>
      </w:pPr>
      <w:del w:id="1323" w:author="Bob Yencha" w:date="2011-11-21T22:48:00Z">
        <w:r w:rsidRPr="006F694F" w:rsidDel="0018345F">
          <w:delText xml:space="preserve">Use of </w:delText>
        </w:r>
      </w:del>
      <w:r w:rsidRPr="006F694F">
        <w:t xml:space="preserve">SNOMED (www. </w:t>
      </w:r>
      <w:hyperlink r:id="rId29" w:history="1">
        <w:r w:rsidR="00B8046E">
          <w:rPr>
            <w:rStyle w:val="Hyperlink"/>
            <w:rFonts w:ascii="Times New Roman" w:hAnsi="Times New Roman"/>
            <w:sz w:val="24"/>
          </w:rPr>
          <w:t>http://www.ihtsdo.org/snomed-ct</w:t>
        </w:r>
      </w:hyperlink>
      <w:r w:rsidRPr="006F694F">
        <w:t>)</w:t>
      </w:r>
    </w:p>
    <w:p w14:paraId="7BC7CDB3" w14:textId="77777777" w:rsidR="00763C9A" w:rsidRPr="006F694F" w:rsidRDefault="00763C9A" w:rsidP="00763C9A">
      <w:pPr>
        <w:pStyle w:val="NormalIndented"/>
        <w:numPr>
          <w:ilvl w:val="0"/>
          <w:numId w:val="19"/>
        </w:numPr>
      </w:pPr>
      <w:del w:id="1324" w:author="Bob Yencha" w:date="2011-11-21T22:48:00Z">
        <w:r w:rsidRPr="006F694F" w:rsidDel="0018345F">
          <w:delText xml:space="preserve">Use of </w:delText>
        </w:r>
      </w:del>
      <w:r w:rsidRPr="006F694F">
        <w:t>LOINC (</w:t>
      </w:r>
      <w:ins w:id="1325" w:author="Bob Yencha" w:date="2011-11-21T22:44:00Z">
        <w:r w:rsidR="00D826AD">
          <w:fldChar w:fldCharType="begin"/>
        </w:r>
        <w:r w:rsidR="00B8046E">
          <w:instrText xml:space="preserve"> HYPERLINK "http://loinc.org" </w:instrText>
        </w:r>
        <w:r w:rsidR="00D826AD">
          <w:fldChar w:fldCharType="separate"/>
        </w:r>
        <w:r w:rsidRPr="00B8046E">
          <w:rPr>
            <w:rStyle w:val="Hyperlink"/>
            <w:rFonts w:ascii="Times New Roman" w:hAnsi="Times New Roman"/>
            <w:sz w:val="24"/>
          </w:rPr>
          <w:t>http://loinc.org</w:t>
        </w:r>
        <w:r w:rsidR="00D826AD">
          <w:fldChar w:fldCharType="end"/>
        </w:r>
      </w:ins>
      <w:del w:id="1326" w:author="Bob Yencha" w:date="2011-11-21T22:44:00Z">
        <w:r w:rsidRPr="006F694F" w:rsidDel="00B8046E">
          <w:delText>/</w:delText>
        </w:r>
      </w:del>
      <w:r w:rsidRPr="006F694F">
        <w:t>)</w:t>
      </w:r>
    </w:p>
    <w:p w14:paraId="3B2B4A22" w14:textId="77777777" w:rsidR="00763C9A" w:rsidRPr="006F694F" w:rsidRDefault="00763C9A" w:rsidP="00763C9A">
      <w:pPr>
        <w:pStyle w:val="NormalIndented"/>
        <w:numPr>
          <w:ilvl w:val="0"/>
          <w:numId w:val="19"/>
        </w:numPr>
      </w:pPr>
      <w:del w:id="1327" w:author="Bob Yencha" w:date="2011-11-21T22:48:00Z">
        <w:r w:rsidRPr="006F694F" w:rsidDel="0018345F">
          <w:delText xml:space="preserve">Use of </w:delText>
        </w:r>
      </w:del>
      <w:r w:rsidRPr="006F694F">
        <w:t>UCUM (</w:t>
      </w:r>
      <w:ins w:id="1328" w:author="Bob Yencha" w:date="2011-11-21T22:45:00Z">
        <w:r w:rsidR="00D826AD">
          <w:fldChar w:fldCharType="begin"/>
        </w:r>
        <w:r w:rsidR="00B8046E">
          <w:instrText xml:space="preserve"> HYPERLINK "http://unitsofmeasure.org" </w:instrText>
        </w:r>
        <w:r w:rsidR="00D826AD">
          <w:fldChar w:fldCharType="separate"/>
        </w:r>
        <w:r w:rsidRPr="00B8046E">
          <w:rPr>
            <w:rStyle w:val="Hyperlink"/>
            <w:rFonts w:ascii="Times New Roman" w:hAnsi="Times New Roman"/>
            <w:sz w:val="24"/>
          </w:rPr>
          <w:t>http://unitsofmeasure.org</w:t>
        </w:r>
        <w:r w:rsidR="00D826AD">
          <w:fldChar w:fldCharType="end"/>
        </w:r>
      </w:ins>
      <w:del w:id="1329" w:author="Bob Yencha" w:date="2011-11-21T22:45:00Z">
        <w:r w:rsidR="00515434" w:rsidRPr="00515434">
          <w:delText>/</w:delText>
        </w:r>
      </w:del>
      <w:r w:rsidRPr="006F694F">
        <w:t>)</w:t>
      </w:r>
    </w:p>
    <w:p w14:paraId="06C7C8CE" w14:textId="77777777" w:rsidR="003F4769" w:rsidRDefault="006F694F" w:rsidP="003F4769">
      <w:pPr>
        <w:pStyle w:val="NormalIndented"/>
        <w:numPr>
          <w:ilvl w:val="0"/>
          <w:numId w:val="19"/>
        </w:numPr>
      </w:pPr>
      <w:del w:id="1330" w:author="Bob Yencha" w:date="2011-11-21T22:48:00Z">
        <w:r w:rsidRPr="006F694F" w:rsidDel="0018345F">
          <w:delText xml:space="preserve">Use of </w:delText>
        </w:r>
      </w:del>
      <w:r w:rsidRPr="006F694F">
        <w:t xml:space="preserve">OIDS </w:t>
      </w:r>
      <w:r>
        <w:t>(</w:t>
      </w:r>
      <w:ins w:id="1331" w:author="Bob Yencha" w:date="2011-11-21T22:46:00Z">
        <w:r w:rsidR="00D826AD">
          <w:fldChar w:fldCharType="begin"/>
        </w:r>
        <w:r w:rsidR="00B8046E">
          <w:instrText xml:space="preserve"> HYPERLINK "http://www.hl7.org/oid" </w:instrText>
        </w:r>
        <w:r w:rsidR="00D826AD">
          <w:fldChar w:fldCharType="separate"/>
        </w:r>
        <w:r w:rsidR="003F4769" w:rsidRPr="00B8046E">
          <w:rPr>
            <w:rStyle w:val="Hyperlink"/>
            <w:rFonts w:ascii="Times New Roman" w:hAnsi="Times New Roman"/>
            <w:sz w:val="24"/>
          </w:rPr>
          <w:t>http://www.hl7.org/oid</w:t>
        </w:r>
        <w:r w:rsidR="00D826AD">
          <w:fldChar w:fldCharType="end"/>
        </w:r>
      </w:ins>
      <w:del w:id="1332" w:author="Bob Yencha" w:date="2011-11-21T22:45:00Z">
        <w:r w:rsidR="00515434" w:rsidRPr="00515434">
          <w:delText>/index.cfm?ref=common</w:delText>
        </w:r>
      </w:del>
      <w:r>
        <w:t>)</w:t>
      </w:r>
    </w:p>
    <w:p w14:paraId="396F4122" w14:textId="77777777" w:rsidR="00667BA9" w:rsidRDefault="00667BA9" w:rsidP="00667BA9">
      <w:pPr>
        <w:pStyle w:val="Heading2"/>
      </w:pPr>
      <w:bookmarkStart w:id="1333" w:name="_Toc171137783"/>
      <w:bookmarkStart w:id="1334" w:name="_Toc207005671"/>
      <w:bookmarkStart w:id="1335" w:name="_Toc189111927"/>
      <w:r w:rsidRPr="00AC6D55">
        <w:t>Scope</w:t>
      </w:r>
      <w:bookmarkEnd w:id="1317"/>
      <w:bookmarkEnd w:id="1333"/>
      <w:bookmarkEnd w:id="1334"/>
      <w:bookmarkEnd w:id="1335"/>
    </w:p>
    <w:p w14:paraId="7C2274F6" w14:textId="77777777" w:rsidR="00667BA9" w:rsidRPr="003C2EE5" w:rsidRDefault="00667BA9" w:rsidP="00667BA9">
      <w:r w:rsidRPr="005C6552">
        <w:t>The scope is the sending of lab results from a</w:t>
      </w:r>
      <w:ins w:id="1336" w:author="Bob Yencha" w:date="2011-11-21T22:48:00Z">
        <w:r w:rsidR="007F488D">
          <w:t xml:space="preserve"> </w:t>
        </w:r>
      </w:ins>
      <w:del w:id="1337" w:author="Bob Yencha" w:date="2011-11-21T22:48:00Z">
        <w:r w:rsidRPr="005C6552" w:rsidDel="007F488D">
          <w:delText xml:space="preserve">n ambulatory </w:delText>
        </w:r>
      </w:del>
      <w:r w:rsidRPr="005C6552">
        <w:t>lab</w:t>
      </w:r>
      <w:ins w:id="1338" w:author="Bob Yencha" w:date="2011-11-21T22:48:00Z">
        <w:r w:rsidR="007F488D">
          <w:t>oratory</w:t>
        </w:r>
      </w:ins>
      <w:r w:rsidRPr="005C6552">
        <w:t xml:space="preserve"> to an ambulatory provider. The</w:t>
      </w:r>
      <w:r>
        <w:t xml:space="preserve"> implementation design is as a </w:t>
      </w:r>
      <w:ins w:id="1339" w:author="Bob Yencha" w:date="2011-11-21T22:47:00Z">
        <w:r w:rsidR="007F488D">
          <w:t xml:space="preserve">series of </w:t>
        </w:r>
      </w:ins>
      <w:r>
        <w:t>constraining profile</w:t>
      </w:r>
      <w:ins w:id="1340" w:author="Bob Yencha" w:date="2011-11-21T22:47:00Z">
        <w:r w:rsidR="007F488D">
          <w:t>s</w:t>
        </w:r>
      </w:ins>
      <w:r>
        <w:t xml:space="preserve"> on a base specification, itself a constraint on the HL7 V2.5.1 Message standard, for future use case expansion</w:t>
      </w:r>
      <w:r w:rsidRPr="002755D3">
        <w:t>.</w:t>
      </w:r>
    </w:p>
    <w:p w14:paraId="50EE09BC" w14:textId="77777777" w:rsidR="00667BA9" w:rsidRPr="006E6504" w:rsidRDefault="00667BA9" w:rsidP="00667BA9">
      <w:pPr>
        <w:rPr>
          <w:i/>
        </w:rPr>
      </w:pPr>
      <w:bookmarkStart w:id="1341" w:name="_Toc292383752"/>
      <w:r w:rsidRPr="006E6504">
        <w:rPr>
          <w:i/>
        </w:rPr>
        <w:t>In Scope</w:t>
      </w:r>
      <w:bookmarkEnd w:id="1341"/>
    </w:p>
    <w:p w14:paraId="56F8619D" w14:textId="77777777" w:rsidR="00145BCA" w:rsidRDefault="00515434">
      <w:pPr>
        <w:pStyle w:val="NormalIndented"/>
        <w:numPr>
          <w:ilvl w:val="0"/>
          <w:numId w:val="19"/>
        </w:numPr>
      </w:pPr>
      <w:r w:rsidRPr="00515434">
        <w:t xml:space="preserve">Defining the core data elements required for ambulatory care </w:t>
      </w:r>
      <w:del w:id="1342" w:author="Bob Yencha" w:date="2011-11-21T23:03:00Z">
        <w:r w:rsidRPr="00515434">
          <w:delText xml:space="preserve">core </w:delText>
        </w:r>
      </w:del>
      <w:r w:rsidRPr="00515434">
        <w:t>clinical laboratory test results.</w:t>
      </w:r>
    </w:p>
    <w:p w14:paraId="11C5A898" w14:textId="77777777" w:rsidR="00145BCA" w:rsidRDefault="00515434">
      <w:pPr>
        <w:pStyle w:val="NormalIndented"/>
        <w:numPr>
          <w:ilvl w:val="0"/>
          <w:numId w:val="19"/>
        </w:numPr>
      </w:pPr>
      <w:r w:rsidRPr="00515434">
        <w:t xml:space="preserve">Reporting of </w:t>
      </w:r>
      <w:ins w:id="1343" w:author="Bob Yencha" w:date="2011-11-21T23:03:00Z">
        <w:r w:rsidR="004F4BEA" w:rsidRPr="008D7A2C">
          <w:t xml:space="preserve">clinical laboratory test results </w:t>
        </w:r>
        <w:r w:rsidR="004F4BEA">
          <w:t xml:space="preserve">for </w:t>
        </w:r>
      </w:ins>
      <w:r w:rsidRPr="00515434">
        <w:t xml:space="preserve">ambulatory care </w:t>
      </w:r>
      <w:del w:id="1344" w:author="Bob Yencha" w:date="2011-11-21T23:03:00Z">
        <w:r w:rsidRPr="00515434">
          <w:delText xml:space="preserve">clinical laboratory test results </w:delText>
        </w:r>
      </w:del>
      <w:r w:rsidRPr="00515434">
        <w:t>in the US Realm.</w:t>
      </w:r>
    </w:p>
    <w:p w14:paraId="66E1798D" w14:textId="77777777" w:rsidR="00145BCA" w:rsidRDefault="00515434">
      <w:pPr>
        <w:pStyle w:val="NormalIndented"/>
        <w:numPr>
          <w:ilvl w:val="0"/>
          <w:numId w:val="19"/>
        </w:numPr>
      </w:pPr>
      <w:r w:rsidRPr="00515434">
        <w:lastRenderedPageBreak/>
        <w:t>Sending clinical laboratory test results as standardized structured data so they can be incorporated that way into a</w:t>
      </w:r>
      <w:ins w:id="1345" w:author="Bob Yencha" w:date="2011-11-21T23:04:00Z">
        <w:r w:rsidR="004F4BEA">
          <w:t>n</w:t>
        </w:r>
      </w:ins>
      <w:r w:rsidRPr="00515434">
        <w:t xml:space="preserve"> </w:t>
      </w:r>
      <w:del w:id="1346" w:author="Bob Yencha" w:date="2011-11-21T23:04:00Z">
        <w:r w:rsidRPr="00515434">
          <w:delText xml:space="preserve">certified </w:delText>
        </w:r>
      </w:del>
      <w:r w:rsidRPr="00515434">
        <w:t>EHR.</w:t>
      </w:r>
    </w:p>
    <w:p w14:paraId="7301081C" w14:textId="77777777" w:rsidR="00145BCA" w:rsidRDefault="00515434">
      <w:pPr>
        <w:pStyle w:val="NormalIndented"/>
        <w:numPr>
          <w:ilvl w:val="0"/>
          <w:numId w:val="19"/>
        </w:numPr>
      </w:pPr>
      <w:r w:rsidRPr="00515434">
        <w:t xml:space="preserve">Supporting Stage 2 certification criteria and Meaningful Use (MU) requirements by developing requirements for an interface that enables the incorporation of clinical laboratory test results into </w:t>
      </w:r>
      <w:del w:id="1347" w:author="Bob Yencha" w:date="2011-11-21T23:04:00Z">
        <w:r w:rsidRPr="00515434">
          <w:delText xml:space="preserve">certified </w:delText>
        </w:r>
      </w:del>
      <w:r w:rsidRPr="00515434">
        <w:t>EHRs when data is sent as standardized structured data</w:t>
      </w:r>
    </w:p>
    <w:p w14:paraId="09A11DF9" w14:textId="77777777" w:rsidR="00145BCA" w:rsidRDefault="00515434">
      <w:pPr>
        <w:pStyle w:val="NormalIndented"/>
        <w:numPr>
          <w:ilvl w:val="0"/>
          <w:numId w:val="19"/>
        </w:numPr>
      </w:pPr>
      <w:r w:rsidRPr="00515434">
        <w:t>Reporting test results for an order that was placed either manually or electronically.</w:t>
      </w:r>
    </w:p>
    <w:p w14:paraId="0507A06B" w14:textId="77777777" w:rsidR="00145BCA" w:rsidRDefault="00254D3A">
      <w:pPr>
        <w:pStyle w:val="NormalIndented"/>
        <w:numPr>
          <w:ilvl w:val="0"/>
          <w:numId w:val="19"/>
        </w:numPr>
      </w:pPr>
      <w:ins w:id="1348" w:author="Bob Yencha" w:date="2011-11-21T23:06:00Z">
        <w:r w:rsidRPr="00B647EA">
          <w:rPr>
            <w:color w:val="000000"/>
          </w:rPr>
          <w:t>Some order specific data has been included to enable the receiving EHR to correlate the results back to the originating order.</w:t>
        </w:r>
      </w:ins>
      <w:del w:id="1349" w:author="Bob Yencha" w:date="2011-11-21T23:06:00Z">
        <w:r w:rsidR="00515434" w:rsidRPr="00515434">
          <w:delText>To the extent an order has been placed returning the minimally required set of information related to that order through that transaction.</w:delText>
        </w:r>
      </w:del>
    </w:p>
    <w:p w14:paraId="10A1DCE0" w14:textId="77777777" w:rsidR="00145BCA" w:rsidRDefault="00515434">
      <w:pPr>
        <w:pStyle w:val="NormalIndented"/>
        <w:numPr>
          <w:ilvl w:val="0"/>
          <w:numId w:val="19"/>
        </w:numPr>
      </w:pPr>
      <w:r w:rsidRPr="00515434">
        <w:t>Covering all CLIA reporting requirements, including but not limited to: result report statuses: preliminary, final, appended, corrected and/or amended.</w:t>
      </w:r>
    </w:p>
    <w:p w14:paraId="2CA3331A" w14:textId="77777777" w:rsidR="00145BCA" w:rsidRDefault="00515434" w:rsidP="00DA0894">
      <w:pPr>
        <w:pStyle w:val="NormalIndented"/>
        <w:numPr>
          <w:ilvl w:val="0"/>
          <w:numId w:val="19"/>
        </w:numPr>
        <w:spacing w:after="120"/>
      </w:pPr>
      <w:r w:rsidRPr="00515434">
        <w:t>Receiving of laboratory results as a non-order placer.</w:t>
      </w:r>
    </w:p>
    <w:p w14:paraId="0BEC28FE" w14:textId="77777777" w:rsidR="00667BA9" w:rsidRPr="00DA0894" w:rsidRDefault="00667BA9" w:rsidP="00667BA9">
      <w:pPr>
        <w:rPr>
          <w:i/>
        </w:rPr>
      </w:pPr>
      <w:bookmarkStart w:id="1350" w:name="_Toc292383753"/>
      <w:r w:rsidRPr="00DA0894">
        <w:rPr>
          <w:i/>
        </w:rPr>
        <w:t>Out of Scope</w:t>
      </w:r>
      <w:bookmarkEnd w:id="1350"/>
    </w:p>
    <w:p w14:paraId="7DED42C1" w14:textId="77777777" w:rsidR="00145BCA" w:rsidRDefault="00515434">
      <w:pPr>
        <w:pStyle w:val="NormalIndented"/>
        <w:numPr>
          <w:ilvl w:val="0"/>
          <w:numId w:val="19"/>
        </w:numPr>
      </w:pPr>
      <w:r w:rsidRPr="00515434">
        <w:t xml:space="preserve">Specifications and implementation guidance on laboratory ordering transactions. However, the establishment of requirements in the laboratory result message that will allow the matching of the reported result to an existing order initiated from the ordering clinician’s EHR is within the scope of this effort. </w:t>
      </w:r>
    </w:p>
    <w:p w14:paraId="1226E5F2" w14:textId="77777777" w:rsidR="00145BCA" w:rsidRDefault="00515434">
      <w:pPr>
        <w:pStyle w:val="NormalIndented"/>
        <w:numPr>
          <w:ilvl w:val="0"/>
          <w:numId w:val="19"/>
        </w:numPr>
      </w:pPr>
      <w:r w:rsidRPr="00515434">
        <w:t>Querying for laboratory results.</w:t>
      </w:r>
    </w:p>
    <w:p w14:paraId="795023E4" w14:textId="77777777" w:rsidR="00145BCA" w:rsidRDefault="00515434">
      <w:pPr>
        <w:pStyle w:val="NormalIndented"/>
        <w:numPr>
          <w:ilvl w:val="0"/>
          <w:numId w:val="19"/>
        </w:numPr>
      </w:pPr>
      <w:r w:rsidRPr="00515434">
        <w:t>Querying for historical laboratory results.</w:t>
      </w:r>
    </w:p>
    <w:p w14:paraId="127DDDC3" w14:textId="77777777" w:rsidR="00145BCA" w:rsidRDefault="00515434">
      <w:pPr>
        <w:pStyle w:val="NormalIndented"/>
        <w:numPr>
          <w:ilvl w:val="0"/>
          <w:numId w:val="19"/>
        </w:numPr>
      </w:pPr>
      <w:r w:rsidRPr="00515434">
        <w:t xml:space="preserve">Receiving historical laboratory results. </w:t>
      </w:r>
    </w:p>
    <w:p w14:paraId="01B1461B" w14:textId="77777777" w:rsidR="00145BCA" w:rsidRDefault="00515434">
      <w:pPr>
        <w:pStyle w:val="NormalIndented"/>
        <w:numPr>
          <w:ilvl w:val="0"/>
          <w:numId w:val="19"/>
        </w:numPr>
      </w:pPr>
      <w:r w:rsidRPr="00515434">
        <w:t>Secondary use of laboratory data (i.e., public health or bio surveillance uses of the reported laboratory results).</w:t>
      </w:r>
    </w:p>
    <w:p w14:paraId="08DB1922" w14:textId="77777777" w:rsidR="00145BCA" w:rsidRDefault="00515434">
      <w:pPr>
        <w:pStyle w:val="NormalIndented"/>
        <w:numPr>
          <w:ilvl w:val="0"/>
          <w:numId w:val="19"/>
          <w:ins w:id="1351" w:author="Unknown"/>
        </w:numPr>
        <w:rPr>
          <w:del w:id="1352" w:author="Bob Yencha" w:date="2011-11-21T23:07:00Z"/>
        </w:rPr>
      </w:pPr>
      <w:del w:id="1353" w:author="Bob Yencha" w:date="2011-11-21T23:07:00Z">
        <w:r w:rsidRPr="00515434">
          <w:delText xml:space="preserve">Receiving test results for specialty laboratory orders. </w:delText>
        </w:r>
      </w:del>
    </w:p>
    <w:p w14:paraId="585FDDFB" w14:textId="77777777" w:rsidR="00145BCA" w:rsidRDefault="00515434">
      <w:pPr>
        <w:pStyle w:val="NormalIndented"/>
        <w:numPr>
          <w:ilvl w:val="0"/>
          <w:numId w:val="19"/>
        </w:numPr>
      </w:pPr>
      <w:r w:rsidRPr="00515434">
        <w:t>In hospital ordering and reporting of laboratory results.</w:t>
      </w:r>
    </w:p>
    <w:p w14:paraId="70D3D298" w14:textId="77777777" w:rsidR="00145BCA" w:rsidRDefault="00515434">
      <w:pPr>
        <w:pStyle w:val="NormalIndented"/>
        <w:numPr>
          <w:ilvl w:val="0"/>
          <w:numId w:val="19"/>
        </w:numPr>
      </w:pPr>
      <w:r w:rsidRPr="00515434">
        <w:t xml:space="preserve">Advanced error messages related to application transport. </w:t>
      </w:r>
    </w:p>
    <w:p w14:paraId="0942FBC5" w14:textId="77777777" w:rsidR="00145BCA" w:rsidRDefault="00515434">
      <w:pPr>
        <w:pStyle w:val="NormalIndented"/>
        <w:numPr>
          <w:ilvl w:val="0"/>
          <w:numId w:val="19"/>
        </w:numPr>
      </w:pPr>
      <w:r w:rsidRPr="00515434">
        <w:t>Results not transmitted using a standardized structured format.</w:t>
      </w:r>
    </w:p>
    <w:p w14:paraId="69C1736E" w14:textId="77777777" w:rsidR="00667BA9" w:rsidRDefault="008F1010" w:rsidP="00667BA9">
      <w:pPr>
        <w:pStyle w:val="Heading2"/>
      </w:pPr>
      <w:bookmarkStart w:id="1354" w:name="_Toc189111928"/>
      <w:ins w:id="1355" w:author="Bob Yencha" w:date="2011-11-21T23:20:00Z">
        <w:r>
          <w:t xml:space="preserve">Results for Ambulatory </w:t>
        </w:r>
        <w:r w:rsidR="00BA1A22">
          <w:t>Care</w:t>
        </w:r>
        <w:r>
          <w:t xml:space="preserve"> </w:t>
        </w:r>
      </w:ins>
      <w:r w:rsidR="00667BA9">
        <w:t>Use Case And Context Diagrams</w:t>
      </w:r>
      <w:bookmarkEnd w:id="1354"/>
    </w:p>
    <w:p w14:paraId="3D762C03" w14:textId="77777777" w:rsidR="00667BA9" w:rsidRPr="00EF712D" w:rsidRDefault="00B37992" w:rsidP="00667BA9">
      <w:ins w:id="1356" w:author="Bob Yencha" w:date="2011-12-19T12:09:00Z">
        <w:r w:rsidRPr="00A22E27">
          <w:rPr>
            <w:color w:val="000000"/>
          </w:rPr>
          <w:t>A laboratory is defined as any facility which performs laboratory testing on specimens derived from humans for the purpose of providing information for the diagnosis, prevention, treatment of disease, or impairment or assessment of health</w:t>
        </w:r>
      </w:ins>
      <w:ins w:id="1357" w:author="Bob Yencha" w:date="2011-12-19T12:10:00Z">
        <w:r>
          <w:rPr>
            <w:rStyle w:val="FootnoteReference"/>
            <w:color w:val="000000"/>
          </w:rPr>
          <w:footnoteReference w:id="1"/>
        </w:r>
      </w:ins>
      <w:del w:id="1366" w:author="Swain, Ashley" w:date="2011-11-25T16:18:00Z">
        <w:r w:rsidR="00667BA9" w:rsidRPr="00553BEE" w:rsidDel="00DE31CD">
          <w:delText>Lab</w:delText>
        </w:r>
        <w:r w:rsidR="00667BA9" w:rsidDel="00DE31CD">
          <w:delText>oratory is</w:delText>
        </w:r>
      </w:del>
      <w:ins w:id="1367" w:author="Swain, Ashley" w:date="2011-11-25T16:18:00Z">
        <w:del w:id="1368" w:author="Bob Yencha" w:date="2011-11-28T17:56:00Z">
          <w:r w:rsidR="00DE31CD" w:rsidRPr="00DE31CD" w:rsidDel="008525AF">
            <w:delText>A Laboratory is defined as any organization that provides laboratory results to a Provider</w:delText>
          </w:r>
        </w:del>
      </w:ins>
      <w:del w:id="1369" w:author="Swain, Ashley" w:date="2011-11-25T16:18:00Z">
        <w:r w:rsidR="00667BA9" w:rsidDel="00DE31CD">
          <w:delText xml:space="preserve"> any facility that provide</w:delText>
        </w:r>
        <w:r w:rsidR="009F7548" w:rsidDel="00DE31CD">
          <w:delText>s</w:delText>
        </w:r>
        <w:r w:rsidR="00667BA9" w:rsidDel="00DE31CD">
          <w:delText xml:space="preserve"> results to a Provider in an ambulatory setting</w:delText>
        </w:r>
      </w:del>
      <w:r w:rsidR="00667BA9">
        <w:t xml:space="preserve">. </w:t>
      </w:r>
      <w:ins w:id="1370" w:author="Bob Yencha" w:date="2011-12-19T12:14:00Z">
        <w:r w:rsidR="00AF57E5">
          <w:t>In this Use Case, t</w:t>
        </w:r>
      </w:ins>
      <w:commentRangeStart w:id="1371"/>
      <w:del w:id="1372" w:author="Bob Yencha" w:date="2011-12-19T12:14:00Z">
        <w:r w:rsidR="00667BA9" w:rsidDel="00AF57E5">
          <w:delText>T</w:delText>
        </w:r>
      </w:del>
      <w:r w:rsidR="00667BA9">
        <w:t>he Laboratory provides results based on a request for laboratory services from an authorized Provider</w:t>
      </w:r>
      <w:r w:rsidR="00400CF4">
        <w:t xml:space="preserve">. </w:t>
      </w:r>
      <w:commentRangeEnd w:id="1371"/>
      <w:ins w:id="1373" w:author="Bob Yencha" w:date="2011-12-07T19:17:00Z">
        <w:r w:rsidR="001305F2">
          <w:rPr>
            <w:rStyle w:val="CommentReference"/>
            <w:vanish/>
          </w:rPr>
          <w:commentReference w:id="1371"/>
        </w:r>
      </w:ins>
      <w:ins w:id="1374" w:author="Bob Yencha" w:date="2011-11-21T22:50:00Z">
        <w:r w:rsidR="00CF00E1" w:rsidRPr="00366406">
          <w:rPr>
            <w:color w:val="000000"/>
          </w:rPr>
          <w:t>It is assumed that the receiving system is a</w:t>
        </w:r>
        <w:r w:rsidR="00CF00E1">
          <w:rPr>
            <w:color w:val="000000"/>
          </w:rPr>
          <w:t>n</w:t>
        </w:r>
        <w:r w:rsidR="00CF00E1" w:rsidRPr="00366406">
          <w:rPr>
            <w:color w:val="000000"/>
          </w:rPr>
          <w:t xml:space="preserve"> EHR that can receive lab results even if it is not aware of the request, as there is no assumption </w:t>
        </w:r>
      </w:ins>
      <w:ins w:id="1375" w:author="Bob Yencha" w:date="2011-11-21T22:51:00Z">
        <w:r w:rsidR="00CF00E1">
          <w:rPr>
            <w:color w:val="000000"/>
          </w:rPr>
          <w:t xml:space="preserve">that </w:t>
        </w:r>
      </w:ins>
      <w:ins w:id="1376" w:author="Bob Yencha" w:date="2011-11-21T22:50:00Z">
        <w:r w:rsidR="00CF00E1" w:rsidRPr="00366406">
          <w:rPr>
            <w:color w:val="000000"/>
          </w:rPr>
          <w:t>the receiving EHR provided the request for lab services.</w:t>
        </w:r>
      </w:ins>
      <w:del w:id="1377" w:author="Bob Yencha" w:date="2011-11-21T22:50:00Z">
        <w:r w:rsidR="00667BA9" w:rsidDel="00CF00E1">
          <w:delText>The Laboratory in this example makes no assumptions about systems and/or process requirements nor does it make any assumptions about the system and/or processes at the Provider, however it is assumed that the receiving system is a certified EHR (Electronic Health Record).</w:delText>
        </w:r>
      </w:del>
      <w:r w:rsidR="00667BA9">
        <w:t xml:space="preserve"> </w:t>
      </w:r>
      <w:commentRangeStart w:id="1378"/>
      <w:del w:id="1379" w:author="Bob Yencha" w:date="2011-11-21T22:51:00Z">
        <w:r w:rsidR="00667BA9" w:rsidDel="00CF00E1">
          <w:delText xml:space="preserve">There is no assumption that the EHR provided the request for lab services. </w:delText>
        </w:r>
      </w:del>
      <w:r w:rsidR="00667BA9">
        <w:t>It does assume that the EHR can receive lab results even if it is not aware of the request.</w:t>
      </w:r>
      <w:commentRangeEnd w:id="1378"/>
      <w:r w:rsidR="000924D6">
        <w:rPr>
          <w:rStyle w:val="CommentReference"/>
          <w:vanish/>
        </w:rPr>
        <w:commentReference w:id="1378"/>
      </w:r>
    </w:p>
    <w:p w14:paraId="79833BE3" w14:textId="5EEB1662" w:rsidR="00667BA9" w:rsidRPr="004B1700" w:rsidRDefault="001C047D" w:rsidP="00667BA9">
      <w:pPr>
        <w:pStyle w:val="NormalIndented"/>
        <w:ind w:left="0"/>
        <w:jc w:val="center"/>
      </w:pPr>
      <w:ins w:id="1380" w:author="Swain, Ashley" w:date="2011-11-22T12:29:00Z">
        <w:r>
          <w:rPr>
            <w:noProof/>
          </w:rPr>
          <w:lastRenderedPageBreak/>
          <w:object w:dxaOrig="1440" w:dyaOrig="1440" w14:anchorId="122F18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30" type="#_x0000_t75" style="position:absolute;left:0;text-align:left;margin-left:0;margin-top:0;width:468pt;height:189pt;z-index:251666432;mso-position-horizontal:center" wrapcoords="-35 86 0 21429 21600 21429 21565 86 -35 86">
              <v:imagedata r:id="rId32" o:title=""/>
              <w10:wrap type="tight"/>
            </v:shape>
            <o:OLEObject Type="Embed" ProgID="Visio.Drawing.11" ShapeID="_x0000_s1130" DrawAspect="Content" ObjectID="_1482501852" r:id="rId33"/>
          </w:object>
        </w:r>
      </w:ins>
      <w:del w:id="1381" w:author="Swain, Ashley" w:date="2011-11-22T09:39:00Z">
        <w:r w:rsidR="00783AFC">
          <w:rPr>
            <w:noProof/>
            <w:lang w:eastAsia="en-US"/>
          </w:rPr>
          <w:drawing>
            <wp:inline distT="0" distB="0" distL="0" distR="0" wp14:anchorId="33C5FD27" wp14:editId="6E9B8285">
              <wp:extent cx="5857875" cy="2333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57875" cy="2333625"/>
                      </a:xfrm>
                      <a:prstGeom prst="rect">
                        <a:avLst/>
                      </a:prstGeom>
                      <a:noFill/>
                      <a:ln>
                        <a:noFill/>
                      </a:ln>
                    </pic:spPr>
                  </pic:pic>
                </a:graphicData>
              </a:graphic>
            </wp:inline>
          </w:drawing>
        </w:r>
      </w:del>
    </w:p>
    <w:p w14:paraId="3A9D7AA3" w14:textId="77777777" w:rsidR="00DB4F79" w:rsidDel="00B06218" w:rsidRDefault="00667BA9" w:rsidP="00667BA9">
      <w:pPr>
        <w:pStyle w:val="FigureCaption"/>
        <w:rPr>
          <w:del w:id="1382" w:author="Swain, Ashley" w:date="2011-11-22T09:44:00Z"/>
        </w:rPr>
      </w:pPr>
      <w:bookmarkStart w:id="1383" w:name="_Toc185961351"/>
      <w:r w:rsidRPr="00E15AF2">
        <w:t xml:space="preserve">Figure </w:t>
      </w:r>
      <w:r w:rsidR="00D826AD">
        <w:rPr>
          <w:b w:val="0"/>
          <w:bCs w:val="0"/>
          <w:iCs w:val="0"/>
        </w:rPr>
        <w:fldChar w:fldCharType="begin"/>
      </w:r>
      <w:r>
        <w:instrText xml:space="preserve"> STYLEREF 1 \s </w:instrText>
      </w:r>
      <w:r w:rsidR="00D826AD">
        <w:rPr>
          <w:b w:val="0"/>
          <w:bCs w:val="0"/>
          <w:iCs w:val="0"/>
        </w:rPr>
        <w:fldChar w:fldCharType="separate"/>
      </w:r>
      <w:r w:rsidR="002B0A1D">
        <w:rPr>
          <w:noProof/>
        </w:rPr>
        <w:t>1</w:t>
      </w:r>
      <w:r w:rsidR="00D826AD">
        <w:rPr>
          <w:b w:val="0"/>
          <w:bCs w:val="0"/>
          <w:iCs w:val="0"/>
        </w:rPr>
        <w:fldChar w:fldCharType="end"/>
      </w:r>
      <w:r>
        <w:noBreakHyphen/>
      </w:r>
      <w:r w:rsidR="00D826AD">
        <w:rPr>
          <w:b w:val="0"/>
          <w:bCs w:val="0"/>
          <w:iCs w:val="0"/>
        </w:rPr>
        <w:fldChar w:fldCharType="begin"/>
      </w:r>
      <w:r>
        <w:instrText xml:space="preserve"> SEQ Figure \* ARABIC \s 1 </w:instrText>
      </w:r>
      <w:r w:rsidR="00D826AD">
        <w:rPr>
          <w:b w:val="0"/>
          <w:bCs w:val="0"/>
          <w:iCs w:val="0"/>
        </w:rPr>
        <w:fldChar w:fldCharType="separate"/>
      </w:r>
      <w:r w:rsidR="002B0A1D">
        <w:rPr>
          <w:noProof/>
        </w:rPr>
        <w:t>1</w:t>
      </w:r>
      <w:r w:rsidR="00D826AD">
        <w:rPr>
          <w:b w:val="0"/>
          <w:bCs w:val="0"/>
          <w:iCs w:val="0"/>
        </w:rPr>
        <w:fldChar w:fldCharType="end"/>
      </w:r>
      <w:r w:rsidRPr="00E15AF2">
        <w:t>. Use Case Diagram</w:t>
      </w:r>
      <w:bookmarkEnd w:id="1383"/>
    </w:p>
    <w:p w14:paraId="46768CC4" w14:textId="77777777" w:rsidR="00667BA9" w:rsidRPr="00E15AF2" w:rsidRDefault="00667BA9" w:rsidP="00B06218">
      <w:pPr>
        <w:pStyle w:val="FigureCaption"/>
      </w:pPr>
    </w:p>
    <w:p w14:paraId="4D0314F7" w14:textId="181BB4ED" w:rsidR="00667BA9" w:rsidRPr="004B1700" w:rsidRDefault="00343AFF" w:rsidP="00667BA9">
      <w:pPr>
        <w:pStyle w:val="NormalIndented"/>
        <w:ind w:left="0"/>
        <w:jc w:val="center"/>
      </w:pPr>
      <w:ins w:id="1384" w:author=" Bob Yencha" w:date="2011-12-20T10:38:00Z">
        <w:r>
          <w:object w:dxaOrig="15035" w:dyaOrig="7572" w14:anchorId="4D8D8D72">
            <v:shape id="_x0000_i1025" type="#_x0000_t75" style="width:441.75pt;height:173.25pt" o:ole="">
              <v:imagedata r:id="rId35" o:title="" cropbottom="32402f" cropright="22597f"/>
            </v:shape>
            <o:OLEObject Type="Embed" ProgID="Visio.Drawing.11" ShapeID="_x0000_i1025" DrawAspect="Content" ObjectID="_1482501850" r:id="rId36"/>
          </w:object>
        </w:r>
      </w:ins>
      <w:ins w:id="1385" w:author="Swain, Ashley" w:date="2011-11-22T12:29:00Z">
        <w:del w:id="1386" w:author=" Bob Yencha" w:date="2011-12-20T10:38:00Z">
          <w:r w:rsidR="001C047D">
            <w:rPr>
              <w:noProof/>
            </w:rPr>
            <w:object w:dxaOrig="1440" w:dyaOrig="1440" w14:anchorId="4A7824CE">
              <v:shape id="_x0000_s1129" type="#_x0000_t75" style="position:absolute;left:0;text-align:left;margin-left:0;margin-top:0;width:751.8pt;height:378.7pt;z-index:251664384;mso-position-horizontal:center;mso-position-horizontal-relative:text;mso-position-vertical-relative:text" wrapcoords="346 233 381 21367 415 21367 21531 21367 21531 388 21496 233 346 233">
                <v:imagedata r:id="rId37" o:title=""/>
                <w10:wrap type="tight"/>
              </v:shape>
              <o:OLEObject Type="Embed" ProgID="Visio.Drawing.11" ShapeID="_x0000_s1129" DrawAspect="Content" ObjectID="_1482501853" r:id="rId38"/>
            </w:object>
          </w:r>
        </w:del>
      </w:ins>
      <w:del w:id="1387" w:author="Swain, Ashley" w:date="2011-11-22T09:40:00Z">
        <w:r w:rsidR="00783AFC">
          <w:rPr>
            <w:noProof/>
            <w:lang w:eastAsia="en-US"/>
          </w:rPr>
          <w:drawing>
            <wp:inline distT="0" distB="0" distL="0" distR="0" wp14:anchorId="7E28DD3B" wp14:editId="1DCE8D9E">
              <wp:extent cx="5715000" cy="1790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5000" cy="1790700"/>
                      </a:xfrm>
                      <a:prstGeom prst="rect">
                        <a:avLst/>
                      </a:prstGeom>
                      <a:noFill/>
                      <a:ln>
                        <a:noFill/>
                      </a:ln>
                    </pic:spPr>
                  </pic:pic>
                </a:graphicData>
              </a:graphic>
            </wp:inline>
          </w:drawing>
        </w:r>
      </w:del>
    </w:p>
    <w:p w14:paraId="0A4838CD" w14:textId="77777777" w:rsidR="00667BA9" w:rsidRPr="00617FC9" w:rsidRDefault="00667BA9" w:rsidP="00667BA9">
      <w:pPr>
        <w:pStyle w:val="FigureCaption"/>
      </w:pPr>
      <w:bookmarkStart w:id="1388" w:name="_Toc292383801"/>
      <w:bookmarkStart w:id="1389" w:name="_Toc185961352"/>
      <w:r w:rsidRPr="004B1700">
        <w:t xml:space="preserve">Figure </w:t>
      </w:r>
      <w:r w:rsidR="00D826AD">
        <w:fldChar w:fldCharType="begin"/>
      </w:r>
      <w:r>
        <w:instrText xml:space="preserve"> STYLEREF 1 \s </w:instrText>
      </w:r>
      <w:r w:rsidR="00D826AD">
        <w:fldChar w:fldCharType="separate"/>
      </w:r>
      <w:r w:rsidR="002B0A1D">
        <w:rPr>
          <w:noProof/>
        </w:rPr>
        <w:t>1</w:t>
      </w:r>
      <w:r w:rsidR="00D826AD">
        <w:fldChar w:fldCharType="end"/>
      </w:r>
      <w:r>
        <w:noBreakHyphen/>
      </w:r>
      <w:r w:rsidR="00D826AD">
        <w:fldChar w:fldCharType="begin"/>
      </w:r>
      <w:r>
        <w:instrText xml:space="preserve"> SEQ Figure \* ARABIC \s 1 </w:instrText>
      </w:r>
      <w:r w:rsidR="00D826AD">
        <w:fldChar w:fldCharType="separate"/>
      </w:r>
      <w:r w:rsidR="002B0A1D">
        <w:rPr>
          <w:noProof/>
        </w:rPr>
        <w:t>2</w:t>
      </w:r>
      <w:r w:rsidR="00D826AD">
        <w:fldChar w:fldCharType="end"/>
      </w:r>
      <w:r w:rsidR="001F74DD">
        <w:t>.</w:t>
      </w:r>
      <w:r w:rsidRPr="004B1700">
        <w:t xml:space="preserve"> Context Diagram</w:t>
      </w:r>
      <w:bookmarkEnd w:id="1388"/>
      <w:bookmarkEnd w:id="1389"/>
    </w:p>
    <w:p w14:paraId="0FB7C7A0" w14:textId="77777777" w:rsidR="00667BA9" w:rsidRDefault="00667BA9">
      <w:pPr>
        <w:pStyle w:val="Heading3"/>
      </w:pPr>
      <w:bookmarkStart w:id="1390" w:name="_Toc189111929"/>
      <w:r w:rsidRPr="004B1700">
        <w:t>User Story</w:t>
      </w:r>
      <w:bookmarkEnd w:id="1390"/>
    </w:p>
    <w:p w14:paraId="1871EC9D" w14:textId="77777777" w:rsidR="00667BA9" w:rsidRPr="004B1700" w:rsidRDefault="00667BA9" w:rsidP="00667BA9">
      <w:pPr>
        <w:pStyle w:val="NormalIndented"/>
        <w:ind w:left="0"/>
      </w:pPr>
      <w:r w:rsidRPr="004B1700">
        <w:t xml:space="preserve">A Provider </w:t>
      </w:r>
      <w:r w:rsidRPr="004B1700">
        <w:rPr>
          <w:i/>
        </w:rPr>
        <w:t>(order placer)</w:t>
      </w:r>
      <w:r w:rsidRPr="004B1700">
        <w:t xml:space="preserve"> may enter a laboratory order into an ambulatory EHR. A laboratory requisition is generated (paper or electronic) and is communicated to the laboratory. The information in the laboratory requisition is entered manually or captured electronically into the Laboratory Information System (</w:t>
      </w:r>
      <w:r w:rsidR="005F12BB">
        <w:t>LIS). After the specimen(s) has</w:t>
      </w:r>
      <w:r w:rsidRPr="004B1700">
        <w:t xml:space="preserve"> been collected and, if necessary, shipped or delivered to the laboratory, the laboratory processes the specimen(s). The laboratory performs or attempts to perform the test(s). If testing is successful, results are obtained and entered/released in the laboratory information system. An authorized person at the laboratory reviews and approves the laboratory test results to be sent to the ordering provider.</w:t>
      </w:r>
    </w:p>
    <w:p w14:paraId="658F124F" w14:textId="77777777" w:rsidR="00667BA9" w:rsidRPr="004B1700" w:rsidRDefault="00667BA9" w:rsidP="00667BA9">
      <w:pPr>
        <w:pStyle w:val="NormalIndented"/>
        <w:ind w:left="0"/>
      </w:pPr>
      <w:r w:rsidRPr="004B1700">
        <w:t xml:space="preserve">The laboratory's LIS </w:t>
      </w:r>
      <w:r w:rsidRPr="004B1700">
        <w:rPr>
          <w:i/>
        </w:rPr>
        <w:t>(results sender)</w:t>
      </w:r>
      <w:r w:rsidR="00DB4F79">
        <w:t xml:space="preserve"> transmits the results to the p</w:t>
      </w:r>
      <w:r w:rsidRPr="004B1700">
        <w:t xml:space="preserve">rovider’s </w:t>
      </w:r>
      <w:r>
        <w:t>EHR</w:t>
      </w:r>
      <w:r w:rsidRPr="004B1700">
        <w:t xml:space="preserve"> </w:t>
      </w:r>
      <w:r w:rsidRPr="004B1700">
        <w:rPr>
          <w:i/>
        </w:rPr>
        <w:t>(results receiver).</w:t>
      </w:r>
      <w:r w:rsidRPr="004B1700">
        <w:t xml:space="preserve"> The EHR incorporates the results into the pa</w:t>
      </w:r>
      <w:r w:rsidR="00DB4F79">
        <w:t>tient’s electronic record. The p</w:t>
      </w:r>
      <w:r w:rsidRPr="004B1700">
        <w:t>rovider logs into his/her EHR and views the laboratory results in order to inform patient care decisions.</w:t>
      </w:r>
    </w:p>
    <w:p w14:paraId="3CBE4148" w14:textId="77777777" w:rsidR="00667BA9" w:rsidRDefault="00667BA9">
      <w:pPr>
        <w:pStyle w:val="Heading3"/>
      </w:pPr>
      <w:bookmarkStart w:id="1391" w:name="_Toc189111930"/>
      <w:r w:rsidRPr="004B1700">
        <w:t>Use Case Assumptions</w:t>
      </w:r>
      <w:bookmarkEnd w:id="1391"/>
    </w:p>
    <w:p w14:paraId="69DB462A" w14:textId="77777777" w:rsidR="00A77A0C" w:rsidRDefault="00667BA9">
      <w:pPr>
        <w:pStyle w:val="NormalIndented"/>
        <w:numPr>
          <w:ilvl w:val="0"/>
          <w:numId w:val="19"/>
        </w:numPr>
      </w:pPr>
      <w:r w:rsidRPr="004B1700">
        <w:t xml:space="preserve">Providers securely access clinical information through an EHR system. </w:t>
      </w:r>
    </w:p>
    <w:p w14:paraId="1C1F9F63" w14:textId="77777777" w:rsidR="00A77A0C" w:rsidRDefault="00667BA9">
      <w:pPr>
        <w:pStyle w:val="NormalIndented"/>
        <w:numPr>
          <w:ilvl w:val="0"/>
          <w:numId w:val="19"/>
        </w:numPr>
      </w:pPr>
      <w:r w:rsidRPr="004B1700">
        <w:lastRenderedPageBreak/>
        <w:t>Appropriate security and transport protocols; patient identification methodology; requisition (order) identification methodology; consent; privacy and security procedures; coding, vocabulary and normalization standards have been agreed to by all relevant participants.</w:t>
      </w:r>
    </w:p>
    <w:p w14:paraId="0432628C" w14:textId="77777777" w:rsidR="00A77A0C" w:rsidRDefault="00667BA9">
      <w:pPr>
        <w:pStyle w:val="NormalIndented"/>
        <w:numPr>
          <w:ilvl w:val="0"/>
          <w:numId w:val="19"/>
        </w:numPr>
      </w:pPr>
      <w:r w:rsidRPr="004B1700">
        <w:t>This Use Case only addresses the exchange of laboratory results that are associated with the In Scope laboratory tests.</w:t>
      </w:r>
    </w:p>
    <w:p w14:paraId="1BFB5693" w14:textId="77777777" w:rsidR="00A77A0C" w:rsidRDefault="00667BA9">
      <w:pPr>
        <w:pStyle w:val="NormalIndented"/>
        <w:numPr>
          <w:ilvl w:val="0"/>
          <w:numId w:val="19"/>
        </w:numPr>
      </w:pPr>
      <w:r w:rsidRPr="004B1700">
        <w:t>All relevant parties have agreed on a structured laboratory test results message format.</w:t>
      </w:r>
    </w:p>
    <w:p w14:paraId="14350458" w14:textId="77777777" w:rsidR="00A77A0C" w:rsidRDefault="00667BA9">
      <w:pPr>
        <w:pStyle w:val="NormalIndented"/>
        <w:numPr>
          <w:ilvl w:val="0"/>
          <w:numId w:val="19"/>
        </w:numPr>
      </w:pPr>
      <w:r w:rsidRPr="004B1700">
        <w:t>This Use Case covers all CLIA reporting requirements, including but not limited to: result reports statuses; preliminary, final, appended, corrected and/or amended.</w:t>
      </w:r>
    </w:p>
    <w:p w14:paraId="50F46D9F" w14:textId="77777777" w:rsidR="00A77A0C" w:rsidRDefault="00667BA9">
      <w:pPr>
        <w:pStyle w:val="NormalIndented"/>
        <w:numPr>
          <w:ilvl w:val="0"/>
          <w:numId w:val="19"/>
        </w:numPr>
      </w:pPr>
      <w:r w:rsidRPr="004B1700">
        <w:t xml:space="preserve">For the specimen collection process the data included in the dataset considerations table are assumed to be available and reported in the result. </w:t>
      </w:r>
    </w:p>
    <w:p w14:paraId="4C1E5BCE" w14:textId="77777777" w:rsidR="00A77A0C" w:rsidRDefault="00667BA9">
      <w:pPr>
        <w:pStyle w:val="NormalIndented"/>
        <w:numPr>
          <w:ilvl w:val="0"/>
          <w:numId w:val="19"/>
        </w:numPr>
      </w:pPr>
      <w:r w:rsidRPr="004B1700">
        <w:t xml:space="preserve">Legal and governance issues regarding data access authorizations, data ownership, and data use are in effect. </w:t>
      </w:r>
    </w:p>
    <w:p w14:paraId="43B4CF05" w14:textId="77777777" w:rsidR="00667BA9" w:rsidRPr="004B1700" w:rsidRDefault="00667BA9" w:rsidP="00667BA9">
      <w:pPr>
        <w:pStyle w:val="NormalIndented"/>
        <w:numPr>
          <w:ilvl w:val="1"/>
          <w:numId w:val="12"/>
        </w:numPr>
      </w:pPr>
      <w:r w:rsidRPr="004B1700">
        <w:t xml:space="preserve">Established network and policy infrastructure to enable consistent, appropriate, and accurate information exchange across provider systems, data repositories and locator services. This includes, but is not limited to: </w:t>
      </w:r>
    </w:p>
    <w:p w14:paraId="0A76BCD9" w14:textId="77777777" w:rsidR="00667BA9" w:rsidRPr="004B1700" w:rsidRDefault="00667BA9" w:rsidP="00667BA9">
      <w:pPr>
        <w:pStyle w:val="NormalIndented"/>
        <w:numPr>
          <w:ilvl w:val="2"/>
          <w:numId w:val="13"/>
        </w:numPr>
      </w:pPr>
      <w:r w:rsidRPr="004B1700">
        <w:t xml:space="preserve">Methods to identify and authenticate users; </w:t>
      </w:r>
    </w:p>
    <w:p w14:paraId="083795FF" w14:textId="77777777" w:rsidR="00667BA9" w:rsidRPr="004B1700" w:rsidRDefault="00667BA9" w:rsidP="00667BA9">
      <w:pPr>
        <w:pStyle w:val="NormalIndented"/>
        <w:numPr>
          <w:ilvl w:val="2"/>
          <w:numId w:val="13"/>
        </w:numPr>
      </w:pPr>
      <w:r w:rsidRPr="004B1700">
        <w:t xml:space="preserve">Methods to identify and determine Providers of care; </w:t>
      </w:r>
    </w:p>
    <w:p w14:paraId="5781FDD9" w14:textId="77777777" w:rsidR="00667BA9" w:rsidRPr="004B1700" w:rsidRDefault="00667BA9" w:rsidP="00667BA9">
      <w:pPr>
        <w:pStyle w:val="NormalIndented"/>
        <w:numPr>
          <w:ilvl w:val="2"/>
          <w:numId w:val="13"/>
        </w:numPr>
      </w:pPr>
      <w:r w:rsidRPr="004B1700">
        <w:t xml:space="preserve">Methods to enforce data access authorization policies; </w:t>
      </w:r>
    </w:p>
    <w:p w14:paraId="30F46019" w14:textId="77777777" w:rsidR="00667BA9" w:rsidRPr="004B1700" w:rsidRDefault="00667BA9" w:rsidP="00667BA9">
      <w:pPr>
        <w:pStyle w:val="NormalIndented"/>
        <w:numPr>
          <w:ilvl w:val="2"/>
          <w:numId w:val="13"/>
        </w:numPr>
      </w:pPr>
      <w:r w:rsidRPr="004B1700">
        <w:t>Methods to ensure the veracity of data;</w:t>
      </w:r>
    </w:p>
    <w:p w14:paraId="2A1778FF" w14:textId="77777777" w:rsidR="00667BA9" w:rsidRPr="004B1700" w:rsidRDefault="00667BA9" w:rsidP="00667BA9">
      <w:pPr>
        <w:pStyle w:val="NormalIndented"/>
        <w:numPr>
          <w:ilvl w:val="1"/>
          <w:numId w:val="14"/>
        </w:numPr>
      </w:pPr>
      <w:r w:rsidRPr="004B1700">
        <w:t>Detailed audit trails are kept as necessary by all participating systems.</w:t>
      </w:r>
    </w:p>
    <w:p w14:paraId="6189A746" w14:textId="77777777" w:rsidR="00667BA9" w:rsidRPr="004B1700" w:rsidRDefault="00667BA9" w:rsidP="00667BA9">
      <w:pPr>
        <w:pStyle w:val="NormalIndented"/>
        <w:numPr>
          <w:ilvl w:val="0"/>
          <w:numId w:val="11"/>
        </w:numPr>
      </w:pPr>
      <w:r w:rsidRPr="004B1700">
        <w:t xml:space="preserve">Security and privacy policies, procedures and practices are commonly implemented to support acceptable levels of patient privacy and security; i.e. HIPAA, HITECH and EHR certification criteria. </w:t>
      </w:r>
    </w:p>
    <w:p w14:paraId="78E3240F" w14:textId="77777777" w:rsidR="00667BA9" w:rsidRPr="004B1700" w:rsidRDefault="00334B65" w:rsidP="00667BA9">
      <w:pPr>
        <w:pStyle w:val="NormalIndented"/>
        <w:numPr>
          <w:ilvl w:val="0"/>
          <w:numId w:val="11"/>
        </w:numPr>
      </w:pPr>
      <w:r>
        <w:t>A LIS</w:t>
      </w:r>
      <w:r w:rsidR="00667BA9">
        <w:t xml:space="preserve"> </w:t>
      </w:r>
      <w:r w:rsidR="00667BA9" w:rsidRPr="004B1700">
        <w:t xml:space="preserve">will be the sender of laboratory test results while </w:t>
      </w:r>
      <w:r>
        <w:t>an EHR</w:t>
      </w:r>
      <w:r w:rsidR="00667BA9" w:rsidRPr="004B1700">
        <w:t xml:space="preserve"> will be the receiver.</w:t>
      </w:r>
    </w:p>
    <w:p w14:paraId="3CEB486A" w14:textId="77777777" w:rsidR="00667BA9" w:rsidRPr="004B1700" w:rsidRDefault="00667BA9" w:rsidP="00667BA9">
      <w:pPr>
        <w:pStyle w:val="NormalIndented"/>
        <w:numPr>
          <w:ilvl w:val="0"/>
          <w:numId w:val="11"/>
        </w:numPr>
      </w:pPr>
      <w:r w:rsidRPr="004B1700">
        <w:t>The transport mechanism will provide guaranteed delivery and error handling</w:t>
      </w:r>
    </w:p>
    <w:p w14:paraId="2945D2D1" w14:textId="77777777" w:rsidR="00667BA9" w:rsidRPr="004B1700" w:rsidRDefault="00667BA9" w:rsidP="00667BA9">
      <w:pPr>
        <w:pStyle w:val="NormalIndented"/>
        <w:numPr>
          <w:ilvl w:val="0"/>
          <w:numId w:val="11"/>
        </w:numPr>
      </w:pPr>
      <w:r w:rsidRPr="004B1700">
        <w:t xml:space="preserve">This Use Case acknowledges the variations in requirements for reporting across local, state, tribal, and territorial boundaries as well as voluntary versus mandatory requirements. </w:t>
      </w:r>
    </w:p>
    <w:p w14:paraId="76B55A43" w14:textId="77777777" w:rsidR="00667BA9" w:rsidRPr="004B1700" w:rsidDel="00E70AC8" w:rsidRDefault="00667BA9" w:rsidP="00667BA9">
      <w:pPr>
        <w:pStyle w:val="NormalIndented"/>
        <w:numPr>
          <w:ilvl w:val="0"/>
          <w:numId w:val="11"/>
        </w:numPr>
        <w:rPr>
          <w:del w:id="1392" w:author="Bob Yencha" w:date="2011-11-21T22:42:00Z"/>
        </w:rPr>
      </w:pPr>
      <w:del w:id="1393" w:author="Bob Yencha" w:date="2011-11-21T22:42:00Z">
        <w:r w:rsidRPr="004B1700" w:rsidDel="00E70AC8">
          <w:delText>All Federal, State &amp; local regulations are being supported.</w:delText>
        </w:r>
      </w:del>
    </w:p>
    <w:p w14:paraId="2654C157" w14:textId="77777777" w:rsidR="00667BA9" w:rsidRPr="004B1700" w:rsidRDefault="00667BA9" w:rsidP="00667BA9">
      <w:pPr>
        <w:pStyle w:val="NormalIndented"/>
        <w:numPr>
          <w:ilvl w:val="0"/>
          <w:numId w:val="11"/>
        </w:numPr>
      </w:pPr>
      <w:r w:rsidRPr="004B1700">
        <w:t>Laboratories meet accreditation criteria according to jurisdiction requirements or agency criteria.</w:t>
      </w:r>
    </w:p>
    <w:p w14:paraId="1C89E9F8" w14:textId="77777777" w:rsidR="00667BA9" w:rsidRDefault="00667BA9">
      <w:pPr>
        <w:pStyle w:val="Heading3"/>
      </w:pPr>
      <w:bookmarkStart w:id="1394" w:name="_Toc292383762"/>
      <w:bookmarkStart w:id="1395" w:name="_Toc189111931"/>
      <w:r w:rsidRPr="004B1700">
        <w:t>Pre-Conditions</w:t>
      </w:r>
      <w:bookmarkEnd w:id="1394"/>
      <w:bookmarkEnd w:id="1395"/>
    </w:p>
    <w:p w14:paraId="71E18DE2" w14:textId="77777777" w:rsidR="00667BA9" w:rsidRPr="004B1700" w:rsidRDefault="00667BA9" w:rsidP="00667BA9">
      <w:pPr>
        <w:pStyle w:val="NormalIndented"/>
        <w:numPr>
          <w:ilvl w:val="0"/>
          <w:numId w:val="10"/>
        </w:numPr>
      </w:pPr>
      <w:r w:rsidRPr="004B1700">
        <w:t xml:space="preserve">An order has been generated by an Ordering Provider for </w:t>
      </w:r>
      <w:del w:id="1396" w:author="Bob Yencha" w:date="2011-11-21T22:42:00Z">
        <w:r w:rsidRPr="004B1700" w:rsidDel="00E70AC8">
          <w:delText>the original or repeated</w:delText>
        </w:r>
      </w:del>
      <w:ins w:id="1397" w:author="Bob Yencha" w:date="2011-11-21T22:42:00Z">
        <w:r w:rsidR="00E70AC8">
          <w:t>one or more</w:t>
        </w:r>
      </w:ins>
      <w:r w:rsidRPr="004B1700">
        <w:t xml:space="preserve"> laboratory tests results to be produced.</w:t>
      </w:r>
    </w:p>
    <w:p w14:paraId="750CF92E" w14:textId="77777777" w:rsidR="005C4EFC" w:rsidRPr="004B1700" w:rsidRDefault="005C4EFC" w:rsidP="005C4EFC">
      <w:pPr>
        <w:pStyle w:val="NormalIndented"/>
        <w:numPr>
          <w:ilvl w:val="0"/>
          <w:numId w:val="10"/>
        </w:numPr>
      </w:pPr>
      <w:r w:rsidRPr="004B1700">
        <w:t xml:space="preserve">The Laboratory receives an order (electronic, paper, etc.) or the Laboratory receives a request to re-run (repeat) a test, or determines a need to re-run a test for possible correction, or determines that reflex testing (which is based on criteria set by the medical review board) is required or determines the need to amend a test result based on erroneous information. </w:t>
      </w:r>
    </w:p>
    <w:p w14:paraId="0DC05113" w14:textId="77777777" w:rsidR="00667BA9" w:rsidRPr="004B1700" w:rsidRDefault="00667BA9" w:rsidP="00667BA9">
      <w:pPr>
        <w:pStyle w:val="NormalIndented"/>
        <w:numPr>
          <w:ilvl w:val="0"/>
          <w:numId w:val="10"/>
        </w:numPr>
      </w:pPr>
      <w:r w:rsidRPr="004B1700">
        <w:lastRenderedPageBreak/>
        <w:t>The Laboratory receives the appropriate clinical information to perform the ordered test</w:t>
      </w:r>
      <w:r>
        <w:t>.</w:t>
      </w:r>
    </w:p>
    <w:p w14:paraId="25F30704" w14:textId="77777777" w:rsidR="00667BA9" w:rsidRPr="004B1700" w:rsidRDefault="00667BA9" w:rsidP="00667BA9">
      <w:pPr>
        <w:pStyle w:val="NormalIndented"/>
        <w:numPr>
          <w:ilvl w:val="0"/>
          <w:numId w:val="10"/>
        </w:numPr>
      </w:pPr>
      <w:r w:rsidRPr="004B1700">
        <w:t>Laboratory has entered manually or through the interface pertinent (or corrected) data from an order into the Laboratory Information System.</w:t>
      </w:r>
    </w:p>
    <w:p w14:paraId="7760F85F" w14:textId="77777777" w:rsidR="00667BA9" w:rsidRPr="004B1700" w:rsidRDefault="00667BA9" w:rsidP="00667BA9">
      <w:pPr>
        <w:pStyle w:val="NormalIndented"/>
        <w:numPr>
          <w:ilvl w:val="0"/>
          <w:numId w:val="10"/>
        </w:numPr>
      </w:pPr>
      <w:r w:rsidRPr="004B1700">
        <w:t>Laboratory has received and processed properly identified specimen(s) related to the ordered test(s).</w:t>
      </w:r>
    </w:p>
    <w:p w14:paraId="5E253F22" w14:textId="77777777" w:rsidR="00667BA9" w:rsidRPr="004B1700" w:rsidRDefault="00667BA9" w:rsidP="00667BA9">
      <w:pPr>
        <w:pStyle w:val="NormalIndented"/>
        <w:numPr>
          <w:ilvl w:val="0"/>
          <w:numId w:val="10"/>
        </w:numPr>
      </w:pPr>
      <w:r w:rsidRPr="004B1700">
        <w:t>Laboratory entered or received from the ordering EHR environment, pertinent data from/about the specimen into the Laboratory Information System.</w:t>
      </w:r>
    </w:p>
    <w:p w14:paraId="55F3E779" w14:textId="77777777" w:rsidR="00667BA9" w:rsidRPr="004B1700" w:rsidRDefault="00667BA9" w:rsidP="00667BA9">
      <w:pPr>
        <w:pStyle w:val="NormalIndented"/>
        <w:numPr>
          <w:ilvl w:val="0"/>
          <w:numId w:val="10"/>
        </w:numPr>
      </w:pPr>
      <w:r w:rsidRPr="004B1700">
        <w:t>Laboratory performed the ordered tests on received specimens and/or incorporated calculated and reference data to produce the results referenced.</w:t>
      </w:r>
    </w:p>
    <w:p w14:paraId="0903EAEC" w14:textId="77777777" w:rsidR="00667BA9" w:rsidRPr="004B1700" w:rsidRDefault="00667BA9" w:rsidP="00667BA9">
      <w:pPr>
        <w:pStyle w:val="NormalIndented"/>
        <w:numPr>
          <w:ilvl w:val="0"/>
          <w:numId w:val="10"/>
        </w:numPr>
      </w:pPr>
      <w:r w:rsidRPr="004B1700">
        <w:t>The laboratory result message contains both the appropriate patient information and the originating order information to associate the laboratory results to the correct patient and original order.</w:t>
      </w:r>
    </w:p>
    <w:p w14:paraId="76580AAA" w14:textId="77777777" w:rsidR="00667BA9" w:rsidRPr="004B1700" w:rsidRDefault="00667BA9" w:rsidP="00667BA9">
      <w:pPr>
        <w:pStyle w:val="NormalIndented"/>
        <w:numPr>
          <w:ilvl w:val="0"/>
          <w:numId w:val="10"/>
        </w:numPr>
      </w:pPr>
      <w:r w:rsidRPr="004B1700">
        <w:t>Laboratory information system is capable of and ready to send laboratory results electronically and in standardized structured format</w:t>
      </w:r>
      <w:r w:rsidR="00400CF4">
        <w:t xml:space="preserve">. </w:t>
      </w:r>
    </w:p>
    <w:p w14:paraId="2A9E1F09" w14:textId="77777777" w:rsidR="00667BA9" w:rsidRPr="004B1700" w:rsidRDefault="00667BA9" w:rsidP="00667BA9">
      <w:pPr>
        <w:pStyle w:val="NormalIndented"/>
        <w:numPr>
          <w:ilvl w:val="0"/>
          <w:numId w:val="10"/>
        </w:numPr>
      </w:pPr>
      <w:r w:rsidRPr="004B1700">
        <w:t>EHR system is in place and capable of receiving laboratory results electronically and in standardized structured format</w:t>
      </w:r>
      <w:r w:rsidR="00400CF4">
        <w:t xml:space="preserve">. </w:t>
      </w:r>
    </w:p>
    <w:p w14:paraId="0F1958BD" w14:textId="77777777" w:rsidR="00667BA9" w:rsidRPr="004B1700" w:rsidRDefault="00667BA9" w:rsidP="00667BA9">
      <w:pPr>
        <w:pStyle w:val="NormalIndented"/>
        <w:numPr>
          <w:ilvl w:val="0"/>
          <w:numId w:val="10"/>
        </w:numPr>
      </w:pPr>
      <w:r w:rsidRPr="004B1700">
        <w:t>The laboratory result is verified and ready for release.</w:t>
      </w:r>
    </w:p>
    <w:p w14:paraId="5A6E148A" w14:textId="77777777" w:rsidR="00667BA9" w:rsidRDefault="00667BA9">
      <w:pPr>
        <w:pStyle w:val="Heading3"/>
      </w:pPr>
      <w:bookmarkStart w:id="1398" w:name="_Toc189111932"/>
      <w:r w:rsidRPr="004B1700">
        <w:t>Post Condition</w:t>
      </w:r>
      <w:bookmarkEnd w:id="1398"/>
    </w:p>
    <w:p w14:paraId="4C16CFB8" w14:textId="77777777" w:rsidR="00667BA9" w:rsidDel="00433F96" w:rsidRDefault="00667BA9" w:rsidP="00667BA9">
      <w:pPr>
        <w:pStyle w:val="NormalIndented"/>
        <w:numPr>
          <w:ilvl w:val="0"/>
          <w:numId w:val="15"/>
        </w:numPr>
        <w:rPr>
          <w:del w:id="1399" w:author="Swain, Ashley" w:date="2011-11-27T21:35:00Z"/>
        </w:rPr>
      </w:pPr>
      <w:del w:id="1400" w:author="Swain, Ashley" w:date="2011-11-27T21:35:00Z">
        <w:r w:rsidRPr="004B1700" w:rsidDel="00433F96">
          <w:delText>The result is available for patient care.</w:delText>
        </w:r>
      </w:del>
    </w:p>
    <w:p w14:paraId="222B9AAA" w14:textId="77777777" w:rsidR="00433F96" w:rsidRDefault="00433F96" w:rsidP="00433F96">
      <w:pPr>
        <w:pStyle w:val="NormalIndented"/>
        <w:numPr>
          <w:ilvl w:val="0"/>
          <w:numId w:val="15"/>
        </w:numPr>
      </w:pPr>
      <w:ins w:id="1401" w:author="Swain, Ashley" w:date="2011-11-27T21:34:00Z">
        <w:r w:rsidRPr="00433F96">
          <w:t>Laboratory results are accurately reported and successfully transmitted electronically from the laboratory LIS system to the Ordering Provider's EHR System, module or other results receiver (as determined by the laws in each locale).</w:t>
        </w:r>
      </w:ins>
    </w:p>
    <w:p w14:paraId="7DD936E8" w14:textId="77777777" w:rsidR="00433F96" w:rsidRPr="004B1700" w:rsidRDefault="00433F96" w:rsidP="00433F96">
      <w:pPr>
        <w:pStyle w:val="NormalIndented"/>
        <w:numPr>
          <w:ilvl w:val="0"/>
          <w:numId w:val="15"/>
        </w:numPr>
      </w:pPr>
      <w:ins w:id="1402" w:author="Swain, Ashley" w:date="2011-11-27T21:35:00Z">
        <w:r w:rsidRPr="00433F96">
          <w:t>The provider’s EHR system has electronically received the laboratory results, incorporated in a standardized structured format, and if available, associated with a patient and laboratory order.</w:t>
        </w:r>
      </w:ins>
    </w:p>
    <w:p w14:paraId="111C699B" w14:textId="77777777" w:rsidR="00667BA9" w:rsidRDefault="00667BA9">
      <w:pPr>
        <w:pStyle w:val="Heading3"/>
      </w:pPr>
      <w:bookmarkStart w:id="1403" w:name="_Toc189111933"/>
      <w:r w:rsidRPr="004B1700">
        <w:t>Functional Requirements</w:t>
      </w:r>
      <w:bookmarkEnd w:id="1403"/>
    </w:p>
    <w:tbl>
      <w:tblPr>
        <w:tblW w:w="9378" w:type="dxa"/>
        <w:tblInd w:w="58" w:type="dxa"/>
        <w:tblBorders>
          <w:top w:val="single" w:sz="4" w:space="0" w:color="C0C0C0"/>
          <w:left w:val="single" w:sz="4" w:space="0" w:color="C0C0C0"/>
          <w:bottom w:val="single" w:sz="12" w:space="0" w:color="CC3300"/>
          <w:right w:val="single" w:sz="4" w:space="0" w:color="C0C0C0"/>
          <w:insideH w:val="single" w:sz="12" w:space="0" w:color="CC3300"/>
          <w:insideV w:val="single" w:sz="4" w:space="0" w:color="C0C0C0"/>
        </w:tblBorders>
        <w:tblLayout w:type="fixed"/>
        <w:tblCellMar>
          <w:left w:w="58" w:type="dxa"/>
          <w:right w:w="58" w:type="dxa"/>
        </w:tblCellMar>
        <w:tblLook w:val="01E0" w:firstRow="1" w:lastRow="1" w:firstColumn="1" w:lastColumn="1" w:noHBand="0" w:noVBand="0"/>
      </w:tblPr>
      <w:tblGrid>
        <w:gridCol w:w="2460"/>
        <w:gridCol w:w="690"/>
        <w:gridCol w:w="2700"/>
        <w:gridCol w:w="810"/>
        <w:gridCol w:w="2718"/>
      </w:tblGrid>
      <w:tr w:rsidR="000C5F1D" w:rsidRPr="00290D1F" w14:paraId="0C7E7797" w14:textId="77777777">
        <w:trPr>
          <w:cantSplit/>
          <w:tblHeader/>
        </w:trPr>
        <w:tc>
          <w:tcPr>
            <w:tcW w:w="9378" w:type="dxa"/>
            <w:gridSpan w:val="5"/>
            <w:tcBorders>
              <w:top w:val="single" w:sz="12" w:space="0" w:color="943634" w:themeColor="accent2" w:themeShade="BF"/>
              <w:bottom w:val="single" w:sz="12" w:space="0" w:color="943634" w:themeColor="accent2" w:themeShade="BF"/>
            </w:tcBorders>
            <w:shd w:val="clear" w:color="auto" w:fill="F3F3F3"/>
            <w:vAlign w:val="center"/>
          </w:tcPr>
          <w:p w14:paraId="0A0C1496" w14:textId="77777777" w:rsidR="000C5F1D" w:rsidRPr="004B1700" w:rsidRDefault="000C5F1D" w:rsidP="000C5F1D">
            <w:pPr>
              <w:pStyle w:val="Caption"/>
            </w:pPr>
            <w:bookmarkStart w:id="1404" w:name="_Toc189111860"/>
            <w:r>
              <w:t xml:space="preserve">Table </w:t>
            </w:r>
            <w:r w:rsidR="001C047D">
              <w:fldChar w:fldCharType="begin"/>
            </w:r>
            <w:r w:rsidR="001C047D">
              <w:instrText xml:space="preserve"> STYLEREF 1 \s </w:instrText>
            </w:r>
            <w:r w:rsidR="001C047D">
              <w:fldChar w:fldCharType="separate"/>
            </w:r>
            <w:r w:rsidR="002B0A1D">
              <w:rPr>
                <w:noProof/>
              </w:rPr>
              <w:t>1</w:t>
            </w:r>
            <w:r w:rsidR="001C047D">
              <w:rPr>
                <w:noProof/>
              </w:rPr>
              <w:fldChar w:fldCharType="end"/>
            </w:r>
            <w:r>
              <w:noBreakHyphen/>
            </w:r>
            <w:r w:rsidR="001C047D">
              <w:fldChar w:fldCharType="begin"/>
            </w:r>
            <w:r w:rsidR="001C047D">
              <w:instrText xml:space="preserve"> SEQ Table \* ARABIC \s 1 </w:instrText>
            </w:r>
            <w:r w:rsidR="001C047D">
              <w:fldChar w:fldCharType="separate"/>
            </w:r>
            <w:r w:rsidR="002B0A1D">
              <w:rPr>
                <w:noProof/>
              </w:rPr>
              <w:t>1</w:t>
            </w:r>
            <w:r w:rsidR="001C047D">
              <w:rPr>
                <w:noProof/>
              </w:rPr>
              <w:fldChar w:fldCharType="end"/>
            </w:r>
            <w:r>
              <w:t xml:space="preserve">. Information Interchange </w:t>
            </w:r>
            <w:r w:rsidRPr="00682C47">
              <w:t>Requirement</w:t>
            </w:r>
            <w:r>
              <w:t>s</w:t>
            </w:r>
            <w:bookmarkEnd w:id="1404"/>
          </w:p>
        </w:tc>
      </w:tr>
      <w:tr w:rsidR="00667BA9" w:rsidRPr="00290D1F" w14:paraId="05B1F50D" w14:textId="77777777">
        <w:trPr>
          <w:cantSplit/>
          <w:tblHeader/>
        </w:trPr>
        <w:tc>
          <w:tcPr>
            <w:tcW w:w="2460" w:type="dxa"/>
            <w:tcBorders>
              <w:top w:val="single" w:sz="12" w:space="0" w:color="943634" w:themeColor="accent2" w:themeShade="BF"/>
              <w:bottom w:val="single" w:sz="12" w:space="0" w:color="943634" w:themeColor="accent2" w:themeShade="BF"/>
            </w:tcBorders>
            <w:shd w:val="clear" w:color="auto" w:fill="F3F3F3"/>
            <w:vAlign w:val="center"/>
          </w:tcPr>
          <w:p w14:paraId="6ABE9F10" w14:textId="77777777" w:rsidR="00667BA9" w:rsidRPr="00AC6E47" w:rsidRDefault="00667BA9" w:rsidP="00667BA9">
            <w:pPr>
              <w:pStyle w:val="TableHeading1"/>
            </w:pPr>
            <w:r w:rsidRPr="00883939">
              <w:t xml:space="preserve">Information </w:t>
            </w:r>
            <w:r w:rsidRPr="004B1700">
              <w:t>Initiating System</w:t>
            </w:r>
            <w:r w:rsidRPr="00AC6E47">
              <w:t xml:space="preserve"> </w:t>
            </w:r>
          </w:p>
        </w:tc>
        <w:tc>
          <w:tcPr>
            <w:tcW w:w="690" w:type="dxa"/>
            <w:tcBorders>
              <w:top w:val="single" w:sz="12" w:space="0" w:color="943634" w:themeColor="accent2" w:themeShade="BF"/>
              <w:bottom w:val="single" w:sz="12" w:space="0" w:color="943634" w:themeColor="accent2" w:themeShade="BF"/>
            </w:tcBorders>
            <w:shd w:val="clear" w:color="auto" w:fill="F3F3F3"/>
            <w:vAlign w:val="center"/>
          </w:tcPr>
          <w:p w14:paraId="2DE92665" w14:textId="77777777" w:rsidR="00667BA9" w:rsidRDefault="00667BA9">
            <w:pPr>
              <w:pStyle w:val="TableHeading1"/>
              <w:jc w:val="center"/>
              <w:rPr>
                <w:kern w:val="20"/>
                <w:sz w:val="24"/>
                <w:szCs w:val="24"/>
                <w:lang w:eastAsia="de-DE"/>
              </w:rPr>
            </w:pPr>
          </w:p>
        </w:tc>
        <w:tc>
          <w:tcPr>
            <w:tcW w:w="2700" w:type="dxa"/>
            <w:tcBorders>
              <w:top w:val="single" w:sz="12" w:space="0" w:color="943634" w:themeColor="accent2" w:themeShade="BF"/>
              <w:bottom w:val="single" w:sz="12" w:space="0" w:color="943634" w:themeColor="accent2" w:themeShade="BF"/>
            </w:tcBorders>
            <w:shd w:val="clear" w:color="auto" w:fill="F3F3F3"/>
            <w:vAlign w:val="center"/>
          </w:tcPr>
          <w:p w14:paraId="6472B4A6" w14:textId="77777777" w:rsidR="00667BA9" w:rsidRPr="00AC6E47" w:rsidRDefault="00667BA9" w:rsidP="00667BA9">
            <w:pPr>
              <w:pStyle w:val="TableHeading1"/>
            </w:pPr>
            <w:r w:rsidRPr="004B1700">
              <w:t>Information Interchange Requirement Name</w:t>
            </w:r>
            <w:r w:rsidRPr="00AC6E47">
              <w:t xml:space="preserve"> </w:t>
            </w:r>
          </w:p>
        </w:tc>
        <w:tc>
          <w:tcPr>
            <w:tcW w:w="810" w:type="dxa"/>
            <w:tcBorders>
              <w:top w:val="single" w:sz="12" w:space="0" w:color="943634" w:themeColor="accent2" w:themeShade="BF"/>
              <w:bottom w:val="single" w:sz="12" w:space="0" w:color="943634" w:themeColor="accent2" w:themeShade="BF"/>
            </w:tcBorders>
            <w:shd w:val="clear" w:color="auto" w:fill="F3F3F3"/>
            <w:vAlign w:val="center"/>
          </w:tcPr>
          <w:p w14:paraId="1F893AD8" w14:textId="77777777" w:rsidR="00667BA9" w:rsidRDefault="00667BA9">
            <w:pPr>
              <w:pStyle w:val="TableHeading1"/>
              <w:jc w:val="center"/>
              <w:rPr>
                <w:kern w:val="20"/>
                <w:sz w:val="24"/>
                <w:szCs w:val="24"/>
                <w:lang w:eastAsia="de-DE"/>
              </w:rPr>
            </w:pPr>
          </w:p>
        </w:tc>
        <w:tc>
          <w:tcPr>
            <w:tcW w:w="2718" w:type="dxa"/>
            <w:tcBorders>
              <w:top w:val="single" w:sz="12" w:space="0" w:color="943634" w:themeColor="accent2" w:themeShade="BF"/>
              <w:bottom w:val="single" w:sz="12" w:space="0" w:color="943634" w:themeColor="accent2" w:themeShade="BF"/>
            </w:tcBorders>
            <w:shd w:val="clear" w:color="auto" w:fill="F3F3F3"/>
            <w:vAlign w:val="center"/>
          </w:tcPr>
          <w:p w14:paraId="6EA33194" w14:textId="77777777" w:rsidR="00667BA9" w:rsidRPr="00AC6E47" w:rsidRDefault="00667BA9" w:rsidP="00667BA9">
            <w:pPr>
              <w:pStyle w:val="TableHeading1"/>
            </w:pPr>
            <w:r w:rsidRPr="004B1700">
              <w:t>Receiving System</w:t>
            </w:r>
          </w:p>
        </w:tc>
      </w:tr>
      <w:tr w:rsidR="00667BA9" w:rsidRPr="00E77A2C" w14:paraId="5D8EBE56" w14:textId="77777777">
        <w:tblPrEx>
          <w:tblBorders>
            <w:insideV w:val="single" w:sz="4" w:space="0" w:color="D9D9D9"/>
          </w:tblBorders>
        </w:tblPrEx>
        <w:trPr>
          <w:cantSplit/>
        </w:trPr>
        <w:tc>
          <w:tcPr>
            <w:tcW w:w="2460" w:type="dxa"/>
            <w:tcBorders>
              <w:top w:val="single" w:sz="12" w:space="0" w:color="943634" w:themeColor="accent2" w:themeShade="BF"/>
            </w:tcBorders>
          </w:tcPr>
          <w:p w14:paraId="1712B7FC" w14:textId="77777777" w:rsidR="00667BA9" w:rsidRPr="00AC6E47" w:rsidRDefault="00667BA9" w:rsidP="008F7891">
            <w:pPr>
              <w:pStyle w:val="TableContent"/>
            </w:pPr>
            <w:r w:rsidRPr="004B1700">
              <w:t>Laboratory Information System</w:t>
            </w:r>
          </w:p>
        </w:tc>
        <w:tc>
          <w:tcPr>
            <w:tcW w:w="690" w:type="dxa"/>
            <w:tcBorders>
              <w:top w:val="single" w:sz="12" w:space="0" w:color="943634" w:themeColor="accent2" w:themeShade="BF"/>
            </w:tcBorders>
          </w:tcPr>
          <w:p w14:paraId="4429043B" w14:textId="77777777" w:rsidR="00667BA9" w:rsidRDefault="00667BA9" w:rsidP="008F7891">
            <w:pPr>
              <w:pStyle w:val="TableContent"/>
              <w:rPr>
                <w:lang w:eastAsia="de-DE"/>
              </w:rPr>
            </w:pPr>
            <w:r w:rsidRPr="004B1700">
              <w:t>Send</w:t>
            </w:r>
            <w:r>
              <w:t>s</w:t>
            </w:r>
          </w:p>
        </w:tc>
        <w:tc>
          <w:tcPr>
            <w:tcW w:w="2700" w:type="dxa"/>
            <w:tcBorders>
              <w:top w:val="single" w:sz="12" w:space="0" w:color="943634" w:themeColor="accent2" w:themeShade="BF"/>
            </w:tcBorders>
          </w:tcPr>
          <w:p w14:paraId="7494226C" w14:textId="77777777" w:rsidR="00667BA9" w:rsidRPr="00AC6E47" w:rsidRDefault="00667BA9" w:rsidP="008F7891">
            <w:pPr>
              <w:pStyle w:val="TableContent"/>
            </w:pPr>
            <w:r w:rsidRPr="004B1700">
              <w:t>Laboratory Test Result</w:t>
            </w:r>
          </w:p>
        </w:tc>
        <w:tc>
          <w:tcPr>
            <w:tcW w:w="810" w:type="dxa"/>
            <w:tcBorders>
              <w:top w:val="single" w:sz="12" w:space="0" w:color="943634" w:themeColor="accent2" w:themeShade="BF"/>
            </w:tcBorders>
          </w:tcPr>
          <w:p w14:paraId="71F98503" w14:textId="77777777" w:rsidR="00667BA9" w:rsidRDefault="00667BA9" w:rsidP="008F7891">
            <w:pPr>
              <w:pStyle w:val="TableContent"/>
              <w:rPr>
                <w:lang w:eastAsia="de-DE"/>
              </w:rPr>
            </w:pPr>
            <w:r w:rsidRPr="004B1700">
              <w:t>Receives</w:t>
            </w:r>
          </w:p>
        </w:tc>
        <w:tc>
          <w:tcPr>
            <w:tcW w:w="2718" w:type="dxa"/>
            <w:tcBorders>
              <w:top w:val="single" w:sz="12" w:space="0" w:color="943634" w:themeColor="accent2" w:themeShade="BF"/>
            </w:tcBorders>
          </w:tcPr>
          <w:p w14:paraId="0C70C6FE" w14:textId="77777777" w:rsidR="00667BA9" w:rsidRPr="00AC6E47" w:rsidRDefault="00667BA9" w:rsidP="008F7891">
            <w:pPr>
              <w:pStyle w:val="TableContent"/>
            </w:pPr>
            <w:r w:rsidRPr="004B1700">
              <w:t>Electronic Health Record System</w:t>
            </w:r>
          </w:p>
        </w:tc>
      </w:tr>
    </w:tbl>
    <w:p w14:paraId="4828CEB2" w14:textId="77777777" w:rsidR="006D2321" w:rsidDel="004F7874" w:rsidRDefault="006D2321" w:rsidP="000C5F1D">
      <w:pPr>
        <w:rPr>
          <w:ins w:id="1405" w:author="Bob Yencha" w:date="2011-12-19T23:45:00Z"/>
          <w:del w:id="1406" w:author=" Bob Yencha" w:date="2011-12-20T10:22:00Z"/>
        </w:rPr>
      </w:pPr>
    </w:p>
    <w:p w14:paraId="608E5A41" w14:textId="77777777" w:rsidR="00DA0894" w:rsidRPr="000C5F1D" w:rsidRDefault="006D2321" w:rsidP="000C5F1D">
      <w:ins w:id="1407" w:author="Bob Yencha" w:date="2011-12-19T23:45:00Z">
        <w:del w:id="1408" w:author=" Bob Yencha" w:date="2011-12-20T10:22:00Z">
          <w:r w:rsidDel="004F7874">
            <w:br w:type="page"/>
          </w:r>
        </w:del>
      </w:ins>
    </w:p>
    <w:tbl>
      <w:tblPr>
        <w:tblW w:w="9378" w:type="dxa"/>
        <w:tblInd w:w="108" w:type="dxa"/>
        <w:tblBorders>
          <w:top w:val="single" w:sz="12" w:space="0" w:color="CC3300"/>
          <w:bottom w:val="single" w:sz="12" w:space="0" w:color="CC3300"/>
          <w:insideH w:val="single" w:sz="12" w:space="0" w:color="CC3300"/>
        </w:tblBorders>
        <w:tblLayout w:type="fixed"/>
        <w:tblLook w:val="01E0" w:firstRow="1" w:lastRow="1" w:firstColumn="1" w:lastColumn="1" w:noHBand="0" w:noVBand="0"/>
      </w:tblPr>
      <w:tblGrid>
        <w:gridCol w:w="2520"/>
        <w:gridCol w:w="6858"/>
      </w:tblGrid>
      <w:tr w:rsidR="000C5F1D" w:rsidRPr="00290D1F" w14:paraId="5CE50270" w14:textId="77777777">
        <w:tc>
          <w:tcPr>
            <w:tcW w:w="9378" w:type="dxa"/>
            <w:gridSpan w:val="2"/>
            <w:shd w:val="clear" w:color="auto" w:fill="F3F3F3"/>
            <w:vAlign w:val="center"/>
          </w:tcPr>
          <w:p w14:paraId="5029566A" w14:textId="77777777" w:rsidR="000C5F1D" w:rsidRPr="004B1700" w:rsidRDefault="000C5F1D" w:rsidP="000C5F1D">
            <w:pPr>
              <w:pStyle w:val="Caption"/>
            </w:pPr>
            <w:bookmarkStart w:id="1409" w:name="_Toc189111861"/>
            <w:r>
              <w:t xml:space="preserve">Table </w:t>
            </w:r>
            <w:r w:rsidR="001C047D">
              <w:fldChar w:fldCharType="begin"/>
            </w:r>
            <w:r w:rsidR="001C047D">
              <w:instrText xml:space="preserve"> STYLEREF 1 \s </w:instrText>
            </w:r>
            <w:r w:rsidR="001C047D">
              <w:fldChar w:fldCharType="separate"/>
            </w:r>
            <w:r w:rsidR="002B0A1D">
              <w:rPr>
                <w:noProof/>
              </w:rPr>
              <w:t>1</w:t>
            </w:r>
            <w:r w:rsidR="001C047D">
              <w:rPr>
                <w:noProof/>
              </w:rPr>
              <w:fldChar w:fldCharType="end"/>
            </w:r>
            <w:r>
              <w:noBreakHyphen/>
            </w:r>
            <w:r w:rsidR="001C047D">
              <w:fldChar w:fldCharType="begin"/>
            </w:r>
            <w:r w:rsidR="001C047D">
              <w:instrText xml:space="preserve"> SEQ Table \* ARABIC \s 1 </w:instrText>
            </w:r>
            <w:r w:rsidR="001C047D">
              <w:fldChar w:fldCharType="separate"/>
            </w:r>
            <w:r w:rsidR="002B0A1D">
              <w:rPr>
                <w:noProof/>
              </w:rPr>
              <w:t>2</w:t>
            </w:r>
            <w:r w:rsidR="001C047D">
              <w:rPr>
                <w:noProof/>
              </w:rPr>
              <w:fldChar w:fldCharType="end"/>
            </w:r>
            <w:r>
              <w:t>. System Requirements</w:t>
            </w:r>
            <w:bookmarkEnd w:id="1409"/>
          </w:p>
        </w:tc>
      </w:tr>
      <w:tr w:rsidR="00667BA9" w:rsidRPr="00290D1F" w14:paraId="71C87D3C" w14:textId="77777777">
        <w:tc>
          <w:tcPr>
            <w:tcW w:w="2520" w:type="dxa"/>
            <w:shd w:val="clear" w:color="auto" w:fill="F3F3F3"/>
            <w:vAlign w:val="center"/>
          </w:tcPr>
          <w:p w14:paraId="589B6C09" w14:textId="77777777" w:rsidR="00667BA9" w:rsidRPr="00AC6E47" w:rsidRDefault="00667BA9" w:rsidP="000C5F1D">
            <w:pPr>
              <w:pStyle w:val="TableHeadingA"/>
            </w:pPr>
            <w:r w:rsidRPr="004B1700">
              <w:t>System</w:t>
            </w:r>
          </w:p>
        </w:tc>
        <w:tc>
          <w:tcPr>
            <w:tcW w:w="6858" w:type="dxa"/>
            <w:shd w:val="clear" w:color="auto" w:fill="F3F3F3"/>
            <w:vAlign w:val="center"/>
          </w:tcPr>
          <w:p w14:paraId="5D8C7DF1" w14:textId="77777777" w:rsidR="00667BA9" w:rsidRPr="00AC6E47" w:rsidRDefault="00667BA9" w:rsidP="000C5F1D">
            <w:pPr>
              <w:pStyle w:val="TableHeadingA"/>
            </w:pPr>
            <w:r w:rsidRPr="004B1700">
              <w:t>System Requirement</w:t>
            </w:r>
          </w:p>
        </w:tc>
      </w:tr>
      <w:tr w:rsidR="00667BA9" w:rsidRPr="00E77A2C" w14:paraId="3298BB7D" w14:textId="77777777">
        <w:tblPrEx>
          <w:tblCellMar>
            <w:left w:w="58" w:type="dxa"/>
            <w:right w:w="58" w:type="dxa"/>
          </w:tblCellMar>
        </w:tblPrEx>
        <w:trPr>
          <w:cantSplit/>
        </w:trPr>
        <w:tc>
          <w:tcPr>
            <w:tcW w:w="2520" w:type="dxa"/>
            <w:vAlign w:val="center"/>
          </w:tcPr>
          <w:p w14:paraId="33795C36" w14:textId="77777777" w:rsidR="00667BA9" w:rsidRPr="00AC6E47" w:rsidRDefault="00667BA9" w:rsidP="008F7891">
            <w:pPr>
              <w:pStyle w:val="TableContent"/>
            </w:pPr>
            <w:r w:rsidRPr="004B1700">
              <w:t>Laboratory Information System</w:t>
            </w:r>
          </w:p>
        </w:tc>
        <w:tc>
          <w:tcPr>
            <w:tcW w:w="6858" w:type="dxa"/>
            <w:vAlign w:val="center"/>
          </w:tcPr>
          <w:p w14:paraId="51D34F5E" w14:textId="77777777" w:rsidR="00667BA9" w:rsidRPr="00AC6E47" w:rsidRDefault="00667BA9" w:rsidP="00635537">
            <w:pPr>
              <w:pStyle w:val="TableContent"/>
            </w:pPr>
            <w:r w:rsidRPr="004B1700">
              <w:t>Form a laboratory message with standardized</w:t>
            </w:r>
            <w:r w:rsidR="00635537">
              <w:t xml:space="preserve"> </w:t>
            </w:r>
            <w:r w:rsidRPr="004B1700">
              <w:t>structured data</w:t>
            </w:r>
            <w:r w:rsidR="00635537">
              <w:rPr>
                <w:rStyle w:val="FootnoteReference"/>
              </w:rPr>
              <w:footnoteReference w:id="2"/>
            </w:r>
            <w:r>
              <w:t xml:space="preserve"> </w:t>
            </w:r>
            <w:r w:rsidRPr="004B1700">
              <w:t>meeting CLIA and other federal and state regulatory requirements</w:t>
            </w:r>
          </w:p>
        </w:tc>
      </w:tr>
      <w:tr w:rsidR="00667BA9" w:rsidRPr="00E77A2C" w14:paraId="7B7F84D8" w14:textId="77777777">
        <w:tblPrEx>
          <w:tblCellMar>
            <w:left w:w="58" w:type="dxa"/>
            <w:right w:w="58" w:type="dxa"/>
          </w:tblCellMar>
        </w:tblPrEx>
        <w:trPr>
          <w:cantSplit/>
        </w:trPr>
        <w:tc>
          <w:tcPr>
            <w:tcW w:w="2520" w:type="dxa"/>
            <w:vAlign w:val="center"/>
          </w:tcPr>
          <w:p w14:paraId="285D8B4B" w14:textId="77777777" w:rsidR="00667BA9" w:rsidRPr="00AC6E47" w:rsidRDefault="00667BA9" w:rsidP="008F7891">
            <w:pPr>
              <w:pStyle w:val="TableContent"/>
            </w:pPr>
            <w:r w:rsidRPr="004B1700">
              <w:t>Electronic Health Record System</w:t>
            </w:r>
          </w:p>
        </w:tc>
        <w:tc>
          <w:tcPr>
            <w:tcW w:w="6858" w:type="dxa"/>
            <w:vAlign w:val="center"/>
          </w:tcPr>
          <w:p w14:paraId="27B590C4" w14:textId="77777777" w:rsidR="00667BA9" w:rsidRPr="00AC6E47" w:rsidRDefault="00667BA9" w:rsidP="008F7891">
            <w:pPr>
              <w:pStyle w:val="TableContent"/>
            </w:pPr>
            <w:r w:rsidRPr="004B1700">
              <w:t>Incorporate test data from the laboratory message as standardized structured data.</w:t>
            </w:r>
          </w:p>
        </w:tc>
      </w:tr>
    </w:tbl>
    <w:p w14:paraId="661843E8" w14:textId="77777777" w:rsidR="000C5F1D" w:rsidRPr="000C5F1D" w:rsidRDefault="000C5F1D" w:rsidP="000C5F1D"/>
    <w:p w14:paraId="4BF21BC8" w14:textId="77777777" w:rsidR="00145BCA" w:rsidDel="004F7874" w:rsidRDefault="00667BA9">
      <w:pPr>
        <w:pStyle w:val="Heading3"/>
        <w:spacing w:before="0" w:after="0"/>
        <w:rPr>
          <w:del w:id="1410" w:author=" Bob Yencha" w:date="2011-12-20T10:30:00Z"/>
        </w:rPr>
      </w:pPr>
      <w:del w:id="1411" w:author=" Bob Yencha" w:date="2011-12-20T10:30:00Z">
        <w:r w:rsidRPr="004B1700" w:rsidDel="004F7874">
          <w:delText>Sequence Diagram</w:delText>
        </w:r>
      </w:del>
    </w:p>
    <w:p w14:paraId="2220B534" w14:textId="0D6C9A51" w:rsidR="00145BCA" w:rsidRDefault="004F7874">
      <w:pPr>
        <w:pStyle w:val="NormalIndented"/>
        <w:ind w:left="0"/>
      </w:pPr>
      <w:ins w:id="1412" w:author=" Bob Yencha" w:date="2011-12-20T10:29:00Z">
        <w:r>
          <w:object w:dxaOrig="16219" w:dyaOrig="8723" w14:anchorId="00BC1DF1">
            <v:shape id="_x0000_i1026" type="#_x0000_t75" style="width:436.5pt;height:327.75pt" o:ole="">
              <v:imagedata r:id="rId40" o:title="" cropright="18618f"/>
            </v:shape>
            <o:OLEObject Type="Embed" ProgID="Visio.Drawing.11" ShapeID="_x0000_i1026" DrawAspect="Content" ObjectID="_1482501851" r:id="rId41"/>
          </w:object>
        </w:r>
      </w:ins>
      <w:ins w:id="1413" w:author="Swain, Ashley" w:date="2011-11-22T09:49:00Z">
        <w:del w:id="1414" w:author=" Bob Yencha" w:date="2011-12-20T10:29:00Z">
          <w:r w:rsidR="001C047D">
            <w:rPr>
              <w:noProof/>
            </w:rPr>
            <w:object w:dxaOrig="1440" w:dyaOrig="1440" w14:anchorId="4BD5639E">
              <v:shape id="_x0000_s1122" type="#_x0000_t75" style="position:absolute;margin-left:2.3pt;margin-top:1.7pt;width:436.3pt;height:327.85pt;z-index:251662336;mso-position-horizontal-relative:text;mso-position-vertical-relative:text">
                <v:imagedata r:id="rId42" o:title="" cropright="18618f"/>
                <w10:wrap type="square"/>
              </v:shape>
              <o:OLEObject Type="Embed" ProgID="Visio.Drawing.11" ShapeID="_x0000_s1122" DrawAspect="Content" ObjectID="_1482501854" r:id="rId43"/>
            </w:object>
          </w:r>
        </w:del>
      </w:ins>
      <w:del w:id="1415" w:author="Swain, Ashley" w:date="2011-11-22T09:48:00Z">
        <w:r w:rsidR="00783AFC">
          <w:rPr>
            <w:noProof/>
            <w:lang w:eastAsia="en-US"/>
          </w:rPr>
          <w:drawing>
            <wp:inline distT="0" distB="0" distL="0" distR="0" wp14:anchorId="545B7FA9" wp14:editId="45F2C496">
              <wp:extent cx="4819650" cy="1419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b="56580"/>
                      <a:stretch>
                        <a:fillRect/>
                      </a:stretch>
                    </pic:blipFill>
                    <pic:spPr bwMode="auto">
                      <a:xfrm>
                        <a:off x="0" y="0"/>
                        <a:ext cx="4819650" cy="1419225"/>
                      </a:xfrm>
                      <a:prstGeom prst="rect">
                        <a:avLst/>
                      </a:prstGeom>
                      <a:noFill/>
                      <a:ln>
                        <a:noFill/>
                      </a:ln>
                    </pic:spPr>
                  </pic:pic>
                </a:graphicData>
              </a:graphic>
            </wp:inline>
          </w:drawing>
        </w:r>
      </w:del>
    </w:p>
    <w:p w14:paraId="5BD454CB" w14:textId="77777777" w:rsidR="00145BCA" w:rsidRDefault="00667BA9">
      <w:pPr>
        <w:pStyle w:val="FigureCaption"/>
        <w:spacing w:before="0"/>
      </w:pPr>
      <w:bookmarkStart w:id="1416" w:name="_Toc292383803"/>
      <w:bookmarkStart w:id="1417" w:name="_Toc185961353"/>
      <w:r w:rsidRPr="004B1700">
        <w:t xml:space="preserve">Figure </w:t>
      </w:r>
      <w:r w:rsidR="00D826AD">
        <w:fldChar w:fldCharType="begin"/>
      </w:r>
      <w:r>
        <w:instrText xml:space="preserve"> STYLEREF 1 \s </w:instrText>
      </w:r>
      <w:r w:rsidR="00D826AD">
        <w:fldChar w:fldCharType="separate"/>
      </w:r>
      <w:r w:rsidR="002B0A1D">
        <w:rPr>
          <w:noProof/>
        </w:rPr>
        <w:t>1</w:t>
      </w:r>
      <w:r w:rsidR="00D826AD">
        <w:fldChar w:fldCharType="end"/>
      </w:r>
      <w:r>
        <w:noBreakHyphen/>
      </w:r>
      <w:r w:rsidR="00D826AD">
        <w:fldChar w:fldCharType="begin"/>
      </w:r>
      <w:r>
        <w:instrText xml:space="preserve"> SEQ Figure \* ARABIC \s 1 </w:instrText>
      </w:r>
      <w:r w:rsidR="00D826AD">
        <w:fldChar w:fldCharType="separate"/>
      </w:r>
      <w:r w:rsidR="002B0A1D">
        <w:rPr>
          <w:noProof/>
        </w:rPr>
        <w:t>3</w:t>
      </w:r>
      <w:r w:rsidR="00D826AD">
        <w:fldChar w:fldCharType="end"/>
      </w:r>
      <w:r w:rsidR="001F74DD">
        <w:t xml:space="preserve">. </w:t>
      </w:r>
      <w:r w:rsidR="009217C5">
        <w:t>Seq</w:t>
      </w:r>
      <w:r w:rsidRPr="004B1700">
        <w:t>uence Diagram</w:t>
      </w:r>
      <w:bookmarkEnd w:id="1416"/>
      <w:bookmarkEnd w:id="1417"/>
    </w:p>
    <w:p w14:paraId="7BC5E5D4" w14:textId="77777777" w:rsidR="00667BA9" w:rsidRPr="000763DA" w:rsidRDefault="00667BA9" w:rsidP="000763DA">
      <w:pPr>
        <w:pStyle w:val="Heading2"/>
      </w:pPr>
      <w:bookmarkStart w:id="1418" w:name="_Toc189111934"/>
      <w:r w:rsidRPr="000763DA">
        <w:t>Key Technical Decisions</w:t>
      </w:r>
      <w:bookmarkEnd w:id="1418"/>
    </w:p>
    <w:p w14:paraId="720F0068" w14:textId="77777777" w:rsidR="00667BA9" w:rsidRDefault="00667BA9" w:rsidP="00667BA9">
      <w:r w:rsidRPr="00AC6D55">
        <w:t xml:space="preserve">One of the primary features of this implementation guide is its focus on key points of broad interoperability. </w:t>
      </w:r>
      <w:r>
        <w:t xml:space="preserve">The HL7 implementation guides in </w:t>
      </w:r>
      <w:r w:rsidR="00FF30F2">
        <w:t xml:space="preserve">Section </w:t>
      </w:r>
      <w:r w:rsidR="00D826AD">
        <w:fldChar w:fldCharType="begin"/>
      </w:r>
      <w:r w:rsidR="00FF30F2">
        <w:instrText xml:space="preserve"> REF _Ref177730263 \w \h </w:instrText>
      </w:r>
      <w:r w:rsidR="00D826AD">
        <w:fldChar w:fldCharType="separate"/>
      </w:r>
      <w:r w:rsidR="002B0A1D">
        <w:t>1.5.4</w:t>
      </w:r>
      <w:r w:rsidR="00D826AD">
        <w:fldChar w:fldCharType="end"/>
      </w:r>
      <w:r w:rsidR="00FF30F2">
        <w:t>-</w:t>
      </w:r>
      <w:r w:rsidR="00D826AD">
        <w:fldChar w:fldCharType="begin"/>
      </w:r>
      <w:r w:rsidR="00FF30F2">
        <w:instrText xml:space="preserve"> REF _Ref177730361 \h </w:instrText>
      </w:r>
      <w:r w:rsidR="00D826AD">
        <w:fldChar w:fldCharType="separate"/>
      </w:r>
      <w:r w:rsidR="002B0A1D" w:rsidRPr="00AC6D55">
        <w:t>Referenced Profiles</w:t>
      </w:r>
      <w:r w:rsidR="00D826AD">
        <w:fldChar w:fldCharType="end"/>
      </w:r>
      <w:r w:rsidR="00FF30F2">
        <w:t xml:space="preserve"> i</w:t>
      </w:r>
      <w:r>
        <w:t>nformed the content of this specification as analysis indicated that none of the candidate guides could satisfy the use case requirements without some adjustment. This guide is the result of combining the best practices from the current body of work while making further adjustment to meet the needs of ambulatory reporting and preparing for increased consistency of lab result reporting across care settings.</w:t>
      </w:r>
    </w:p>
    <w:p w14:paraId="448F8281" w14:textId="77777777" w:rsidR="00667BA9" w:rsidRPr="00177FBC" w:rsidRDefault="00667BA9" w:rsidP="00667BA9">
      <w:pPr>
        <w:pStyle w:val="Heading3"/>
      </w:pPr>
      <w:bookmarkStart w:id="1419" w:name="_Toc189111935"/>
      <w:r w:rsidRPr="00177FBC">
        <w:t>Use of ISO O</w:t>
      </w:r>
      <w:r w:rsidR="00446EDB">
        <w:t>bject Identifier (OID)</w:t>
      </w:r>
      <w:bookmarkEnd w:id="1419"/>
    </w:p>
    <w:p w14:paraId="508E57EB" w14:textId="77777777" w:rsidR="00667BA9" w:rsidRPr="00362290" w:rsidRDefault="00667BA9" w:rsidP="00667BA9">
      <w:r>
        <w:t xml:space="preserve">This guide defines multiple profiles, one of which employs the use of </w:t>
      </w:r>
      <w:r w:rsidR="00446EDB">
        <w:t xml:space="preserve">an </w:t>
      </w:r>
      <w:r>
        <w:t>ISO Object Identifier</w:t>
      </w:r>
      <w:r w:rsidR="00446EDB">
        <w:t xml:space="preserve"> </w:t>
      </w:r>
      <w:r>
        <w:t>(</w:t>
      </w:r>
      <w:ins w:id="1420" w:author="Bob Yencha" w:date="2011-11-28T19:18:00Z">
        <w:r w:rsidR="0051004C">
          <w:t>ISO/IEC 8824:1990(E)</w:t>
        </w:r>
      </w:ins>
      <w:del w:id="1421" w:author="Bob Yencha" w:date="2011-11-28T19:18:00Z">
        <w:r w:rsidDel="0051004C">
          <w:delText>OID</w:delText>
        </w:r>
      </w:del>
      <w:r>
        <w:t>)</w:t>
      </w:r>
      <w:ins w:id="1422" w:author="Bob Yencha" w:date="2011-11-28T19:18:00Z">
        <w:r w:rsidR="0051004C">
          <w:t xml:space="preserve"> (OID)</w:t>
        </w:r>
      </w:ins>
      <w:r>
        <w:t xml:space="preserve"> for </w:t>
      </w:r>
      <w:del w:id="1423" w:author="Bob Yencha" w:date="2011-11-21T22:29:00Z">
        <w:r w:rsidDel="005077BF">
          <w:delText xml:space="preserve">strong </w:delText>
        </w:r>
      </w:del>
      <w:ins w:id="1424" w:author="Bob Yencha" w:date="2011-11-21T22:40:00Z">
        <w:r w:rsidR="00D93AAC">
          <w:t>universally</w:t>
        </w:r>
      </w:ins>
      <w:ins w:id="1425" w:author="Bob Yencha" w:date="2011-11-21T22:29:00Z">
        <w:r w:rsidR="005077BF">
          <w:t xml:space="preserve"> unique </w:t>
        </w:r>
      </w:ins>
      <w:r>
        <w:t>identifier</w:t>
      </w:r>
      <w:r w:rsidR="00446EDB">
        <w:t>s</w:t>
      </w:r>
      <w:r>
        <w:t xml:space="preserve">. </w:t>
      </w:r>
      <w:r w:rsidRPr="00362290">
        <w:t xml:space="preserve">The ISO OID specification is the globally accepted technology </w:t>
      </w:r>
      <w:r>
        <w:t>for this purpose and is recommended</w:t>
      </w:r>
      <w:r w:rsidRPr="00362290">
        <w:t xml:space="preserve"> as the means to satisfy the requirement for a </w:t>
      </w:r>
      <w:del w:id="1426" w:author="Bob Yencha" w:date="2011-11-21T22:40:00Z">
        <w:r w:rsidRPr="00362290" w:rsidDel="00D93AAC">
          <w:delText xml:space="preserve">strong </w:delText>
        </w:r>
      </w:del>
      <w:ins w:id="1427" w:author="Bob Yencha" w:date="2011-11-21T22:40:00Z">
        <w:r w:rsidR="00D93AAC">
          <w:t>universally unique</w:t>
        </w:r>
        <w:r w:rsidR="00D93AAC" w:rsidRPr="00362290">
          <w:t xml:space="preserve"> </w:t>
        </w:r>
      </w:ins>
      <w:r w:rsidRPr="00362290">
        <w:t>identifier. HL7 has developed an implementation guide for the use of OIDs, “HL7 Implementation Guidance for Unique Object Identifiers (OIDs), Release 1</w:t>
      </w:r>
      <w:r w:rsidRPr="00362290">
        <w:rPr>
          <w:rStyle w:val="FootnoteReference"/>
        </w:rPr>
        <w:footnoteReference w:id="3"/>
      </w:r>
      <w:r w:rsidRPr="00362290">
        <w:t xml:space="preserve">”, which provides guidance on how organizations can </w:t>
      </w:r>
      <w:r w:rsidR="00446EDB">
        <w:t xml:space="preserve">use and </w:t>
      </w:r>
      <w:r w:rsidRPr="00362290">
        <w:t>manage OIDs.</w:t>
      </w:r>
    </w:p>
    <w:p w14:paraId="7FCFB007" w14:textId="77777777" w:rsidR="00667BA9" w:rsidRDefault="00667BA9" w:rsidP="00667BA9">
      <w:r>
        <w:lastRenderedPageBreak/>
        <w:t xml:space="preserve">OIDs provide a </w:t>
      </w:r>
      <w:r w:rsidRPr="00362290">
        <w:t>strong identifier that uniquely identifies the object in question and is global in scope.</w:t>
      </w:r>
      <w:r>
        <w:t xml:space="preserve"> </w:t>
      </w:r>
      <w:r w:rsidR="000B2326">
        <w:t>Examples of</w:t>
      </w:r>
      <w:r w:rsidRPr="00362290">
        <w:t xml:space="preserve"> information </w:t>
      </w:r>
      <w:r>
        <w:t xml:space="preserve">that OIDs can identify </w:t>
      </w:r>
      <w:r w:rsidR="000B2326">
        <w:t>are</w:t>
      </w:r>
      <w:r>
        <w:t xml:space="preserve"> items about</w:t>
      </w:r>
      <w:r w:rsidRPr="00362290">
        <w:t xml:space="preserve"> patients, orders,</w:t>
      </w:r>
      <w:r>
        <w:t xml:space="preserve"> providers and organizations</w:t>
      </w:r>
      <w:r w:rsidR="00400CF4">
        <w:t xml:space="preserve">. </w:t>
      </w:r>
      <w:r w:rsidRPr="00362290">
        <w:t>This means the identifier includes enough information to remain unique when taken out of the context within which the identifier was created.</w:t>
      </w:r>
    </w:p>
    <w:p w14:paraId="5DA0FEB1" w14:textId="77777777" w:rsidR="00667BA9" w:rsidRDefault="00667BA9">
      <w:pPr>
        <w:pStyle w:val="Heading3"/>
      </w:pPr>
      <w:bookmarkStart w:id="1438" w:name="_Toc189111936"/>
      <w:r w:rsidRPr="0061345C">
        <w:t>Use of Vocabulary Standards</w:t>
      </w:r>
      <w:r w:rsidRPr="00AC6D55">
        <w:t xml:space="preserve"> </w:t>
      </w:r>
      <w:r w:rsidRPr="00AC6D55">
        <w:softHyphen/>
      </w:r>
      <w:bookmarkEnd w:id="1438"/>
      <w:r w:rsidRPr="00AC6D55">
        <w:t xml:space="preserve"> </w:t>
      </w:r>
    </w:p>
    <w:p w14:paraId="0457B9C6" w14:textId="77777777" w:rsidR="004C2C9C" w:rsidRPr="005179E0" w:rsidRDefault="004C2C9C" w:rsidP="004C2C9C">
      <w:r w:rsidRPr="00AC6D55">
        <w:t>This guide calls for specific vocabulary standards for the exch</w:t>
      </w:r>
      <w:r>
        <w:t>ange of laboratory information</w:t>
      </w:r>
      <w:ins w:id="1439" w:author="Bob Yencha" w:date="2011-11-29T16:51:00Z">
        <w:r w:rsidR="00B64B5F">
          <w:t xml:space="preserve"> such as LOINC and SNOMED</w:t>
        </w:r>
      </w:ins>
      <w:r>
        <w:t xml:space="preserve">. </w:t>
      </w:r>
      <w:r w:rsidRPr="00AC6D55">
        <w:t xml:space="preserve">Standard vocabularies, particularly coded laboratory results, enable automated decision support for patient healthcare, as well </w:t>
      </w:r>
      <w:r w:rsidRPr="005179E0">
        <w:t xml:space="preserve">as </w:t>
      </w:r>
      <w:r>
        <w:t>for</w:t>
      </w:r>
      <w:r w:rsidRPr="005179E0">
        <w:t xml:space="preserve"> public health surveillance of populations.</w:t>
      </w:r>
      <w:r>
        <w:t xml:space="preserve"> </w:t>
      </w:r>
    </w:p>
    <w:p w14:paraId="347EA2DE" w14:textId="77777777" w:rsidR="00667BA9" w:rsidRDefault="00667BA9">
      <w:pPr>
        <w:pStyle w:val="Heading3"/>
      </w:pPr>
      <w:bookmarkStart w:id="1440" w:name="_Toc189111937"/>
      <w:bookmarkStart w:id="1441" w:name="_Toc167863986"/>
      <w:bookmarkStart w:id="1442" w:name="_Toc171137785"/>
      <w:bookmarkStart w:id="1443" w:name="_Toc207005672"/>
      <w:r w:rsidRPr="00553BEE">
        <w:t>Field Length and Truncation</w:t>
      </w:r>
      <w:bookmarkEnd w:id="1440"/>
      <w:r w:rsidRPr="00553BEE">
        <w:t xml:space="preserve"> </w:t>
      </w:r>
    </w:p>
    <w:p w14:paraId="793AF27D" w14:textId="77777777" w:rsidR="00FA7938" w:rsidRDefault="00667BA9" w:rsidP="00667BA9">
      <w:r w:rsidRPr="006E6504">
        <w:t>This guide pre-adopts field length definition conventions and the stated lengths</w:t>
      </w:r>
      <w:r w:rsidR="00634AE0">
        <w:t xml:space="preserve"> from HL7 Version </w:t>
      </w:r>
      <w:del w:id="1444" w:author="Bob Yencha" w:date="2011-11-21T18:02:00Z">
        <w:r w:rsidR="00634AE0" w:rsidDel="00C42B2B">
          <w:delText>2.7</w:delText>
        </w:r>
      </w:del>
      <w:ins w:id="1445" w:author="Bob Yencha" w:date="2011-11-21T18:02:00Z">
        <w:r w:rsidR="00C42B2B">
          <w:t>2.7.1</w:t>
        </w:r>
      </w:ins>
      <w:r w:rsidR="00634AE0">
        <w:t>, Chapter 2 Control</w:t>
      </w:r>
      <w:r w:rsidR="0042680B">
        <w:t xml:space="preserve">; </w:t>
      </w:r>
      <w:r w:rsidRPr="006E6504">
        <w:t>it </w:t>
      </w:r>
      <w:r w:rsidR="0042680B">
        <w:t>also</w:t>
      </w:r>
      <w:r w:rsidR="0042680B" w:rsidRPr="006E6504">
        <w:t xml:space="preserve"> </w:t>
      </w:r>
      <w:r w:rsidRPr="006E6504">
        <w:t>provide</w:t>
      </w:r>
      <w:r w:rsidR="0042680B">
        <w:t>s</w:t>
      </w:r>
      <w:r w:rsidRPr="006E6504">
        <w:t xml:space="preserve"> further constraints </w:t>
      </w:r>
      <w:r w:rsidR="00853AA9">
        <w:t>to support</w:t>
      </w:r>
      <w:r w:rsidRPr="006E6504">
        <w:t xml:space="preserve"> the use case and scope</w:t>
      </w:r>
      <w:r w:rsidR="0042680B">
        <w:t xml:space="preserve"> defined in this guide</w:t>
      </w:r>
      <w:r w:rsidR="00634AE0">
        <w:t>.</w:t>
      </w:r>
    </w:p>
    <w:p w14:paraId="6575AF6D" w14:textId="77777777" w:rsidR="00A3239F" w:rsidRDefault="00446F55" w:rsidP="00446F55">
      <w:r>
        <w:t>T</w:t>
      </w:r>
      <w:r w:rsidR="00FA7938">
        <w:t xml:space="preserve">he Conformance Length parameter (Version </w:t>
      </w:r>
      <w:del w:id="1446" w:author="Bob Yencha" w:date="2011-11-21T18:02:00Z">
        <w:r w:rsidR="00FA7938" w:rsidDel="00C42B2B">
          <w:delText>2.7</w:delText>
        </w:r>
      </w:del>
      <w:ins w:id="1447" w:author="Bob Yencha" w:date="2011-11-21T18:02:00Z">
        <w:r w:rsidR="00C42B2B">
          <w:t>2.7.1</w:t>
        </w:r>
      </w:ins>
      <w:r w:rsidR="00FA7938">
        <w:t>, Chapter 2 Control, Section 2.5.5.3, Conformance Length)</w:t>
      </w:r>
      <w:r>
        <w:t xml:space="preserve"> has also been adopted in this guide and is defined in this excerpt from the base standard:</w:t>
      </w:r>
    </w:p>
    <w:p w14:paraId="6ED7D8EA" w14:textId="77777777" w:rsidR="00446F55" w:rsidRDefault="00A3239F" w:rsidP="00446F55">
      <w:r w:rsidRPr="00A3239F">
        <w:rPr>
          <w:bCs/>
          <w:i/>
        </w:rPr>
        <w:t>---------</w:t>
      </w:r>
      <w:r>
        <w:rPr>
          <w:bCs/>
          <w:i/>
        </w:rPr>
        <w:t xml:space="preserve"> start citation ---------</w:t>
      </w:r>
    </w:p>
    <w:p w14:paraId="69A96D8F" w14:textId="77777777" w:rsidR="00FA7938" w:rsidRPr="00A3239F" w:rsidRDefault="00446F55" w:rsidP="00A3239F">
      <w:r w:rsidRPr="00A3239F">
        <w:t>I</w:t>
      </w:r>
      <w:r w:rsidR="00FA7938" w:rsidRPr="00A3239F">
        <w:t>f populated, the conformance length column specifies the minimum length that applications must be able to store. Conformant applications SHALL not truncate a value that is shorter than the length specified. The conformance length is also the minimum value that maybe assigned to maximum length in an implementation profile.</w:t>
      </w:r>
    </w:p>
    <w:p w14:paraId="23DCFE2A" w14:textId="77777777" w:rsidR="00FA7938" w:rsidRPr="00A3239F" w:rsidRDefault="00FA7938" w:rsidP="00A3239F">
      <w:r w:rsidRPr="00A3239F">
        <w:t xml:space="preserve">In addition, the conformance length may be followed by a “=” or a “#”. The “=” denotes the value may never be truncated, and the “#” denotes that the truncation </w:t>
      </w:r>
      <w:r w:rsidR="00446F55" w:rsidRPr="00A3239F">
        <w:t>behavior</w:t>
      </w:r>
      <w:r w:rsidRPr="00A3239F">
        <w:t xml:space="preserve"> defined for the data type applies.</w:t>
      </w:r>
    </w:p>
    <w:p w14:paraId="700F445B" w14:textId="77777777" w:rsidR="00A3239F" w:rsidRDefault="00A3239F" w:rsidP="00A3239F">
      <w:r w:rsidRPr="00A3239F">
        <w:rPr>
          <w:bCs/>
          <w:i/>
        </w:rPr>
        <w:t>---------</w:t>
      </w:r>
      <w:r>
        <w:rPr>
          <w:bCs/>
          <w:i/>
        </w:rPr>
        <w:t xml:space="preserve"> end citation ---------</w:t>
      </w:r>
    </w:p>
    <w:p w14:paraId="14BE529E" w14:textId="77777777" w:rsidR="00667BA9" w:rsidRDefault="001D71D5" w:rsidP="00667BA9">
      <w:r w:rsidRPr="001D71D5">
        <w:t xml:space="preserve">Note that truncation is not allowed in this guide except for the FT primitive datatype, where </w:t>
      </w:r>
      <w:r w:rsidR="00760827" w:rsidRPr="001D71D5">
        <w:t>the base standard defines truncation behavior</w:t>
      </w:r>
      <w:r w:rsidRPr="001D71D5">
        <w:t>.</w:t>
      </w:r>
    </w:p>
    <w:p w14:paraId="64743F1A" w14:textId="77777777" w:rsidR="00AD0EFF" w:rsidRDefault="00AD0EFF" w:rsidP="00AD0EFF">
      <w:pPr>
        <w:pStyle w:val="Heading3"/>
      </w:pPr>
      <w:bookmarkStart w:id="1448" w:name="_Ref177730263"/>
      <w:bookmarkStart w:id="1449" w:name="_Ref177730361"/>
      <w:bookmarkStart w:id="1450" w:name="_Toc189111938"/>
      <w:bookmarkStart w:id="1451" w:name="_Ref175922275"/>
      <w:bookmarkStart w:id="1452" w:name="_Ref175922284"/>
      <w:r w:rsidRPr="00AC6D55">
        <w:t>Referenced Profiles</w:t>
      </w:r>
      <w:bookmarkEnd w:id="1448"/>
      <w:bookmarkEnd w:id="1449"/>
      <w:bookmarkEnd w:id="1450"/>
    </w:p>
    <w:p w14:paraId="5AA5C221" w14:textId="77777777" w:rsidR="00AD0EFF" w:rsidRDefault="00AD0EFF" w:rsidP="00AD0EFF">
      <w:pPr>
        <w:spacing w:before="100" w:after="0"/>
      </w:pPr>
      <w:r w:rsidRPr="00AC6D55">
        <w:t xml:space="preserve">This specification documents a message profile for Laboratory Reporting </w:t>
      </w:r>
      <w:r>
        <w:t xml:space="preserve">Results Interface (LRI) </w:t>
      </w:r>
      <w:del w:id="1453" w:author="Bob Yencha" w:date="2011-11-29T16:49:00Z">
        <w:r w:rsidRPr="00AC6D55" w:rsidDel="006256B1">
          <w:delText xml:space="preserve">- Receiver </w:delText>
        </w:r>
      </w:del>
      <w:r w:rsidRPr="00AC6D55">
        <w:t>profile</w:t>
      </w:r>
      <w:ins w:id="1454" w:author="Bob Yencha" w:date="2011-11-29T16:49:00Z">
        <w:r w:rsidR="006256B1">
          <w:t xml:space="preserve"> for Senders and Recievers</w:t>
        </w:r>
      </w:ins>
      <w:r>
        <w:t xml:space="preserve"> based on the HL7 version 2.5.1 </w:t>
      </w:r>
      <w:r>
        <w:rPr>
          <w:rStyle w:val="FootnoteReference"/>
        </w:rPr>
        <w:footnoteReference w:id="4"/>
      </w:r>
      <w:r>
        <w:t xml:space="preserve">. </w:t>
      </w:r>
      <w:r w:rsidRPr="00AC6D55">
        <w:t>Other laboratory results profiles were referenced and used as source materials in the development of this guide, including:</w:t>
      </w:r>
    </w:p>
    <w:p w14:paraId="2415453B" w14:textId="77777777" w:rsidR="00AD0EFF" w:rsidRDefault="00AD0EFF" w:rsidP="00AD0EFF">
      <w:pPr>
        <w:widowControl w:val="0"/>
        <w:numPr>
          <w:ilvl w:val="0"/>
          <w:numId w:val="2"/>
        </w:numPr>
        <w:tabs>
          <w:tab w:val="clear" w:pos="360"/>
          <w:tab w:val="num" w:pos="720"/>
        </w:tabs>
        <w:spacing w:before="120" w:after="0"/>
        <w:ind w:left="720"/>
      </w:pPr>
      <w:r w:rsidRPr="00AC6D55">
        <w:t>HL7 Ambulatory Care Laboratory Result Implementation Guide: EHR-Laboratory Interoperability And Connectivity Specification (ELINCS) - Release 1, July 1, 2008</w:t>
      </w:r>
    </w:p>
    <w:p w14:paraId="5F0DA8B8" w14:textId="77777777" w:rsidR="00AD0EFF" w:rsidRDefault="00AD0EFF" w:rsidP="00AD0EFF">
      <w:pPr>
        <w:widowControl w:val="0"/>
        <w:numPr>
          <w:ilvl w:val="0"/>
          <w:numId w:val="2"/>
        </w:numPr>
        <w:tabs>
          <w:tab w:val="clear" w:pos="360"/>
          <w:tab w:val="num" w:pos="720"/>
        </w:tabs>
        <w:spacing w:before="120" w:after="0"/>
        <w:ind w:left="720"/>
      </w:pPr>
      <w:r>
        <w:t>HL7</w:t>
      </w:r>
      <w:r w:rsidRPr="00AC6D55">
        <w:t xml:space="preserve"> Version 2.5.1 Implementation Guide: Orders And Observations; Interoperable Laboratory Result Reporting To E</w:t>
      </w:r>
      <w:r>
        <w:t>HR</w:t>
      </w:r>
      <w:r w:rsidR="005F12BB">
        <w:t xml:space="preserve"> (US</w:t>
      </w:r>
      <w:r w:rsidRPr="00AC6D55">
        <w:t xml:space="preserve"> Realm), Release 1, November, 2007</w:t>
      </w:r>
    </w:p>
    <w:p w14:paraId="2A0E9534" w14:textId="77777777" w:rsidR="00AD0EFF" w:rsidRDefault="00AD0EFF" w:rsidP="00AD0EFF">
      <w:pPr>
        <w:widowControl w:val="0"/>
        <w:numPr>
          <w:ilvl w:val="0"/>
          <w:numId w:val="2"/>
        </w:numPr>
        <w:tabs>
          <w:tab w:val="clear" w:pos="360"/>
          <w:tab w:val="num" w:pos="720"/>
        </w:tabs>
        <w:spacing w:before="120" w:after="0"/>
        <w:ind w:left="720"/>
      </w:pPr>
      <w:r w:rsidRPr="00AC6D55">
        <w:lastRenderedPageBreak/>
        <w:t>HL7 Version 2.5.1 Implementation Guide: Electronic Laboratory Reporting to Public Health, Release 1 (US Realm)</w:t>
      </w:r>
    </w:p>
    <w:p w14:paraId="0C7EB71F" w14:textId="77777777" w:rsidR="00AD0EFF" w:rsidRPr="00E77A2C" w:rsidRDefault="00AD0EFF" w:rsidP="00AD0EFF">
      <w:pPr>
        <w:widowControl w:val="0"/>
        <w:spacing w:before="120" w:after="0"/>
      </w:pPr>
      <w:r w:rsidRPr="00AC6D55">
        <w:t>This document should not be considered the source of truth for any statement or assertion in regards to the referenced profiles</w:t>
      </w:r>
      <w:r>
        <w:t xml:space="preserve">. </w:t>
      </w:r>
      <w:r w:rsidRPr="00AC6D55">
        <w:t>They are provided here as antecedent documentation</w:t>
      </w:r>
      <w:ins w:id="1458" w:author="Bob Yencha" w:date="2011-11-21T22:28:00Z">
        <w:r w:rsidR="000D1905">
          <w:t xml:space="preserve"> and are not required for successful impl</w:t>
        </w:r>
      </w:ins>
      <w:ins w:id="1459" w:author="Bob Yencha" w:date="2012-01-12T14:56:00Z">
        <w:r w:rsidR="00744006">
          <w:t>e</w:t>
        </w:r>
      </w:ins>
      <w:ins w:id="1460" w:author="Bob Yencha" w:date="2011-11-21T22:28:00Z">
        <w:r w:rsidR="000D1905">
          <w:t>mentation of this Guide.</w:t>
        </w:r>
      </w:ins>
      <w:del w:id="1461" w:author="Bob Yencha" w:date="2011-11-21T22:28:00Z">
        <w:r w:rsidRPr="00AC6D55" w:rsidDel="000D1905">
          <w:delText xml:space="preserve">. </w:delText>
        </w:r>
      </w:del>
    </w:p>
    <w:p w14:paraId="7443E1D2" w14:textId="77777777" w:rsidR="007247BB" w:rsidRPr="00630BB7" w:rsidRDefault="007247BB" w:rsidP="007247BB">
      <w:pPr>
        <w:pStyle w:val="Heading3"/>
        <w:rPr>
          <w:strike/>
          <w:color w:val="FF0000"/>
        </w:rPr>
      </w:pPr>
      <w:commentRangeStart w:id="1462"/>
      <w:del w:id="1463" w:author="Bob Yencha" w:date="2011-12-19T23:14:00Z">
        <w:r w:rsidRPr="00630BB7" w:rsidDel="00D47466">
          <w:rPr>
            <w:strike/>
            <w:color w:val="FF0000"/>
          </w:rPr>
          <w:delText>Interfaces</w:delText>
        </w:r>
        <w:commentRangeEnd w:id="1462"/>
        <w:r w:rsidR="007B76B7" w:rsidRPr="00630BB7" w:rsidDel="00D47466">
          <w:rPr>
            <w:rStyle w:val="CommentReference"/>
            <w:rFonts w:ascii="Times New Roman" w:hAnsi="Times New Roman"/>
            <w:b w:val="0"/>
            <w:strike/>
            <w:vanish/>
            <w:color w:val="FF0000"/>
          </w:rPr>
          <w:commentReference w:id="1462"/>
        </w:r>
      </w:del>
      <w:bookmarkStart w:id="1464" w:name="_Toc189111939"/>
      <w:ins w:id="1465" w:author="Bob Yencha" w:date="2011-12-19T23:14:00Z">
        <w:r w:rsidR="00D47466" w:rsidRPr="00630BB7">
          <w:rPr>
            <w:strike/>
            <w:color w:val="FF0000"/>
          </w:rPr>
          <w:t>Actors</w:t>
        </w:r>
      </w:ins>
      <w:bookmarkEnd w:id="1464"/>
    </w:p>
    <w:p w14:paraId="6B3B3304" w14:textId="77777777" w:rsidR="00AD0EFF" w:rsidRPr="00630BB7" w:rsidRDefault="00AD0EFF" w:rsidP="00AD0EFF">
      <w:pPr>
        <w:widowControl w:val="0"/>
        <w:spacing w:before="120" w:after="0"/>
        <w:rPr>
          <w:strike/>
          <w:color w:val="FF0000"/>
        </w:rPr>
      </w:pPr>
      <w:r w:rsidRPr="00630BB7">
        <w:rPr>
          <w:strike/>
          <w:color w:val="FF0000"/>
        </w:rPr>
        <w:t>T</w:t>
      </w:r>
      <w:ins w:id="1466" w:author="Bob Yencha" w:date="2011-12-19T23:18:00Z">
        <w:r w:rsidR="00D47466" w:rsidRPr="00630BB7">
          <w:rPr>
            <w:strike/>
            <w:color w:val="FF0000"/>
          </w:rPr>
          <w:t>here are t</w:t>
        </w:r>
      </w:ins>
      <w:r w:rsidRPr="00630BB7">
        <w:rPr>
          <w:strike/>
          <w:color w:val="FF0000"/>
        </w:rPr>
        <w:t xml:space="preserve">wo </w:t>
      </w:r>
      <w:del w:id="1467" w:author="Bob Yencha" w:date="2011-12-19T23:14:00Z">
        <w:r w:rsidRPr="00630BB7" w:rsidDel="00D47466">
          <w:rPr>
            <w:strike/>
            <w:color w:val="FF0000"/>
          </w:rPr>
          <w:delText xml:space="preserve">interfaces </w:delText>
        </w:r>
      </w:del>
      <w:ins w:id="1468" w:author="Bob Yencha" w:date="2011-12-19T23:14:00Z">
        <w:r w:rsidR="00D47466" w:rsidRPr="00630BB7">
          <w:rPr>
            <w:strike/>
            <w:color w:val="FF0000"/>
          </w:rPr>
          <w:t xml:space="preserve">actors </w:t>
        </w:r>
      </w:ins>
      <w:ins w:id="1469" w:author="Bob Yencha" w:date="2011-12-19T23:18:00Z">
        <w:r w:rsidR="00D47466" w:rsidRPr="00630BB7">
          <w:rPr>
            <w:strike/>
            <w:color w:val="FF0000"/>
          </w:rPr>
          <w:t>that h</w:t>
        </w:r>
        <w:r w:rsidR="001D3D8A" w:rsidRPr="00630BB7">
          <w:rPr>
            <w:strike/>
            <w:color w:val="FF0000"/>
          </w:rPr>
          <w:t xml:space="preserve">ave responsibilities related the conformance profiles defined </w:t>
        </w:r>
      </w:ins>
      <w:del w:id="1470" w:author="Bob Yencha" w:date="2011-12-19T23:18:00Z">
        <w:r w:rsidRPr="00630BB7" w:rsidDel="00D47466">
          <w:rPr>
            <w:strike/>
            <w:color w:val="FF0000"/>
          </w:rPr>
          <w:delText xml:space="preserve">are described </w:delText>
        </w:r>
      </w:del>
      <w:r w:rsidRPr="00630BB7">
        <w:rPr>
          <w:strike/>
          <w:color w:val="FF0000"/>
        </w:rPr>
        <w:t>in this document</w:t>
      </w:r>
      <w:del w:id="1471" w:author="Bob Yencha" w:date="2011-12-19T23:18:00Z">
        <w:r w:rsidRPr="00630BB7" w:rsidDel="00D47466">
          <w:rPr>
            <w:strike/>
            <w:color w:val="FF0000"/>
          </w:rPr>
          <w:delText>:</w:delText>
        </w:r>
      </w:del>
    </w:p>
    <w:p w14:paraId="592118DD" w14:textId="77777777" w:rsidR="00AD0EFF" w:rsidRPr="00630BB7" w:rsidRDefault="00AD0EFF" w:rsidP="007247BB">
      <w:pPr>
        <w:widowControl w:val="0"/>
        <w:numPr>
          <w:ilvl w:val="0"/>
          <w:numId w:val="2"/>
        </w:numPr>
        <w:tabs>
          <w:tab w:val="clear" w:pos="360"/>
          <w:tab w:val="num" w:pos="720"/>
        </w:tabs>
        <w:spacing w:before="120" w:after="0"/>
        <w:ind w:left="720"/>
        <w:rPr>
          <w:strike/>
          <w:color w:val="FF0000"/>
        </w:rPr>
      </w:pPr>
      <w:r w:rsidRPr="00630BB7">
        <w:rPr>
          <w:strike/>
          <w:color w:val="FF0000"/>
        </w:rPr>
        <w:t>Lab</w:t>
      </w:r>
      <w:ins w:id="1472" w:author="Bob Yencha" w:date="2012-01-12T15:00:00Z">
        <w:r w:rsidR="00744006">
          <w:rPr>
            <w:strike/>
            <w:color w:val="FF0000"/>
          </w:rPr>
          <w:t>oratory</w:t>
        </w:r>
      </w:ins>
      <w:r w:rsidRPr="00630BB7">
        <w:rPr>
          <w:strike/>
          <w:color w:val="FF0000"/>
        </w:rPr>
        <w:t xml:space="preserve"> Result Sender –</w:t>
      </w:r>
      <w:r w:rsidR="007247BB" w:rsidRPr="00630BB7">
        <w:rPr>
          <w:strike/>
          <w:color w:val="FF0000"/>
        </w:rPr>
        <w:t xml:space="preserve"> </w:t>
      </w:r>
      <w:r w:rsidRPr="00630BB7">
        <w:rPr>
          <w:strike/>
          <w:color w:val="FF0000"/>
        </w:rPr>
        <w:t xml:space="preserve">A </w:t>
      </w:r>
      <w:r w:rsidR="007247BB" w:rsidRPr="00630BB7">
        <w:rPr>
          <w:strike/>
          <w:color w:val="FF0000"/>
        </w:rPr>
        <w:t>sender of l</w:t>
      </w:r>
      <w:r w:rsidRPr="00630BB7">
        <w:rPr>
          <w:strike/>
          <w:color w:val="FF0000"/>
        </w:rPr>
        <w:t>aboratory result messages</w:t>
      </w:r>
      <w:ins w:id="1473" w:author="Bob Yencha" w:date="2011-12-19T23:19:00Z">
        <w:r w:rsidR="001D3D8A" w:rsidRPr="00630BB7">
          <w:rPr>
            <w:strike/>
            <w:color w:val="FF0000"/>
          </w:rPr>
          <w:t xml:space="preserve"> </w:t>
        </w:r>
      </w:ins>
      <w:ins w:id="1474" w:author="Bob Yencha" w:date="2011-12-19T23:20:00Z">
        <w:r w:rsidR="001D3D8A" w:rsidRPr="00630BB7">
          <w:rPr>
            <w:strike/>
            <w:color w:val="FF0000"/>
          </w:rPr>
          <w:t>that</w:t>
        </w:r>
      </w:ins>
      <w:ins w:id="1475" w:author="Bob Yencha" w:date="2011-12-19T23:19:00Z">
        <w:r w:rsidR="001D3D8A" w:rsidRPr="00630BB7">
          <w:rPr>
            <w:strike/>
            <w:color w:val="FF0000"/>
          </w:rPr>
          <w:t xml:space="preserve"> </w:t>
        </w:r>
      </w:ins>
      <w:ins w:id="1476" w:author="Bob Yencha" w:date="2011-12-19T23:20:00Z">
        <w:r w:rsidR="001D3D8A" w:rsidRPr="00630BB7">
          <w:rPr>
            <w:strike/>
            <w:color w:val="FF0000"/>
          </w:rPr>
          <w:t xml:space="preserve">declares </w:t>
        </w:r>
      </w:ins>
      <w:del w:id="1477" w:author="Bob Yencha" w:date="2011-12-19T23:19:00Z">
        <w:r w:rsidRPr="00630BB7" w:rsidDel="001D3D8A">
          <w:rPr>
            <w:strike/>
            <w:color w:val="FF0000"/>
          </w:rPr>
          <w:delText xml:space="preserve"> </w:delText>
        </w:r>
      </w:del>
      <w:r w:rsidRPr="00630BB7">
        <w:rPr>
          <w:strike/>
          <w:color w:val="FF0000"/>
        </w:rPr>
        <w:t>conform</w:t>
      </w:r>
      <w:ins w:id="1478" w:author="Bob Yencha" w:date="2011-12-19T23:20:00Z">
        <w:r w:rsidR="001D3D8A" w:rsidRPr="00630BB7">
          <w:rPr>
            <w:strike/>
            <w:color w:val="FF0000"/>
          </w:rPr>
          <w:t>ance</w:t>
        </w:r>
      </w:ins>
      <w:del w:id="1479" w:author="Bob Yencha" w:date="2011-12-19T23:19:00Z">
        <w:r w:rsidRPr="00630BB7" w:rsidDel="001D3D8A">
          <w:rPr>
            <w:strike/>
            <w:color w:val="FF0000"/>
          </w:rPr>
          <w:delText>ing</w:delText>
        </w:r>
      </w:del>
      <w:r w:rsidRPr="00630BB7">
        <w:rPr>
          <w:strike/>
          <w:color w:val="FF0000"/>
        </w:rPr>
        <w:t xml:space="preserve"> to </w:t>
      </w:r>
      <w:del w:id="1480" w:author="Bob Yencha" w:date="2011-12-19T23:16:00Z">
        <w:r w:rsidRPr="00630BB7" w:rsidDel="00D47466">
          <w:rPr>
            <w:strike/>
            <w:color w:val="FF0000"/>
          </w:rPr>
          <w:delText xml:space="preserve">the </w:delText>
        </w:r>
      </w:del>
      <w:ins w:id="1481" w:author="Bob Yencha" w:date="2011-12-19T23:16:00Z">
        <w:r w:rsidR="00D47466" w:rsidRPr="00630BB7">
          <w:rPr>
            <w:strike/>
            <w:color w:val="FF0000"/>
          </w:rPr>
          <w:t xml:space="preserve">a </w:t>
        </w:r>
      </w:ins>
      <w:r w:rsidRPr="00630BB7">
        <w:rPr>
          <w:strike/>
          <w:color w:val="FF0000"/>
        </w:rPr>
        <w:t>profile</w:t>
      </w:r>
      <w:ins w:id="1482" w:author="Bob Yencha" w:date="2011-12-19T23:16:00Z">
        <w:r w:rsidR="00D47466" w:rsidRPr="00630BB7">
          <w:rPr>
            <w:strike/>
            <w:color w:val="FF0000"/>
          </w:rPr>
          <w:t xml:space="preserve"> defined in this guide</w:t>
        </w:r>
      </w:ins>
      <w:del w:id="1483" w:author="Bob Yencha" w:date="2011-12-19T23:16:00Z">
        <w:r w:rsidRPr="00630BB7" w:rsidDel="00D47466">
          <w:rPr>
            <w:strike/>
            <w:color w:val="FF0000"/>
          </w:rPr>
          <w:delText xml:space="preserve"> will satisfy the requirements of this profile, and may meet the requirements of future profiles</w:delText>
        </w:r>
      </w:del>
      <w:r w:rsidRPr="00630BB7">
        <w:rPr>
          <w:strike/>
          <w:color w:val="FF0000"/>
        </w:rPr>
        <w:t>.</w:t>
      </w:r>
    </w:p>
    <w:p w14:paraId="65C3AC3A" w14:textId="77777777" w:rsidR="003C341E" w:rsidRPr="00630BB7" w:rsidRDefault="00AD0EFF" w:rsidP="003C341E">
      <w:pPr>
        <w:widowControl w:val="0"/>
        <w:numPr>
          <w:ilvl w:val="0"/>
          <w:numId w:val="2"/>
        </w:numPr>
        <w:tabs>
          <w:tab w:val="clear" w:pos="360"/>
          <w:tab w:val="num" w:pos="720"/>
        </w:tabs>
        <w:spacing w:before="120" w:after="0"/>
        <w:ind w:left="720"/>
        <w:rPr>
          <w:ins w:id="1484" w:author="Bob Yencha" w:date="2011-12-19T23:24:00Z"/>
          <w:strike/>
          <w:color w:val="FF0000"/>
        </w:rPr>
      </w:pPr>
      <w:r w:rsidRPr="00630BB7">
        <w:rPr>
          <w:strike/>
          <w:color w:val="FF0000"/>
        </w:rPr>
        <w:t>Lab Result Re</w:t>
      </w:r>
      <w:r w:rsidR="007247BB" w:rsidRPr="00630BB7">
        <w:rPr>
          <w:strike/>
          <w:color w:val="FF0000"/>
        </w:rPr>
        <w:t xml:space="preserve">ceiver – </w:t>
      </w:r>
      <w:ins w:id="1485" w:author="Bob Yencha" w:date="2011-12-19T23:14:00Z">
        <w:r w:rsidR="00D47466" w:rsidRPr="00630BB7">
          <w:rPr>
            <w:strike/>
            <w:color w:val="FF0000"/>
          </w:rPr>
          <w:t xml:space="preserve">A receiver of laboratory result messages </w:t>
        </w:r>
      </w:ins>
      <w:ins w:id="1486" w:author="Bob Yencha" w:date="2011-12-19T23:20:00Z">
        <w:r w:rsidR="001D3D8A" w:rsidRPr="00630BB7">
          <w:rPr>
            <w:strike/>
            <w:color w:val="FF0000"/>
          </w:rPr>
          <w:t>that declare</w:t>
        </w:r>
      </w:ins>
      <w:ins w:id="1487" w:author="Bob Yencha" w:date="2011-12-19T23:21:00Z">
        <w:r w:rsidR="001D3D8A" w:rsidRPr="00630BB7">
          <w:rPr>
            <w:strike/>
            <w:color w:val="FF0000"/>
          </w:rPr>
          <w:t>s</w:t>
        </w:r>
      </w:ins>
      <w:ins w:id="1488" w:author="Bob Yencha" w:date="2011-12-19T23:20:00Z">
        <w:r w:rsidR="001D3D8A" w:rsidRPr="00630BB7">
          <w:rPr>
            <w:strike/>
            <w:color w:val="FF0000"/>
          </w:rPr>
          <w:t xml:space="preserve"> </w:t>
        </w:r>
      </w:ins>
      <w:ins w:id="1489" w:author="Bob Yencha" w:date="2011-12-19T23:14:00Z">
        <w:r w:rsidR="001D3D8A" w:rsidRPr="00630BB7">
          <w:rPr>
            <w:strike/>
            <w:color w:val="FF0000"/>
          </w:rPr>
          <w:t xml:space="preserve">conformance </w:t>
        </w:r>
        <w:r w:rsidR="00D47466" w:rsidRPr="00630BB7">
          <w:rPr>
            <w:strike/>
            <w:color w:val="FF0000"/>
          </w:rPr>
          <w:t xml:space="preserve">to </w:t>
        </w:r>
      </w:ins>
      <w:ins w:id="1490" w:author="Bob Yencha" w:date="2011-12-19T23:16:00Z">
        <w:r w:rsidR="00D47466" w:rsidRPr="00630BB7">
          <w:rPr>
            <w:strike/>
            <w:color w:val="FF0000"/>
          </w:rPr>
          <w:t>a</w:t>
        </w:r>
      </w:ins>
      <w:ins w:id="1491" w:author="Bob Yencha" w:date="2011-12-19T23:14:00Z">
        <w:r w:rsidR="00D47466" w:rsidRPr="00630BB7">
          <w:rPr>
            <w:strike/>
            <w:color w:val="FF0000"/>
          </w:rPr>
          <w:t xml:space="preserve"> profile defined in this guide.</w:t>
        </w:r>
      </w:ins>
    </w:p>
    <w:p w14:paraId="1EB31406" w14:textId="77777777" w:rsidR="003C341E" w:rsidRDefault="003C341E" w:rsidP="003C341E">
      <w:pPr>
        <w:pStyle w:val="Heading3"/>
        <w:rPr>
          <w:ins w:id="1492" w:author="Bob Yencha" w:date="2011-12-19T23:24:00Z"/>
        </w:rPr>
      </w:pPr>
      <w:bookmarkStart w:id="1493" w:name="_Ref186610415"/>
      <w:bookmarkStart w:id="1494" w:name="_Toc189111940"/>
      <w:ins w:id="1495" w:author="Bob Yencha" w:date="2011-12-19T23:24:00Z">
        <w:r w:rsidRPr="00AD0EFF">
          <w:t>Conformance to this Guide</w:t>
        </w:r>
        <w:bookmarkEnd w:id="1493"/>
        <w:bookmarkEnd w:id="1494"/>
      </w:ins>
    </w:p>
    <w:p w14:paraId="5713F3AF" w14:textId="77777777" w:rsidR="004F7874" w:rsidRDefault="007247BB">
      <w:pPr>
        <w:widowControl w:val="0"/>
        <w:numPr>
          <w:ins w:id="1496" w:author="Bob Yencha" w:date="2011-12-19T23:24:00Z"/>
        </w:numPr>
        <w:spacing w:before="120" w:after="0"/>
        <w:rPr>
          <w:del w:id="1497" w:author="Bob Yencha" w:date="2011-12-19T23:25:00Z"/>
        </w:rPr>
      </w:pPr>
      <w:del w:id="1498" w:author="Bob Yencha" w:date="2011-11-21T22:15:00Z">
        <w:r w:rsidDel="000212B9">
          <w:delText>a</w:delText>
        </w:r>
      </w:del>
      <w:del w:id="1499" w:author="Bob Yencha" w:date="2011-12-19T23:17:00Z">
        <w:r w:rsidDel="00D47466">
          <w:delText xml:space="preserve"> message profile for receivers of electronic laboratory result messages.</w:delText>
        </w:r>
      </w:del>
    </w:p>
    <w:p w14:paraId="337861AF" w14:textId="77777777" w:rsidR="004C4B5B" w:rsidRDefault="00DC0A68">
      <w:pPr>
        <w:pStyle w:val="Heading3"/>
        <w:numPr>
          <w:ins w:id="1500" w:author="Bob Yencha" w:date="2011-12-19T23:24:00Z"/>
        </w:numPr>
        <w:rPr>
          <w:del w:id="1501" w:author="Bob Yencha" w:date="2011-12-19T23:25:00Z"/>
        </w:rPr>
        <w:pPrChange w:id="1502" w:author="Bob Yencha" w:date="2011-12-19T23:24:00Z">
          <w:pPr>
            <w:pStyle w:val="Heading3"/>
          </w:pPr>
        </w:pPrChange>
      </w:pPr>
      <w:del w:id="1503" w:author="Bob Yencha" w:date="2011-12-19T23:23:00Z">
        <w:r w:rsidDel="003C341E">
          <w:br w:type="column"/>
        </w:r>
      </w:del>
      <w:del w:id="1504" w:author="Bob Yencha" w:date="2011-12-19T23:24:00Z">
        <w:r w:rsidR="00667BA9" w:rsidRPr="00AD0EFF" w:rsidDel="003C341E">
          <w:delText>Conformance to this Guide</w:delText>
        </w:r>
      </w:del>
      <w:bookmarkEnd w:id="1451"/>
      <w:bookmarkEnd w:id="1452"/>
    </w:p>
    <w:p w14:paraId="2C4839A3" w14:textId="77777777" w:rsidR="0082726A" w:rsidRPr="009D16CC" w:rsidRDefault="0082726A" w:rsidP="0082726A">
      <w:pPr>
        <w:pStyle w:val="Default"/>
        <w:numPr>
          <w:ins w:id="1505" w:author="Bob Yencha" w:date="2011-12-15T18:59:00Z"/>
        </w:numPr>
        <w:spacing w:after="120"/>
        <w:rPr>
          <w:ins w:id="1506" w:author="Bob Yencha" w:date="2011-12-15T18:59:00Z"/>
          <w:rFonts w:ascii="Times New Roman" w:hAnsi="Times New Roman" w:cs="Times New Roman"/>
        </w:rPr>
      </w:pPr>
      <w:ins w:id="1507" w:author="Bob Yencha" w:date="2011-12-15T18:59:00Z">
        <w:r w:rsidRPr="009D16CC">
          <w:rPr>
            <w:rFonts w:ascii="Times New Roman" w:hAnsi="Times New Roman" w:cs="Times New Roman"/>
          </w:rPr>
          <w:t>This implementation guide uses</w:t>
        </w:r>
      </w:ins>
      <w:ins w:id="1508" w:author="Bob Yencha" w:date="2011-12-15T20:13:00Z">
        <w:r w:rsidR="000B5EBB">
          <w:rPr>
            <w:rFonts w:ascii="Times New Roman" w:hAnsi="Times New Roman" w:cs="Times New Roman"/>
          </w:rPr>
          <w:t xml:space="preserve"> </w:t>
        </w:r>
      </w:ins>
      <w:ins w:id="1509" w:author="Bob Yencha" w:date="2011-12-15T20:15:00Z">
        <w:r w:rsidR="000B5EBB">
          <w:rPr>
            <w:rFonts w:ascii="Times New Roman" w:hAnsi="Times New Roman" w:cs="Times New Roman"/>
          </w:rPr>
          <w:t>five</w:t>
        </w:r>
      </w:ins>
      <w:ins w:id="1510" w:author="Bob Yencha" w:date="2011-12-15T18:59:00Z">
        <w:r>
          <w:rPr>
            <w:rFonts w:ascii="Times New Roman" w:hAnsi="Times New Roman" w:cs="Times New Roman"/>
          </w:rPr>
          <w:t xml:space="preserve"> </w:t>
        </w:r>
        <w:r w:rsidRPr="009D16CC">
          <w:rPr>
            <w:rFonts w:ascii="Times New Roman" w:hAnsi="Times New Roman" w:cs="Times New Roman"/>
          </w:rPr>
          <w:t xml:space="preserve">profile components </w:t>
        </w:r>
      </w:ins>
      <w:ins w:id="1511" w:author="Bob Yencha" w:date="2011-12-15T20:15:00Z">
        <w:r w:rsidR="000B5EBB">
          <w:rPr>
            <w:rFonts w:ascii="Times New Roman" w:hAnsi="Times New Roman" w:cs="Times New Roman"/>
          </w:rPr>
          <w:t>combined as</w:t>
        </w:r>
      </w:ins>
      <w:ins w:id="1512" w:author="Bob Yencha" w:date="2011-12-15T18:59:00Z">
        <w:r>
          <w:rPr>
            <w:rFonts w:ascii="Times New Roman" w:hAnsi="Times New Roman" w:cs="Times New Roman"/>
          </w:rPr>
          <w:t xml:space="preserve"> </w:t>
        </w:r>
      </w:ins>
      <w:ins w:id="1513" w:author="Bob Yencha" w:date="2011-12-15T20:14:00Z">
        <w:r w:rsidR="000B5EBB">
          <w:rPr>
            <w:rFonts w:ascii="Times New Roman" w:hAnsi="Times New Roman" w:cs="Times New Roman"/>
          </w:rPr>
          <w:t xml:space="preserve">four </w:t>
        </w:r>
      </w:ins>
      <w:ins w:id="1514" w:author="Bob Yencha" w:date="2011-12-15T18:59:00Z">
        <w:r>
          <w:rPr>
            <w:rFonts w:ascii="Times New Roman" w:hAnsi="Times New Roman" w:cs="Times New Roman"/>
          </w:rPr>
          <w:t xml:space="preserve">profiles </w:t>
        </w:r>
        <w:r w:rsidRPr="009D16CC">
          <w:rPr>
            <w:rFonts w:ascii="Times New Roman" w:hAnsi="Times New Roman" w:cs="Times New Roman"/>
          </w:rPr>
          <w:t xml:space="preserve">to define specific conformance requirements without defining a full implementation profile in accordance with HL7 V2 Chapter 2B.  </w:t>
        </w:r>
      </w:ins>
    </w:p>
    <w:p w14:paraId="69D7EB7E" w14:textId="77777777" w:rsidR="00E029DD" w:rsidRPr="009D16CC" w:rsidRDefault="00E029DD" w:rsidP="00E029DD">
      <w:pPr>
        <w:numPr>
          <w:ins w:id="1515" w:author="Bob Yencha" w:date="2011-12-20T00:00:00Z"/>
        </w:numPr>
        <w:spacing w:before="100" w:after="0"/>
        <w:rPr>
          <w:ins w:id="1516" w:author="Bob Yencha" w:date="2011-12-20T00:00:00Z"/>
        </w:rPr>
      </w:pPr>
      <w:ins w:id="1517" w:author="Bob Yencha" w:date="2011-12-20T00:00:00Z">
        <w:r w:rsidRPr="009D16CC">
          <w:t>The profile components are:</w:t>
        </w:r>
      </w:ins>
    </w:p>
    <w:p w14:paraId="1B723357" w14:textId="77777777" w:rsidR="00E029DD" w:rsidRPr="00D7061C" w:rsidRDefault="00E029DD" w:rsidP="00E029DD">
      <w:pPr>
        <w:pStyle w:val="Default"/>
        <w:numPr>
          <w:ins w:id="1518" w:author="Bob Yencha" w:date="2011-12-20T00:00:00Z"/>
        </w:numPr>
        <w:spacing w:after="120"/>
        <w:ind w:left="720"/>
        <w:outlineLvl w:val="0"/>
        <w:rPr>
          <w:ins w:id="1519" w:author="Bob Yencha" w:date="2011-12-20T00:00:00Z"/>
          <w:rFonts w:ascii="Times New Roman" w:hAnsi="Times New Roman" w:cs="Times New Roman"/>
        </w:rPr>
      </w:pPr>
      <w:ins w:id="1520" w:author="Bob Yencha" w:date="2011-12-20T00:00:00Z">
        <w:r w:rsidRPr="00D7061C">
          <w:rPr>
            <w:rFonts w:ascii="Times New Roman" w:hAnsi="Times New Roman" w:cs="Times New Roman"/>
            <w:b/>
            <w:bCs/>
          </w:rPr>
          <w:t>LRI Common Profile Component</w:t>
        </w:r>
        <w:r>
          <w:rPr>
            <w:rFonts w:ascii="Times New Roman" w:hAnsi="Times New Roman" w:cs="Times New Roman"/>
          </w:rPr>
          <w:t xml:space="preserve"> – ID:</w:t>
        </w:r>
        <w:r w:rsidRPr="00D7061C">
          <w:rPr>
            <w:rFonts w:ascii="Times New Roman" w:hAnsi="Times New Roman" w:cs="Times New Roman"/>
          </w:rPr>
          <w:t xml:space="preserve"> 2.16.840.1.113883.9.16</w:t>
        </w:r>
      </w:ins>
    </w:p>
    <w:p w14:paraId="07286009" w14:textId="77777777" w:rsidR="00E029DD" w:rsidRPr="00D7061C" w:rsidRDefault="00E029DD" w:rsidP="00E029DD">
      <w:pPr>
        <w:pStyle w:val="Default"/>
        <w:numPr>
          <w:ins w:id="1521" w:author="Bob Yencha" w:date="2011-12-20T00:00:00Z"/>
        </w:numPr>
        <w:spacing w:after="120"/>
        <w:ind w:left="720"/>
        <w:rPr>
          <w:ins w:id="1522" w:author="Bob Yencha" w:date="2011-12-20T00:00:00Z"/>
          <w:rFonts w:ascii="Times New Roman" w:hAnsi="Times New Roman" w:cs="Times New Roman"/>
        </w:rPr>
      </w:pPr>
      <w:ins w:id="1523" w:author="Bob Yencha" w:date="2011-12-20T00:00:00Z">
        <w:r w:rsidRPr="00D7061C">
          <w:rPr>
            <w:rFonts w:ascii="Times New Roman" w:hAnsi="Times New Roman" w:cs="Times New Roman"/>
          </w:rPr>
          <w:t>This profile component indicates that the message adheres to the rules set out in this implementation guide.</w:t>
        </w:r>
      </w:ins>
    </w:p>
    <w:p w14:paraId="32F8DB10" w14:textId="77777777" w:rsidR="00E029DD" w:rsidRPr="00D7061C" w:rsidRDefault="00E029DD" w:rsidP="00E029DD">
      <w:pPr>
        <w:pStyle w:val="Default"/>
        <w:numPr>
          <w:ins w:id="1524" w:author="Bob Yencha" w:date="2011-12-20T00:00:00Z"/>
        </w:numPr>
        <w:spacing w:after="120"/>
        <w:ind w:left="720"/>
        <w:outlineLvl w:val="0"/>
        <w:rPr>
          <w:ins w:id="1525" w:author="Bob Yencha" w:date="2011-12-20T00:00:00Z"/>
          <w:rFonts w:ascii="Times New Roman" w:hAnsi="Times New Roman" w:cs="Times New Roman"/>
        </w:rPr>
      </w:pPr>
      <w:ins w:id="1526" w:author="Bob Yencha" w:date="2011-12-20T00:00:00Z">
        <w:r w:rsidRPr="00D7061C">
          <w:rPr>
            <w:rFonts w:ascii="Times New Roman" w:hAnsi="Times New Roman" w:cs="Times New Roman"/>
            <w:b/>
            <w:bCs/>
          </w:rPr>
          <w:t xml:space="preserve">GU Profile Component </w:t>
        </w:r>
        <w:r w:rsidRPr="00D7061C">
          <w:rPr>
            <w:rFonts w:ascii="Times New Roman" w:hAnsi="Times New Roman" w:cs="Times New Roman"/>
          </w:rPr>
          <w:t xml:space="preserve">– ID: 2.16.840.1.113883.9.12 </w:t>
        </w:r>
      </w:ins>
    </w:p>
    <w:p w14:paraId="0FF8CB95" w14:textId="77777777" w:rsidR="00E029DD" w:rsidRPr="00D7061C" w:rsidRDefault="00E029DD" w:rsidP="00E029DD">
      <w:pPr>
        <w:pStyle w:val="Default"/>
        <w:numPr>
          <w:ins w:id="1527" w:author="Bob Yencha" w:date="2011-12-20T00:00:00Z"/>
        </w:numPr>
        <w:spacing w:after="120"/>
        <w:ind w:left="720"/>
        <w:rPr>
          <w:ins w:id="1528" w:author="Bob Yencha" w:date="2011-12-20T00:00:00Z"/>
          <w:rFonts w:ascii="Times New Roman" w:hAnsi="Times New Roman" w:cs="Times New Roman"/>
        </w:rPr>
      </w:pPr>
      <w:ins w:id="1529" w:author="Bob Yencha" w:date="2011-12-20T00:00:00Z">
        <w:r w:rsidRPr="00D7061C">
          <w:rPr>
            <w:rFonts w:ascii="Times New Roman" w:hAnsi="Times New Roman" w:cs="Times New Roman"/>
          </w:rPr>
          <w:t>This profile component indicates that the following fields use Globally Unique Identifiers through ISO OID according to section 1.5.1.</w:t>
        </w:r>
        <w:r>
          <w:rPr>
            <w:rFonts w:ascii="Times New Roman" w:hAnsi="Times New Roman" w:cs="Times New Roman"/>
          </w:rPr>
          <w:t xml:space="preserve"> for at least the assigning authority within the data type used.</w:t>
        </w:r>
      </w:ins>
    </w:p>
    <w:p w14:paraId="56A6D3A4" w14:textId="77777777" w:rsidR="00E029DD" w:rsidRDefault="00E029DD" w:rsidP="00E029DD">
      <w:pPr>
        <w:pStyle w:val="Default"/>
        <w:numPr>
          <w:ilvl w:val="0"/>
          <w:numId w:val="28"/>
        </w:numPr>
        <w:spacing w:after="120"/>
        <w:rPr>
          <w:ins w:id="1530" w:author="Bob Yencha" w:date="2011-12-20T00:00:00Z"/>
          <w:rFonts w:ascii="Times New Roman" w:hAnsi="Times New Roman" w:cs="Times New Roman"/>
          <w:sz w:val="23"/>
          <w:szCs w:val="23"/>
        </w:rPr>
      </w:pPr>
      <w:ins w:id="1531" w:author="Bob Yencha" w:date="2011-12-20T00:00:00Z">
        <w:r>
          <w:rPr>
            <w:rFonts w:ascii="Times New Roman" w:hAnsi="Times New Roman" w:cs="Times New Roman"/>
            <w:sz w:val="23"/>
            <w:szCs w:val="23"/>
          </w:rPr>
          <w:t xml:space="preserve">MSH.3 – Sending Application </w:t>
        </w:r>
      </w:ins>
    </w:p>
    <w:p w14:paraId="5912237A" w14:textId="77777777" w:rsidR="00E029DD" w:rsidRDefault="00E029DD" w:rsidP="00E029DD">
      <w:pPr>
        <w:pStyle w:val="Default"/>
        <w:numPr>
          <w:ilvl w:val="0"/>
          <w:numId w:val="28"/>
        </w:numPr>
        <w:spacing w:after="120"/>
        <w:rPr>
          <w:ins w:id="1532" w:author="Bob Yencha" w:date="2011-12-20T00:00:00Z"/>
          <w:rFonts w:ascii="Times New Roman" w:hAnsi="Times New Roman" w:cs="Times New Roman"/>
          <w:sz w:val="23"/>
          <w:szCs w:val="23"/>
        </w:rPr>
      </w:pPr>
      <w:ins w:id="1533" w:author="Bob Yencha" w:date="2011-12-20T00:00:00Z">
        <w:r>
          <w:rPr>
            <w:rFonts w:ascii="Times New Roman" w:hAnsi="Times New Roman" w:cs="Times New Roman"/>
            <w:sz w:val="23"/>
            <w:szCs w:val="23"/>
          </w:rPr>
          <w:t xml:space="preserve">MSH.4 – Sending Facility </w:t>
        </w:r>
      </w:ins>
    </w:p>
    <w:p w14:paraId="27E7E48D" w14:textId="77777777" w:rsidR="00E029DD" w:rsidRDefault="00E029DD" w:rsidP="00E029DD">
      <w:pPr>
        <w:pStyle w:val="Default"/>
        <w:numPr>
          <w:ilvl w:val="0"/>
          <w:numId w:val="28"/>
        </w:numPr>
        <w:spacing w:after="120"/>
        <w:rPr>
          <w:ins w:id="1534" w:author="Bob Yencha" w:date="2011-12-20T00:00:00Z"/>
          <w:rFonts w:ascii="Times New Roman" w:hAnsi="Times New Roman" w:cs="Times New Roman"/>
          <w:sz w:val="23"/>
          <w:szCs w:val="23"/>
        </w:rPr>
      </w:pPr>
      <w:ins w:id="1535" w:author="Bob Yencha" w:date="2011-12-20T00:00:00Z">
        <w:r>
          <w:rPr>
            <w:rFonts w:ascii="Times New Roman" w:hAnsi="Times New Roman" w:cs="Times New Roman"/>
            <w:sz w:val="23"/>
            <w:szCs w:val="23"/>
          </w:rPr>
          <w:t xml:space="preserve">MSH.6 – Receiving Facility </w:t>
        </w:r>
      </w:ins>
    </w:p>
    <w:p w14:paraId="0637B7EA" w14:textId="77777777" w:rsidR="00E029DD" w:rsidRDefault="00E029DD" w:rsidP="00E029DD">
      <w:pPr>
        <w:pStyle w:val="Default"/>
        <w:numPr>
          <w:ilvl w:val="0"/>
          <w:numId w:val="28"/>
        </w:numPr>
        <w:spacing w:after="120"/>
        <w:rPr>
          <w:ins w:id="1536" w:author="Bob Yencha" w:date="2011-12-20T00:00:00Z"/>
          <w:rFonts w:ascii="Times New Roman" w:hAnsi="Times New Roman" w:cs="Times New Roman"/>
          <w:sz w:val="23"/>
          <w:szCs w:val="23"/>
        </w:rPr>
      </w:pPr>
      <w:ins w:id="1537" w:author="Bob Yencha" w:date="2011-12-20T00:00:00Z">
        <w:r>
          <w:rPr>
            <w:rFonts w:ascii="Times New Roman" w:hAnsi="Times New Roman" w:cs="Times New Roman"/>
            <w:sz w:val="23"/>
            <w:szCs w:val="23"/>
          </w:rPr>
          <w:t xml:space="preserve">PID.3 – Patient Identifier List </w:t>
        </w:r>
      </w:ins>
    </w:p>
    <w:p w14:paraId="22973273" w14:textId="77777777" w:rsidR="00E029DD" w:rsidRDefault="00E029DD" w:rsidP="00E029DD">
      <w:pPr>
        <w:pStyle w:val="Default"/>
        <w:numPr>
          <w:ilvl w:val="0"/>
          <w:numId w:val="28"/>
        </w:numPr>
        <w:spacing w:after="120"/>
        <w:rPr>
          <w:ins w:id="1538" w:author="Bob Yencha" w:date="2011-12-20T00:00:00Z"/>
          <w:rFonts w:ascii="Times New Roman" w:hAnsi="Times New Roman" w:cs="Times New Roman"/>
          <w:sz w:val="23"/>
          <w:szCs w:val="23"/>
        </w:rPr>
      </w:pPr>
      <w:ins w:id="1539" w:author="Bob Yencha" w:date="2011-12-20T00:00:00Z">
        <w:r>
          <w:rPr>
            <w:rFonts w:ascii="Times New Roman" w:hAnsi="Times New Roman" w:cs="Times New Roman"/>
            <w:sz w:val="23"/>
            <w:szCs w:val="23"/>
          </w:rPr>
          <w:t xml:space="preserve">ORC.2 – Placer Order Number </w:t>
        </w:r>
      </w:ins>
    </w:p>
    <w:p w14:paraId="1D772039" w14:textId="77777777" w:rsidR="00E029DD" w:rsidRDefault="00E029DD" w:rsidP="00E029DD">
      <w:pPr>
        <w:pStyle w:val="Default"/>
        <w:numPr>
          <w:ilvl w:val="0"/>
          <w:numId w:val="28"/>
        </w:numPr>
        <w:spacing w:after="120"/>
        <w:rPr>
          <w:ins w:id="1540" w:author="Bob Yencha" w:date="2011-12-20T00:00:00Z"/>
          <w:rFonts w:ascii="Times New Roman" w:hAnsi="Times New Roman" w:cs="Times New Roman"/>
          <w:sz w:val="23"/>
          <w:szCs w:val="23"/>
        </w:rPr>
      </w:pPr>
      <w:ins w:id="1541" w:author="Bob Yencha" w:date="2011-12-20T00:00:00Z">
        <w:r>
          <w:rPr>
            <w:rFonts w:ascii="Times New Roman" w:hAnsi="Times New Roman" w:cs="Times New Roman"/>
            <w:sz w:val="23"/>
            <w:szCs w:val="23"/>
          </w:rPr>
          <w:t xml:space="preserve">ORC.3 – Filler Order Number </w:t>
        </w:r>
      </w:ins>
    </w:p>
    <w:p w14:paraId="7E1BF841" w14:textId="77777777" w:rsidR="00E029DD" w:rsidRDefault="00E029DD" w:rsidP="00E029DD">
      <w:pPr>
        <w:pStyle w:val="Default"/>
        <w:numPr>
          <w:ilvl w:val="0"/>
          <w:numId w:val="28"/>
        </w:numPr>
        <w:spacing w:after="120"/>
        <w:rPr>
          <w:ins w:id="1542" w:author="Bob Yencha" w:date="2011-12-20T00:00:00Z"/>
          <w:rFonts w:ascii="Times New Roman" w:hAnsi="Times New Roman" w:cs="Times New Roman"/>
          <w:sz w:val="23"/>
          <w:szCs w:val="23"/>
        </w:rPr>
      </w:pPr>
      <w:ins w:id="1543" w:author="Bob Yencha" w:date="2011-12-20T00:00:00Z">
        <w:r>
          <w:rPr>
            <w:rFonts w:ascii="Times New Roman" w:hAnsi="Times New Roman" w:cs="Times New Roman"/>
            <w:sz w:val="23"/>
            <w:szCs w:val="23"/>
          </w:rPr>
          <w:t xml:space="preserve">ORC.4 – Placer Group Number </w:t>
        </w:r>
      </w:ins>
    </w:p>
    <w:p w14:paraId="120FD5BE" w14:textId="77777777" w:rsidR="00E029DD" w:rsidRDefault="00E029DD" w:rsidP="00E029DD">
      <w:pPr>
        <w:pStyle w:val="Default"/>
        <w:numPr>
          <w:ilvl w:val="0"/>
          <w:numId w:val="28"/>
        </w:numPr>
        <w:spacing w:after="120"/>
        <w:rPr>
          <w:ins w:id="1544" w:author="Bob Yencha" w:date="2011-12-20T00:00:00Z"/>
          <w:rFonts w:ascii="Times New Roman" w:hAnsi="Times New Roman" w:cs="Times New Roman"/>
          <w:sz w:val="23"/>
          <w:szCs w:val="23"/>
        </w:rPr>
      </w:pPr>
      <w:ins w:id="1545" w:author="Bob Yencha" w:date="2011-12-20T00:00:00Z">
        <w:r>
          <w:rPr>
            <w:rFonts w:ascii="Times New Roman" w:hAnsi="Times New Roman" w:cs="Times New Roman"/>
            <w:sz w:val="23"/>
            <w:szCs w:val="23"/>
          </w:rPr>
          <w:t xml:space="preserve">OBR.2 – Placer Order Number </w:t>
        </w:r>
      </w:ins>
    </w:p>
    <w:p w14:paraId="0487A4E1" w14:textId="77777777" w:rsidR="00E029DD" w:rsidRDefault="00E029DD" w:rsidP="00E029DD">
      <w:pPr>
        <w:pStyle w:val="Default"/>
        <w:numPr>
          <w:ilvl w:val="0"/>
          <w:numId w:val="28"/>
        </w:numPr>
        <w:spacing w:after="120"/>
        <w:rPr>
          <w:ins w:id="1546" w:author="Bob Yencha" w:date="2011-12-20T00:00:00Z"/>
          <w:rFonts w:ascii="Times New Roman" w:hAnsi="Times New Roman" w:cs="Times New Roman"/>
          <w:sz w:val="23"/>
          <w:szCs w:val="23"/>
        </w:rPr>
      </w:pPr>
      <w:ins w:id="1547" w:author="Bob Yencha" w:date="2011-12-20T00:00:00Z">
        <w:r>
          <w:rPr>
            <w:rFonts w:ascii="Times New Roman" w:hAnsi="Times New Roman" w:cs="Times New Roman"/>
            <w:sz w:val="23"/>
            <w:szCs w:val="23"/>
          </w:rPr>
          <w:t xml:space="preserve">OBR.3 – Filler Order Number </w:t>
        </w:r>
      </w:ins>
    </w:p>
    <w:p w14:paraId="62CD10D2" w14:textId="77777777" w:rsidR="00E029DD" w:rsidRDefault="00E029DD" w:rsidP="00E029DD">
      <w:pPr>
        <w:pStyle w:val="Default"/>
        <w:numPr>
          <w:ilvl w:val="0"/>
          <w:numId w:val="28"/>
        </w:numPr>
        <w:spacing w:after="120"/>
        <w:rPr>
          <w:ins w:id="1548" w:author="Bob Yencha" w:date="2011-12-20T00:00:00Z"/>
          <w:rFonts w:ascii="Times New Roman" w:hAnsi="Times New Roman" w:cs="Times New Roman"/>
          <w:sz w:val="23"/>
          <w:szCs w:val="23"/>
        </w:rPr>
      </w:pPr>
      <w:ins w:id="1549" w:author="Bob Yencha" w:date="2011-12-20T00:00:00Z">
        <w:r>
          <w:rPr>
            <w:rFonts w:ascii="Times New Roman" w:hAnsi="Times New Roman" w:cs="Times New Roman"/>
            <w:sz w:val="23"/>
            <w:szCs w:val="23"/>
          </w:rPr>
          <w:t xml:space="preserve">OBR.28 – Result Copies To </w:t>
        </w:r>
      </w:ins>
    </w:p>
    <w:p w14:paraId="700B3442" w14:textId="77777777" w:rsidR="00E029DD" w:rsidRDefault="00E029DD" w:rsidP="00E029DD">
      <w:pPr>
        <w:pStyle w:val="Default"/>
        <w:numPr>
          <w:ilvl w:val="0"/>
          <w:numId w:val="28"/>
        </w:numPr>
        <w:spacing w:after="120"/>
        <w:rPr>
          <w:ins w:id="1550" w:author="Bob Yencha" w:date="2011-12-20T00:00:00Z"/>
          <w:rFonts w:ascii="Times New Roman" w:hAnsi="Times New Roman" w:cs="Times New Roman"/>
          <w:sz w:val="23"/>
          <w:szCs w:val="23"/>
        </w:rPr>
      </w:pPr>
      <w:ins w:id="1551" w:author="Bob Yencha" w:date="2011-12-20T00:00:00Z">
        <w:r>
          <w:rPr>
            <w:rFonts w:ascii="Times New Roman" w:hAnsi="Times New Roman" w:cs="Times New Roman"/>
            <w:sz w:val="23"/>
            <w:szCs w:val="23"/>
          </w:rPr>
          <w:t xml:space="preserve">OBR.16 – Ordering Provider </w:t>
        </w:r>
      </w:ins>
    </w:p>
    <w:p w14:paraId="78E0BE5C" w14:textId="77777777" w:rsidR="00E029DD" w:rsidRDefault="00E029DD" w:rsidP="00E029DD">
      <w:pPr>
        <w:pStyle w:val="Default"/>
        <w:numPr>
          <w:ilvl w:val="0"/>
          <w:numId w:val="28"/>
        </w:numPr>
        <w:spacing w:after="120"/>
        <w:rPr>
          <w:ins w:id="1552" w:author="Bob Yencha" w:date="2011-12-20T00:00:00Z"/>
          <w:rFonts w:ascii="Times New Roman" w:hAnsi="Times New Roman" w:cs="Times New Roman"/>
          <w:sz w:val="23"/>
          <w:szCs w:val="23"/>
        </w:rPr>
      </w:pPr>
      <w:ins w:id="1553" w:author="Bob Yencha" w:date="2011-12-20T00:00:00Z">
        <w:r>
          <w:rPr>
            <w:rFonts w:ascii="Times New Roman" w:hAnsi="Times New Roman" w:cs="Times New Roman"/>
            <w:sz w:val="23"/>
            <w:szCs w:val="23"/>
          </w:rPr>
          <w:t xml:space="preserve">OBR.29 – Parent </w:t>
        </w:r>
      </w:ins>
    </w:p>
    <w:p w14:paraId="60F3CF53" w14:textId="77777777" w:rsidR="00E029DD" w:rsidRDefault="00E029DD" w:rsidP="00E029DD">
      <w:pPr>
        <w:pStyle w:val="Default"/>
        <w:numPr>
          <w:ilvl w:val="0"/>
          <w:numId w:val="28"/>
        </w:numPr>
        <w:spacing w:after="120"/>
        <w:rPr>
          <w:ins w:id="1554" w:author="Bob Yencha" w:date="2011-12-20T00:00:00Z"/>
          <w:rFonts w:ascii="Times New Roman" w:hAnsi="Times New Roman" w:cs="Times New Roman"/>
          <w:sz w:val="23"/>
          <w:szCs w:val="23"/>
        </w:rPr>
      </w:pPr>
      <w:ins w:id="1555" w:author="Bob Yencha" w:date="2011-12-20T00:00:00Z">
        <w:r>
          <w:rPr>
            <w:rFonts w:ascii="Times New Roman" w:hAnsi="Times New Roman" w:cs="Times New Roman"/>
            <w:sz w:val="23"/>
            <w:szCs w:val="23"/>
          </w:rPr>
          <w:t xml:space="preserve">OBX.16 – Responsible Observer </w:t>
        </w:r>
      </w:ins>
    </w:p>
    <w:p w14:paraId="04657F65" w14:textId="77777777" w:rsidR="00E029DD" w:rsidRDefault="00E029DD" w:rsidP="00E029DD">
      <w:pPr>
        <w:pStyle w:val="Default"/>
        <w:numPr>
          <w:ilvl w:val="0"/>
          <w:numId w:val="28"/>
        </w:numPr>
        <w:spacing w:after="120"/>
        <w:rPr>
          <w:ins w:id="1556" w:author="Bob Yencha" w:date="2011-12-20T00:00:00Z"/>
          <w:rFonts w:ascii="Times New Roman" w:hAnsi="Times New Roman" w:cs="Times New Roman"/>
          <w:sz w:val="23"/>
          <w:szCs w:val="23"/>
        </w:rPr>
      </w:pPr>
      <w:ins w:id="1557" w:author="Bob Yencha" w:date="2011-12-20T00:00:00Z">
        <w:r>
          <w:rPr>
            <w:rFonts w:ascii="Times New Roman" w:hAnsi="Times New Roman" w:cs="Times New Roman"/>
            <w:sz w:val="23"/>
            <w:szCs w:val="23"/>
          </w:rPr>
          <w:lastRenderedPageBreak/>
          <w:t xml:space="preserve">OBX.25 – Performing Organization Medical Director </w:t>
        </w:r>
      </w:ins>
    </w:p>
    <w:p w14:paraId="44D4E9CF" w14:textId="77777777" w:rsidR="00E029DD" w:rsidRDefault="00E029DD" w:rsidP="00E029DD">
      <w:pPr>
        <w:pStyle w:val="Default"/>
        <w:numPr>
          <w:ins w:id="1558" w:author="Bob Yencha" w:date="2011-12-20T00:00:00Z"/>
        </w:numPr>
        <w:spacing w:after="120"/>
        <w:ind w:left="720"/>
        <w:rPr>
          <w:ins w:id="1559" w:author="Bob Yencha" w:date="2011-12-20T00:00:00Z"/>
          <w:rFonts w:ascii="Times New Roman" w:hAnsi="Times New Roman" w:cs="Times New Roman"/>
        </w:rPr>
      </w:pPr>
      <w:ins w:id="1560" w:author="Bob Yencha" w:date="2011-12-20T00:00:00Z">
        <w:r>
          <w:rPr>
            <w:rFonts w:ascii="Times New Roman" w:hAnsi="Times New Roman" w:cs="Times New Roman"/>
          </w:rPr>
          <w:t>These fi</w:t>
        </w:r>
        <w:r w:rsidRPr="00D7061C">
          <w:rPr>
            <w:rFonts w:ascii="Times New Roman" w:hAnsi="Times New Roman" w:cs="Times New Roman"/>
          </w:rPr>
          <w:t>elds must use the GU version of the</w:t>
        </w:r>
        <w:r>
          <w:rPr>
            <w:rFonts w:ascii="Times New Roman" w:hAnsi="Times New Roman" w:cs="Times New Roman"/>
          </w:rPr>
          <w:t xml:space="preserve">ir </w:t>
        </w:r>
        <w:r w:rsidRPr="00D7061C">
          <w:rPr>
            <w:rFonts w:ascii="Times New Roman" w:hAnsi="Times New Roman" w:cs="Times New Roman"/>
          </w:rPr>
          <w:t>data type definition.</w:t>
        </w:r>
      </w:ins>
    </w:p>
    <w:p w14:paraId="371A72CE" w14:textId="77777777" w:rsidR="00E029DD" w:rsidRPr="00D7061C" w:rsidRDefault="00E029DD" w:rsidP="00E029DD">
      <w:pPr>
        <w:pStyle w:val="Default"/>
        <w:numPr>
          <w:ins w:id="1561" w:author="Bob Yencha" w:date="2011-12-20T00:00:00Z"/>
        </w:numPr>
        <w:spacing w:after="120"/>
        <w:ind w:left="720"/>
        <w:outlineLvl w:val="0"/>
        <w:rPr>
          <w:ins w:id="1562" w:author="Bob Yencha" w:date="2011-12-20T00:00:00Z"/>
          <w:rFonts w:ascii="Times New Roman" w:hAnsi="Times New Roman" w:cs="Times New Roman"/>
        </w:rPr>
      </w:pPr>
      <w:ins w:id="1563" w:author="Bob Yencha" w:date="2011-12-20T00:00:00Z">
        <w:r w:rsidRPr="00D7061C">
          <w:rPr>
            <w:rFonts w:ascii="Times New Roman" w:hAnsi="Times New Roman" w:cs="Times New Roman"/>
            <w:b/>
            <w:bCs/>
          </w:rPr>
          <w:t xml:space="preserve">NG Profile Component </w:t>
        </w:r>
        <w:r w:rsidRPr="00D7061C">
          <w:rPr>
            <w:rFonts w:ascii="Times New Roman" w:hAnsi="Times New Roman" w:cs="Times New Roman"/>
          </w:rPr>
          <w:t xml:space="preserve">– ID: 2.16.840.1.113883.9.13 </w:t>
        </w:r>
      </w:ins>
    </w:p>
    <w:p w14:paraId="0CB3230E" w14:textId="77777777" w:rsidR="00E029DD" w:rsidRPr="00D7061C" w:rsidRDefault="00E029DD" w:rsidP="00E029DD">
      <w:pPr>
        <w:pStyle w:val="Default"/>
        <w:numPr>
          <w:ins w:id="1564" w:author="Bob Yencha" w:date="2011-12-20T00:00:00Z"/>
        </w:numPr>
        <w:spacing w:after="120"/>
        <w:ind w:left="720"/>
        <w:rPr>
          <w:ins w:id="1565" w:author="Bob Yencha" w:date="2011-12-20T00:00:00Z"/>
          <w:rFonts w:ascii="Times New Roman" w:hAnsi="Times New Roman" w:cs="Times New Roman"/>
        </w:rPr>
      </w:pPr>
      <w:ins w:id="1566" w:author="Bob Yencha" w:date="2011-12-20T00:00:00Z">
        <w:r w:rsidRPr="00D7061C">
          <w:rPr>
            <w:rFonts w:ascii="Times New Roman" w:hAnsi="Times New Roman" w:cs="Times New Roman"/>
          </w:rPr>
          <w:t>This profile component indicates that</w:t>
        </w:r>
        <w:r>
          <w:rPr>
            <w:rFonts w:ascii="Times New Roman" w:hAnsi="Times New Roman" w:cs="Times New Roman"/>
          </w:rPr>
          <w:t xml:space="preserve"> the identification method has been negotiated between the trading partners where none or some may</w:t>
        </w:r>
        <w:r w:rsidRPr="00D7061C">
          <w:rPr>
            <w:rFonts w:ascii="Times New Roman" w:hAnsi="Times New Roman" w:cs="Times New Roman"/>
          </w:rPr>
          <w:t xml:space="preserve"> use ISO OIDs according to section 1.5.1</w:t>
        </w:r>
        <w:r>
          <w:rPr>
            <w:rFonts w:ascii="Times New Roman" w:hAnsi="Times New Roman" w:cs="Times New Roman"/>
          </w:rPr>
          <w:t>. while others use any of the identification methods allowed through the base standard</w:t>
        </w:r>
        <w:r w:rsidRPr="00D7061C">
          <w:rPr>
            <w:rFonts w:ascii="Times New Roman" w:hAnsi="Times New Roman" w:cs="Times New Roman"/>
          </w:rPr>
          <w:t xml:space="preserve">.  Consequently, these identifiers are not guaranteed to be globally unique. </w:t>
        </w:r>
      </w:ins>
    </w:p>
    <w:p w14:paraId="4F5477DF" w14:textId="77777777" w:rsidR="00E029DD" w:rsidRDefault="00E029DD" w:rsidP="00E029DD">
      <w:pPr>
        <w:pStyle w:val="Default"/>
        <w:numPr>
          <w:ilvl w:val="0"/>
          <w:numId w:val="29"/>
        </w:numPr>
        <w:spacing w:after="120"/>
        <w:rPr>
          <w:ins w:id="1567" w:author="Bob Yencha" w:date="2011-12-20T00:00:00Z"/>
          <w:rFonts w:ascii="Times New Roman" w:hAnsi="Times New Roman" w:cs="Times New Roman"/>
          <w:sz w:val="23"/>
          <w:szCs w:val="23"/>
        </w:rPr>
      </w:pPr>
      <w:ins w:id="1568" w:author="Bob Yencha" w:date="2011-12-20T00:00:00Z">
        <w:r>
          <w:rPr>
            <w:rFonts w:ascii="Times New Roman" w:hAnsi="Times New Roman" w:cs="Times New Roman"/>
            <w:sz w:val="23"/>
            <w:szCs w:val="23"/>
          </w:rPr>
          <w:t xml:space="preserve">MSH.3 – Sending Application </w:t>
        </w:r>
      </w:ins>
    </w:p>
    <w:p w14:paraId="76879128" w14:textId="77777777" w:rsidR="00E029DD" w:rsidRDefault="00E029DD" w:rsidP="00E029DD">
      <w:pPr>
        <w:pStyle w:val="Default"/>
        <w:numPr>
          <w:ilvl w:val="0"/>
          <w:numId w:val="29"/>
        </w:numPr>
        <w:spacing w:after="120"/>
        <w:rPr>
          <w:ins w:id="1569" w:author="Bob Yencha" w:date="2011-12-20T00:00:00Z"/>
          <w:rFonts w:ascii="Times New Roman" w:hAnsi="Times New Roman" w:cs="Times New Roman"/>
          <w:sz w:val="23"/>
          <w:szCs w:val="23"/>
        </w:rPr>
      </w:pPr>
      <w:ins w:id="1570" w:author="Bob Yencha" w:date="2011-12-20T00:00:00Z">
        <w:r>
          <w:rPr>
            <w:rFonts w:ascii="Times New Roman" w:hAnsi="Times New Roman" w:cs="Times New Roman"/>
            <w:sz w:val="23"/>
            <w:szCs w:val="23"/>
          </w:rPr>
          <w:t xml:space="preserve">MSH.4 – Sending Facility </w:t>
        </w:r>
      </w:ins>
    </w:p>
    <w:p w14:paraId="49D8A1FE" w14:textId="77777777" w:rsidR="00E029DD" w:rsidRDefault="00E029DD" w:rsidP="00E029DD">
      <w:pPr>
        <w:pStyle w:val="Default"/>
        <w:numPr>
          <w:ilvl w:val="0"/>
          <w:numId w:val="29"/>
        </w:numPr>
        <w:spacing w:after="120"/>
        <w:rPr>
          <w:ins w:id="1571" w:author="Bob Yencha" w:date="2011-12-20T00:00:00Z"/>
          <w:rFonts w:ascii="Times New Roman" w:hAnsi="Times New Roman" w:cs="Times New Roman"/>
          <w:sz w:val="23"/>
          <w:szCs w:val="23"/>
        </w:rPr>
      </w:pPr>
      <w:ins w:id="1572" w:author="Bob Yencha" w:date="2011-12-20T00:00:00Z">
        <w:r>
          <w:rPr>
            <w:rFonts w:ascii="Times New Roman" w:hAnsi="Times New Roman" w:cs="Times New Roman"/>
            <w:sz w:val="23"/>
            <w:szCs w:val="23"/>
          </w:rPr>
          <w:t xml:space="preserve">MSH.6 – Receiving Facility </w:t>
        </w:r>
      </w:ins>
    </w:p>
    <w:p w14:paraId="16CB6DDC" w14:textId="77777777" w:rsidR="00E029DD" w:rsidRDefault="00E029DD" w:rsidP="00E029DD">
      <w:pPr>
        <w:pStyle w:val="Default"/>
        <w:numPr>
          <w:ilvl w:val="0"/>
          <w:numId w:val="29"/>
        </w:numPr>
        <w:spacing w:after="120"/>
        <w:rPr>
          <w:ins w:id="1573" w:author="Bob Yencha" w:date="2011-12-20T00:00:00Z"/>
          <w:rFonts w:ascii="Times New Roman" w:hAnsi="Times New Roman" w:cs="Times New Roman"/>
          <w:sz w:val="23"/>
          <w:szCs w:val="23"/>
        </w:rPr>
      </w:pPr>
      <w:ins w:id="1574" w:author="Bob Yencha" w:date="2011-12-20T00:00:00Z">
        <w:r>
          <w:rPr>
            <w:rFonts w:ascii="Times New Roman" w:hAnsi="Times New Roman" w:cs="Times New Roman"/>
            <w:sz w:val="23"/>
            <w:szCs w:val="23"/>
          </w:rPr>
          <w:t xml:space="preserve">PID.3 – Patient Identifier List </w:t>
        </w:r>
      </w:ins>
    </w:p>
    <w:p w14:paraId="15424992" w14:textId="77777777" w:rsidR="00E029DD" w:rsidRDefault="00E029DD" w:rsidP="00E029DD">
      <w:pPr>
        <w:pStyle w:val="Default"/>
        <w:numPr>
          <w:ilvl w:val="0"/>
          <w:numId w:val="29"/>
        </w:numPr>
        <w:spacing w:after="120"/>
        <w:rPr>
          <w:ins w:id="1575" w:author="Bob Yencha" w:date="2011-12-20T00:00:00Z"/>
          <w:rFonts w:ascii="Times New Roman" w:hAnsi="Times New Roman" w:cs="Times New Roman"/>
          <w:sz w:val="23"/>
          <w:szCs w:val="23"/>
        </w:rPr>
      </w:pPr>
      <w:ins w:id="1576" w:author="Bob Yencha" w:date="2011-12-20T00:00:00Z">
        <w:r>
          <w:rPr>
            <w:rFonts w:ascii="Times New Roman" w:hAnsi="Times New Roman" w:cs="Times New Roman"/>
            <w:sz w:val="23"/>
            <w:szCs w:val="23"/>
          </w:rPr>
          <w:t xml:space="preserve">ORC.2 – Placer Order Number </w:t>
        </w:r>
      </w:ins>
    </w:p>
    <w:p w14:paraId="2B0D25CE" w14:textId="77777777" w:rsidR="00E029DD" w:rsidRDefault="00E029DD" w:rsidP="00E029DD">
      <w:pPr>
        <w:pStyle w:val="Default"/>
        <w:numPr>
          <w:ilvl w:val="0"/>
          <w:numId w:val="29"/>
        </w:numPr>
        <w:spacing w:after="120"/>
        <w:rPr>
          <w:ins w:id="1577" w:author="Bob Yencha" w:date="2011-12-20T00:00:00Z"/>
          <w:rFonts w:ascii="Times New Roman" w:hAnsi="Times New Roman" w:cs="Times New Roman"/>
          <w:sz w:val="23"/>
          <w:szCs w:val="23"/>
        </w:rPr>
      </w:pPr>
      <w:ins w:id="1578" w:author="Bob Yencha" w:date="2011-12-20T00:00:00Z">
        <w:r>
          <w:rPr>
            <w:rFonts w:ascii="Times New Roman" w:hAnsi="Times New Roman" w:cs="Times New Roman"/>
            <w:sz w:val="23"/>
            <w:szCs w:val="23"/>
          </w:rPr>
          <w:t xml:space="preserve">ORC.3 – Filler Order Number </w:t>
        </w:r>
      </w:ins>
    </w:p>
    <w:p w14:paraId="3270196B" w14:textId="77777777" w:rsidR="00E029DD" w:rsidRDefault="00E029DD" w:rsidP="00E029DD">
      <w:pPr>
        <w:pStyle w:val="Default"/>
        <w:numPr>
          <w:ilvl w:val="0"/>
          <w:numId w:val="29"/>
        </w:numPr>
        <w:spacing w:after="120"/>
        <w:rPr>
          <w:ins w:id="1579" w:author="Bob Yencha" w:date="2011-12-20T00:00:00Z"/>
          <w:rFonts w:ascii="Times New Roman" w:hAnsi="Times New Roman" w:cs="Times New Roman"/>
          <w:sz w:val="23"/>
          <w:szCs w:val="23"/>
        </w:rPr>
      </w:pPr>
      <w:ins w:id="1580" w:author="Bob Yencha" w:date="2011-12-20T00:00:00Z">
        <w:r>
          <w:rPr>
            <w:rFonts w:ascii="Times New Roman" w:hAnsi="Times New Roman" w:cs="Times New Roman"/>
            <w:sz w:val="23"/>
            <w:szCs w:val="23"/>
          </w:rPr>
          <w:t xml:space="preserve">ORC.4 – Placer Group Number </w:t>
        </w:r>
      </w:ins>
    </w:p>
    <w:p w14:paraId="118BDF96" w14:textId="77777777" w:rsidR="00E029DD" w:rsidRDefault="00E029DD" w:rsidP="00E029DD">
      <w:pPr>
        <w:pStyle w:val="Default"/>
        <w:numPr>
          <w:ilvl w:val="0"/>
          <w:numId w:val="29"/>
        </w:numPr>
        <w:spacing w:after="120"/>
        <w:rPr>
          <w:ins w:id="1581" w:author="Bob Yencha" w:date="2011-12-20T00:00:00Z"/>
          <w:rFonts w:ascii="Times New Roman" w:hAnsi="Times New Roman" w:cs="Times New Roman"/>
          <w:sz w:val="23"/>
          <w:szCs w:val="23"/>
        </w:rPr>
      </w:pPr>
      <w:ins w:id="1582" w:author="Bob Yencha" w:date="2011-12-20T00:00:00Z">
        <w:r>
          <w:rPr>
            <w:rFonts w:ascii="Times New Roman" w:hAnsi="Times New Roman" w:cs="Times New Roman"/>
            <w:sz w:val="23"/>
            <w:szCs w:val="23"/>
          </w:rPr>
          <w:t xml:space="preserve">OBR.2 – Placer Order Number </w:t>
        </w:r>
      </w:ins>
    </w:p>
    <w:p w14:paraId="3E0D3C6F" w14:textId="77777777" w:rsidR="00E029DD" w:rsidRDefault="00E029DD" w:rsidP="00E029DD">
      <w:pPr>
        <w:pStyle w:val="Default"/>
        <w:numPr>
          <w:ilvl w:val="0"/>
          <w:numId w:val="29"/>
        </w:numPr>
        <w:spacing w:after="120"/>
        <w:rPr>
          <w:ins w:id="1583" w:author="Bob Yencha" w:date="2011-12-20T00:00:00Z"/>
          <w:rFonts w:ascii="Times New Roman" w:hAnsi="Times New Roman" w:cs="Times New Roman"/>
          <w:sz w:val="23"/>
          <w:szCs w:val="23"/>
        </w:rPr>
      </w:pPr>
      <w:ins w:id="1584" w:author="Bob Yencha" w:date="2011-12-20T00:00:00Z">
        <w:r>
          <w:rPr>
            <w:rFonts w:ascii="Times New Roman" w:hAnsi="Times New Roman" w:cs="Times New Roman"/>
            <w:sz w:val="23"/>
            <w:szCs w:val="23"/>
          </w:rPr>
          <w:t xml:space="preserve">OBR.3 – Filler Order Number </w:t>
        </w:r>
      </w:ins>
    </w:p>
    <w:p w14:paraId="1CD437FB" w14:textId="77777777" w:rsidR="00E029DD" w:rsidRDefault="00E029DD" w:rsidP="00E029DD">
      <w:pPr>
        <w:pStyle w:val="Default"/>
        <w:numPr>
          <w:ilvl w:val="0"/>
          <w:numId w:val="29"/>
        </w:numPr>
        <w:spacing w:after="120"/>
        <w:rPr>
          <w:ins w:id="1585" w:author="Bob Yencha" w:date="2011-12-20T00:00:00Z"/>
          <w:rFonts w:ascii="Times New Roman" w:hAnsi="Times New Roman" w:cs="Times New Roman"/>
          <w:sz w:val="23"/>
          <w:szCs w:val="23"/>
        </w:rPr>
      </w:pPr>
      <w:ins w:id="1586" w:author="Bob Yencha" w:date="2011-12-20T00:00:00Z">
        <w:r>
          <w:rPr>
            <w:rFonts w:ascii="Times New Roman" w:hAnsi="Times New Roman" w:cs="Times New Roman"/>
            <w:sz w:val="23"/>
            <w:szCs w:val="23"/>
          </w:rPr>
          <w:t xml:space="preserve">OBR.28 – Result Copies To </w:t>
        </w:r>
      </w:ins>
    </w:p>
    <w:p w14:paraId="147460DE" w14:textId="77777777" w:rsidR="00E029DD" w:rsidRDefault="00E029DD" w:rsidP="00E029DD">
      <w:pPr>
        <w:pStyle w:val="Default"/>
        <w:numPr>
          <w:ilvl w:val="0"/>
          <w:numId w:val="29"/>
        </w:numPr>
        <w:spacing w:after="120"/>
        <w:rPr>
          <w:ins w:id="1587" w:author="Bob Yencha" w:date="2011-12-20T00:00:00Z"/>
          <w:rFonts w:ascii="Times New Roman" w:hAnsi="Times New Roman" w:cs="Times New Roman"/>
          <w:sz w:val="23"/>
          <w:szCs w:val="23"/>
        </w:rPr>
      </w:pPr>
      <w:ins w:id="1588" w:author="Bob Yencha" w:date="2011-12-20T00:00:00Z">
        <w:r>
          <w:rPr>
            <w:rFonts w:ascii="Times New Roman" w:hAnsi="Times New Roman" w:cs="Times New Roman"/>
            <w:sz w:val="23"/>
            <w:szCs w:val="23"/>
          </w:rPr>
          <w:t xml:space="preserve">OBR.16 – Ordering Provider </w:t>
        </w:r>
      </w:ins>
    </w:p>
    <w:p w14:paraId="4FB4DF77" w14:textId="77777777" w:rsidR="00E029DD" w:rsidRDefault="00E029DD" w:rsidP="00E029DD">
      <w:pPr>
        <w:pStyle w:val="Default"/>
        <w:numPr>
          <w:ilvl w:val="0"/>
          <w:numId w:val="29"/>
        </w:numPr>
        <w:spacing w:after="120"/>
        <w:rPr>
          <w:ins w:id="1589" w:author="Bob Yencha" w:date="2011-12-20T00:00:00Z"/>
          <w:rFonts w:ascii="Times New Roman" w:hAnsi="Times New Roman" w:cs="Times New Roman"/>
          <w:sz w:val="23"/>
          <w:szCs w:val="23"/>
        </w:rPr>
      </w:pPr>
      <w:ins w:id="1590" w:author="Bob Yencha" w:date="2011-12-20T00:00:00Z">
        <w:r>
          <w:rPr>
            <w:rFonts w:ascii="Times New Roman" w:hAnsi="Times New Roman" w:cs="Times New Roman"/>
            <w:sz w:val="23"/>
            <w:szCs w:val="23"/>
          </w:rPr>
          <w:t xml:space="preserve">OBR.29 – Parent </w:t>
        </w:r>
      </w:ins>
    </w:p>
    <w:p w14:paraId="68EDC89F" w14:textId="77777777" w:rsidR="00E029DD" w:rsidRDefault="00E029DD" w:rsidP="00E029DD">
      <w:pPr>
        <w:pStyle w:val="Default"/>
        <w:numPr>
          <w:ilvl w:val="0"/>
          <w:numId w:val="29"/>
        </w:numPr>
        <w:spacing w:after="120"/>
        <w:rPr>
          <w:ins w:id="1591" w:author="Bob Yencha" w:date="2011-12-20T00:00:00Z"/>
          <w:rFonts w:ascii="Times New Roman" w:hAnsi="Times New Roman" w:cs="Times New Roman"/>
          <w:sz w:val="23"/>
          <w:szCs w:val="23"/>
        </w:rPr>
      </w:pPr>
      <w:ins w:id="1592" w:author="Bob Yencha" w:date="2011-12-20T00:00:00Z">
        <w:r>
          <w:rPr>
            <w:rFonts w:ascii="Times New Roman" w:hAnsi="Times New Roman" w:cs="Times New Roman"/>
            <w:sz w:val="23"/>
            <w:szCs w:val="23"/>
          </w:rPr>
          <w:t xml:space="preserve">OBX.16 – Responsible Observer </w:t>
        </w:r>
      </w:ins>
    </w:p>
    <w:p w14:paraId="0536674A" w14:textId="77777777" w:rsidR="00E029DD" w:rsidRDefault="00E029DD" w:rsidP="00E029DD">
      <w:pPr>
        <w:pStyle w:val="Default"/>
        <w:numPr>
          <w:ilvl w:val="0"/>
          <w:numId w:val="29"/>
        </w:numPr>
        <w:spacing w:after="120"/>
        <w:rPr>
          <w:ins w:id="1593" w:author="Bob Yencha" w:date="2011-12-20T00:00:00Z"/>
          <w:rFonts w:ascii="Times New Roman" w:hAnsi="Times New Roman" w:cs="Times New Roman"/>
          <w:sz w:val="23"/>
          <w:szCs w:val="23"/>
        </w:rPr>
      </w:pPr>
      <w:ins w:id="1594" w:author="Bob Yencha" w:date="2011-12-20T00:00:00Z">
        <w:r>
          <w:rPr>
            <w:rFonts w:ascii="Times New Roman" w:hAnsi="Times New Roman" w:cs="Times New Roman"/>
            <w:sz w:val="23"/>
            <w:szCs w:val="23"/>
          </w:rPr>
          <w:t xml:space="preserve">OBX.25 – Performing Organization Medical Director </w:t>
        </w:r>
      </w:ins>
    </w:p>
    <w:p w14:paraId="13252819" w14:textId="77777777" w:rsidR="00E029DD" w:rsidRPr="00D7061C" w:rsidRDefault="00E029DD" w:rsidP="00E029DD">
      <w:pPr>
        <w:pStyle w:val="Default"/>
        <w:numPr>
          <w:ins w:id="1595" w:author="Bob Yencha" w:date="2011-12-20T00:00:00Z"/>
        </w:numPr>
        <w:spacing w:after="120"/>
        <w:ind w:left="720"/>
        <w:rPr>
          <w:ins w:id="1596" w:author="Bob Yencha" w:date="2011-12-20T00:00:00Z"/>
          <w:rFonts w:ascii="Times New Roman" w:hAnsi="Times New Roman" w:cs="Times New Roman"/>
        </w:rPr>
      </w:pPr>
      <w:ins w:id="1597" w:author="Bob Yencha" w:date="2011-12-20T00:00:00Z">
        <w:r>
          <w:rPr>
            <w:rFonts w:ascii="Times New Roman" w:hAnsi="Times New Roman" w:cs="Times New Roman"/>
          </w:rPr>
          <w:t>These fields must use the NG</w:t>
        </w:r>
        <w:r w:rsidRPr="00D7061C">
          <w:rPr>
            <w:rFonts w:ascii="Times New Roman" w:hAnsi="Times New Roman" w:cs="Times New Roman"/>
          </w:rPr>
          <w:t xml:space="preserve"> version of the</w:t>
        </w:r>
        <w:r>
          <w:rPr>
            <w:rFonts w:ascii="Times New Roman" w:hAnsi="Times New Roman" w:cs="Times New Roman"/>
          </w:rPr>
          <w:t xml:space="preserve">ir </w:t>
        </w:r>
        <w:r w:rsidRPr="00D7061C">
          <w:rPr>
            <w:rFonts w:ascii="Times New Roman" w:hAnsi="Times New Roman" w:cs="Times New Roman"/>
          </w:rPr>
          <w:t>data type definition.</w:t>
        </w:r>
      </w:ins>
    </w:p>
    <w:p w14:paraId="138012FD" w14:textId="77777777" w:rsidR="00E029DD" w:rsidRPr="00D7061C" w:rsidRDefault="00E029DD" w:rsidP="00E029DD">
      <w:pPr>
        <w:pStyle w:val="Default"/>
        <w:numPr>
          <w:ins w:id="1598" w:author="Bob Yencha" w:date="2011-12-20T00:00:00Z"/>
        </w:numPr>
        <w:spacing w:after="120"/>
        <w:ind w:left="720"/>
        <w:outlineLvl w:val="0"/>
        <w:rPr>
          <w:ins w:id="1599" w:author="Bob Yencha" w:date="2011-12-20T00:00:00Z"/>
          <w:rFonts w:ascii="Times New Roman" w:hAnsi="Times New Roman" w:cs="Times New Roman"/>
        </w:rPr>
      </w:pPr>
      <w:ins w:id="1600" w:author="Bob Yencha" w:date="2011-12-20T00:00:00Z">
        <w:r w:rsidRPr="00D7061C">
          <w:rPr>
            <w:rFonts w:ascii="Times New Roman" w:hAnsi="Times New Roman" w:cs="Times New Roman"/>
            <w:b/>
            <w:bCs/>
          </w:rPr>
          <w:t xml:space="preserve">RU </w:t>
        </w:r>
        <w:r>
          <w:rPr>
            <w:rFonts w:ascii="Times New Roman" w:hAnsi="Times New Roman" w:cs="Times New Roman"/>
            <w:b/>
            <w:bCs/>
          </w:rPr>
          <w:t xml:space="preserve">Profile </w:t>
        </w:r>
        <w:r w:rsidRPr="00D7061C">
          <w:rPr>
            <w:rFonts w:ascii="Times New Roman" w:hAnsi="Times New Roman" w:cs="Times New Roman"/>
            <w:b/>
            <w:bCs/>
          </w:rPr>
          <w:t xml:space="preserve">Component </w:t>
        </w:r>
        <w:r w:rsidRPr="00D7061C">
          <w:rPr>
            <w:rFonts w:ascii="Times New Roman" w:hAnsi="Times New Roman" w:cs="Times New Roman"/>
          </w:rPr>
          <w:t xml:space="preserve">–ID: 2.16.840.1.113883.9.14 </w:t>
        </w:r>
      </w:ins>
    </w:p>
    <w:p w14:paraId="33652776" w14:textId="77777777" w:rsidR="00E029DD" w:rsidRPr="00D7061C" w:rsidRDefault="00E029DD" w:rsidP="00E029DD">
      <w:pPr>
        <w:pStyle w:val="Default"/>
        <w:numPr>
          <w:ins w:id="1601" w:author="Bob Yencha" w:date="2011-12-20T00:00:00Z"/>
        </w:numPr>
        <w:spacing w:after="120"/>
        <w:ind w:left="720"/>
        <w:rPr>
          <w:ins w:id="1602" w:author="Bob Yencha" w:date="2011-12-20T00:00:00Z"/>
          <w:rFonts w:ascii="Times New Roman" w:hAnsi="Times New Roman" w:cs="Times New Roman"/>
        </w:rPr>
      </w:pPr>
      <w:ins w:id="1603" w:author="Bob Yencha" w:date="2011-12-20T00:00:00Z">
        <w:r w:rsidRPr="00D7061C">
          <w:rPr>
            <w:rFonts w:ascii="Times New Roman" w:hAnsi="Times New Roman" w:cs="Times New Roman"/>
          </w:rPr>
          <w:t>This profile component indicates that the test can be identified by either the placer order number only and/or the filler order number only.</w:t>
        </w:r>
      </w:ins>
    </w:p>
    <w:p w14:paraId="4AA7B282" w14:textId="77777777" w:rsidR="00E029DD" w:rsidRPr="00E03077" w:rsidRDefault="00E029DD" w:rsidP="00E029DD">
      <w:pPr>
        <w:pStyle w:val="Default"/>
        <w:numPr>
          <w:ins w:id="1604" w:author="Bob Yencha" w:date="2011-12-20T00:00:00Z"/>
        </w:numPr>
        <w:spacing w:after="120"/>
        <w:ind w:left="720"/>
        <w:outlineLvl w:val="0"/>
        <w:rPr>
          <w:ins w:id="1605" w:author="Bob Yencha" w:date="2011-12-20T00:00:00Z"/>
          <w:rFonts w:ascii="Times New Roman" w:hAnsi="Times New Roman" w:cs="Times New Roman"/>
          <w:lang w:val="it-IT"/>
        </w:rPr>
      </w:pPr>
      <w:ins w:id="1606" w:author="Bob Yencha" w:date="2011-12-20T00:00:00Z">
        <w:r w:rsidRPr="00E03077">
          <w:rPr>
            <w:rFonts w:ascii="Times New Roman" w:hAnsi="Times New Roman" w:cs="Times New Roman"/>
            <w:b/>
            <w:bCs/>
            <w:lang w:val="it-IT"/>
          </w:rPr>
          <w:t xml:space="preserve">RN Profile Component </w:t>
        </w:r>
        <w:r w:rsidRPr="00E03077">
          <w:rPr>
            <w:rFonts w:ascii="Times New Roman" w:hAnsi="Times New Roman" w:cs="Times New Roman"/>
            <w:lang w:val="it-IT"/>
          </w:rPr>
          <w:t xml:space="preserve">– ID: 2.16.840.1.113883.9.15 </w:t>
        </w:r>
      </w:ins>
    </w:p>
    <w:p w14:paraId="1E77FA7F" w14:textId="77777777" w:rsidR="00E029DD" w:rsidRPr="00D7061C" w:rsidRDefault="00E029DD" w:rsidP="00E029DD">
      <w:pPr>
        <w:pStyle w:val="Default"/>
        <w:numPr>
          <w:ins w:id="1607" w:author="Bob Yencha" w:date="2011-12-20T00:00:00Z"/>
        </w:numPr>
        <w:spacing w:after="120"/>
        <w:ind w:left="720"/>
        <w:rPr>
          <w:ins w:id="1608" w:author="Bob Yencha" w:date="2011-12-20T00:00:00Z"/>
          <w:rFonts w:ascii="Times New Roman" w:hAnsi="Times New Roman" w:cs="Times New Roman"/>
        </w:rPr>
      </w:pPr>
      <w:ins w:id="1609" w:author="Bob Yencha" w:date="2011-12-20T00:00:00Z">
        <w:r w:rsidRPr="00D7061C">
          <w:rPr>
            <w:rFonts w:ascii="Times New Roman" w:hAnsi="Times New Roman" w:cs="Times New Roman"/>
          </w:rPr>
          <w:t>This profile component indicates that the test can be only be identified using the placer order number or the filler order number in combination with the universal service identifier.</w:t>
        </w:r>
      </w:ins>
    </w:p>
    <w:p w14:paraId="7BD1A8BC" w14:textId="77777777" w:rsidR="00E029DD" w:rsidRPr="00E029DD" w:rsidRDefault="00E029DD" w:rsidP="00E029DD">
      <w:pPr>
        <w:spacing w:before="100" w:after="0"/>
        <w:rPr>
          <w:ins w:id="1610" w:author="Bob Yencha" w:date="2011-12-20T00:00:00Z"/>
        </w:rPr>
      </w:pPr>
      <w:ins w:id="1611" w:author="Bob Yencha" w:date="2011-12-20T00:00:00Z">
        <w:r w:rsidRPr="00E029DD">
          <w:t>The profile components must be combined to create a valid profile for a particular transaction.  A valid profile consists of three profile components:</w:t>
        </w:r>
      </w:ins>
    </w:p>
    <w:p w14:paraId="354322E4" w14:textId="77777777" w:rsidR="00E029DD" w:rsidRDefault="00E029DD" w:rsidP="00630BB7">
      <w:pPr>
        <w:numPr>
          <w:ilvl w:val="0"/>
          <w:numId w:val="30"/>
        </w:numPr>
        <w:autoSpaceDE w:val="0"/>
        <w:autoSpaceDN w:val="0"/>
        <w:adjustRightInd w:val="0"/>
        <w:rPr>
          <w:ins w:id="1612" w:author="Bob Yencha" w:date="2011-12-20T00:00:00Z"/>
          <w:color w:val="000000"/>
          <w:sz w:val="23"/>
          <w:szCs w:val="23"/>
        </w:rPr>
      </w:pPr>
      <w:ins w:id="1613" w:author="Bob Yencha" w:date="2011-12-20T00:00:00Z">
        <w:r>
          <w:rPr>
            <w:color w:val="000000"/>
            <w:sz w:val="23"/>
            <w:szCs w:val="23"/>
          </w:rPr>
          <w:t>The LRI Common Profile Component</w:t>
        </w:r>
      </w:ins>
    </w:p>
    <w:p w14:paraId="6B9E6290" w14:textId="77777777" w:rsidR="00E029DD" w:rsidRDefault="00E029DD" w:rsidP="00630BB7">
      <w:pPr>
        <w:numPr>
          <w:ilvl w:val="0"/>
          <w:numId w:val="30"/>
        </w:numPr>
        <w:autoSpaceDE w:val="0"/>
        <w:autoSpaceDN w:val="0"/>
        <w:adjustRightInd w:val="0"/>
        <w:rPr>
          <w:ins w:id="1614" w:author="Bob Yencha" w:date="2011-12-20T00:00:00Z"/>
          <w:color w:val="000000"/>
          <w:sz w:val="23"/>
          <w:szCs w:val="23"/>
        </w:rPr>
      </w:pPr>
      <w:ins w:id="1615" w:author="Bob Yencha" w:date="2011-12-20T00:00:00Z">
        <w:r>
          <w:rPr>
            <w:color w:val="000000"/>
            <w:sz w:val="23"/>
            <w:szCs w:val="23"/>
          </w:rPr>
          <w:t xml:space="preserve">The GU Profile Component </w:t>
        </w:r>
        <w:r w:rsidRPr="00E03077">
          <w:rPr>
            <w:b/>
            <w:bCs/>
            <w:color w:val="000000"/>
            <w:sz w:val="23"/>
            <w:szCs w:val="23"/>
          </w:rPr>
          <w:t>OR</w:t>
        </w:r>
        <w:r>
          <w:rPr>
            <w:color w:val="000000"/>
            <w:sz w:val="23"/>
            <w:szCs w:val="23"/>
          </w:rPr>
          <w:t xml:space="preserve"> the NG Profile Component</w:t>
        </w:r>
      </w:ins>
    </w:p>
    <w:p w14:paraId="36381112" w14:textId="77777777" w:rsidR="00E029DD" w:rsidRPr="00A615E8" w:rsidRDefault="00E029DD" w:rsidP="00630BB7">
      <w:pPr>
        <w:numPr>
          <w:ilvl w:val="0"/>
          <w:numId w:val="30"/>
        </w:numPr>
        <w:autoSpaceDE w:val="0"/>
        <w:autoSpaceDN w:val="0"/>
        <w:adjustRightInd w:val="0"/>
        <w:rPr>
          <w:ins w:id="1616" w:author="Bob Yencha" w:date="2011-12-20T00:00:00Z"/>
          <w:color w:val="000000"/>
          <w:sz w:val="23"/>
          <w:szCs w:val="23"/>
        </w:rPr>
      </w:pPr>
      <w:ins w:id="1617" w:author="Bob Yencha" w:date="2011-12-20T00:00:00Z">
        <w:r>
          <w:rPr>
            <w:color w:val="000000"/>
            <w:sz w:val="23"/>
            <w:szCs w:val="23"/>
          </w:rPr>
          <w:t xml:space="preserve">The RU Profile Component </w:t>
        </w:r>
        <w:r w:rsidRPr="00E03077">
          <w:rPr>
            <w:b/>
            <w:bCs/>
            <w:color w:val="000000"/>
            <w:sz w:val="23"/>
            <w:szCs w:val="23"/>
          </w:rPr>
          <w:t>OR</w:t>
        </w:r>
        <w:r>
          <w:rPr>
            <w:color w:val="000000"/>
            <w:sz w:val="23"/>
            <w:szCs w:val="23"/>
          </w:rPr>
          <w:t xml:space="preserve"> the RN Profile Component</w:t>
        </w:r>
      </w:ins>
    </w:p>
    <w:p w14:paraId="1FF3A29A" w14:textId="77777777" w:rsidR="00E029DD" w:rsidRPr="00E029DD" w:rsidRDefault="00E029DD" w:rsidP="00E029DD">
      <w:pPr>
        <w:spacing w:before="100" w:after="0"/>
        <w:rPr>
          <w:ins w:id="1618" w:author="Bob Yencha" w:date="2011-12-20T00:00:00Z"/>
        </w:rPr>
      </w:pPr>
      <w:ins w:id="1619" w:author="Bob Yencha" w:date="2011-12-20T00:00:00Z">
        <w:r w:rsidRPr="00E029DD">
          <w:t>One may either enumerate the profile component IDs in MSH.21 (in no particular order), or use one of the profile IDs provided for each of the valid combinations:</w:t>
        </w:r>
      </w:ins>
    </w:p>
    <w:p w14:paraId="60B1B739" w14:textId="77777777" w:rsidR="00E029DD" w:rsidRPr="00E853C9" w:rsidRDefault="00E029DD" w:rsidP="00630BB7">
      <w:pPr>
        <w:numPr>
          <w:ilvl w:val="0"/>
          <w:numId w:val="27"/>
        </w:numPr>
        <w:autoSpaceDE w:val="0"/>
        <w:autoSpaceDN w:val="0"/>
        <w:adjustRightInd w:val="0"/>
        <w:rPr>
          <w:ins w:id="1620" w:author="Bob Yencha" w:date="2011-12-20T00:00:00Z"/>
          <w:color w:val="000000"/>
        </w:rPr>
      </w:pPr>
      <w:ins w:id="1621" w:author="Bob Yencha" w:date="2011-12-20T00:00:00Z">
        <w:r w:rsidRPr="00E853C9">
          <w:rPr>
            <w:color w:val="000000"/>
          </w:rPr>
          <w:t>Common Profile Component + GU Profile Component + RU Profile Component</w:t>
        </w:r>
      </w:ins>
    </w:p>
    <w:p w14:paraId="1CCEF846" w14:textId="77777777" w:rsidR="00E029DD" w:rsidRPr="00E853C9" w:rsidRDefault="00E029DD" w:rsidP="00630BB7">
      <w:pPr>
        <w:numPr>
          <w:ilvl w:val="1"/>
          <w:numId w:val="26"/>
        </w:numPr>
        <w:autoSpaceDE w:val="0"/>
        <w:autoSpaceDN w:val="0"/>
        <w:adjustRightInd w:val="0"/>
        <w:rPr>
          <w:ins w:id="1622" w:author="Bob Yencha" w:date="2011-12-20T00:00:00Z"/>
          <w:color w:val="000000"/>
        </w:rPr>
      </w:pPr>
      <w:ins w:id="1623" w:author="Bob Yencha" w:date="2011-12-20T00:00:00Z">
        <w:r w:rsidRPr="00E853C9">
          <w:rPr>
            <w:color w:val="000000"/>
          </w:rPr>
          <w:lastRenderedPageBreak/>
          <w:t>Profile ID: 2.16.840.1.113883.9.17</w:t>
        </w:r>
      </w:ins>
    </w:p>
    <w:p w14:paraId="4B1764DA" w14:textId="77777777" w:rsidR="00E029DD" w:rsidRPr="00E853C9" w:rsidRDefault="00E029DD" w:rsidP="00630BB7">
      <w:pPr>
        <w:numPr>
          <w:ilvl w:val="0"/>
          <w:numId w:val="27"/>
        </w:numPr>
        <w:autoSpaceDE w:val="0"/>
        <w:autoSpaceDN w:val="0"/>
        <w:adjustRightInd w:val="0"/>
        <w:rPr>
          <w:ins w:id="1624" w:author="Bob Yencha" w:date="2011-12-20T00:00:00Z"/>
          <w:color w:val="000000"/>
          <w:lang w:val="it-IT"/>
        </w:rPr>
      </w:pPr>
      <w:ins w:id="1625" w:author="Bob Yencha" w:date="2011-12-20T00:00:00Z">
        <w:r w:rsidRPr="00E853C9">
          <w:rPr>
            <w:color w:val="000000"/>
            <w:lang w:val="it-IT"/>
          </w:rPr>
          <w:t>Common Profile Component + GU Profile Component + RN Profile Component</w:t>
        </w:r>
      </w:ins>
    </w:p>
    <w:p w14:paraId="5B84EDB7" w14:textId="77777777" w:rsidR="00E029DD" w:rsidRPr="00E853C9" w:rsidRDefault="00E029DD" w:rsidP="00630BB7">
      <w:pPr>
        <w:numPr>
          <w:ilvl w:val="1"/>
          <w:numId w:val="26"/>
        </w:numPr>
        <w:autoSpaceDE w:val="0"/>
        <w:autoSpaceDN w:val="0"/>
        <w:adjustRightInd w:val="0"/>
        <w:rPr>
          <w:ins w:id="1626" w:author="Bob Yencha" w:date="2011-12-20T00:00:00Z"/>
          <w:color w:val="000000"/>
        </w:rPr>
      </w:pPr>
      <w:ins w:id="1627" w:author="Bob Yencha" w:date="2011-12-20T00:00:00Z">
        <w:r w:rsidRPr="00E853C9">
          <w:rPr>
            <w:color w:val="000000"/>
          </w:rPr>
          <w:t>Profile ID: 2.16.840.1.113883.9.18</w:t>
        </w:r>
      </w:ins>
    </w:p>
    <w:p w14:paraId="15A05C40" w14:textId="77777777" w:rsidR="00E029DD" w:rsidRPr="00E853C9" w:rsidRDefault="00E029DD" w:rsidP="00630BB7">
      <w:pPr>
        <w:numPr>
          <w:ilvl w:val="0"/>
          <w:numId w:val="27"/>
        </w:numPr>
        <w:autoSpaceDE w:val="0"/>
        <w:autoSpaceDN w:val="0"/>
        <w:adjustRightInd w:val="0"/>
        <w:rPr>
          <w:ins w:id="1628" w:author="Bob Yencha" w:date="2011-12-20T00:00:00Z"/>
          <w:color w:val="000000"/>
        </w:rPr>
      </w:pPr>
      <w:ins w:id="1629" w:author="Bob Yencha" w:date="2011-12-20T00:00:00Z">
        <w:r w:rsidRPr="00E853C9">
          <w:rPr>
            <w:color w:val="000000"/>
          </w:rPr>
          <w:t>Common Profile Component + NG Profile Component + RU Profile Component</w:t>
        </w:r>
      </w:ins>
    </w:p>
    <w:p w14:paraId="43FFC3C3" w14:textId="77777777" w:rsidR="00E029DD" w:rsidRPr="00E853C9" w:rsidRDefault="00E029DD" w:rsidP="00630BB7">
      <w:pPr>
        <w:numPr>
          <w:ilvl w:val="1"/>
          <w:numId w:val="26"/>
        </w:numPr>
        <w:autoSpaceDE w:val="0"/>
        <w:autoSpaceDN w:val="0"/>
        <w:adjustRightInd w:val="0"/>
        <w:rPr>
          <w:ins w:id="1630" w:author="Bob Yencha" w:date="2011-12-20T00:00:00Z"/>
          <w:color w:val="000000"/>
        </w:rPr>
      </w:pPr>
      <w:ins w:id="1631" w:author="Bob Yencha" w:date="2011-12-20T00:00:00Z">
        <w:r w:rsidRPr="00E853C9">
          <w:rPr>
            <w:color w:val="000000"/>
          </w:rPr>
          <w:t>Profile ID: 2.16.840.1.113883.9.19</w:t>
        </w:r>
      </w:ins>
    </w:p>
    <w:p w14:paraId="4605F8BD" w14:textId="77777777" w:rsidR="00E029DD" w:rsidRPr="00E853C9" w:rsidRDefault="00E029DD" w:rsidP="00630BB7">
      <w:pPr>
        <w:numPr>
          <w:ilvl w:val="0"/>
          <w:numId w:val="27"/>
        </w:numPr>
        <w:autoSpaceDE w:val="0"/>
        <w:autoSpaceDN w:val="0"/>
        <w:adjustRightInd w:val="0"/>
        <w:rPr>
          <w:ins w:id="1632" w:author="Bob Yencha" w:date="2011-12-20T00:00:00Z"/>
          <w:color w:val="000000"/>
          <w:lang w:val="it-IT"/>
        </w:rPr>
      </w:pPr>
      <w:ins w:id="1633" w:author="Bob Yencha" w:date="2011-12-20T00:00:00Z">
        <w:r w:rsidRPr="00E853C9">
          <w:rPr>
            <w:color w:val="000000"/>
            <w:lang w:val="it-IT"/>
          </w:rPr>
          <w:t>Common Profile Component + NG Profile Component + RN Profile Component</w:t>
        </w:r>
      </w:ins>
    </w:p>
    <w:p w14:paraId="6E244FE3" w14:textId="77777777" w:rsidR="00E029DD" w:rsidRPr="00E853C9" w:rsidRDefault="00E029DD" w:rsidP="00630BB7">
      <w:pPr>
        <w:numPr>
          <w:ilvl w:val="1"/>
          <w:numId w:val="26"/>
        </w:numPr>
        <w:autoSpaceDE w:val="0"/>
        <w:autoSpaceDN w:val="0"/>
        <w:adjustRightInd w:val="0"/>
        <w:rPr>
          <w:ins w:id="1634" w:author="Bob Yencha" w:date="2011-12-20T00:00:00Z"/>
          <w:color w:val="000000"/>
        </w:rPr>
      </w:pPr>
      <w:ins w:id="1635" w:author="Bob Yencha" w:date="2011-12-20T00:00:00Z">
        <w:r w:rsidRPr="00E853C9">
          <w:rPr>
            <w:color w:val="000000"/>
          </w:rPr>
          <w:t>Profile ID: 2.16.840.1.113883.9.20</w:t>
        </w:r>
      </w:ins>
    </w:p>
    <w:p w14:paraId="0219A085" w14:textId="77777777" w:rsidR="00E029DD" w:rsidRPr="00E029DD" w:rsidRDefault="00E029DD" w:rsidP="00E029DD">
      <w:pPr>
        <w:numPr>
          <w:ins w:id="1636" w:author="Bob Yencha" w:date="2011-12-20T00:00:00Z"/>
        </w:numPr>
        <w:spacing w:before="100" w:after="0"/>
        <w:rPr>
          <w:ins w:id="1637" w:author="Bob Yencha" w:date="2011-12-20T00:00:00Z"/>
        </w:rPr>
      </w:pPr>
      <w:ins w:id="1638" w:author="Bob Yencha" w:date="2011-12-20T00:00:00Z">
        <w:r w:rsidRPr="00E853C9">
          <w:t>One may add o</w:t>
        </w:r>
        <w:r w:rsidRPr="00E029DD">
          <w:t>ther profile components that are defined outside of this implementation guide.  However, those profile components are strictly voluntary and shall not conflict with any of the profile components defined in this implementation guide, nor shall any additional profile be marked by any exchange party as minimally required to successfully send or receive Lab Results when the LRI Common Profile Component, or any of the profile IDs listed above is present in MSH.21.</w:t>
        </w:r>
      </w:ins>
    </w:p>
    <w:p w14:paraId="2C2FB4E8" w14:textId="77777777" w:rsidR="00CD64FA" w:rsidRPr="00CD64FA" w:rsidRDefault="00CD64FA" w:rsidP="00CD64FA">
      <w:pPr>
        <w:pStyle w:val="Default"/>
        <w:numPr>
          <w:ins w:id="1639" w:author="Bob Yencha" w:date="2011-12-15T20:10:00Z"/>
        </w:numPr>
        <w:spacing w:after="120"/>
        <w:ind w:left="720"/>
        <w:rPr>
          <w:ins w:id="1640" w:author="Bob Yencha" w:date="2011-12-15T18:59:00Z"/>
          <w:rFonts w:ascii="Times New Roman" w:hAnsi="Times New Roman" w:cs="Times New Roman"/>
          <w:bCs/>
          <w:lang w:val="it-IT"/>
        </w:rPr>
      </w:pPr>
      <w:ins w:id="1641" w:author="Bob Yencha" w:date="2011-12-15T20:10:00Z">
        <w:r>
          <w:rPr>
            <w:rFonts w:ascii="Times New Roman" w:hAnsi="Times New Roman" w:cs="Times New Roman"/>
            <w:b/>
            <w:bCs/>
            <w:lang w:val="it-IT"/>
          </w:rPr>
          <w:t xml:space="preserve">Acknowledgement Profile  - </w:t>
        </w:r>
      </w:ins>
      <w:ins w:id="1642" w:author="Bob Yencha" w:date="2011-12-15T20:11:00Z">
        <w:r w:rsidRPr="00CD64FA">
          <w:rPr>
            <w:rFonts w:ascii="Times New Roman" w:hAnsi="Times New Roman" w:cs="Times New Roman"/>
            <w:bCs/>
            <w:lang w:val="it-IT"/>
          </w:rPr>
          <w:t xml:space="preserve">ID: </w:t>
        </w:r>
      </w:ins>
      <w:ins w:id="1643" w:author="Bob Yencha" w:date="2011-12-15T20:10:00Z">
        <w:r w:rsidRPr="00CD64FA">
          <w:rPr>
            <w:rFonts w:ascii="Times New Roman" w:hAnsi="Times New Roman" w:cs="Times New Roman"/>
            <w:bCs/>
            <w:lang w:val="it-IT"/>
          </w:rPr>
          <w:t>2.16.840.1.113883.9.21</w:t>
        </w:r>
      </w:ins>
    </w:p>
    <w:p w14:paraId="3D3BF0AA" w14:textId="77777777" w:rsidR="00CD64FA" w:rsidRPr="00D7061C" w:rsidRDefault="00CD64FA" w:rsidP="00CD64FA">
      <w:pPr>
        <w:pStyle w:val="Default"/>
        <w:numPr>
          <w:ins w:id="1644" w:author="Bob Yencha" w:date="2011-12-15T20:11:00Z"/>
        </w:numPr>
        <w:spacing w:after="120"/>
        <w:ind w:left="720"/>
        <w:rPr>
          <w:ins w:id="1645" w:author="Bob Yencha" w:date="2011-12-15T20:11:00Z"/>
          <w:rFonts w:ascii="Times New Roman" w:hAnsi="Times New Roman" w:cs="Times New Roman"/>
        </w:rPr>
      </w:pPr>
      <w:ins w:id="1646" w:author="Bob Yencha" w:date="2011-12-15T20:11:00Z">
        <w:r>
          <w:rPr>
            <w:rFonts w:ascii="Times New Roman" w:hAnsi="Times New Roman" w:cs="Times New Roman"/>
          </w:rPr>
          <w:t xml:space="preserve">This ID is used to indentify an ACK </w:t>
        </w:r>
      </w:ins>
      <w:ins w:id="1647" w:author="Bob Yencha" w:date="2011-12-15T20:12:00Z">
        <w:r>
          <w:rPr>
            <w:rFonts w:ascii="Times New Roman" w:hAnsi="Times New Roman" w:cs="Times New Roman"/>
          </w:rPr>
          <w:t xml:space="preserve">that is constrained </w:t>
        </w:r>
      </w:ins>
      <w:ins w:id="1648" w:author="Bob Yencha" w:date="2011-12-15T20:11:00Z">
        <w:r>
          <w:rPr>
            <w:rFonts w:ascii="Times New Roman" w:hAnsi="Times New Roman" w:cs="Times New Roman"/>
          </w:rPr>
          <w:t>for the profiles defined within this Guide</w:t>
        </w:r>
        <w:r w:rsidRPr="00D7061C">
          <w:rPr>
            <w:rFonts w:ascii="Times New Roman" w:hAnsi="Times New Roman" w:cs="Times New Roman"/>
          </w:rPr>
          <w:t>.</w:t>
        </w:r>
      </w:ins>
    </w:p>
    <w:p w14:paraId="3F8C8612" w14:textId="77777777" w:rsidR="00920BDE" w:rsidRDefault="00920BDE" w:rsidP="00920BDE">
      <w:pPr>
        <w:pStyle w:val="Heading3"/>
        <w:rPr>
          <w:ins w:id="1649" w:author="Bob Yencha" w:date="2011-12-19T17:46:00Z"/>
        </w:rPr>
      </w:pPr>
      <w:bookmarkStart w:id="1650" w:name="_Toc189111941"/>
      <w:ins w:id="1651" w:author="Bob Yencha" w:date="2011-12-19T17:46:00Z">
        <w:r>
          <w:t>Relationship to Orders</w:t>
        </w:r>
        <w:bookmarkEnd w:id="1650"/>
      </w:ins>
    </w:p>
    <w:p w14:paraId="0D0031FD" w14:textId="77777777" w:rsidR="00920BDE" w:rsidRPr="009D16CC" w:rsidRDefault="00920BDE" w:rsidP="00920BDE">
      <w:pPr>
        <w:pStyle w:val="Default"/>
        <w:numPr>
          <w:ins w:id="1652" w:author="Bob Yencha" w:date="2011-12-19T17:46:00Z"/>
        </w:numPr>
        <w:spacing w:after="120"/>
        <w:rPr>
          <w:ins w:id="1653" w:author="Bob Yencha" w:date="2011-12-19T17:46:00Z"/>
          <w:rFonts w:ascii="Times New Roman" w:hAnsi="Times New Roman" w:cs="Times New Roman"/>
        </w:rPr>
      </w:pPr>
      <w:ins w:id="1654" w:author="Bob Yencha" w:date="2011-12-19T17:46:00Z">
        <w:r w:rsidRPr="009D16CC">
          <w:rPr>
            <w:rFonts w:ascii="Times New Roman" w:hAnsi="Times New Roman" w:cs="Times New Roman"/>
          </w:rPr>
          <w:t>This implementation guide</w:t>
        </w:r>
        <w:r>
          <w:rPr>
            <w:rFonts w:ascii="Times New Roman" w:hAnsi="Times New Roman" w:cs="Times New Roman"/>
          </w:rPr>
          <w:t xml:space="preserve"> imposes no constraints on data elements where the origination of </w:t>
        </w:r>
      </w:ins>
      <w:ins w:id="1655" w:author="Bob Yencha" w:date="2011-12-20T00:04:00Z">
        <w:r w:rsidR="00630BB7">
          <w:rPr>
            <w:rFonts w:ascii="Times New Roman" w:hAnsi="Times New Roman" w:cs="Times New Roman"/>
          </w:rPr>
          <w:t>the content for those</w:t>
        </w:r>
      </w:ins>
      <w:ins w:id="1656" w:author="Bob Yencha" w:date="2011-12-19T17:46:00Z">
        <w:r>
          <w:rPr>
            <w:rFonts w:ascii="Times New Roman" w:hAnsi="Times New Roman" w:cs="Times New Roman"/>
          </w:rPr>
          <w:t xml:space="preserve"> data</w:t>
        </w:r>
      </w:ins>
      <w:ins w:id="1657" w:author="Bob Yencha" w:date="2011-12-20T00:05:00Z">
        <w:r w:rsidR="00630BB7">
          <w:rPr>
            <w:rFonts w:ascii="Times New Roman" w:hAnsi="Times New Roman" w:cs="Times New Roman"/>
          </w:rPr>
          <w:t xml:space="preserve"> elements</w:t>
        </w:r>
      </w:ins>
      <w:ins w:id="1658" w:author="Bob Yencha" w:date="2011-12-19T17:46:00Z">
        <w:r>
          <w:rPr>
            <w:rFonts w:ascii="Times New Roman" w:hAnsi="Times New Roman" w:cs="Times New Roman"/>
          </w:rPr>
          <w:t xml:space="preserve"> is </w:t>
        </w:r>
      </w:ins>
      <w:ins w:id="1659" w:author="Bob Yencha" w:date="2011-12-20T00:05:00Z">
        <w:r w:rsidR="00630BB7">
          <w:rPr>
            <w:rFonts w:ascii="Times New Roman" w:hAnsi="Times New Roman" w:cs="Times New Roman"/>
          </w:rPr>
          <w:t xml:space="preserve">a </w:t>
        </w:r>
      </w:ins>
      <w:ins w:id="1660" w:author="Bob Yencha" w:date="2011-12-19T17:46:00Z">
        <w:r>
          <w:rPr>
            <w:rFonts w:ascii="Times New Roman" w:hAnsi="Times New Roman" w:cs="Times New Roman"/>
          </w:rPr>
          <w:t>lab order. For all such data elements, the expectation is that the message will support and echo back, without alteration, the content supplied by an order</w:t>
        </w:r>
      </w:ins>
      <w:ins w:id="1661" w:author="Bob Yencha" w:date="2011-12-20T00:05:00Z">
        <w:r w:rsidR="00630BB7">
          <w:rPr>
            <w:rFonts w:ascii="Times New Roman" w:hAnsi="Times New Roman" w:cs="Times New Roman"/>
          </w:rPr>
          <w:t xml:space="preserve"> where designated within this guide</w:t>
        </w:r>
      </w:ins>
      <w:ins w:id="1662" w:author="Bob Yencha" w:date="2011-12-19T17:46:00Z">
        <w:r>
          <w:rPr>
            <w:rFonts w:ascii="Times New Roman" w:hAnsi="Times New Roman" w:cs="Times New Roman"/>
          </w:rPr>
          <w:t>. The definition of a common order is outside the scope of this Guide.</w:t>
        </w:r>
      </w:ins>
    </w:p>
    <w:p w14:paraId="5B8A7B65" w14:textId="77777777" w:rsidR="00667BA9" w:rsidRPr="006E6504" w:rsidDel="0082726A" w:rsidRDefault="00667BA9" w:rsidP="0082726A">
      <w:pPr>
        <w:rPr>
          <w:del w:id="1663" w:author="Bob Yencha" w:date="2011-12-15T18:59:00Z"/>
        </w:rPr>
      </w:pPr>
      <w:del w:id="1664" w:author="Bob Yencha" w:date="2011-12-15T18:59:00Z">
        <w:r w:rsidRPr="006E6504" w:rsidDel="0082726A">
          <w:delText xml:space="preserve">Conformance to this guide is through the use of </w:delText>
        </w:r>
        <w:r w:rsidR="00AD0EFF" w:rsidDel="0082726A">
          <w:delText>a combination of</w:delText>
        </w:r>
        <w:r w:rsidRPr="006E6504" w:rsidDel="0082726A">
          <w:delText xml:space="preserve"> OIDs in MSH-21 as noted below:</w:delText>
        </w:r>
      </w:del>
    </w:p>
    <w:p w14:paraId="6AACAC47" w14:textId="77777777" w:rsidR="00667BA9" w:rsidRPr="005536E5" w:rsidDel="0082726A" w:rsidRDefault="00667BA9" w:rsidP="00667BA9">
      <w:pPr>
        <w:ind w:left="360"/>
        <w:rPr>
          <w:del w:id="1665" w:author="Bob Yencha" w:date="2011-12-15T18:59:00Z"/>
          <w:b/>
        </w:rPr>
      </w:pPr>
      <w:del w:id="1666" w:author="Bob Yencha" w:date="2011-11-21T22:53:00Z">
        <w:r w:rsidDel="00CF00E1">
          <w:rPr>
            <w:b/>
          </w:rPr>
          <w:delText xml:space="preserve">Base </w:delText>
        </w:r>
      </w:del>
      <w:del w:id="1667" w:author="Bob Yencha" w:date="2011-12-15T18:59:00Z">
        <w:r w:rsidDel="0082726A">
          <w:rPr>
            <w:b/>
          </w:rPr>
          <w:delText xml:space="preserve">Profile </w:delText>
        </w:r>
      </w:del>
      <w:del w:id="1668" w:author="Bob Yencha" w:date="2011-11-21T22:53:00Z">
        <w:r w:rsidDel="00CF00E1">
          <w:rPr>
            <w:b/>
          </w:rPr>
          <w:delText xml:space="preserve">LRI R1 </w:delText>
        </w:r>
      </w:del>
      <w:del w:id="1669" w:author="Bob Yencha" w:date="2011-12-15T18:59:00Z">
        <w:r w:rsidDel="0082726A">
          <w:delText xml:space="preserve">– </w:delText>
        </w:r>
        <w:r w:rsidRPr="005536E5" w:rsidDel="0082726A">
          <w:delText>ID:</w:delText>
        </w:r>
        <w:r w:rsidDel="0082726A">
          <w:rPr>
            <w:b/>
          </w:rPr>
          <w:delText xml:space="preserve"> </w:delText>
        </w:r>
        <w:r w:rsidRPr="006E6504" w:rsidDel="0082726A">
          <w:rPr>
            <w:bCs/>
          </w:rPr>
          <w:delText>2.16.840.1.113883.9.16</w:delText>
        </w:r>
      </w:del>
    </w:p>
    <w:p w14:paraId="7D5A10C8" w14:textId="77777777" w:rsidR="00F81222" w:rsidDel="0082726A" w:rsidRDefault="00667BA9">
      <w:pPr>
        <w:ind w:left="360"/>
        <w:rPr>
          <w:del w:id="1670" w:author="Bob Yencha" w:date="2011-12-15T18:59:00Z"/>
          <w:bCs/>
        </w:rPr>
      </w:pPr>
      <w:del w:id="1671" w:author="Bob Yencha" w:date="2011-12-15T18:59:00Z">
        <w:r w:rsidRPr="006E6504" w:rsidDel="0082726A">
          <w:rPr>
            <w:bCs/>
          </w:rPr>
          <w:delText>Indicates</w:delText>
        </w:r>
        <w:r w:rsidRPr="002E6E7A" w:rsidDel="0082726A">
          <w:rPr>
            <w:bCs/>
          </w:rPr>
          <w:delText xml:space="preserve"> that </w:delText>
        </w:r>
        <w:r w:rsidDel="0082726A">
          <w:rPr>
            <w:bCs/>
          </w:rPr>
          <w:delText>the message adheres to the rules set out in this guide</w:delText>
        </w:r>
        <w:r w:rsidR="00400CF4" w:rsidDel="0082726A">
          <w:rPr>
            <w:bCs/>
          </w:rPr>
          <w:delText xml:space="preserve">. </w:delText>
        </w:r>
        <w:r w:rsidDel="0082726A">
          <w:rPr>
            <w:bCs/>
          </w:rPr>
          <w:delText>When this profile is present in MSH.21, it shall be accompanied by one of Profile GU or Profile NG and one of Profile RU or Profile RN</w:delText>
        </w:r>
        <w:r w:rsidR="00400CF4" w:rsidDel="0082726A">
          <w:rPr>
            <w:bCs/>
          </w:rPr>
          <w:delText xml:space="preserve">. </w:delText>
        </w:r>
        <w:r w:rsidDel="0082726A">
          <w:rPr>
            <w:bCs/>
          </w:rPr>
          <w:delText>Additionally, other profiles may be present that further constrain the message as agreed to by two or more exchange parties</w:delText>
        </w:r>
        <w:r w:rsidR="00400CF4" w:rsidDel="0082726A">
          <w:rPr>
            <w:bCs/>
          </w:rPr>
          <w:delText xml:space="preserve">. </w:delText>
        </w:r>
        <w:r w:rsidDel="0082726A">
          <w:rPr>
            <w:bCs/>
          </w:rPr>
          <w:delText xml:space="preserve">However, those profiles are strictly voluntary and shall not conflict with </w:delText>
        </w:r>
        <w:r w:rsidR="00B40BCF" w:rsidDel="0082726A">
          <w:rPr>
            <w:bCs/>
          </w:rPr>
          <w:delText>any</w:delText>
        </w:r>
        <w:r w:rsidDel="0082726A">
          <w:rPr>
            <w:bCs/>
          </w:rPr>
          <w:delText xml:space="preserve"> of the three profiles already listed, nor shall any additional profile be marked by any exchange party as minimally required to successfully send or receive Lab Results when Profile LRI is present in MSH.21.</w:delText>
        </w:r>
      </w:del>
    </w:p>
    <w:p w14:paraId="0342C591" w14:textId="77777777" w:rsidR="00667BA9" w:rsidDel="0082726A" w:rsidRDefault="00667BA9" w:rsidP="00667BA9">
      <w:pPr>
        <w:ind w:left="360"/>
        <w:rPr>
          <w:del w:id="1672" w:author="Bob Yencha" w:date="2011-12-15T18:59:00Z"/>
        </w:rPr>
      </w:pPr>
      <w:del w:id="1673" w:author="Bob Yencha" w:date="2011-11-21T22:53:00Z">
        <w:r w:rsidRPr="004814F6" w:rsidDel="00CF00E1">
          <w:rPr>
            <w:b/>
          </w:rPr>
          <w:delText xml:space="preserve">Profile </w:delText>
        </w:r>
      </w:del>
      <w:del w:id="1674" w:author="Bob Yencha" w:date="2011-12-15T18:59:00Z">
        <w:r w:rsidRPr="004814F6" w:rsidDel="0082726A">
          <w:rPr>
            <w:b/>
          </w:rPr>
          <w:delText>GU</w:delText>
        </w:r>
        <w:r w:rsidDel="0082726A">
          <w:delText xml:space="preserve"> – ID</w:delText>
        </w:r>
        <w:r w:rsidRPr="005536E5" w:rsidDel="0082726A">
          <w:delText>: 2.16.840.1.113883.9.12</w:delText>
        </w:r>
      </w:del>
    </w:p>
    <w:p w14:paraId="33A1F75C" w14:textId="77777777" w:rsidR="00667BA9" w:rsidDel="0082726A" w:rsidRDefault="00667BA9" w:rsidP="00667BA9">
      <w:pPr>
        <w:ind w:left="360"/>
        <w:rPr>
          <w:del w:id="1675" w:author="Bob Yencha" w:date="2011-12-15T18:59:00Z"/>
        </w:rPr>
      </w:pPr>
      <w:del w:id="1676" w:author="Bob Yencha" w:date="2011-12-15T18:59:00Z">
        <w:r w:rsidDel="0082726A">
          <w:delText xml:space="preserve">Indicates Globally Unique Identifiers are supported via required use of an ISO OID as noted in this guide. </w:delText>
        </w:r>
      </w:del>
    </w:p>
    <w:p w14:paraId="679B5A4A" w14:textId="77777777" w:rsidR="00667BA9" w:rsidDel="0082726A" w:rsidRDefault="00667BA9" w:rsidP="00667BA9">
      <w:pPr>
        <w:ind w:left="360"/>
        <w:rPr>
          <w:del w:id="1677" w:author="Bob Yencha" w:date="2011-12-15T18:59:00Z"/>
        </w:rPr>
      </w:pPr>
      <w:del w:id="1678" w:author="Bob Yencha" w:date="2011-12-15T18:59:00Z">
        <w:r w:rsidRPr="005536E5" w:rsidDel="0082726A">
          <w:rPr>
            <w:b/>
          </w:rPr>
          <w:delText>Profile</w:delText>
        </w:r>
      </w:del>
      <w:del w:id="1679" w:author="Bob Yencha" w:date="2011-11-21T22:54:00Z">
        <w:r w:rsidRPr="005536E5" w:rsidDel="00CF00E1">
          <w:rPr>
            <w:b/>
          </w:rPr>
          <w:delText xml:space="preserve"> NG</w:delText>
        </w:r>
        <w:r w:rsidDel="00CF00E1">
          <w:delText xml:space="preserve"> </w:delText>
        </w:r>
      </w:del>
      <w:del w:id="1680" w:author="Bob Yencha" w:date="2011-12-15T18:59:00Z">
        <w:r w:rsidDel="0082726A">
          <w:delText xml:space="preserve">– ID: </w:delText>
        </w:r>
        <w:r w:rsidRPr="005536E5" w:rsidDel="0082726A">
          <w:delText xml:space="preserve">2.16.840.1.113883.9.13 </w:delText>
        </w:r>
      </w:del>
    </w:p>
    <w:p w14:paraId="4DE3BFDE" w14:textId="77777777" w:rsidR="00101A9A" w:rsidRPr="005536E5" w:rsidDel="0082726A" w:rsidRDefault="00667BA9" w:rsidP="00667BA9">
      <w:pPr>
        <w:numPr>
          <w:ins w:id="1681" w:author="Bob Yencha" w:date="2011-11-29T16:32:00Z"/>
        </w:numPr>
        <w:ind w:left="360"/>
        <w:rPr>
          <w:del w:id="1682" w:author="Bob Yencha" w:date="2011-12-15T18:59:00Z"/>
        </w:rPr>
      </w:pPr>
      <w:del w:id="1683" w:author="Bob Yencha" w:date="2011-12-15T18:59:00Z">
        <w:r w:rsidRPr="005536E5" w:rsidDel="0082726A">
          <w:delText xml:space="preserve">Indicates Non-Global Identifiers (Profile NG) were constructed using an alternate method for providing </w:delText>
        </w:r>
      </w:del>
      <w:del w:id="1684" w:author="Bob Yencha" w:date="2011-11-21T22:29:00Z">
        <w:r w:rsidRPr="005536E5" w:rsidDel="005077BF">
          <w:delText>strong identifier</w:delText>
        </w:r>
      </w:del>
      <w:del w:id="1685" w:author="Bob Yencha" w:date="2011-12-15T18:59:00Z">
        <w:r w:rsidRPr="005536E5" w:rsidDel="0082726A">
          <w:delText>s noted in this guide; these identifiers are not guaranteed to be globally unique.</w:delText>
        </w:r>
      </w:del>
    </w:p>
    <w:p w14:paraId="35449292" w14:textId="77777777" w:rsidR="00667BA9" w:rsidDel="0082726A" w:rsidRDefault="00667BA9" w:rsidP="00667BA9">
      <w:pPr>
        <w:ind w:left="360"/>
        <w:rPr>
          <w:del w:id="1686" w:author="Bob Yencha" w:date="2011-12-15T18:59:00Z"/>
          <w:bCs/>
        </w:rPr>
      </w:pPr>
      <w:del w:id="1687" w:author="Bob Yencha" w:date="2011-12-15T18:59:00Z">
        <w:r w:rsidRPr="005536E5" w:rsidDel="0082726A">
          <w:rPr>
            <w:b/>
          </w:rPr>
          <w:delText>Profile</w:delText>
        </w:r>
      </w:del>
      <w:del w:id="1688" w:author="Bob Yencha" w:date="2011-11-21T22:54:00Z">
        <w:r w:rsidRPr="005536E5" w:rsidDel="00CF00E1">
          <w:rPr>
            <w:b/>
          </w:rPr>
          <w:delText xml:space="preserve"> RU </w:delText>
        </w:r>
      </w:del>
      <w:del w:id="1689" w:author="Bob Yencha" w:date="2011-12-15T18:59:00Z">
        <w:r w:rsidRPr="005536E5" w:rsidDel="0082726A">
          <w:rPr>
            <w:bCs/>
          </w:rPr>
          <w:delText>–ID</w:delText>
        </w:r>
        <w:r w:rsidDel="0082726A">
          <w:rPr>
            <w:bCs/>
          </w:rPr>
          <w:delText xml:space="preserve">: </w:delText>
        </w:r>
        <w:r w:rsidRPr="005536E5" w:rsidDel="0082726A">
          <w:rPr>
            <w:bCs/>
          </w:rPr>
          <w:delText>2.16.840.1.113883.9.14</w:delText>
        </w:r>
      </w:del>
    </w:p>
    <w:p w14:paraId="22B7CC99" w14:textId="77777777" w:rsidR="00667BA9" w:rsidRPr="005536E5" w:rsidDel="0082726A" w:rsidRDefault="00667BA9" w:rsidP="00667BA9">
      <w:pPr>
        <w:ind w:left="360"/>
        <w:rPr>
          <w:del w:id="1690" w:author="Bob Yencha" w:date="2011-12-15T18:59:00Z"/>
          <w:bCs/>
        </w:rPr>
      </w:pPr>
      <w:del w:id="1691" w:author="Bob Yencha" w:date="2011-12-15T18:59:00Z">
        <w:r w:rsidRPr="005536E5" w:rsidDel="0082726A">
          <w:rPr>
            <w:bCs/>
          </w:rPr>
          <w:delText xml:space="preserve">Indicates that the test can be identified by only using either the placer order number, and/or filler order number. </w:delText>
        </w:r>
      </w:del>
    </w:p>
    <w:p w14:paraId="0030D018" w14:textId="77777777" w:rsidR="00667BA9" w:rsidDel="0082726A" w:rsidRDefault="00667BA9" w:rsidP="00667BA9">
      <w:pPr>
        <w:ind w:left="360"/>
        <w:rPr>
          <w:del w:id="1692" w:author="Bob Yencha" w:date="2011-12-15T18:59:00Z"/>
        </w:rPr>
      </w:pPr>
      <w:del w:id="1693" w:author="Bob Yencha" w:date="2011-12-15T18:59:00Z">
        <w:r w:rsidRPr="005536E5" w:rsidDel="0082726A">
          <w:rPr>
            <w:b/>
            <w:bCs/>
          </w:rPr>
          <w:delText>Profile</w:delText>
        </w:r>
      </w:del>
      <w:del w:id="1694" w:author="Bob Yencha" w:date="2011-11-21T22:54:00Z">
        <w:r w:rsidRPr="005536E5" w:rsidDel="00CF00E1">
          <w:rPr>
            <w:b/>
            <w:bCs/>
          </w:rPr>
          <w:delText xml:space="preserve"> RN</w:delText>
        </w:r>
        <w:r w:rsidRPr="005536E5" w:rsidDel="00CF00E1">
          <w:delText xml:space="preserve"> </w:delText>
        </w:r>
      </w:del>
      <w:del w:id="1695" w:author="Bob Yencha" w:date="2011-12-15T18:59:00Z">
        <w:r w:rsidRPr="005536E5" w:rsidDel="0082726A">
          <w:delText>–</w:delText>
        </w:r>
        <w:r w:rsidDel="0082726A">
          <w:delText xml:space="preserve"> </w:delText>
        </w:r>
        <w:r w:rsidRPr="005536E5" w:rsidDel="0082726A">
          <w:delText>ID</w:delText>
        </w:r>
        <w:r w:rsidDel="0082726A">
          <w:delText xml:space="preserve">: </w:delText>
        </w:r>
        <w:r w:rsidRPr="005536E5" w:rsidDel="0082726A">
          <w:delText>2.16.840.1.113883.9.15</w:delText>
        </w:r>
      </w:del>
    </w:p>
    <w:p w14:paraId="6BABD945" w14:textId="77777777" w:rsidR="00667BA9" w:rsidDel="0082726A" w:rsidRDefault="00667BA9" w:rsidP="00667BA9">
      <w:pPr>
        <w:ind w:left="360"/>
        <w:rPr>
          <w:del w:id="1696" w:author="Bob Yencha" w:date="2011-12-15T18:59:00Z"/>
        </w:rPr>
      </w:pPr>
      <w:del w:id="1697" w:author="Bob Yencha" w:date="2011-12-15T18:59:00Z">
        <w:r w:rsidRPr="005536E5" w:rsidDel="0082726A">
          <w:delText>Indicates that the test can be identified by using the universal</w:delText>
        </w:r>
        <w:r w:rsidDel="0082726A">
          <w:delText xml:space="preserve"> service identifier and either the placer order number or the filler order number.</w:delText>
        </w:r>
      </w:del>
    </w:p>
    <w:p w14:paraId="3ABB20E2" w14:textId="77777777" w:rsidR="00667BA9" w:rsidDel="0082726A" w:rsidRDefault="00667BA9" w:rsidP="00667BA9">
      <w:pPr>
        <w:rPr>
          <w:del w:id="1698" w:author="Bob Yencha" w:date="2011-12-15T18:59:00Z"/>
        </w:rPr>
      </w:pPr>
      <w:del w:id="1699" w:author="Bob Yencha" w:date="2011-12-15T18:59:00Z">
        <w:r w:rsidDel="0082726A">
          <w:delText>The Profiles GU and NG are mutually exclusive, as are RU and RN; allowable combinations:</w:delText>
        </w:r>
      </w:del>
    </w:p>
    <w:p w14:paraId="37E946DC" w14:textId="77777777" w:rsidR="00667BA9" w:rsidDel="0082726A" w:rsidRDefault="00667BA9" w:rsidP="0059357D">
      <w:pPr>
        <w:numPr>
          <w:ilvl w:val="0"/>
          <w:numId w:val="15"/>
          <w:numberingChange w:id="1700" w:author="Bob Yencha" w:date="2011-09-23T16:01:00Z" w:original=""/>
        </w:numPr>
        <w:spacing w:after="60"/>
        <w:rPr>
          <w:del w:id="1701" w:author="Bob Yencha" w:date="2011-12-15T18:59:00Z"/>
        </w:rPr>
      </w:pPr>
      <w:del w:id="1702" w:author="Bob Yencha" w:date="2011-12-15T18:59:00Z">
        <w:r w:rsidDel="0082726A">
          <w:delText>Base + GU + RU</w:delText>
        </w:r>
      </w:del>
    </w:p>
    <w:p w14:paraId="0B5027B6" w14:textId="77777777" w:rsidR="00667BA9" w:rsidDel="0082726A" w:rsidRDefault="00667BA9" w:rsidP="0059357D">
      <w:pPr>
        <w:numPr>
          <w:ilvl w:val="0"/>
          <w:numId w:val="15"/>
          <w:numberingChange w:id="1703" w:author="Bob Yencha" w:date="2011-09-23T16:01:00Z" w:original=""/>
        </w:numPr>
        <w:spacing w:after="60"/>
        <w:rPr>
          <w:del w:id="1704" w:author="Bob Yencha" w:date="2011-12-15T18:59:00Z"/>
        </w:rPr>
      </w:pPr>
      <w:del w:id="1705" w:author="Bob Yencha" w:date="2011-12-15T18:59:00Z">
        <w:r w:rsidDel="0082726A">
          <w:delText>Base + GU + RN</w:delText>
        </w:r>
      </w:del>
    </w:p>
    <w:p w14:paraId="1D103707" w14:textId="77777777" w:rsidR="00667BA9" w:rsidDel="0082726A" w:rsidRDefault="00667BA9" w:rsidP="0059357D">
      <w:pPr>
        <w:numPr>
          <w:ilvl w:val="0"/>
          <w:numId w:val="15"/>
          <w:numberingChange w:id="1706" w:author="Bob Yencha" w:date="2011-09-23T16:01:00Z" w:original=""/>
        </w:numPr>
        <w:spacing w:after="60"/>
        <w:rPr>
          <w:del w:id="1707" w:author="Bob Yencha" w:date="2011-12-15T18:59:00Z"/>
        </w:rPr>
      </w:pPr>
      <w:del w:id="1708" w:author="Bob Yencha" w:date="2011-12-15T18:59:00Z">
        <w:r w:rsidDel="0082726A">
          <w:delText>Base + NG + RU</w:delText>
        </w:r>
      </w:del>
    </w:p>
    <w:p w14:paraId="121BCD14" w14:textId="77777777" w:rsidR="00667BA9" w:rsidDel="0082726A" w:rsidRDefault="00667BA9" w:rsidP="0059357D">
      <w:pPr>
        <w:numPr>
          <w:ilvl w:val="0"/>
          <w:numId w:val="15"/>
          <w:numberingChange w:id="1709" w:author="Bob Yencha" w:date="2011-09-23T16:01:00Z" w:original=""/>
        </w:numPr>
        <w:spacing w:after="60"/>
        <w:rPr>
          <w:del w:id="1710" w:author="Bob Yencha" w:date="2011-12-15T18:59:00Z"/>
        </w:rPr>
      </w:pPr>
      <w:del w:id="1711" w:author="Bob Yencha" w:date="2011-12-15T18:59:00Z">
        <w:r w:rsidDel="0082726A">
          <w:delText>Base + NG + RN</w:delText>
        </w:r>
      </w:del>
    </w:p>
    <w:p w14:paraId="4F974152" w14:textId="77777777" w:rsidR="00667BA9" w:rsidRDefault="00667BA9" w:rsidP="00667BA9">
      <w:pPr>
        <w:pStyle w:val="Heading2"/>
      </w:pPr>
      <w:bookmarkStart w:id="1712" w:name="_Toc189111942"/>
      <w:r w:rsidRPr="00BC1DAD">
        <w:t>Organization of this Guide</w:t>
      </w:r>
      <w:bookmarkEnd w:id="1712"/>
    </w:p>
    <w:p w14:paraId="78B1C472" w14:textId="77777777" w:rsidR="00667BA9" w:rsidRDefault="00667BA9" w:rsidP="00A3239F">
      <w:pPr>
        <w:pStyle w:val="Heading3"/>
      </w:pPr>
      <w:bookmarkStart w:id="1713" w:name="_Toc189111943"/>
      <w:bookmarkEnd w:id="1441"/>
      <w:bookmarkEnd w:id="1442"/>
      <w:bookmarkEnd w:id="1443"/>
      <w:r w:rsidRPr="00AC6D55">
        <w:t>Conventions</w:t>
      </w:r>
      <w:bookmarkEnd w:id="1713"/>
    </w:p>
    <w:p w14:paraId="56CA4B90" w14:textId="77777777" w:rsidR="00667BA9" w:rsidRPr="00E77A2C" w:rsidRDefault="00667BA9" w:rsidP="00667BA9">
      <w:r w:rsidRPr="00AC6D55">
        <w:t>This guide adheres to the following conventions:</w:t>
      </w:r>
    </w:p>
    <w:p w14:paraId="29C1C0C9" w14:textId="77777777" w:rsidR="00667BA9" w:rsidRPr="004814F6" w:rsidRDefault="00667BA9" w:rsidP="00667BA9">
      <w:pPr>
        <w:widowControl w:val="0"/>
        <w:numPr>
          <w:ilvl w:val="0"/>
          <w:numId w:val="2"/>
        </w:numPr>
        <w:spacing w:before="120" w:after="0"/>
      </w:pPr>
      <w:r w:rsidRPr="004814F6">
        <w:t>The guide is constructed assuming the implementer has access to the 2.5.1 version of the HL7 Standard</w:t>
      </w:r>
      <w:r w:rsidR="00400CF4">
        <w:t xml:space="preserve">. </w:t>
      </w:r>
      <w:r w:rsidRPr="004814F6">
        <w:t>Although some information from the standard is included in this implementation guide, much information from the standard has not been repeated here.</w:t>
      </w:r>
    </w:p>
    <w:p w14:paraId="090DA0F6" w14:textId="77777777" w:rsidR="00667BA9" w:rsidRPr="00A83D06" w:rsidRDefault="00667BA9" w:rsidP="00667BA9">
      <w:pPr>
        <w:widowControl w:val="0"/>
        <w:numPr>
          <w:ilvl w:val="0"/>
          <w:numId w:val="2"/>
        </w:numPr>
        <w:spacing w:before="120" w:after="0"/>
      </w:pPr>
      <w:r w:rsidRPr="00A83D06">
        <w:t xml:space="preserve">The rules outlined in </w:t>
      </w:r>
      <w:r w:rsidRPr="00A83D06">
        <w:rPr>
          <w:i/>
        </w:rPr>
        <w:t>HL7 2.7.1</w:t>
      </w:r>
      <w:r w:rsidRPr="00A83D06">
        <w:t xml:space="preserve">, </w:t>
      </w:r>
      <w:r w:rsidRPr="00A83D06">
        <w:rPr>
          <w:i/>
        </w:rPr>
        <w:t>Chapter 2B</w:t>
      </w:r>
      <w:r w:rsidRPr="00A83D06">
        <w:t xml:space="preserve">, </w:t>
      </w:r>
      <w:r w:rsidRPr="00A83D06">
        <w:rPr>
          <w:i/>
        </w:rPr>
        <w:t>Section 2B5</w:t>
      </w:r>
      <w:r w:rsidRPr="00A83D06">
        <w:t xml:space="preserve">, </w:t>
      </w:r>
      <w:r w:rsidRPr="00A83D06">
        <w:rPr>
          <w:i/>
        </w:rPr>
        <w:t>Conformance Using Message Profiles</w:t>
      </w:r>
      <w:r w:rsidRPr="00A83D06">
        <w:t>, were used to document the use case for, and constraints applied to, the messages described in this guide.</w:t>
      </w:r>
    </w:p>
    <w:p w14:paraId="6AE4AAD9" w14:textId="77777777" w:rsidR="00667BA9" w:rsidRPr="004814F6" w:rsidRDefault="00667BA9" w:rsidP="000164B6">
      <w:pPr>
        <w:widowControl w:val="0"/>
        <w:numPr>
          <w:ilvl w:val="0"/>
          <w:numId w:val="2"/>
        </w:numPr>
        <w:spacing w:before="120" w:after="0"/>
      </w:pPr>
      <w:r w:rsidRPr="004814F6">
        <w:t>Data types have been described separately from the fields that use the data types</w:t>
      </w:r>
      <w:r w:rsidR="00400CF4">
        <w:t xml:space="preserve">. </w:t>
      </w:r>
    </w:p>
    <w:p w14:paraId="617B2A7C" w14:textId="77777777" w:rsidR="000164B6" w:rsidRDefault="000164B6" w:rsidP="000164B6">
      <w:pPr>
        <w:widowControl w:val="0"/>
        <w:numPr>
          <w:ilvl w:val="0"/>
          <w:numId w:val="2"/>
        </w:numPr>
        <w:spacing w:before="120" w:after="0"/>
      </w:pPr>
      <w:r w:rsidRPr="00AC6D55">
        <w:t>No conformance information is provided for optional message elements</w:t>
      </w:r>
      <w:r w:rsidR="00400CF4">
        <w:t xml:space="preserve">. </w:t>
      </w:r>
      <w:r w:rsidRPr="00AC6D55">
        <w:t>This includes length, usage, cardinality, value sets and descriptive information</w:t>
      </w:r>
      <w:r w:rsidR="00400CF4">
        <w:t xml:space="preserve">. </w:t>
      </w:r>
      <w:r w:rsidRPr="00AC6D55">
        <w:t>Implementers who want to use optional message elements should refer to the HL7 Standard to determine how these optional message elements will be used.</w:t>
      </w:r>
      <w:r w:rsidR="00A83D06">
        <w:t xml:space="preserve"> Any information provided in this guide for optional elements is to be considered suggested best </w:t>
      </w:r>
      <w:r w:rsidR="009D2F17">
        <w:t xml:space="preserve">practices; </w:t>
      </w:r>
      <w:commentRangeStart w:id="1714"/>
      <w:r w:rsidR="009D2F17">
        <w:t>this is particularly true of vocabulary and value sets associated with optional components</w:t>
      </w:r>
      <w:commentRangeEnd w:id="1714"/>
      <w:r w:rsidR="00E155E0">
        <w:rPr>
          <w:rStyle w:val="CommentReference"/>
          <w:vanish/>
        </w:rPr>
        <w:commentReference w:id="1714"/>
      </w:r>
      <w:r w:rsidR="00A83D06">
        <w:t>.</w:t>
      </w:r>
    </w:p>
    <w:p w14:paraId="4D19C75D" w14:textId="77777777" w:rsidR="00667BA9" w:rsidRPr="00E77A2C" w:rsidRDefault="00667BA9" w:rsidP="00667BA9">
      <w:pPr>
        <w:widowControl w:val="0"/>
        <w:numPr>
          <w:ilvl w:val="0"/>
          <w:numId w:val="2"/>
        </w:numPr>
        <w:spacing w:before="120" w:after="0"/>
      </w:pPr>
      <w:r>
        <w:t>This guide uses “X” as a conformance usage indicator very sparingly</w:t>
      </w:r>
      <w:r w:rsidR="00400CF4">
        <w:t xml:space="preserve">. </w:t>
      </w:r>
      <w:ins w:id="1715" w:author="Bob Yencha" w:date="2011-11-28T22:24:00Z">
        <w:r w:rsidR="004B5AB5" w:rsidRPr="00C87C0A">
          <w:rPr>
            <w:color w:val="000000"/>
          </w:rPr>
          <w:t xml:space="preserve">Where the underlying </w:t>
        </w:r>
        <w:r w:rsidR="004B5AB5" w:rsidRPr="00C87C0A">
          <w:rPr>
            <w:color w:val="000000"/>
          </w:rPr>
          <w:lastRenderedPageBreak/>
          <w:t>standard indicates the segments/field/component is present for backwards compatibility (“B”) or withdrawn ("W") an “X” will be used.</w:t>
        </w:r>
        <w:r w:rsidR="004B5AB5">
          <w:rPr>
            <w:color w:val="000000"/>
          </w:rPr>
          <w:t xml:space="preserve"> </w:t>
        </w:r>
      </w:ins>
      <w:del w:id="1716" w:author="Bob Yencha" w:date="2011-11-28T22:24:00Z">
        <w:r w:rsidDel="004B5AB5">
          <w:delText>Where the underlying standard indicates the segments/field/component is present for backwards compatibility (“B”)</w:delText>
        </w:r>
      </w:del>
      <w:ins w:id="1717" w:author="Swain, Ashley" w:date="2011-11-27T21:32:00Z">
        <w:del w:id="1718" w:author="Bob Yencha" w:date="2011-11-28T22:24:00Z">
          <w:r w:rsidR="00433F96" w:rsidDel="004B5AB5">
            <w:delText xml:space="preserve"> or withdrawn (“W”)</w:delText>
          </w:r>
        </w:del>
      </w:ins>
      <w:del w:id="1719" w:author="Bob Yencha" w:date="2011-11-28T22:24:00Z">
        <w:r w:rsidDel="004B5AB5">
          <w:delText xml:space="preserve"> an “X” will be used</w:delText>
        </w:r>
        <w:r w:rsidR="00400CF4" w:rsidDel="004B5AB5">
          <w:delText xml:space="preserve">. </w:delText>
        </w:r>
      </w:del>
      <w:r>
        <w:t>For all other fields/components “O” is used to enable trading partners to explore additional capabilities.</w:t>
      </w:r>
      <w:ins w:id="1720" w:author="Bob Yencha" w:date="2011-11-21T22:13:00Z">
        <w:r w:rsidR="00BB6778">
          <w:t xml:space="preserve"> </w:t>
        </w:r>
        <w:r w:rsidR="00BB6778" w:rsidRPr="0023530D">
          <w:rPr>
            <w:color w:val="000000"/>
          </w:rPr>
          <w:t>Note that without a clearly agreed to complementary profile between trading partners, a Lab does not have to send any elements marked as an "O", nor does a receiver of a lab result have to process any elements marked as an "O".  Neither trading partners can mandate the other to accept any such complementary profiles to enable basic laboratory resul</w:t>
        </w:r>
        <w:r w:rsidR="00DC0E11">
          <w:rPr>
            <w:color w:val="000000"/>
          </w:rPr>
          <w:t>t</w:t>
        </w:r>
        <w:r w:rsidR="00BB6778" w:rsidRPr="0023530D">
          <w:rPr>
            <w:color w:val="000000"/>
          </w:rPr>
          <w:t>s interfacing "out-of-the-box".</w:t>
        </w:r>
      </w:ins>
    </w:p>
    <w:p w14:paraId="71021F56" w14:textId="77777777" w:rsidR="00667BA9" w:rsidRDefault="00667BA9">
      <w:pPr>
        <w:pStyle w:val="Heading3"/>
      </w:pPr>
      <w:bookmarkStart w:id="1721" w:name="_Ref172564756"/>
      <w:bookmarkStart w:id="1722" w:name="_Toc189111944"/>
      <w:commentRangeStart w:id="1723"/>
      <w:r w:rsidRPr="00AC6E47">
        <w:t>Message Element Attributes</w:t>
      </w:r>
      <w:bookmarkEnd w:id="1721"/>
      <w:bookmarkEnd w:id="1722"/>
      <w:commentRangeEnd w:id="1723"/>
      <w:r w:rsidR="00F119B8">
        <w:rPr>
          <w:rStyle w:val="CommentReference"/>
          <w:rFonts w:ascii="Times New Roman" w:hAnsi="Times New Roman"/>
          <w:b w:val="0"/>
          <w:vanish/>
        </w:rPr>
        <w:commentReference w:id="1723"/>
      </w:r>
    </w:p>
    <w:p w14:paraId="79791D4D" w14:textId="77777777" w:rsidR="00667BA9" w:rsidRDefault="00667BA9" w:rsidP="00667BA9">
      <w:r w:rsidRPr="00AC6E47">
        <w:t>The following table describes the various attributes used by this guide to document data type attribute tables, message structure attribute tables and segment attribute tables</w:t>
      </w:r>
      <w:r w:rsidR="00400CF4">
        <w:t xml:space="preserve">. </w:t>
      </w:r>
      <w:r w:rsidRPr="00AC6E47">
        <w:t>Not all attributes apply to all attribute tables.</w:t>
      </w:r>
    </w:p>
    <w:tbl>
      <w:tblPr>
        <w:tblW w:w="0" w:type="auto"/>
        <w:jc w:val="center"/>
        <w:tblBorders>
          <w:top w:val="single" w:sz="4" w:space="0" w:color="C0C0C0"/>
          <w:left w:val="single" w:sz="4" w:space="0" w:color="C0C0C0"/>
          <w:bottom w:val="single" w:sz="12" w:space="0" w:color="CC3300"/>
          <w:right w:val="single" w:sz="4" w:space="0" w:color="C0C0C0"/>
          <w:insideH w:val="single" w:sz="12" w:space="0" w:color="CC3300"/>
          <w:insideV w:val="single" w:sz="4" w:space="0" w:color="C0C0C0"/>
        </w:tblBorders>
        <w:tblLayout w:type="fixed"/>
        <w:tblCellMar>
          <w:left w:w="58" w:type="dxa"/>
          <w:right w:w="58" w:type="dxa"/>
        </w:tblCellMar>
        <w:tblLook w:val="01E0" w:firstRow="1" w:lastRow="1" w:firstColumn="1" w:lastColumn="1" w:noHBand="0" w:noVBand="0"/>
      </w:tblPr>
      <w:tblGrid>
        <w:gridCol w:w="32"/>
        <w:gridCol w:w="2155"/>
        <w:gridCol w:w="8"/>
        <w:gridCol w:w="7217"/>
        <w:gridCol w:w="25"/>
      </w:tblGrid>
      <w:tr w:rsidR="009D240A" w:rsidRPr="00290D1F" w14:paraId="02D84FAC" w14:textId="77777777">
        <w:trPr>
          <w:gridAfter w:val="1"/>
          <w:wAfter w:w="25" w:type="dxa"/>
          <w:cantSplit/>
          <w:trHeight w:hRule="exact" w:val="360"/>
          <w:tblHeader/>
          <w:jc w:val="center"/>
        </w:trPr>
        <w:tc>
          <w:tcPr>
            <w:tcW w:w="9412" w:type="dxa"/>
            <w:gridSpan w:val="4"/>
            <w:tcBorders>
              <w:top w:val="single" w:sz="4" w:space="0" w:color="C0C0C0"/>
            </w:tcBorders>
            <w:shd w:val="clear" w:color="auto" w:fill="F3F3F3"/>
            <w:vAlign w:val="center"/>
          </w:tcPr>
          <w:p w14:paraId="366604F1" w14:textId="77777777" w:rsidR="009D240A" w:rsidRPr="00AC6E47" w:rsidRDefault="009D240A" w:rsidP="009D240A">
            <w:pPr>
              <w:pStyle w:val="Caption"/>
            </w:pPr>
            <w:bookmarkStart w:id="1724" w:name="_Toc189111862"/>
            <w:r>
              <w:t xml:space="preserve">Table </w:t>
            </w:r>
            <w:r w:rsidR="001C047D">
              <w:fldChar w:fldCharType="begin"/>
            </w:r>
            <w:r w:rsidR="001C047D">
              <w:instrText xml:space="preserve"> STYLEREF 1 \s </w:instrText>
            </w:r>
            <w:r w:rsidR="001C047D">
              <w:fldChar w:fldCharType="separate"/>
            </w:r>
            <w:r w:rsidR="002B0A1D">
              <w:rPr>
                <w:noProof/>
              </w:rPr>
              <w:t>1</w:t>
            </w:r>
            <w:r w:rsidR="001C047D">
              <w:rPr>
                <w:noProof/>
              </w:rPr>
              <w:fldChar w:fldCharType="end"/>
            </w:r>
            <w:r>
              <w:noBreakHyphen/>
            </w:r>
            <w:r w:rsidR="001C047D">
              <w:fldChar w:fldCharType="begin"/>
            </w:r>
            <w:r w:rsidR="001C047D">
              <w:instrText xml:space="preserve"> SEQ Table \* ARABIC \s 1 </w:instrText>
            </w:r>
            <w:r w:rsidR="001C047D">
              <w:fldChar w:fldCharType="separate"/>
            </w:r>
            <w:r w:rsidR="002B0A1D">
              <w:rPr>
                <w:noProof/>
              </w:rPr>
              <w:t>3</w:t>
            </w:r>
            <w:r w:rsidR="001C047D">
              <w:rPr>
                <w:noProof/>
              </w:rPr>
              <w:fldChar w:fldCharType="end"/>
            </w:r>
            <w:r>
              <w:t>. Message Element Attributes</w:t>
            </w:r>
            <w:bookmarkEnd w:id="1724"/>
          </w:p>
        </w:tc>
      </w:tr>
      <w:tr w:rsidR="00667BA9" w:rsidRPr="00290D1F" w14:paraId="676DA088" w14:textId="77777777">
        <w:trPr>
          <w:gridAfter w:val="1"/>
          <w:wAfter w:w="25" w:type="dxa"/>
          <w:cantSplit/>
          <w:trHeight w:hRule="exact" w:val="360"/>
          <w:tblHeader/>
          <w:jc w:val="center"/>
        </w:trPr>
        <w:tc>
          <w:tcPr>
            <w:tcW w:w="2187" w:type="dxa"/>
            <w:gridSpan w:val="2"/>
            <w:tcBorders>
              <w:top w:val="single" w:sz="4" w:space="0" w:color="C0C0C0"/>
            </w:tcBorders>
            <w:shd w:val="clear" w:color="auto" w:fill="F3F3F3"/>
            <w:vAlign w:val="center"/>
          </w:tcPr>
          <w:p w14:paraId="3F751CDA" w14:textId="77777777" w:rsidR="00667BA9" w:rsidRPr="00AC6E47" w:rsidRDefault="00667BA9" w:rsidP="009D240A">
            <w:pPr>
              <w:pStyle w:val="TableHeadingA"/>
            </w:pPr>
            <w:r w:rsidRPr="00AC6E47">
              <w:t>Attribute</w:t>
            </w:r>
          </w:p>
        </w:tc>
        <w:tc>
          <w:tcPr>
            <w:tcW w:w="7225" w:type="dxa"/>
            <w:gridSpan w:val="2"/>
            <w:tcBorders>
              <w:top w:val="single" w:sz="4" w:space="0" w:color="C0C0C0"/>
            </w:tcBorders>
            <w:shd w:val="clear" w:color="auto" w:fill="F3F3F3"/>
            <w:vAlign w:val="center"/>
          </w:tcPr>
          <w:p w14:paraId="0AE0A6DA" w14:textId="77777777" w:rsidR="00667BA9" w:rsidRPr="00AC6E47" w:rsidRDefault="00667BA9" w:rsidP="009D240A">
            <w:pPr>
              <w:pStyle w:val="TableHeadingA"/>
            </w:pPr>
            <w:r w:rsidRPr="00AC6E47">
              <w:t>Definition</w:t>
            </w:r>
          </w:p>
        </w:tc>
      </w:tr>
      <w:tr w:rsidR="00667BA9" w:rsidRPr="00E77A2C" w14:paraId="55B13A2F" w14:textId="77777777">
        <w:tblPrEx>
          <w:jc w:val="left"/>
        </w:tblPrEx>
        <w:trPr>
          <w:gridBefore w:val="1"/>
          <w:wBefore w:w="32" w:type="dxa"/>
          <w:cantSplit/>
        </w:trPr>
        <w:tc>
          <w:tcPr>
            <w:tcW w:w="2163" w:type="dxa"/>
            <w:gridSpan w:val="2"/>
            <w:vAlign w:val="center"/>
          </w:tcPr>
          <w:p w14:paraId="73B4691B" w14:textId="77777777" w:rsidR="00667BA9" w:rsidRPr="00AC6E47" w:rsidRDefault="00667BA9" w:rsidP="008F7891">
            <w:pPr>
              <w:pStyle w:val="TableContent"/>
            </w:pPr>
            <w:r w:rsidRPr="00AC6E47">
              <w:t>Seq</w:t>
            </w:r>
          </w:p>
        </w:tc>
        <w:tc>
          <w:tcPr>
            <w:tcW w:w="7242" w:type="dxa"/>
            <w:gridSpan w:val="2"/>
            <w:vAlign w:val="center"/>
          </w:tcPr>
          <w:p w14:paraId="6B3119A2" w14:textId="77777777" w:rsidR="00667BA9" w:rsidRPr="00AC6E47" w:rsidRDefault="00667BA9" w:rsidP="008F7891">
            <w:pPr>
              <w:pStyle w:val="TableContent"/>
            </w:pPr>
            <w:r w:rsidRPr="00AC6E47">
              <w:t>Sequence of the elements as numbered in the HL7 message element</w:t>
            </w:r>
            <w:r w:rsidR="00400CF4">
              <w:t xml:space="preserve">. </w:t>
            </w:r>
            <w:r w:rsidRPr="00AC6E47">
              <w:t>The</w:t>
            </w:r>
            <w:ins w:id="1725" w:author="Swain, Ashley" w:date="2011-11-22T14:10:00Z">
              <w:r w:rsidR="00CE0221">
                <w:t xml:space="preserve"> </w:t>
              </w:r>
            </w:ins>
            <w:r>
              <w:t>SEQ</w:t>
            </w:r>
            <w:r w:rsidRPr="00AC6E47">
              <w:t xml:space="preserve"> attribute applies to the data type attribute table and the segment attribute table.</w:t>
            </w:r>
          </w:p>
        </w:tc>
      </w:tr>
      <w:tr w:rsidR="00667BA9" w:rsidRPr="00E77A2C" w14:paraId="39C2766D" w14:textId="77777777">
        <w:tblPrEx>
          <w:jc w:val="left"/>
        </w:tblPrEx>
        <w:trPr>
          <w:gridBefore w:val="1"/>
          <w:wBefore w:w="32" w:type="dxa"/>
          <w:cantSplit/>
        </w:trPr>
        <w:tc>
          <w:tcPr>
            <w:tcW w:w="2163" w:type="dxa"/>
            <w:gridSpan w:val="2"/>
            <w:vAlign w:val="center"/>
          </w:tcPr>
          <w:p w14:paraId="0B12114B" w14:textId="77777777" w:rsidR="00667BA9" w:rsidRDefault="00667BA9" w:rsidP="008F7891">
            <w:pPr>
              <w:pStyle w:val="TableContent"/>
            </w:pPr>
            <w:r w:rsidRPr="00AC6D55">
              <w:t>Segment</w:t>
            </w:r>
          </w:p>
        </w:tc>
        <w:tc>
          <w:tcPr>
            <w:tcW w:w="7242" w:type="dxa"/>
            <w:gridSpan w:val="2"/>
            <w:vAlign w:val="center"/>
          </w:tcPr>
          <w:p w14:paraId="4F2E1328" w14:textId="77777777" w:rsidR="00667BA9" w:rsidRPr="00AC6E47" w:rsidRDefault="00667BA9" w:rsidP="008F7891">
            <w:pPr>
              <w:pStyle w:val="TableContent"/>
            </w:pPr>
            <w:r w:rsidRPr="00AC6E47">
              <w:t>Three-character code for the segment and the abstract syntax (e.g., the square and curly braces).</w:t>
            </w:r>
          </w:p>
          <w:p w14:paraId="35A1C61D" w14:textId="77777777" w:rsidR="00667BA9" w:rsidRPr="00AC6E47" w:rsidRDefault="00667BA9" w:rsidP="008F7891">
            <w:pPr>
              <w:pStyle w:val="TableContentBullet"/>
            </w:pPr>
            <w:r w:rsidRPr="00AC6E47">
              <w:t>[ XXX ]</w:t>
            </w:r>
            <w:r w:rsidRPr="00AC6E47">
              <w:tab/>
              <w:t>Optional</w:t>
            </w:r>
          </w:p>
          <w:p w14:paraId="1A3A258C" w14:textId="77777777" w:rsidR="00667BA9" w:rsidRPr="00AC6E47" w:rsidRDefault="00667BA9" w:rsidP="008F7891">
            <w:pPr>
              <w:pStyle w:val="TableContentBullet"/>
            </w:pPr>
            <w:r w:rsidRPr="00AC6E47">
              <w:t>{ XXX }</w:t>
            </w:r>
            <w:r w:rsidRPr="00AC6E47">
              <w:tab/>
              <w:t>Repeating</w:t>
            </w:r>
          </w:p>
          <w:p w14:paraId="43BF2BA0" w14:textId="77777777" w:rsidR="00667BA9" w:rsidRPr="00AC6E47" w:rsidRDefault="00667BA9" w:rsidP="008F7891">
            <w:pPr>
              <w:pStyle w:val="TableContentBullet"/>
            </w:pPr>
            <w:r w:rsidRPr="00AC6E47">
              <w:t>XXX</w:t>
            </w:r>
            <w:r w:rsidRPr="00AC6E47">
              <w:tab/>
            </w:r>
            <w:r w:rsidRPr="00AC6E47">
              <w:tab/>
              <w:t>Required</w:t>
            </w:r>
          </w:p>
          <w:p w14:paraId="17F962B5" w14:textId="77777777" w:rsidR="00667BA9" w:rsidRPr="00AC6E47" w:rsidRDefault="00667BA9" w:rsidP="008F7891">
            <w:pPr>
              <w:pStyle w:val="TableContentBullet"/>
            </w:pPr>
            <w:r w:rsidRPr="00AC6E47">
              <w:t>[{ XXX }]</w:t>
            </w:r>
            <w:r w:rsidRPr="00AC6E47">
              <w:tab/>
              <w:t>Optional and Repeating</w:t>
            </w:r>
          </w:p>
          <w:p w14:paraId="554C7B77" w14:textId="77777777" w:rsidR="00667BA9" w:rsidRPr="00AC6E47" w:rsidRDefault="00667BA9" w:rsidP="008F7891">
            <w:pPr>
              <w:pStyle w:val="TableContent"/>
            </w:pPr>
            <w:r w:rsidRPr="00AC6E47">
              <w:t>Note that for segment groups there is no segment code present, but the square and curly braces will still be present.</w:t>
            </w:r>
          </w:p>
          <w:p w14:paraId="72296988" w14:textId="77777777" w:rsidR="00667BA9" w:rsidRDefault="00667BA9" w:rsidP="008F7891">
            <w:pPr>
              <w:pStyle w:val="TableContent"/>
            </w:pPr>
            <w:r w:rsidRPr="00AC6E47">
              <w:t>The Segment attribute only applies to the Message attribute table.</w:t>
            </w:r>
          </w:p>
        </w:tc>
      </w:tr>
      <w:tr w:rsidR="00667BA9" w:rsidRPr="00E77A2C" w14:paraId="60AB5AF0" w14:textId="77777777">
        <w:tblPrEx>
          <w:jc w:val="left"/>
        </w:tblPrEx>
        <w:trPr>
          <w:gridBefore w:val="1"/>
          <w:wBefore w:w="32" w:type="dxa"/>
          <w:cantSplit/>
        </w:trPr>
        <w:tc>
          <w:tcPr>
            <w:tcW w:w="2163" w:type="dxa"/>
            <w:gridSpan w:val="2"/>
            <w:vAlign w:val="center"/>
          </w:tcPr>
          <w:p w14:paraId="7445FC5A" w14:textId="77777777" w:rsidR="00667BA9" w:rsidRDefault="00667BA9" w:rsidP="008F7891">
            <w:pPr>
              <w:pStyle w:val="TableContent"/>
            </w:pPr>
            <w:r w:rsidRPr="00AC6D55">
              <w:t>Length</w:t>
            </w:r>
            <w:r w:rsidR="00762AB3">
              <w:t xml:space="preserve"> –</w:t>
            </w:r>
            <w:r w:rsidR="006067B5">
              <w:t xml:space="preserve"> (V</w:t>
            </w:r>
            <w:r w:rsidR="00762AB3">
              <w:t>2.7.1</w:t>
            </w:r>
            <w:r w:rsidR="006067B5">
              <w:t>)</w:t>
            </w:r>
          </w:p>
        </w:tc>
        <w:tc>
          <w:tcPr>
            <w:tcW w:w="7242" w:type="dxa"/>
            <w:gridSpan w:val="2"/>
            <w:vAlign w:val="center"/>
          </w:tcPr>
          <w:p w14:paraId="3BEEF0D9" w14:textId="77777777" w:rsidR="001D71D5" w:rsidRPr="001D71D5" w:rsidRDefault="001D71D5" w:rsidP="00E50E30">
            <w:pPr>
              <w:pStyle w:val="TableContent"/>
            </w:pPr>
            <w:r w:rsidRPr="001D71D5">
              <w:t>For each component in the data type table and field in</w:t>
            </w:r>
            <w:r>
              <w:t xml:space="preserve"> a segment there is a normative </w:t>
            </w:r>
            <w:r w:rsidRPr="001D71D5">
              <w:t>length column (LEN) and conformance length (C.LEN).  This guide follows the length definitions and conventions from V</w:t>
            </w:r>
            <w:del w:id="1726" w:author="Bob Yencha" w:date="2011-11-21T18:02:00Z">
              <w:r w:rsidRPr="001D71D5" w:rsidDel="00C42B2B">
                <w:delText>2.7</w:delText>
              </w:r>
            </w:del>
            <w:ins w:id="1727" w:author="Bob Yencha" w:date="2011-11-21T18:02:00Z">
              <w:r w:rsidR="00C42B2B">
                <w:t>2.7.1</w:t>
              </w:r>
            </w:ins>
            <w:r w:rsidRPr="001D71D5">
              <w:t>.</w:t>
            </w:r>
          </w:p>
          <w:p w14:paraId="589A7AE4" w14:textId="77777777" w:rsidR="001D71D5" w:rsidRPr="001D71D5" w:rsidRDefault="001D71D5" w:rsidP="00E50E30">
            <w:pPr>
              <w:pStyle w:val="TableContent"/>
            </w:pPr>
            <w:r w:rsidRPr="001D71D5">
              <w:t>LEN – If populated, defines the minimum and maximum length that must be supported.  The minimum or the maximum may be blank, e.g., “..20” or “2..”. indicating there is no minimum or maximum.</w:t>
            </w:r>
          </w:p>
          <w:p w14:paraId="3969504D" w14:textId="77777777" w:rsidR="00760827" w:rsidRDefault="001D71D5" w:rsidP="00E50E30">
            <w:pPr>
              <w:pStyle w:val="TableContent"/>
            </w:pPr>
            <w:r w:rsidRPr="001D71D5">
              <w:t>C.LEN – If populated, the conformance length column specifies the minimum length that applications mu</w:t>
            </w:r>
            <w:r w:rsidR="00E50E30">
              <w:t>st be able to store.</w:t>
            </w:r>
          </w:p>
          <w:p w14:paraId="183A5ACA" w14:textId="77777777" w:rsidR="00760827" w:rsidRDefault="00760827" w:rsidP="00E50E30">
            <w:pPr>
              <w:pStyle w:val="TableContent"/>
            </w:pPr>
            <w:r>
              <w:t>Note the following behaviors for the C.LEN:</w:t>
            </w:r>
          </w:p>
          <w:p w14:paraId="11B9AF6F" w14:textId="77777777" w:rsidR="00760827" w:rsidRDefault="00A83D06" w:rsidP="00E50E30">
            <w:pPr>
              <w:pStyle w:val="TableContent"/>
            </w:pPr>
            <w:r>
              <w:t>= - T</w:t>
            </w:r>
            <w:r w:rsidR="00760827">
              <w:t>runcation is not permitted</w:t>
            </w:r>
          </w:p>
          <w:p w14:paraId="1B8BE3B5" w14:textId="77777777" w:rsidR="00667BA9" w:rsidRPr="000716FE" w:rsidRDefault="00760827" w:rsidP="00A83D06">
            <w:pPr>
              <w:pStyle w:val="TableContent"/>
              <w:rPr>
                <w:lang w:eastAsia="de-DE"/>
              </w:rPr>
            </w:pPr>
            <w:r>
              <w:rPr>
                <w:lang w:eastAsia="de-DE"/>
              </w:rPr>
              <w:t xml:space="preserve"># - </w:t>
            </w:r>
            <w:r w:rsidR="00A83D06">
              <w:rPr>
                <w:lang w:eastAsia="de-DE"/>
              </w:rPr>
              <w:t>Truncation</w:t>
            </w:r>
            <w:r>
              <w:rPr>
                <w:lang w:eastAsia="de-DE"/>
              </w:rPr>
              <w:t xml:space="preserve"> </w:t>
            </w:r>
            <w:r w:rsidR="000716FE" w:rsidRPr="000716FE">
              <w:rPr>
                <w:lang w:eastAsia="de-DE"/>
              </w:rPr>
              <w:t>behavior defined for the data type applies</w:t>
            </w:r>
          </w:p>
        </w:tc>
      </w:tr>
      <w:tr w:rsidR="00667BA9" w:rsidRPr="00E77A2C" w14:paraId="2A054127" w14:textId="77777777">
        <w:tblPrEx>
          <w:jc w:val="left"/>
        </w:tblPrEx>
        <w:trPr>
          <w:gridBefore w:val="1"/>
          <w:wBefore w:w="32" w:type="dxa"/>
          <w:cantSplit/>
        </w:trPr>
        <w:tc>
          <w:tcPr>
            <w:tcW w:w="2163" w:type="dxa"/>
            <w:gridSpan w:val="2"/>
            <w:vAlign w:val="center"/>
          </w:tcPr>
          <w:p w14:paraId="28CC8E44" w14:textId="77777777" w:rsidR="00667BA9" w:rsidRDefault="00667BA9" w:rsidP="008F7891">
            <w:pPr>
              <w:pStyle w:val="TableContent"/>
            </w:pPr>
            <w:r w:rsidRPr="00AC6D55">
              <w:t>DT</w:t>
            </w:r>
          </w:p>
        </w:tc>
        <w:tc>
          <w:tcPr>
            <w:tcW w:w="7242" w:type="dxa"/>
            <w:gridSpan w:val="2"/>
            <w:vAlign w:val="center"/>
          </w:tcPr>
          <w:p w14:paraId="4A7AA1D1" w14:textId="77777777" w:rsidR="00667BA9" w:rsidRDefault="00667BA9" w:rsidP="008F7891">
            <w:pPr>
              <w:pStyle w:val="TableContent"/>
            </w:pPr>
            <w:r w:rsidRPr="00AC6D55">
              <w:t>Data type used by this profile for HL7 element.</w:t>
            </w:r>
          </w:p>
          <w:p w14:paraId="5D9EA3F8" w14:textId="77777777" w:rsidR="00667BA9" w:rsidRDefault="00667BA9" w:rsidP="008F7891">
            <w:pPr>
              <w:pStyle w:val="TableContent"/>
            </w:pPr>
            <w:r w:rsidRPr="00AC6D55">
              <w:t>The data type attribute applies to data type attribute tables and segment attribute tables.</w:t>
            </w:r>
          </w:p>
        </w:tc>
      </w:tr>
      <w:tr w:rsidR="00667BA9" w:rsidRPr="00E77A2C" w14:paraId="170D1B1A" w14:textId="77777777">
        <w:tblPrEx>
          <w:jc w:val="left"/>
        </w:tblPrEx>
        <w:trPr>
          <w:gridBefore w:val="1"/>
          <w:wBefore w:w="32" w:type="dxa"/>
          <w:cantSplit/>
        </w:trPr>
        <w:tc>
          <w:tcPr>
            <w:tcW w:w="2163" w:type="dxa"/>
            <w:gridSpan w:val="2"/>
            <w:vAlign w:val="center"/>
          </w:tcPr>
          <w:p w14:paraId="26A149C4" w14:textId="77777777" w:rsidR="00667BA9" w:rsidRDefault="00667BA9" w:rsidP="008F7891">
            <w:pPr>
              <w:pStyle w:val="TableContent"/>
            </w:pPr>
            <w:r w:rsidRPr="00AC6D55">
              <w:t>Usage</w:t>
            </w:r>
          </w:p>
        </w:tc>
        <w:tc>
          <w:tcPr>
            <w:tcW w:w="7242" w:type="dxa"/>
            <w:gridSpan w:val="2"/>
            <w:vAlign w:val="center"/>
          </w:tcPr>
          <w:p w14:paraId="14979A74" w14:textId="77777777" w:rsidR="00B1213F" w:rsidRDefault="00667BA9">
            <w:pPr>
              <w:pStyle w:val="TableContent"/>
            </w:pPr>
            <w:r w:rsidRPr="00AC6D55">
              <w:t>Usage of the message element for this profile</w:t>
            </w:r>
            <w:r w:rsidR="00400CF4">
              <w:t xml:space="preserve">. </w:t>
            </w:r>
            <w:r w:rsidRPr="00AC6D55">
              <w:t xml:space="preserve">Indicates whether the message element (segment, segment group, field, component, or subcomponent) is </w:t>
            </w:r>
            <w:del w:id="1728" w:author="Bob Yencha" w:date="2011-11-28T22:28:00Z">
              <w:r w:rsidRPr="00AC6D55" w:rsidDel="0083125C">
                <w:delText>required</w:delText>
              </w:r>
            </w:del>
            <w:ins w:id="1729" w:author="Bob Yencha" w:date="2011-11-28T22:28:00Z">
              <w:r w:rsidR="0083125C">
                <w:t>R</w:t>
              </w:r>
            </w:ins>
            <w:r w:rsidRPr="00AC6D55">
              <w:t xml:space="preserve">, </w:t>
            </w:r>
            <w:ins w:id="1730" w:author="Bob Yencha" w:date="2011-11-28T22:28:00Z">
              <w:r w:rsidR="0083125C">
                <w:t xml:space="preserve">RE, </w:t>
              </w:r>
            </w:ins>
            <w:del w:id="1731" w:author="Bob Yencha" w:date="2011-11-28T22:28:00Z">
              <w:r w:rsidRPr="00AC6D55" w:rsidDel="0083125C">
                <w:delText>optional</w:delText>
              </w:r>
            </w:del>
            <w:ins w:id="1732" w:author="Bob Yencha" w:date="2011-11-28T22:28:00Z">
              <w:r w:rsidR="0083125C">
                <w:t>O</w:t>
              </w:r>
            </w:ins>
            <w:r w:rsidRPr="00AC6D55">
              <w:t xml:space="preserve">, </w:t>
            </w:r>
            <w:ins w:id="1733" w:author="Bob Yencha" w:date="2011-11-28T22:28:00Z">
              <w:r w:rsidR="0083125C">
                <w:t xml:space="preserve">X </w:t>
              </w:r>
            </w:ins>
            <w:r w:rsidRPr="00AC6D55">
              <w:t xml:space="preserve">or </w:t>
            </w:r>
            <w:del w:id="1734" w:author="Bob Yencha" w:date="2011-11-28T22:28:00Z">
              <w:r w:rsidRPr="00AC6D55" w:rsidDel="0083125C">
                <w:delText xml:space="preserve">conditional </w:delText>
              </w:r>
            </w:del>
            <w:ins w:id="1735" w:author="Bob Yencha" w:date="2011-11-28T22:28:00Z">
              <w:r w:rsidR="0083125C">
                <w:t>C(a/b)</w:t>
              </w:r>
              <w:r w:rsidR="0083125C" w:rsidRPr="00AC6D55">
                <w:t xml:space="preserve"> </w:t>
              </w:r>
            </w:ins>
            <w:r w:rsidRPr="00AC6D55">
              <w:t>in the corresponding message element</w:t>
            </w:r>
            <w:r w:rsidR="00400CF4">
              <w:t xml:space="preserve">. </w:t>
            </w:r>
            <w:r w:rsidRPr="00AC6D55">
              <w:t>Usage applies to the message attribute table, data type attribute table and the segment attribute table</w:t>
            </w:r>
            <w:ins w:id="1736" w:author="Bob Yencha" w:date="2011-11-28T22:29:00Z">
              <w:r w:rsidR="00671C92">
                <w:t xml:space="preserve">; see </w:t>
              </w:r>
              <w:r w:rsidR="00515434" w:rsidRPr="00515434">
                <w:rPr>
                  <w:highlight w:val="yellow"/>
                </w:rPr>
                <w:t>Section XXXX</w:t>
              </w:r>
            </w:ins>
          </w:p>
        </w:tc>
      </w:tr>
      <w:tr w:rsidR="00667BA9" w:rsidRPr="00E77A2C" w14:paraId="0BCCD16F" w14:textId="77777777">
        <w:tblPrEx>
          <w:jc w:val="left"/>
        </w:tblPrEx>
        <w:trPr>
          <w:gridBefore w:val="1"/>
          <w:wBefore w:w="32" w:type="dxa"/>
          <w:cantSplit/>
        </w:trPr>
        <w:tc>
          <w:tcPr>
            <w:tcW w:w="2163" w:type="dxa"/>
            <w:gridSpan w:val="2"/>
            <w:vAlign w:val="center"/>
          </w:tcPr>
          <w:p w14:paraId="6CD56871" w14:textId="77777777" w:rsidR="00667BA9" w:rsidRDefault="00667BA9" w:rsidP="008F7891">
            <w:pPr>
              <w:pStyle w:val="TableContent"/>
            </w:pPr>
            <w:r w:rsidRPr="00AC6D55">
              <w:lastRenderedPageBreak/>
              <w:t>Cardinality</w:t>
            </w:r>
          </w:p>
        </w:tc>
        <w:tc>
          <w:tcPr>
            <w:tcW w:w="7242" w:type="dxa"/>
            <w:gridSpan w:val="2"/>
            <w:vAlign w:val="center"/>
          </w:tcPr>
          <w:p w14:paraId="5214B980" w14:textId="77777777" w:rsidR="00667BA9" w:rsidRDefault="00667BA9" w:rsidP="008F7891">
            <w:pPr>
              <w:pStyle w:val="TableContent"/>
            </w:pPr>
            <w:r w:rsidRPr="00AC6D55">
              <w:t>Minimum and maximum number of times the element may appear.</w:t>
            </w:r>
          </w:p>
          <w:p w14:paraId="001D467C" w14:textId="77777777" w:rsidR="00667BA9" w:rsidRDefault="00667BA9" w:rsidP="008F7891">
            <w:pPr>
              <w:pStyle w:val="TableContentBullet"/>
            </w:pPr>
            <w:r w:rsidRPr="00AC6D55">
              <w:t>[0..0]</w:t>
            </w:r>
            <w:r w:rsidRPr="00AC6D55">
              <w:tab/>
              <w:t>Element never present.</w:t>
            </w:r>
          </w:p>
          <w:p w14:paraId="7E25B47F" w14:textId="77777777" w:rsidR="00667BA9" w:rsidRDefault="00667BA9" w:rsidP="008F7891">
            <w:pPr>
              <w:pStyle w:val="TableContentBullet"/>
            </w:pPr>
            <w:r w:rsidRPr="00AC6D55">
              <w:t>[0..1]</w:t>
            </w:r>
            <w:r w:rsidRPr="00AC6D55">
              <w:tab/>
              <w:t>Element may be omitted and can have, at most, one occurrence.</w:t>
            </w:r>
          </w:p>
          <w:p w14:paraId="078A67D9" w14:textId="77777777" w:rsidR="00667BA9" w:rsidRDefault="00667BA9" w:rsidP="008F7891">
            <w:pPr>
              <w:pStyle w:val="TableContentBullet"/>
            </w:pPr>
            <w:r w:rsidRPr="00AC6D55">
              <w:t>[1..1]</w:t>
            </w:r>
            <w:r w:rsidRPr="00AC6D55">
              <w:tab/>
              <w:t>Element must have exactly one occurrence.</w:t>
            </w:r>
          </w:p>
          <w:p w14:paraId="63BEAD7F" w14:textId="77777777" w:rsidR="00667BA9" w:rsidRDefault="00667BA9" w:rsidP="008F7891">
            <w:pPr>
              <w:pStyle w:val="TableContentBullet"/>
            </w:pPr>
            <w:r w:rsidRPr="00AC6D55">
              <w:t>[0..n]</w:t>
            </w:r>
            <w:r w:rsidRPr="00AC6D55">
              <w:tab/>
              <w:t xml:space="preserve">Element may be omitted or may repeat up to </w:t>
            </w:r>
            <w:r w:rsidRPr="00AC6D55">
              <w:rPr>
                <w:i/>
              </w:rPr>
              <w:t>n</w:t>
            </w:r>
            <w:r w:rsidRPr="00AC6D55">
              <w:t xml:space="preserve"> times.</w:t>
            </w:r>
          </w:p>
          <w:p w14:paraId="2512CDC9" w14:textId="77777777" w:rsidR="00667BA9" w:rsidRDefault="00667BA9" w:rsidP="008F7891">
            <w:pPr>
              <w:pStyle w:val="TableContentBullet"/>
            </w:pPr>
            <w:r w:rsidRPr="00AC6D55">
              <w:t>[1..n]</w:t>
            </w:r>
            <w:r w:rsidRPr="00AC6D55">
              <w:tab/>
              <w:t xml:space="preserve">Element must appear at least once, and may repeat up to </w:t>
            </w:r>
            <w:r w:rsidRPr="00AC6D55">
              <w:rPr>
                <w:i/>
              </w:rPr>
              <w:t>n</w:t>
            </w:r>
            <w:r w:rsidRPr="00AC6D55">
              <w:t xml:space="preserve"> times.</w:t>
            </w:r>
          </w:p>
          <w:p w14:paraId="5D6D5A08" w14:textId="77777777" w:rsidR="00667BA9" w:rsidRDefault="00667BA9" w:rsidP="008F7891">
            <w:pPr>
              <w:pStyle w:val="TableContentBullet"/>
            </w:pPr>
            <w:r w:rsidRPr="00AC6D55">
              <w:t>[0..*]</w:t>
            </w:r>
            <w:r w:rsidRPr="00AC6D55">
              <w:tab/>
              <w:t>Element may be omitted or repeat an unlimited number of times.</w:t>
            </w:r>
          </w:p>
          <w:p w14:paraId="4723BFB8" w14:textId="77777777" w:rsidR="00667BA9" w:rsidRDefault="00667BA9" w:rsidP="008F7891">
            <w:pPr>
              <w:pStyle w:val="TableContentBullet"/>
            </w:pPr>
            <w:r w:rsidRPr="00AC6D55">
              <w:t xml:space="preserve">[1..*] </w:t>
            </w:r>
            <w:r w:rsidRPr="00AC6D55">
              <w:tab/>
              <w:t>Element must appear at least once, and may repeat unlimited number of times.</w:t>
            </w:r>
          </w:p>
          <w:p w14:paraId="417ED561" w14:textId="77777777" w:rsidR="00667BA9" w:rsidRDefault="00667BA9" w:rsidP="008F7891">
            <w:pPr>
              <w:pStyle w:val="TableContentBullet"/>
            </w:pPr>
            <w:r w:rsidRPr="00AC6D55">
              <w:t>[m..n]</w:t>
            </w:r>
            <w:r w:rsidRPr="00AC6D55">
              <w:tab/>
              <w:t xml:space="preserve">Element must appear at least </w:t>
            </w:r>
            <w:r w:rsidRPr="00AC6D55">
              <w:rPr>
                <w:i/>
              </w:rPr>
              <w:t>m</w:t>
            </w:r>
            <w:r w:rsidRPr="00AC6D55">
              <w:t xml:space="preserve">, and at most, </w:t>
            </w:r>
            <w:r w:rsidRPr="00AC6D55">
              <w:rPr>
                <w:i/>
              </w:rPr>
              <w:t>n</w:t>
            </w:r>
            <w:r w:rsidRPr="00AC6D55">
              <w:t xml:space="preserve"> times.</w:t>
            </w:r>
          </w:p>
          <w:p w14:paraId="39CCB46B" w14:textId="77777777" w:rsidR="00667BA9" w:rsidRDefault="00667BA9" w:rsidP="008F7891">
            <w:pPr>
              <w:pStyle w:val="TableContentBullet"/>
            </w:pPr>
            <w:r w:rsidRPr="00AC6D55">
              <w:t>Cardinality applies only to message attribute tables and segment attribute tables.</w:t>
            </w:r>
          </w:p>
          <w:p w14:paraId="7D323FF7" w14:textId="77777777" w:rsidR="00667BA9" w:rsidRDefault="00667BA9" w:rsidP="00DF2D68">
            <w:pPr>
              <w:pStyle w:val="TableContentBullet"/>
            </w:pPr>
            <w:del w:id="1737" w:author="Bob Yencha" w:date="2011-12-15T12:01:00Z">
              <w:r w:rsidRPr="00AC6D55" w:rsidDel="00DF2D68">
                <w:delText xml:space="preserve">See section </w:delText>
              </w:r>
              <w:r w:rsidR="00D826AD" w:rsidRPr="00AC6D55" w:rsidDel="00DF2D68">
                <w:fldChar w:fldCharType="begin"/>
              </w:r>
              <w:r w:rsidRPr="00AC6D55" w:rsidDel="00DF2D68">
                <w:delInstrText xml:space="preserve"> REF _Ref234728300 \w \h </w:delInstrText>
              </w:r>
              <w:r w:rsidR="00D826AD" w:rsidRPr="00AC6D55" w:rsidDel="00DF2D68">
                <w:fldChar w:fldCharType="separate"/>
              </w:r>
              <w:r w:rsidR="00073DF5" w:rsidDel="00DF2D68">
                <w:rPr>
                  <w:b/>
                  <w:bCs w:val="0"/>
                </w:rPr>
                <w:delText>Error! Reference source not found.</w:delText>
              </w:r>
              <w:r w:rsidR="00D826AD" w:rsidRPr="00AC6D55" w:rsidDel="00DF2D68">
                <w:fldChar w:fldCharType="end"/>
              </w:r>
              <w:r w:rsidRPr="00AC6D55" w:rsidDel="00DF2D68">
                <w:delText xml:space="preserve"> for additional information on how cardinality is handled in this guide.</w:delText>
              </w:r>
            </w:del>
          </w:p>
        </w:tc>
      </w:tr>
      <w:tr w:rsidR="00667BA9" w:rsidRPr="00E77A2C" w14:paraId="02958DEC" w14:textId="77777777">
        <w:tblPrEx>
          <w:jc w:val="left"/>
        </w:tblPrEx>
        <w:trPr>
          <w:gridBefore w:val="1"/>
          <w:wBefore w:w="32" w:type="dxa"/>
          <w:cantSplit/>
        </w:trPr>
        <w:tc>
          <w:tcPr>
            <w:tcW w:w="2163" w:type="dxa"/>
            <w:gridSpan w:val="2"/>
            <w:vAlign w:val="center"/>
          </w:tcPr>
          <w:p w14:paraId="4B8B359D" w14:textId="77777777" w:rsidR="00667BA9" w:rsidRDefault="00667BA9" w:rsidP="008F7891">
            <w:pPr>
              <w:pStyle w:val="TableContent"/>
            </w:pPr>
            <w:r w:rsidRPr="00AC6D55">
              <w:t>Value Set</w:t>
            </w:r>
          </w:p>
        </w:tc>
        <w:tc>
          <w:tcPr>
            <w:tcW w:w="7242" w:type="dxa"/>
            <w:gridSpan w:val="2"/>
            <w:vAlign w:val="center"/>
          </w:tcPr>
          <w:p w14:paraId="36949AE8" w14:textId="77777777" w:rsidR="00667BA9" w:rsidRDefault="00667BA9" w:rsidP="008F7891">
            <w:pPr>
              <w:pStyle w:val="TableContent"/>
            </w:pPr>
            <w:r w:rsidRPr="00AC6D55">
              <w:t>The set of coded values to be used with the field</w:t>
            </w:r>
            <w:r w:rsidR="00400CF4">
              <w:t xml:space="preserve">. </w:t>
            </w:r>
            <w:r w:rsidRPr="00AC6D55">
              <w:t>The value set attribute applies only to the data type attribute tables and the segment attribute tables</w:t>
            </w:r>
            <w:r w:rsidR="00400CF4">
              <w:t xml:space="preserve">. </w:t>
            </w:r>
            <w:r w:rsidRPr="00AC6D55">
              <w:t>The value set may equate with an entire code system part of a code system, or codes drawn from multiple code systems.</w:t>
            </w:r>
          </w:p>
          <w:p w14:paraId="7E078C12" w14:textId="77777777" w:rsidR="00667BA9" w:rsidRDefault="00515434" w:rsidP="00667BA9">
            <w:pPr>
              <w:pStyle w:val="NoteIndented"/>
              <w:ind w:right="206"/>
            </w:pPr>
            <w:r w:rsidRPr="00515434">
              <w:t xml:space="preserve">Note:  Where a table constraint is indicated, or where HL7 Version </w:t>
            </w:r>
            <w:del w:id="1738" w:author="Bob Yencha" w:date="2011-11-21T18:02:00Z">
              <w:r w:rsidRPr="00515434">
                <w:delText>2.7</w:delText>
              </w:r>
            </w:del>
            <w:ins w:id="1739" w:author="Bob Yencha" w:date="2011-11-21T18:02:00Z">
              <w:r w:rsidRPr="00515434">
                <w:t>2.7.1</w:t>
              </w:r>
            </w:ins>
            <w:r w:rsidRPr="00515434">
              <w:t xml:space="preserve"> standards are pre-adopted, the constrained or specified HL7 table is included below the data type table.</w:t>
            </w:r>
          </w:p>
        </w:tc>
      </w:tr>
      <w:tr w:rsidR="00667BA9" w:rsidRPr="00E77A2C" w14:paraId="24F01A16" w14:textId="77777777">
        <w:tblPrEx>
          <w:jc w:val="left"/>
        </w:tblPrEx>
        <w:trPr>
          <w:gridBefore w:val="1"/>
          <w:wBefore w:w="32" w:type="dxa"/>
          <w:cantSplit/>
        </w:trPr>
        <w:tc>
          <w:tcPr>
            <w:tcW w:w="2163" w:type="dxa"/>
            <w:gridSpan w:val="2"/>
            <w:vAlign w:val="center"/>
          </w:tcPr>
          <w:p w14:paraId="3E72421E" w14:textId="77777777" w:rsidR="00667BA9" w:rsidRDefault="00667BA9" w:rsidP="008F7891">
            <w:pPr>
              <w:pStyle w:val="TableContent"/>
            </w:pPr>
            <w:r w:rsidRPr="00AC6D55">
              <w:t>Name</w:t>
            </w:r>
          </w:p>
        </w:tc>
        <w:tc>
          <w:tcPr>
            <w:tcW w:w="7242" w:type="dxa"/>
            <w:gridSpan w:val="2"/>
            <w:vAlign w:val="center"/>
          </w:tcPr>
          <w:p w14:paraId="405F5942" w14:textId="77777777" w:rsidR="00667BA9" w:rsidRDefault="00667BA9" w:rsidP="008F7891">
            <w:pPr>
              <w:pStyle w:val="TableContent"/>
            </w:pPr>
            <w:r w:rsidRPr="00AC6D55">
              <w:t>HL7 descriptor of the message element</w:t>
            </w:r>
            <w:r w:rsidR="00400CF4">
              <w:t xml:space="preserve">. </w:t>
            </w:r>
            <w:r w:rsidRPr="00AC6D55">
              <w:t>Name applies to the message attribute table, data type attribute table and the segment attribute table.</w:t>
            </w:r>
          </w:p>
        </w:tc>
      </w:tr>
      <w:tr w:rsidR="00667BA9" w:rsidRPr="00E77A2C" w14:paraId="2BBE455A" w14:textId="77777777">
        <w:tblPrEx>
          <w:jc w:val="left"/>
        </w:tblPrEx>
        <w:trPr>
          <w:gridBefore w:val="1"/>
          <w:wBefore w:w="32" w:type="dxa"/>
          <w:cantSplit/>
        </w:trPr>
        <w:tc>
          <w:tcPr>
            <w:tcW w:w="2163" w:type="dxa"/>
            <w:gridSpan w:val="2"/>
            <w:vAlign w:val="center"/>
          </w:tcPr>
          <w:p w14:paraId="2A25810E" w14:textId="77777777" w:rsidR="00667BA9" w:rsidRDefault="00667BA9" w:rsidP="008F7891">
            <w:pPr>
              <w:pStyle w:val="TableContent"/>
            </w:pPr>
            <w:r w:rsidRPr="00AC6D55">
              <w:t>Description/Comments</w:t>
            </w:r>
          </w:p>
        </w:tc>
        <w:tc>
          <w:tcPr>
            <w:tcW w:w="7242" w:type="dxa"/>
            <w:gridSpan w:val="2"/>
            <w:vAlign w:val="center"/>
          </w:tcPr>
          <w:p w14:paraId="7BD4BF5D" w14:textId="77777777" w:rsidR="00667BA9" w:rsidRDefault="00667BA9" w:rsidP="008F7891">
            <w:pPr>
              <w:pStyle w:val="TableContent"/>
            </w:pPr>
            <w:r w:rsidRPr="00AC6D55">
              <w:t>Context and usage for the element</w:t>
            </w:r>
            <w:r w:rsidR="00400CF4">
              <w:t xml:space="preserve">. </w:t>
            </w:r>
            <w:r w:rsidRPr="00AC6D55">
              <w:t>Description/Comments applies to the message attribute table, data type attribute table and the segment attribute table.</w:t>
            </w:r>
          </w:p>
        </w:tc>
      </w:tr>
    </w:tbl>
    <w:p w14:paraId="3D775D32" w14:textId="77777777" w:rsidR="00667BA9" w:rsidRPr="00020A6F" w:rsidDel="00547E49" w:rsidRDefault="00667BA9" w:rsidP="00667BA9">
      <w:pPr>
        <w:pStyle w:val="Note"/>
        <w:tabs>
          <w:tab w:val="left" w:pos="432"/>
        </w:tabs>
        <w:rPr>
          <w:del w:id="1740" w:author="Bob Yencha" w:date="2011-12-06T16:38:00Z"/>
        </w:rPr>
      </w:pPr>
      <w:del w:id="1741" w:author="Bob Yencha" w:date="2011-12-06T16:38:00Z">
        <w:r w:rsidRPr="00020A6F" w:rsidDel="00547E49">
          <w:rPr>
            <w:b/>
          </w:rPr>
          <w:delText xml:space="preserve">Note:  </w:delText>
        </w:r>
        <w:r w:rsidRPr="00020A6F" w:rsidDel="00547E49">
          <w:delText xml:space="preserve">In the tables throughout this document, </w:delText>
        </w:r>
        <w:r w:rsidRPr="00020A6F" w:rsidDel="00547E49">
          <w:rPr>
            <w:shd w:val="clear" w:color="auto" w:fill="FFFF99"/>
          </w:rPr>
          <w:delText>Yellow = This Interoperability Specification does not support the use of this item</w:delText>
        </w:r>
        <w:r w:rsidR="00400CF4" w:rsidDel="00547E49">
          <w:rPr>
            <w:shd w:val="clear" w:color="auto" w:fill="FFFF99"/>
          </w:rPr>
          <w:delText xml:space="preserve">. </w:delText>
        </w:r>
        <w:r w:rsidRPr="00020A6F" w:rsidDel="00547E49">
          <w:rPr>
            <w:shd w:val="clear" w:color="auto" w:fill="FFFF99"/>
          </w:rPr>
          <w:delText>This corresponds with the Usage code “X”.</w:delText>
        </w:r>
      </w:del>
    </w:p>
    <w:p w14:paraId="273F164A" w14:textId="77777777" w:rsidR="00667BA9" w:rsidRDefault="00667BA9">
      <w:pPr>
        <w:pStyle w:val="Heading3"/>
      </w:pPr>
      <w:bookmarkStart w:id="1742" w:name="_Toc189111945"/>
      <w:bookmarkStart w:id="1743" w:name="_Toc167863987"/>
      <w:r w:rsidRPr="00BC7351">
        <w:t>Keywords</w:t>
      </w:r>
      <w:bookmarkEnd w:id="1742"/>
    </w:p>
    <w:p w14:paraId="3A46E788" w14:textId="77777777" w:rsidR="00667BA9" w:rsidRPr="00BC7351" w:rsidRDefault="00667BA9" w:rsidP="00667BA9">
      <w:r w:rsidRPr="00BC7351">
        <w:t>The following keywords in this document are to be interpreted as follows:</w:t>
      </w:r>
    </w:p>
    <w:p w14:paraId="4D2D0D4B" w14:textId="77777777" w:rsidR="00667BA9" w:rsidRPr="00BC7351" w:rsidRDefault="00667BA9" w:rsidP="00667BA9">
      <w:pPr>
        <w:ind w:left="360"/>
      </w:pPr>
      <w:r w:rsidRPr="00BC7351">
        <w:rPr>
          <w:b/>
        </w:rPr>
        <w:t>MUST</w:t>
      </w:r>
      <w:r w:rsidRPr="00BC7351">
        <w:t xml:space="preserve"> or the terms "</w:t>
      </w:r>
      <w:r w:rsidRPr="00BC7351">
        <w:rPr>
          <w:b/>
        </w:rPr>
        <w:t>REQUIRED</w:t>
      </w:r>
      <w:r w:rsidRPr="00BC7351">
        <w:t>" or "</w:t>
      </w:r>
      <w:r w:rsidRPr="00BC7351">
        <w:rPr>
          <w:b/>
        </w:rPr>
        <w:t>SHALL</w:t>
      </w:r>
      <w:r w:rsidRPr="00BC7351">
        <w:t>", mean that the definition is an absolute requirement of the specification.</w:t>
      </w:r>
    </w:p>
    <w:p w14:paraId="5463DBA0" w14:textId="77777777" w:rsidR="00667BA9" w:rsidRPr="00BC7351" w:rsidRDefault="00667BA9" w:rsidP="00667BA9">
      <w:pPr>
        <w:ind w:left="360"/>
      </w:pPr>
      <w:r w:rsidRPr="00BC7351">
        <w:rPr>
          <w:b/>
        </w:rPr>
        <w:t>MUST</w:t>
      </w:r>
      <w:r w:rsidRPr="00BC7351">
        <w:t xml:space="preserve"> </w:t>
      </w:r>
      <w:r w:rsidRPr="00BC7351">
        <w:rPr>
          <w:b/>
        </w:rPr>
        <w:t>NOT</w:t>
      </w:r>
      <w:r w:rsidRPr="00BC7351">
        <w:t xml:space="preserve"> or the phrase "</w:t>
      </w:r>
      <w:r w:rsidRPr="00BC7351">
        <w:rPr>
          <w:b/>
        </w:rPr>
        <w:t>SHALL NOT</w:t>
      </w:r>
      <w:r w:rsidRPr="00BC7351">
        <w:t>", mean that the definition is an absolute prohibition of the specification.</w:t>
      </w:r>
    </w:p>
    <w:p w14:paraId="15ED59C0" w14:textId="77777777" w:rsidR="00667BA9" w:rsidRPr="00BC7351" w:rsidRDefault="00667BA9" w:rsidP="00667BA9">
      <w:pPr>
        <w:ind w:left="360"/>
      </w:pPr>
      <w:r w:rsidRPr="00BC7351">
        <w:rPr>
          <w:b/>
        </w:rPr>
        <w:t>SHOULD</w:t>
      </w:r>
      <w:r w:rsidRPr="00BC7351">
        <w:t xml:space="preserve"> or the adjective "</w:t>
      </w:r>
      <w:r w:rsidRPr="00BC7351">
        <w:rPr>
          <w:b/>
        </w:rPr>
        <w:t>RECOMMENDED</w:t>
      </w:r>
      <w:r w:rsidRPr="00BC7351">
        <w:t>", mean that there may exist valid reasons in particular circumstances to ignore a particular item, but the full implications must be understood and carefully weighed before choosing a different course.</w:t>
      </w:r>
    </w:p>
    <w:p w14:paraId="4D98DF4F" w14:textId="77777777" w:rsidR="00667BA9" w:rsidRPr="00BC7351" w:rsidRDefault="00667BA9" w:rsidP="00667BA9">
      <w:pPr>
        <w:ind w:left="360"/>
      </w:pPr>
      <w:r w:rsidRPr="00BC7351">
        <w:rPr>
          <w:b/>
        </w:rPr>
        <w:t>SHOULD NOT</w:t>
      </w:r>
      <w:r w:rsidRPr="00BC7351">
        <w:t xml:space="preserve"> or the phrase "</w:t>
      </w:r>
      <w:r w:rsidRPr="00BC7351">
        <w:rPr>
          <w:b/>
        </w:rPr>
        <w:t>NOT RECOMMENDED</w:t>
      </w:r>
      <w:r w:rsidRPr="00BC7351">
        <w:t>" mean that there may exist valid reasons in particular circumstances when the particular behavior is acceptable or even useful, but the full implications should be understood and the case carefully weighed before implementing any behavior described with this label.</w:t>
      </w:r>
    </w:p>
    <w:p w14:paraId="7CBBBB41" w14:textId="77777777" w:rsidR="00667BA9" w:rsidRPr="00BC7351" w:rsidRDefault="00667BA9" w:rsidP="00667BA9">
      <w:pPr>
        <w:ind w:left="360"/>
      </w:pPr>
      <w:r w:rsidRPr="00BC7351">
        <w:rPr>
          <w:b/>
        </w:rPr>
        <w:t>MAY</w:t>
      </w:r>
      <w:r w:rsidRPr="00BC7351">
        <w:t xml:space="preserve"> or the adjective "</w:t>
      </w:r>
      <w:r w:rsidRPr="00BC7351">
        <w:rPr>
          <w:b/>
        </w:rPr>
        <w:t>OPTIONAL</w:t>
      </w:r>
      <w:r w:rsidRPr="00BC7351">
        <w:t xml:space="preserve">", mean that an item is truly optional. One </w:t>
      </w:r>
      <w:r>
        <w:t>software supplier</w:t>
      </w:r>
      <w:r w:rsidRPr="00BC7351">
        <w:t xml:space="preserve"> may choose to include the item </w:t>
      </w:r>
      <w:r>
        <w:t>to enable certain capabilities</w:t>
      </w:r>
      <w:r w:rsidRPr="00BC7351">
        <w:t xml:space="preserve"> while another </w:t>
      </w:r>
      <w:r>
        <w:t>software supp</w:t>
      </w:r>
      <w:r w:rsidR="00944B68">
        <w:t>l</w:t>
      </w:r>
      <w:r>
        <w:t>ie</w:t>
      </w:r>
      <w:r w:rsidR="00944B68">
        <w:t>r</w:t>
      </w:r>
      <w:r w:rsidRPr="00BC7351">
        <w:t xml:space="preserve"> may omit the same item</w:t>
      </w:r>
      <w:r w:rsidR="00400CF4">
        <w:t xml:space="preserve">. </w:t>
      </w:r>
      <w:r>
        <w:t>In either case, the communication partner cannot be expected to either provide it (sender) or process it (receiver) without clear and voluntary agreement between the partners.</w:t>
      </w:r>
    </w:p>
    <w:p w14:paraId="490B997C" w14:textId="77777777" w:rsidR="00FC096C" w:rsidRPr="000F2506" w:rsidRDefault="00FC096C" w:rsidP="00FC096C">
      <w:r w:rsidRPr="00BC7351">
        <w:t xml:space="preserve">An implementation which does not include a particular </w:t>
      </w:r>
      <w:r>
        <w:t xml:space="preserve">segment/field/component marked as </w:t>
      </w:r>
      <w:r w:rsidRPr="00BC7351">
        <w:t>option</w:t>
      </w:r>
      <w:r>
        <w:t>al</w:t>
      </w:r>
      <w:r w:rsidRPr="00BC7351">
        <w:t xml:space="preserve"> </w:t>
      </w:r>
      <w:r w:rsidRPr="00BC7351">
        <w:rPr>
          <w:b/>
        </w:rPr>
        <w:t>MUST</w:t>
      </w:r>
      <w:r w:rsidRPr="00BC7351">
        <w:t xml:space="preserve"> be prepared to interoperate with another implementation which does include the </w:t>
      </w:r>
      <w:r w:rsidRPr="00BC7351">
        <w:lastRenderedPageBreak/>
        <w:t>option</w:t>
      </w:r>
      <w:r>
        <w:t>al segment/field/component</w:t>
      </w:r>
      <w:r w:rsidRPr="00BC7351">
        <w:t xml:space="preserve">, though perhaps with reduced functionality. In the same vein an </w:t>
      </w:r>
      <w:del w:id="1744" w:author="Bob Yencha" w:date="2011-11-21T22:08:00Z">
        <w:r w:rsidRPr="00BC7351" w:rsidDel="00C6633C">
          <w:delText xml:space="preserve">implementation which does include a particular </w:delText>
        </w:r>
        <w:r w:rsidDel="00C6633C">
          <w:delText>segment/field/component</w:delText>
        </w:r>
      </w:del>
      <w:ins w:id="1745" w:author="Bob Yencha" w:date="2011-11-21T22:08:00Z">
        <w:r w:rsidR="00C6633C">
          <w:t>implementation</w:t>
        </w:r>
        <w:r w:rsidR="00C6633C" w:rsidRPr="00BC7351">
          <w:t xml:space="preserve"> which include</w:t>
        </w:r>
      </w:ins>
      <w:ins w:id="1746" w:author="Bob Yencha" w:date="2011-11-21T22:09:00Z">
        <w:r w:rsidR="00C6633C">
          <w:t>s</w:t>
        </w:r>
      </w:ins>
      <w:ins w:id="1747" w:author="Bob Yencha" w:date="2011-11-21T22:08:00Z">
        <w:r w:rsidR="00C6633C" w:rsidRPr="00BC7351">
          <w:t xml:space="preserve"> a particular segment/field/component</w:t>
        </w:r>
      </w:ins>
      <w:r>
        <w:t xml:space="preserve"> marked as </w:t>
      </w:r>
      <w:r w:rsidRPr="00BC7351">
        <w:t>option</w:t>
      </w:r>
      <w:r>
        <w:t>al</w:t>
      </w:r>
      <w:r w:rsidRPr="00BC7351">
        <w:t xml:space="preserve"> </w:t>
      </w:r>
      <w:r w:rsidRPr="00BC7351">
        <w:rPr>
          <w:b/>
        </w:rPr>
        <w:t>MUST</w:t>
      </w:r>
      <w:r w:rsidRPr="00BC7351">
        <w:t xml:space="preserve"> be prepared to interoperate with another implementation which does not include th</w:t>
      </w:r>
      <w:r>
        <w:t>e optional segment/field/component.</w:t>
      </w:r>
    </w:p>
    <w:p w14:paraId="5D0C010A" w14:textId="77777777" w:rsidR="00667BA9" w:rsidRDefault="00667BA9">
      <w:pPr>
        <w:pStyle w:val="Heading3"/>
      </w:pPr>
      <w:bookmarkStart w:id="1748" w:name="_Toc189111946"/>
      <w:r w:rsidRPr="001A77D4">
        <w:t>Usage Conformance Testing Recommendations</w:t>
      </w:r>
      <w:bookmarkEnd w:id="1748"/>
    </w:p>
    <w:p w14:paraId="3090B20D" w14:textId="77777777" w:rsidR="00A3239F" w:rsidRDefault="00515434" w:rsidP="00667BA9">
      <w:pPr>
        <w:rPr>
          <w:bCs/>
        </w:rPr>
      </w:pPr>
      <w:r w:rsidRPr="00515434">
        <w:rPr>
          <w:bCs/>
          <w:highlight w:val="yellow"/>
        </w:rPr>
        <w:t>The following text is pre-adopted from the HL7 V2.7.1 Conformance (Chapter 2B) Draft Version (Aug 31, 2011)</w:t>
      </w:r>
      <w:r w:rsidRPr="00515434">
        <w:rPr>
          <w:highlight w:val="yellow"/>
        </w:rPr>
        <w:t xml:space="preserve"> as </w:t>
      </w:r>
      <w:r w:rsidRPr="00515434">
        <w:rPr>
          <w:bCs/>
          <w:highlight w:val="yellow"/>
        </w:rPr>
        <w:t>revised by the S&amp;I Framework Lab Implementation Guide Recommendations (Sept 2, 2011).</w:t>
      </w:r>
      <w:r w:rsidR="00482170" w:rsidRPr="002453C1">
        <w:rPr>
          <w:bCs/>
        </w:rPr>
        <w:t xml:space="preserve"> Please refe</w:t>
      </w:r>
      <w:r w:rsidR="00777C6B" w:rsidRPr="002453C1">
        <w:rPr>
          <w:bCs/>
        </w:rPr>
        <w:t>r to the base standard</w:t>
      </w:r>
      <w:r w:rsidR="00482170" w:rsidRPr="002453C1">
        <w:rPr>
          <w:bCs/>
        </w:rPr>
        <w:t xml:space="preserve"> document</w:t>
      </w:r>
      <w:r w:rsidR="00777C6B" w:rsidRPr="002453C1">
        <w:rPr>
          <w:bCs/>
        </w:rPr>
        <w:t>ation</w:t>
      </w:r>
      <w:r w:rsidR="00482170" w:rsidRPr="002453C1">
        <w:rPr>
          <w:bCs/>
        </w:rPr>
        <w:t xml:space="preserve"> for a full</w:t>
      </w:r>
      <w:r w:rsidR="00482170">
        <w:rPr>
          <w:bCs/>
        </w:rPr>
        <w:t xml:space="preserve"> explanation of conformance concepts.</w:t>
      </w:r>
      <w:r w:rsidR="00647479">
        <w:rPr>
          <w:bCs/>
        </w:rPr>
        <w:t xml:space="preserve"> Usage is described here as it introduces the </w:t>
      </w:r>
      <w:r w:rsidR="00D94F9A">
        <w:rPr>
          <w:bCs/>
        </w:rPr>
        <w:t>revised</w:t>
      </w:r>
      <w:r w:rsidR="00AB6004">
        <w:rPr>
          <w:bCs/>
        </w:rPr>
        <w:t xml:space="preserve"> approach to conditional element handling</w:t>
      </w:r>
      <w:r w:rsidR="00C17259">
        <w:rPr>
          <w:bCs/>
        </w:rPr>
        <w:t>; upon successful ballot</w:t>
      </w:r>
      <w:r w:rsidR="00F4593A">
        <w:rPr>
          <w:bCs/>
        </w:rPr>
        <w:t xml:space="preserve"> and publication</w:t>
      </w:r>
      <w:r w:rsidR="00C17259">
        <w:rPr>
          <w:bCs/>
        </w:rPr>
        <w:t xml:space="preserve"> this material will be replaced with a reference to the normative documentation.</w:t>
      </w:r>
    </w:p>
    <w:p w14:paraId="3A0B7943" w14:textId="77777777" w:rsidR="00667BA9" w:rsidRPr="00A3239F" w:rsidRDefault="00A3239F" w:rsidP="00667BA9">
      <w:pPr>
        <w:rPr>
          <w:i/>
        </w:rPr>
      </w:pPr>
      <w:r w:rsidRPr="00A3239F">
        <w:rPr>
          <w:bCs/>
          <w:i/>
        </w:rPr>
        <w:t>---------</w:t>
      </w:r>
      <w:r>
        <w:rPr>
          <w:bCs/>
          <w:i/>
        </w:rPr>
        <w:t>- s</w:t>
      </w:r>
      <w:r w:rsidRPr="00A3239F">
        <w:rPr>
          <w:bCs/>
          <w:i/>
        </w:rPr>
        <w:t>tart citation---------</w:t>
      </w:r>
    </w:p>
    <w:p w14:paraId="6537BF54" w14:textId="77777777" w:rsidR="00667BA9" w:rsidRDefault="00667BA9">
      <w:pPr>
        <w:pStyle w:val="Heading4"/>
      </w:pPr>
      <w:bookmarkStart w:id="1749" w:name="_Toc189111947"/>
      <w:r w:rsidRPr="001A77D4">
        <w:t>Usage</w:t>
      </w:r>
      <w:bookmarkEnd w:id="1749"/>
      <w:r w:rsidRPr="001A77D4">
        <w:t xml:space="preserve">  </w:t>
      </w:r>
    </w:p>
    <w:p w14:paraId="26B3D801" w14:textId="77777777" w:rsidR="00667BA9" w:rsidRPr="00A31B8C" w:rsidRDefault="00667BA9" w:rsidP="00667BA9">
      <w:pPr>
        <w:pStyle w:val="NormalIndented"/>
        <w:rPr>
          <w:noProof/>
        </w:rPr>
      </w:pPr>
      <w:r w:rsidRPr="00A31B8C">
        <w:t xml:space="preserve">Message content is governed by the cardinality specification associated (explicitly or implicitly) with each element of an HL7 message. </w:t>
      </w:r>
      <w:ins w:id="1750" w:author="Bob Yencha" w:date="2011-11-21T22:07:00Z">
        <w:r w:rsidR="00627FF7" w:rsidRPr="00950883">
          <w:rPr>
            <w:color w:val="000000"/>
          </w:rPr>
          <w:t xml:space="preserve">Message content is governed by the cardinality specification associated (explicitly or implicitly) with each element of an HL7 message. </w:t>
        </w:r>
        <w:r w:rsidR="00627FF7" w:rsidRPr="00950883">
          <w:rPr>
            <w:b/>
            <w:color w:val="000000"/>
          </w:rPr>
          <w:t xml:space="preserve">Usage rules govern the expected behavior of the sending application and place limited restrictions on the receiving application with respect to the element. </w:t>
        </w:r>
        <w:r w:rsidR="00627FF7" w:rsidRPr="00950883">
          <w:rPr>
            <w:color w:val="000000"/>
          </w:rPr>
          <w:t>These usage codes expand/clarify the optionality codes defined in the HL7 standard.</w:t>
        </w:r>
        <w:r w:rsidR="00627FF7" w:rsidRPr="00A31B8C" w:rsidDel="00627FF7">
          <w:rPr>
            <w:noProof/>
          </w:rPr>
          <w:t xml:space="preserve"> </w:t>
        </w:r>
      </w:ins>
      <w:del w:id="1751" w:author="Bob Yencha" w:date="2011-11-21T22:07:00Z">
        <w:r w:rsidRPr="00A31B8C" w:rsidDel="00627FF7">
          <w:rPr>
            <w:noProof/>
          </w:rPr>
          <w:delText xml:space="preserve">Usage rules govern the expected behavior of the sending application receiving application with respect to the element. </w:delText>
        </w:r>
      </w:del>
      <w:r w:rsidRPr="00A31B8C">
        <w:rPr>
          <w:noProof/>
        </w:rPr>
        <w:t>The usage codes expand/clarify the optionality codes defined in the HL7 standard.</w:t>
      </w:r>
      <w:r>
        <w:rPr>
          <w:noProof/>
        </w:rPr>
        <w:t xml:space="preserve"> Usage codes are employed in a message profile to constrain the use of elements defined in the standard. The usage code definitions are given from a sender and receiver perspective and specify operational and implementa</w:t>
      </w:r>
      <w:del w:id="1752" w:author="Bob Yencha" w:date="2011-11-21T22:10:00Z">
        <w:r w:rsidDel="00C6633C">
          <w:rPr>
            <w:noProof/>
          </w:rPr>
          <w:delText>i</w:delText>
        </w:r>
      </w:del>
      <w:r>
        <w:rPr>
          <w:noProof/>
        </w:rPr>
        <w:t>t</w:t>
      </w:r>
      <w:ins w:id="1753" w:author="Bob Yencha" w:date="2011-11-21T22:10:00Z">
        <w:r w:rsidR="00C6633C">
          <w:rPr>
            <w:noProof/>
          </w:rPr>
          <w:t>i</w:t>
        </w:r>
      </w:ins>
      <w:r>
        <w:rPr>
          <w:noProof/>
        </w:rPr>
        <w:t>on requirements.</w:t>
      </w:r>
    </w:p>
    <w:p w14:paraId="5C7253B6" w14:textId="77777777" w:rsidR="00667BA9" w:rsidRDefault="00667BA9" w:rsidP="00667BA9">
      <w:pPr>
        <w:pStyle w:val="NormalIndented"/>
        <w:rPr>
          <w:noProof/>
        </w:rPr>
      </w:pPr>
      <w:r w:rsidRPr="00A31B8C">
        <w:t xml:space="preserve">The standard allows broad flexibility for the message structures that HL7 applications must be able to receive without failing. But while the standard allows that messages may be missing </w:t>
      </w:r>
      <w:r>
        <w:t>data elements</w:t>
      </w:r>
      <w:r w:rsidRPr="00A31B8C">
        <w:t xml:space="preserve"> or may contain extra </w:t>
      </w:r>
      <w:r>
        <w:t>data elements</w:t>
      </w:r>
      <w:r w:rsidRPr="00A31B8C">
        <w:t>, it should not be inferred from this requirement that such messages are conformant.</w:t>
      </w:r>
      <w:r>
        <w:t xml:space="preserve"> In fact, the usage codes specified in a message profile place strict conformance requirements on the behavior of the application.</w:t>
      </w:r>
    </w:p>
    <w:p w14:paraId="2902538C" w14:textId="77777777" w:rsidR="00667BA9" w:rsidRPr="00647479" w:rsidRDefault="00667BA9" w:rsidP="00647479">
      <w:pPr>
        <w:pStyle w:val="Heading5"/>
      </w:pPr>
      <w:bookmarkStart w:id="1754" w:name="_Toc189111948"/>
      <w:r w:rsidRPr="00647479">
        <w:t>Definition of Conditional Usage</w:t>
      </w:r>
      <w:bookmarkEnd w:id="1754"/>
    </w:p>
    <w:p w14:paraId="594BE0F3" w14:textId="77777777" w:rsidR="00667BA9" w:rsidRDefault="00667BA9" w:rsidP="00667BA9">
      <w:pPr>
        <w:pStyle w:val="NormalIndented"/>
      </w:pPr>
      <w:r>
        <w:t>The conditional usage is defined as follows:</w:t>
      </w:r>
    </w:p>
    <w:p w14:paraId="4F01A1DE" w14:textId="77777777" w:rsidR="00667BA9" w:rsidRDefault="00667BA9" w:rsidP="00667BA9">
      <w:pPr>
        <w:pStyle w:val="NormalIndented"/>
      </w:pPr>
      <w:r>
        <w:t>C(a/b) - “a” and “b” in the expression are placeholders for usage codes representing the true (“a”) predicate outcome and the false (“b”) predicate outcome of the condition. The condition is expressed by a conditional predicate associated with the element (“</w:t>
      </w:r>
      <w:r w:rsidRPr="00B17127">
        <w:t>See section</w:t>
      </w:r>
      <w:r>
        <w:t xml:space="preserve"> 2.B.7.9</w:t>
      </w:r>
      <w:r w:rsidRPr="00B17127">
        <w:t xml:space="preserve">, </w:t>
      </w:r>
      <w:r>
        <w:t>Condition Predicate</w:t>
      </w:r>
      <w:r w:rsidRPr="00B17127">
        <w:t>"</w:t>
      </w:r>
      <w:r>
        <w:t xml:space="preserve"> in V2.7.1 Chapter 2B</w:t>
      </w:r>
      <w:r w:rsidRPr="00B17127">
        <w:t>).</w:t>
      </w:r>
      <w:r>
        <w:t xml:space="preserve"> “a” and “b” shall be one of “R”, “RE”, “O” and/or “X”. In order not to render the condition statement redundant, “a” and “b” shall be different.</w:t>
      </w:r>
    </w:p>
    <w:p w14:paraId="0CABA874" w14:textId="77777777" w:rsidR="00667BA9" w:rsidRPr="0083543A" w:rsidRDefault="00667BA9" w:rsidP="00667BA9">
      <w:pPr>
        <w:pStyle w:val="NormalIndented"/>
      </w:pPr>
      <w:r w:rsidRPr="0083543A">
        <w:t>The example C(R/RE) is interpreted as follows. If the condition predicate associated with the element is true then the usage for the element is R-Required. If the condition predicate associated with the element is false then the usage for the el</w:t>
      </w:r>
      <w:r w:rsidR="00944B68">
        <w:t>e</w:t>
      </w:r>
      <w:r w:rsidRPr="0083543A">
        <w:t>ment is RE-Required but may be empty.</w:t>
      </w:r>
      <w:r>
        <w:t xml:space="preserve"> </w:t>
      </w:r>
    </w:p>
    <w:p w14:paraId="306A25B6" w14:textId="77777777" w:rsidR="00667BA9" w:rsidRDefault="002453C1" w:rsidP="00667BA9">
      <w:pPr>
        <w:pStyle w:val="Heading5"/>
      </w:pPr>
      <w:bookmarkStart w:id="1755" w:name="_Toc189111949"/>
      <w:r>
        <w:lastRenderedPageBreak/>
        <w:t>Sending and Receiving Application Conformance Requirements</w:t>
      </w:r>
      <w:bookmarkEnd w:id="1755"/>
    </w:p>
    <w:p w14:paraId="73357A1A" w14:textId="77777777" w:rsidR="00667BA9" w:rsidRPr="001A77D4" w:rsidRDefault="00667BA9" w:rsidP="00667BA9">
      <w:pPr>
        <w:pStyle w:val="Caption"/>
      </w:pPr>
    </w:p>
    <w:tbl>
      <w:tblPr>
        <w:tblW w:w="0" w:type="auto"/>
        <w:tblInd w:w="108" w:type="dxa"/>
        <w:tblBorders>
          <w:top w:val="single" w:sz="12" w:space="0" w:color="943634" w:themeColor="accent2" w:themeShade="BF"/>
          <w:left w:val="single" w:sz="4" w:space="0" w:color="C0C0C0"/>
          <w:bottom w:val="single" w:sz="12" w:space="0" w:color="943634" w:themeColor="accent2" w:themeShade="BF"/>
          <w:right w:val="single" w:sz="4" w:space="0" w:color="C0C0C0"/>
          <w:insideH w:val="single" w:sz="12" w:space="0" w:color="943634" w:themeColor="accent2" w:themeShade="BF"/>
          <w:insideV w:val="single" w:sz="4" w:space="0" w:color="C0C0C0"/>
        </w:tblBorders>
        <w:tblLook w:val="01E0" w:firstRow="1" w:lastRow="1" w:firstColumn="1" w:lastColumn="1" w:noHBand="0" w:noVBand="0"/>
      </w:tblPr>
      <w:tblGrid>
        <w:gridCol w:w="993"/>
        <w:gridCol w:w="1437"/>
        <w:gridCol w:w="2551"/>
        <w:gridCol w:w="4379"/>
      </w:tblGrid>
      <w:tr w:rsidR="007D7723" w:rsidRPr="006C5B8E" w14:paraId="64CF15A8" w14:textId="77777777">
        <w:trPr>
          <w:cantSplit/>
          <w:trHeight w:val="360"/>
          <w:tblHeader/>
        </w:trPr>
        <w:tc>
          <w:tcPr>
            <w:tcW w:w="9360" w:type="dxa"/>
            <w:gridSpan w:val="4"/>
            <w:shd w:val="clear" w:color="auto" w:fill="F3F3F3"/>
          </w:tcPr>
          <w:p w14:paraId="659A201E" w14:textId="77777777" w:rsidR="007D7723" w:rsidRPr="006C5B8E" w:rsidRDefault="007D7723" w:rsidP="007D7723">
            <w:pPr>
              <w:pStyle w:val="Caption"/>
            </w:pPr>
            <w:bookmarkStart w:id="1756" w:name="_Toc189111863"/>
            <w:r>
              <w:t xml:space="preserve">Table </w:t>
            </w:r>
            <w:r w:rsidR="001C047D">
              <w:fldChar w:fldCharType="begin"/>
            </w:r>
            <w:r w:rsidR="001C047D">
              <w:instrText xml:space="preserve"> STYLEREF 1 \s </w:instrText>
            </w:r>
            <w:r w:rsidR="001C047D">
              <w:fldChar w:fldCharType="separate"/>
            </w:r>
            <w:r w:rsidR="002B0A1D">
              <w:rPr>
                <w:noProof/>
              </w:rPr>
              <w:t>1</w:t>
            </w:r>
            <w:r w:rsidR="001C047D">
              <w:rPr>
                <w:noProof/>
              </w:rPr>
              <w:fldChar w:fldCharType="end"/>
            </w:r>
            <w:r>
              <w:noBreakHyphen/>
            </w:r>
            <w:r w:rsidR="001C047D">
              <w:fldChar w:fldCharType="begin"/>
            </w:r>
            <w:r w:rsidR="001C047D">
              <w:instrText xml:space="preserve"> SEQ Table \* ARABIC \s 1 </w:instrText>
            </w:r>
            <w:r w:rsidR="001C047D">
              <w:fldChar w:fldCharType="separate"/>
            </w:r>
            <w:r w:rsidR="002B0A1D">
              <w:rPr>
                <w:noProof/>
              </w:rPr>
              <w:t>4</w:t>
            </w:r>
            <w:r w:rsidR="001C047D">
              <w:rPr>
                <w:noProof/>
              </w:rPr>
              <w:fldChar w:fldCharType="end"/>
            </w:r>
            <w:r>
              <w:t>. Sending Application Conformance</w:t>
            </w:r>
            <w:bookmarkEnd w:id="1756"/>
          </w:p>
        </w:tc>
      </w:tr>
      <w:tr w:rsidR="00667BA9" w:rsidRPr="006C5B8E" w14:paraId="1CE9EE87" w14:textId="77777777">
        <w:trPr>
          <w:cantSplit/>
          <w:trHeight w:val="360"/>
          <w:tblHeader/>
        </w:trPr>
        <w:tc>
          <w:tcPr>
            <w:tcW w:w="993" w:type="dxa"/>
            <w:shd w:val="clear" w:color="auto" w:fill="F3F3F3"/>
          </w:tcPr>
          <w:p w14:paraId="777ECA69" w14:textId="77777777" w:rsidR="00667BA9" w:rsidRPr="006C5B8E" w:rsidRDefault="00667BA9" w:rsidP="00667BA9">
            <w:pPr>
              <w:pStyle w:val="TableHeading1"/>
            </w:pPr>
            <w:r>
              <w:t>Symbol</w:t>
            </w:r>
          </w:p>
        </w:tc>
        <w:tc>
          <w:tcPr>
            <w:tcW w:w="1437" w:type="dxa"/>
            <w:shd w:val="clear" w:color="auto" w:fill="F3F3F3"/>
          </w:tcPr>
          <w:p w14:paraId="56280C10" w14:textId="77777777" w:rsidR="00667BA9" w:rsidRPr="006C5B8E" w:rsidRDefault="00667BA9" w:rsidP="00667BA9">
            <w:pPr>
              <w:pStyle w:val="TableHeading1"/>
            </w:pPr>
            <w:r>
              <w:t>Definition</w:t>
            </w:r>
          </w:p>
          <w:p w14:paraId="5963ADA2" w14:textId="77777777" w:rsidR="00667BA9" w:rsidRPr="006C5B8E" w:rsidRDefault="00667BA9" w:rsidP="00667BA9">
            <w:pPr>
              <w:pStyle w:val="TableHeading1"/>
            </w:pPr>
          </w:p>
        </w:tc>
        <w:tc>
          <w:tcPr>
            <w:tcW w:w="2551" w:type="dxa"/>
            <w:shd w:val="clear" w:color="auto" w:fill="F3F3F3"/>
          </w:tcPr>
          <w:p w14:paraId="6009084D" w14:textId="77777777" w:rsidR="00667BA9" w:rsidRPr="006C5B8E" w:rsidRDefault="00667BA9" w:rsidP="00667BA9">
            <w:pPr>
              <w:pStyle w:val="TableHeading1"/>
            </w:pPr>
            <w:r w:rsidRPr="006C5B8E">
              <w:t>Implementation Requirement</w:t>
            </w:r>
          </w:p>
        </w:tc>
        <w:tc>
          <w:tcPr>
            <w:tcW w:w="4379" w:type="dxa"/>
            <w:shd w:val="clear" w:color="auto" w:fill="F3F3F3"/>
          </w:tcPr>
          <w:p w14:paraId="559053C1" w14:textId="77777777" w:rsidR="00667BA9" w:rsidRPr="006C5B8E" w:rsidRDefault="00667BA9" w:rsidP="00667BA9">
            <w:pPr>
              <w:pStyle w:val="TableHeading1"/>
            </w:pPr>
            <w:r w:rsidRPr="006C5B8E">
              <w:t>Operational Requirement</w:t>
            </w:r>
          </w:p>
        </w:tc>
      </w:tr>
      <w:tr w:rsidR="00667BA9" w:rsidRPr="006C5B8E" w14:paraId="5E2AFFEE" w14:textId="77777777">
        <w:trPr>
          <w:cantSplit/>
        </w:trPr>
        <w:tc>
          <w:tcPr>
            <w:tcW w:w="993" w:type="dxa"/>
          </w:tcPr>
          <w:p w14:paraId="55707B98" w14:textId="77777777" w:rsidR="00667BA9" w:rsidRPr="006C5B8E" w:rsidRDefault="00667BA9" w:rsidP="008F7891">
            <w:pPr>
              <w:pStyle w:val="TableContent"/>
            </w:pPr>
            <w:r w:rsidRPr="006C5B8E">
              <w:t>R</w:t>
            </w:r>
          </w:p>
        </w:tc>
        <w:tc>
          <w:tcPr>
            <w:tcW w:w="1437" w:type="dxa"/>
          </w:tcPr>
          <w:p w14:paraId="57426C28" w14:textId="77777777" w:rsidR="00667BA9" w:rsidRPr="006C5B8E" w:rsidRDefault="00667BA9" w:rsidP="008F7891">
            <w:pPr>
              <w:pStyle w:val="TableContent"/>
            </w:pPr>
            <w:r w:rsidRPr="006C5B8E">
              <w:t>Required</w:t>
            </w:r>
          </w:p>
        </w:tc>
        <w:tc>
          <w:tcPr>
            <w:tcW w:w="2551" w:type="dxa"/>
          </w:tcPr>
          <w:p w14:paraId="2A3C10A0" w14:textId="77777777" w:rsidR="00667BA9" w:rsidRPr="006C5B8E" w:rsidRDefault="00667BA9" w:rsidP="008F7891">
            <w:pPr>
              <w:pStyle w:val="TableContent"/>
            </w:pPr>
            <w:r w:rsidRPr="006C5B8E">
              <w:t xml:space="preserve">The application </w:t>
            </w:r>
            <w:r w:rsidR="000207DC" w:rsidRPr="000207DC">
              <w:rPr>
                <w:b/>
              </w:rPr>
              <w:t>SHALL</w:t>
            </w:r>
            <w:r w:rsidRPr="006C5B8E">
              <w:t xml:space="preserve"> implement “R” elements.</w:t>
            </w:r>
          </w:p>
        </w:tc>
        <w:tc>
          <w:tcPr>
            <w:tcW w:w="4379" w:type="dxa"/>
          </w:tcPr>
          <w:p w14:paraId="5D5698A6" w14:textId="77777777" w:rsidR="00667BA9" w:rsidRPr="006C5B8E" w:rsidRDefault="00667BA9" w:rsidP="008F7891">
            <w:pPr>
              <w:pStyle w:val="TableContent"/>
            </w:pPr>
            <w:r w:rsidRPr="0029731E">
              <w:t xml:space="preserve">The application </w:t>
            </w:r>
            <w:r w:rsidR="000207DC" w:rsidRPr="000207DC">
              <w:rPr>
                <w:b/>
              </w:rPr>
              <w:t>SHALL</w:t>
            </w:r>
            <w:r w:rsidRPr="0029731E">
              <w:t xml:space="preserve"> populate “R” elements with a non-empty value.</w:t>
            </w:r>
          </w:p>
        </w:tc>
      </w:tr>
      <w:tr w:rsidR="00667BA9" w:rsidRPr="006C5B8E" w14:paraId="1897640C" w14:textId="77777777">
        <w:trPr>
          <w:cantSplit/>
        </w:trPr>
        <w:tc>
          <w:tcPr>
            <w:tcW w:w="993" w:type="dxa"/>
          </w:tcPr>
          <w:p w14:paraId="32A92F52" w14:textId="77777777" w:rsidR="00667BA9" w:rsidRPr="006C5B8E" w:rsidRDefault="00667BA9" w:rsidP="008F7891">
            <w:pPr>
              <w:pStyle w:val="TableContent"/>
            </w:pPr>
            <w:r w:rsidRPr="006C5B8E">
              <w:t xml:space="preserve">RE </w:t>
            </w:r>
          </w:p>
        </w:tc>
        <w:tc>
          <w:tcPr>
            <w:tcW w:w="1437" w:type="dxa"/>
          </w:tcPr>
          <w:p w14:paraId="1F8918CF" w14:textId="77777777" w:rsidR="00667BA9" w:rsidRPr="006C5B8E" w:rsidRDefault="00667BA9" w:rsidP="008F7891">
            <w:pPr>
              <w:pStyle w:val="TableContent"/>
            </w:pPr>
            <w:r w:rsidRPr="006C5B8E">
              <w:t>Required, but may be empty</w:t>
            </w:r>
          </w:p>
        </w:tc>
        <w:tc>
          <w:tcPr>
            <w:tcW w:w="2551" w:type="dxa"/>
          </w:tcPr>
          <w:p w14:paraId="698983A1" w14:textId="77777777" w:rsidR="00667BA9" w:rsidRPr="006C5B8E" w:rsidRDefault="00667BA9" w:rsidP="008F7891">
            <w:pPr>
              <w:pStyle w:val="TableContent"/>
            </w:pPr>
            <w:r w:rsidRPr="006C5B8E">
              <w:t xml:space="preserve">The application </w:t>
            </w:r>
            <w:r w:rsidR="005A6759" w:rsidRPr="000207DC">
              <w:rPr>
                <w:b/>
              </w:rPr>
              <w:t>SHALL</w:t>
            </w:r>
            <w:r w:rsidR="005A6759" w:rsidRPr="006C5B8E">
              <w:t xml:space="preserve"> </w:t>
            </w:r>
            <w:r w:rsidRPr="006C5B8E">
              <w:t>implement “RE” elements.</w:t>
            </w:r>
          </w:p>
        </w:tc>
        <w:tc>
          <w:tcPr>
            <w:tcW w:w="4379" w:type="dxa"/>
          </w:tcPr>
          <w:p w14:paraId="5B8BADCC" w14:textId="77777777" w:rsidR="00667BA9" w:rsidRPr="006C5B8E" w:rsidRDefault="00667BA9" w:rsidP="008F7891">
            <w:pPr>
              <w:pStyle w:val="TableContent"/>
            </w:pPr>
            <w:r w:rsidRPr="0029731E">
              <w:t xml:space="preserve">The application </w:t>
            </w:r>
            <w:r w:rsidR="005A6759" w:rsidRPr="000207DC">
              <w:rPr>
                <w:b/>
              </w:rPr>
              <w:t>SHALL</w:t>
            </w:r>
            <w:r w:rsidR="005A6759" w:rsidRPr="0029731E">
              <w:t xml:space="preserve"> </w:t>
            </w:r>
            <w:r w:rsidRPr="0029731E">
              <w:t xml:space="preserve">populate “RE” elements with a non-empty value if there is relevant data. </w:t>
            </w:r>
            <w:r w:rsidRPr="00242902">
              <w:t>The term “relevant” has a confounding interpretation in this definition</w:t>
            </w:r>
            <w:r>
              <w:rPr>
                <w:rStyle w:val="FootnoteReference"/>
              </w:rPr>
              <w:footnoteReference w:id="5"/>
            </w:r>
            <w:r w:rsidRPr="00242902">
              <w:t>.</w:t>
            </w:r>
            <w:r w:rsidRPr="0029731E">
              <w:t xml:space="preserve"> </w:t>
            </w:r>
          </w:p>
        </w:tc>
      </w:tr>
      <w:tr w:rsidR="00667BA9" w:rsidRPr="006C5B8E" w14:paraId="140D53AE" w14:textId="77777777">
        <w:trPr>
          <w:cantSplit/>
        </w:trPr>
        <w:tc>
          <w:tcPr>
            <w:tcW w:w="993" w:type="dxa"/>
          </w:tcPr>
          <w:p w14:paraId="02E5DA48" w14:textId="77777777" w:rsidR="00667BA9" w:rsidRPr="006C5B8E" w:rsidRDefault="00667BA9" w:rsidP="008F7891">
            <w:pPr>
              <w:pStyle w:val="TableContent"/>
            </w:pPr>
            <w:r w:rsidRPr="006C5B8E">
              <w:t>C</w:t>
            </w:r>
            <w:r>
              <w:t>(a/b)</w:t>
            </w:r>
          </w:p>
        </w:tc>
        <w:tc>
          <w:tcPr>
            <w:tcW w:w="1437" w:type="dxa"/>
          </w:tcPr>
          <w:p w14:paraId="46F3BF4B" w14:textId="77777777" w:rsidR="00667BA9" w:rsidRPr="006C5B8E" w:rsidRDefault="00667BA9" w:rsidP="008F7891">
            <w:pPr>
              <w:pStyle w:val="TableContent"/>
            </w:pPr>
            <w:r w:rsidRPr="006C5B8E">
              <w:t>Conditional</w:t>
            </w:r>
          </w:p>
        </w:tc>
        <w:tc>
          <w:tcPr>
            <w:tcW w:w="6930" w:type="dxa"/>
            <w:gridSpan w:val="2"/>
          </w:tcPr>
          <w:p w14:paraId="0FFE7080" w14:textId="77777777" w:rsidR="00667BA9" w:rsidRPr="0083543A" w:rsidRDefault="00667BA9" w:rsidP="008F7891">
            <w:pPr>
              <w:pStyle w:val="TableContent"/>
            </w:pPr>
            <w:r w:rsidRPr="0083543A">
              <w:t xml:space="preserve">An element with a conditional usage code has an associated condition predicate (See section </w:t>
            </w:r>
            <w:r>
              <w:t>2.B.7.9, Condition Predicate in V2.7.1 Chapter 2B</w:t>
            </w:r>
            <w:r w:rsidRPr="0083543A">
              <w:t>") that determines the operational requirements (usage code) of the element.</w:t>
            </w:r>
          </w:p>
          <w:p w14:paraId="2F2E9739" w14:textId="77777777" w:rsidR="00667BA9" w:rsidRPr="0083543A" w:rsidRDefault="00667BA9" w:rsidP="008F7891">
            <w:pPr>
              <w:pStyle w:val="TableContent"/>
            </w:pPr>
            <w:r w:rsidRPr="0083543A">
              <w:t xml:space="preserve">If the condition predicate associated with the element is true, follow the rules for </w:t>
            </w:r>
            <w:r w:rsidRPr="0083543A">
              <w:rPr>
                <w:b/>
                <w:i/>
              </w:rPr>
              <w:t>a</w:t>
            </w:r>
            <w:r w:rsidRPr="0083543A">
              <w:t xml:space="preserve"> which</w:t>
            </w:r>
            <w:r w:rsidR="00FC096C">
              <w:t xml:space="preserve"> shall be one of “R”, “RE”, “O”</w:t>
            </w:r>
            <w:r w:rsidR="00FC096C" w:rsidRPr="0083543A">
              <w:t xml:space="preserve"> or X”:</w:t>
            </w:r>
          </w:p>
          <w:p w14:paraId="296C2C71" w14:textId="77777777" w:rsidR="00667BA9" w:rsidRPr="0083543A" w:rsidRDefault="00667BA9" w:rsidP="008F7891">
            <w:pPr>
              <w:pStyle w:val="TableContent"/>
            </w:pPr>
            <w:r w:rsidRPr="0083543A">
              <w:t xml:space="preserve">If the condition predicate associated with the element is false, follow the rules for </w:t>
            </w:r>
            <w:r w:rsidRPr="0083543A">
              <w:rPr>
                <w:b/>
                <w:i/>
              </w:rPr>
              <w:t>b</w:t>
            </w:r>
            <w:r w:rsidRPr="0083543A">
              <w:t xml:space="preserve"> which shall be one of “R”, “RE”, “O” or X”.</w:t>
            </w:r>
          </w:p>
          <w:p w14:paraId="35F1B083" w14:textId="77777777" w:rsidR="00667BA9" w:rsidRPr="006C5B8E" w:rsidRDefault="00667BA9" w:rsidP="008F7891">
            <w:pPr>
              <w:pStyle w:val="TableContent"/>
            </w:pPr>
            <w:r w:rsidRPr="0083543A">
              <w:rPr>
                <w:b/>
                <w:i/>
              </w:rPr>
              <w:t>a</w:t>
            </w:r>
            <w:r w:rsidRPr="0083543A">
              <w:t xml:space="preserve"> and </w:t>
            </w:r>
            <w:r w:rsidRPr="0083543A">
              <w:rPr>
                <w:b/>
                <w:i/>
              </w:rPr>
              <w:t>b</w:t>
            </w:r>
            <w:r w:rsidRPr="0083543A">
              <w:t xml:space="preserve"> </w:t>
            </w:r>
            <w:r w:rsidR="005A6759" w:rsidRPr="000207DC">
              <w:rPr>
                <w:b/>
              </w:rPr>
              <w:t>SHALL</w:t>
            </w:r>
            <w:r w:rsidR="005A6759" w:rsidRPr="0083543A">
              <w:t xml:space="preserve"> </w:t>
            </w:r>
            <w:r w:rsidRPr="0083543A">
              <w:t>be different and defined by the message profile.</w:t>
            </w:r>
          </w:p>
        </w:tc>
      </w:tr>
      <w:tr w:rsidR="00667BA9" w:rsidRPr="00195F59" w14:paraId="14D05880" w14:textId="77777777">
        <w:trPr>
          <w:cantSplit/>
        </w:trPr>
        <w:tc>
          <w:tcPr>
            <w:tcW w:w="993" w:type="dxa"/>
          </w:tcPr>
          <w:p w14:paraId="5E4FF5A1" w14:textId="77777777" w:rsidR="00667BA9" w:rsidRPr="006C5B8E" w:rsidRDefault="00667BA9" w:rsidP="008F7891">
            <w:pPr>
              <w:pStyle w:val="TableContent"/>
            </w:pPr>
            <w:r w:rsidRPr="006C5B8E">
              <w:t xml:space="preserve">X </w:t>
            </w:r>
          </w:p>
        </w:tc>
        <w:tc>
          <w:tcPr>
            <w:tcW w:w="1437" w:type="dxa"/>
          </w:tcPr>
          <w:p w14:paraId="3C8EFCE7" w14:textId="77777777" w:rsidR="00667BA9" w:rsidRPr="006C5B8E" w:rsidRDefault="005A6759" w:rsidP="008F7891">
            <w:pPr>
              <w:pStyle w:val="TableContent"/>
            </w:pPr>
            <w:r>
              <w:t>Not supported in</w:t>
            </w:r>
            <w:r w:rsidR="00667BA9" w:rsidRPr="006C5B8E">
              <w:t xml:space="preserve"> this </w:t>
            </w:r>
            <w:r>
              <w:t>guide</w:t>
            </w:r>
          </w:p>
        </w:tc>
        <w:tc>
          <w:tcPr>
            <w:tcW w:w="2551" w:type="dxa"/>
          </w:tcPr>
          <w:p w14:paraId="5488F478" w14:textId="77777777" w:rsidR="00667BA9" w:rsidRPr="006C5B8E" w:rsidRDefault="00667BA9" w:rsidP="008F7891">
            <w:pPr>
              <w:pStyle w:val="TableContent"/>
            </w:pPr>
            <w:r w:rsidRPr="0029731E">
              <w:t xml:space="preserve">The application </w:t>
            </w:r>
            <w:r w:rsidR="000207DC" w:rsidRPr="000207DC">
              <w:rPr>
                <w:b/>
              </w:rPr>
              <w:t>SHALL</w:t>
            </w:r>
            <w:r w:rsidRPr="000207DC">
              <w:rPr>
                <w:b/>
              </w:rPr>
              <w:t xml:space="preserve"> </w:t>
            </w:r>
            <w:r w:rsidR="000207DC" w:rsidRPr="000207DC">
              <w:rPr>
                <w:b/>
              </w:rPr>
              <w:t>NOT</w:t>
            </w:r>
            <w:r>
              <w:t xml:space="preserve"> implement “X</w:t>
            </w:r>
            <w:r w:rsidRPr="0029731E">
              <w:t>” elements.</w:t>
            </w:r>
          </w:p>
        </w:tc>
        <w:tc>
          <w:tcPr>
            <w:tcW w:w="4379" w:type="dxa"/>
          </w:tcPr>
          <w:p w14:paraId="25179588" w14:textId="77777777" w:rsidR="00667BA9" w:rsidRPr="00195F59" w:rsidRDefault="00667BA9" w:rsidP="008F7891">
            <w:pPr>
              <w:pStyle w:val="TableContent"/>
            </w:pPr>
            <w:r w:rsidRPr="006C5B8E">
              <w:t xml:space="preserve">The application </w:t>
            </w:r>
            <w:r w:rsidR="000207DC">
              <w:rPr>
                <w:b/>
              </w:rPr>
              <w:t>SHALL NOT</w:t>
            </w:r>
            <w:r w:rsidRPr="006C5B8E">
              <w:t xml:space="preserve"> populate “X” elements.</w:t>
            </w:r>
          </w:p>
        </w:tc>
      </w:tr>
      <w:tr w:rsidR="00667BA9" w:rsidRPr="006C5B8E" w14:paraId="33D88E02" w14:textId="77777777">
        <w:trPr>
          <w:cantSplit/>
        </w:trPr>
        <w:tc>
          <w:tcPr>
            <w:tcW w:w="993" w:type="dxa"/>
          </w:tcPr>
          <w:p w14:paraId="17DFF507" w14:textId="77777777" w:rsidR="00667BA9" w:rsidRPr="006C5B8E" w:rsidRDefault="00667BA9" w:rsidP="008F7891">
            <w:pPr>
              <w:pStyle w:val="TableContent"/>
            </w:pPr>
            <w:r w:rsidRPr="006C5B8E">
              <w:t>O</w:t>
            </w:r>
          </w:p>
        </w:tc>
        <w:tc>
          <w:tcPr>
            <w:tcW w:w="1437" w:type="dxa"/>
          </w:tcPr>
          <w:p w14:paraId="05C7CECF" w14:textId="77777777" w:rsidR="00667BA9" w:rsidRPr="006C5B8E" w:rsidRDefault="00667BA9" w:rsidP="008F7891">
            <w:pPr>
              <w:pStyle w:val="TableContent"/>
            </w:pPr>
            <w:r w:rsidRPr="006C5B8E">
              <w:t>Optional</w:t>
            </w:r>
          </w:p>
        </w:tc>
        <w:tc>
          <w:tcPr>
            <w:tcW w:w="2551" w:type="dxa"/>
          </w:tcPr>
          <w:p w14:paraId="5D5596B1" w14:textId="77777777" w:rsidR="00667BA9" w:rsidRPr="006C5B8E" w:rsidRDefault="00667BA9" w:rsidP="008F7891">
            <w:pPr>
              <w:pStyle w:val="TableContent"/>
            </w:pPr>
            <w:r>
              <w:t>None. The usage indicator for this element has not yet been defined. For an implementation profile all optional elements must be profiled</w:t>
            </w:r>
            <w:r w:rsidRPr="0029731E">
              <w:t xml:space="preserve"> to R, RE, C</w:t>
            </w:r>
            <w:ins w:id="1757" w:author="Bob Yencha" w:date="2011-12-15T12:02:00Z">
              <w:r w:rsidR="00DF2D68">
                <w:t>(a/b)</w:t>
              </w:r>
            </w:ins>
            <w:r w:rsidRPr="0029731E">
              <w:t>,</w:t>
            </w:r>
            <w:del w:id="1758" w:author="Swain, Ashley" w:date="2011-11-27T21:23:00Z">
              <w:r w:rsidRPr="0029731E" w:rsidDel="005410E5">
                <w:delText xml:space="preserve"> CE,</w:delText>
              </w:r>
            </w:del>
            <w:r w:rsidRPr="0029731E">
              <w:t xml:space="preserve"> or X.</w:t>
            </w:r>
          </w:p>
        </w:tc>
        <w:tc>
          <w:tcPr>
            <w:tcW w:w="4379" w:type="dxa"/>
          </w:tcPr>
          <w:p w14:paraId="3782E6AF" w14:textId="77777777" w:rsidR="00667BA9" w:rsidRPr="006C5B8E" w:rsidRDefault="00667BA9" w:rsidP="008F7891">
            <w:pPr>
              <w:pStyle w:val="TableContent"/>
            </w:pPr>
            <w:r>
              <w:rPr>
                <w:noProof/>
              </w:rPr>
              <w:t>Not Applicable.</w:t>
            </w:r>
          </w:p>
        </w:tc>
      </w:tr>
    </w:tbl>
    <w:p w14:paraId="15CCB2AE" w14:textId="77777777" w:rsidR="00813907" w:rsidRDefault="00813907" w:rsidP="00667BA9"/>
    <w:tbl>
      <w:tblPr>
        <w:tblW w:w="0" w:type="auto"/>
        <w:tblInd w:w="108" w:type="dxa"/>
        <w:tblBorders>
          <w:top w:val="single" w:sz="12" w:space="0" w:color="943634" w:themeColor="accent2" w:themeShade="BF"/>
          <w:left w:val="single" w:sz="4" w:space="0" w:color="C0C0C0"/>
          <w:bottom w:val="single" w:sz="12" w:space="0" w:color="943634" w:themeColor="accent2" w:themeShade="BF"/>
          <w:right w:val="single" w:sz="4" w:space="0" w:color="C0C0C0"/>
          <w:insideH w:val="single" w:sz="12" w:space="0" w:color="943634" w:themeColor="accent2" w:themeShade="BF"/>
          <w:insideV w:val="single" w:sz="4" w:space="0" w:color="C0C0C0"/>
        </w:tblBorders>
        <w:tblLook w:val="01E0" w:firstRow="1" w:lastRow="1" w:firstColumn="1" w:lastColumn="1" w:noHBand="0" w:noVBand="0"/>
      </w:tblPr>
      <w:tblGrid>
        <w:gridCol w:w="993"/>
        <w:gridCol w:w="1437"/>
        <w:gridCol w:w="2551"/>
        <w:gridCol w:w="4379"/>
      </w:tblGrid>
      <w:tr w:rsidR="00EB29F1" w:rsidRPr="006C5B8E" w14:paraId="43AC0E27" w14:textId="77777777">
        <w:trPr>
          <w:cantSplit/>
          <w:trHeight w:hRule="exact" w:val="360"/>
          <w:tblHeader/>
        </w:trPr>
        <w:tc>
          <w:tcPr>
            <w:tcW w:w="9360" w:type="dxa"/>
            <w:gridSpan w:val="4"/>
            <w:shd w:val="clear" w:color="auto" w:fill="F3F3F3"/>
          </w:tcPr>
          <w:p w14:paraId="68EF696B" w14:textId="77777777" w:rsidR="00EB29F1" w:rsidRPr="006C5B8E" w:rsidRDefault="00EB29F1" w:rsidP="00EB29F1">
            <w:pPr>
              <w:pStyle w:val="Caption"/>
            </w:pPr>
            <w:bookmarkStart w:id="1759" w:name="_Toc189111864"/>
            <w:r>
              <w:t xml:space="preserve">Table </w:t>
            </w:r>
            <w:r w:rsidR="001C047D">
              <w:fldChar w:fldCharType="begin"/>
            </w:r>
            <w:r w:rsidR="001C047D">
              <w:instrText xml:space="preserve"> STYLEREF 1 \s </w:instrText>
            </w:r>
            <w:r w:rsidR="001C047D">
              <w:fldChar w:fldCharType="separate"/>
            </w:r>
            <w:r w:rsidR="002B0A1D">
              <w:rPr>
                <w:noProof/>
              </w:rPr>
              <w:t>1</w:t>
            </w:r>
            <w:r w:rsidR="001C047D">
              <w:rPr>
                <w:noProof/>
              </w:rPr>
              <w:fldChar w:fldCharType="end"/>
            </w:r>
            <w:r>
              <w:noBreakHyphen/>
            </w:r>
            <w:r w:rsidR="001C047D">
              <w:fldChar w:fldCharType="begin"/>
            </w:r>
            <w:r w:rsidR="001C047D">
              <w:instrText xml:space="preserve"> SEQ Table \* ARABIC \s 1 </w:instrText>
            </w:r>
            <w:r w:rsidR="001C047D">
              <w:fldChar w:fldCharType="separate"/>
            </w:r>
            <w:r w:rsidR="002B0A1D">
              <w:rPr>
                <w:noProof/>
              </w:rPr>
              <w:t>5</w:t>
            </w:r>
            <w:r w:rsidR="001C047D">
              <w:rPr>
                <w:noProof/>
              </w:rPr>
              <w:fldChar w:fldCharType="end"/>
            </w:r>
            <w:r>
              <w:t>. Receiving Application Conformance</w:t>
            </w:r>
            <w:bookmarkEnd w:id="1759"/>
          </w:p>
        </w:tc>
      </w:tr>
      <w:tr w:rsidR="00667BA9" w:rsidRPr="006C5B8E" w14:paraId="706A364D" w14:textId="77777777">
        <w:trPr>
          <w:cantSplit/>
          <w:trHeight w:val="674"/>
          <w:tblHeader/>
        </w:trPr>
        <w:tc>
          <w:tcPr>
            <w:tcW w:w="993" w:type="dxa"/>
            <w:shd w:val="clear" w:color="auto" w:fill="F3F3F3"/>
          </w:tcPr>
          <w:p w14:paraId="3AA7D7AB" w14:textId="77777777" w:rsidR="00667BA9" w:rsidRPr="006C5B8E" w:rsidRDefault="00667BA9" w:rsidP="00667BA9">
            <w:pPr>
              <w:pStyle w:val="TableHeading1"/>
            </w:pPr>
            <w:r>
              <w:t>Symbol</w:t>
            </w:r>
          </w:p>
        </w:tc>
        <w:tc>
          <w:tcPr>
            <w:tcW w:w="1437" w:type="dxa"/>
            <w:shd w:val="clear" w:color="auto" w:fill="F3F3F3"/>
          </w:tcPr>
          <w:p w14:paraId="54098B5E" w14:textId="77777777" w:rsidR="00667BA9" w:rsidRPr="006C5B8E" w:rsidRDefault="00667BA9" w:rsidP="00667BA9">
            <w:pPr>
              <w:pStyle w:val="TableHeading1"/>
            </w:pPr>
            <w:r>
              <w:t>Definition</w:t>
            </w:r>
          </w:p>
          <w:p w14:paraId="0D348399" w14:textId="77777777" w:rsidR="00667BA9" w:rsidRPr="006C5B8E" w:rsidRDefault="00667BA9" w:rsidP="00667BA9">
            <w:pPr>
              <w:pStyle w:val="TableHeading1"/>
            </w:pPr>
          </w:p>
        </w:tc>
        <w:tc>
          <w:tcPr>
            <w:tcW w:w="2551" w:type="dxa"/>
            <w:shd w:val="clear" w:color="auto" w:fill="F3F3F3"/>
          </w:tcPr>
          <w:p w14:paraId="32A92E05" w14:textId="77777777" w:rsidR="00667BA9" w:rsidRPr="006C5B8E" w:rsidRDefault="00667BA9" w:rsidP="00667BA9">
            <w:pPr>
              <w:pStyle w:val="TableHeading1"/>
            </w:pPr>
            <w:r w:rsidRPr="006C5B8E">
              <w:t>Implementation Requirement</w:t>
            </w:r>
          </w:p>
        </w:tc>
        <w:tc>
          <w:tcPr>
            <w:tcW w:w="4379" w:type="dxa"/>
            <w:shd w:val="clear" w:color="auto" w:fill="F3F3F3"/>
          </w:tcPr>
          <w:p w14:paraId="1F573A74" w14:textId="77777777" w:rsidR="00667BA9" w:rsidRPr="006C5B8E" w:rsidRDefault="00667BA9" w:rsidP="00667BA9">
            <w:pPr>
              <w:pStyle w:val="TableHeading1"/>
            </w:pPr>
            <w:r w:rsidRPr="006C5B8E">
              <w:t>Operational Requirement</w:t>
            </w:r>
          </w:p>
        </w:tc>
      </w:tr>
      <w:tr w:rsidR="00667BA9" w:rsidRPr="006C5B8E" w14:paraId="2C9C13B0" w14:textId="77777777">
        <w:trPr>
          <w:cantSplit/>
        </w:trPr>
        <w:tc>
          <w:tcPr>
            <w:tcW w:w="993" w:type="dxa"/>
          </w:tcPr>
          <w:p w14:paraId="35B210B9" w14:textId="77777777" w:rsidR="00667BA9" w:rsidRPr="006C5B8E" w:rsidRDefault="00667BA9" w:rsidP="008F7891">
            <w:pPr>
              <w:pStyle w:val="TableContent"/>
            </w:pPr>
            <w:r w:rsidRPr="006C5B8E">
              <w:t>R</w:t>
            </w:r>
          </w:p>
        </w:tc>
        <w:tc>
          <w:tcPr>
            <w:tcW w:w="1437" w:type="dxa"/>
          </w:tcPr>
          <w:p w14:paraId="0B3860A7" w14:textId="77777777" w:rsidR="00667BA9" w:rsidRPr="006C5B8E" w:rsidRDefault="00667BA9" w:rsidP="008F7891">
            <w:pPr>
              <w:pStyle w:val="TableContent"/>
            </w:pPr>
            <w:r w:rsidRPr="006C5B8E">
              <w:t>Required</w:t>
            </w:r>
          </w:p>
        </w:tc>
        <w:tc>
          <w:tcPr>
            <w:tcW w:w="2551" w:type="dxa"/>
          </w:tcPr>
          <w:p w14:paraId="0CE0992C" w14:textId="77777777" w:rsidR="00667BA9" w:rsidRPr="006C5B8E" w:rsidRDefault="00667BA9" w:rsidP="008F7891">
            <w:pPr>
              <w:pStyle w:val="TableContent"/>
            </w:pPr>
            <w:r w:rsidRPr="006C5B8E">
              <w:t xml:space="preserve">The application </w:t>
            </w:r>
            <w:r w:rsidR="005A6759" w:rsidRPr="000207DC">
              <w:rPr>
                <w:b/>
              </w:rPr>
              <w:t>SHALL</w:t>
            </w:r>
            <w:r w:rsidR="005A6759" w:rsidRPr="006C5B8E">
              <w:t xml:space="preserve"> </w:t>
            </w:r>
            <w:r w:rsidRPr="006C5B8E">
              <w:t>implement “R” elements.</w:t>
            </w:r>
          </w:p>
        </w:tc>
        <w:tc>
          <w:tcPr>
            <w:tcW w:w="4379" w:type="dxa"/>
          </w:tcPr>
          <w:p w14:paraId="1F60F0CC" w14:textId="77777777" w:rsidR="00667BA9" w:rsidRPr="0083543A" w:rsidRDefault="00667BA9" w:rsidP="00667BA9">
            <w:pPr>
              <w:pStyle w:val="OtherTableBody"/>
              <w:snapToGrid w:val="0"/>
              <w:rPr>
                <w:rFonts w:ascii="Arial" w:hAnsi="Arial"/>
                <w:bCs/>
                <w:color w:val="000000"/>
                <w:sz w:val="20"/>
                <w:szCs w:val="20"/>
                <w:lang w:eastAsia="en-US"/>
              </w:rPr>
            </w:pPr>
            <w:r w:rsidRPr="0083543A">
              <w:rPr>
                <w:rFonts w:ascii="Arial" w:hAnsi="Arial"/>
                <w:bCs/>
                <w:color w:val="000000"/>
                <w:sz w:val="20"/>
                <w:szCs w:val="20"/>
                <w:lang w:eastAsia="en-US"/>
              </w:rPr>
              <w:t xml:space="preserve">The receiving application </w:t>
            </w:r>
            <w:r w:rsidR="005A6759" w:rsidRPr="005A6759">
              <w:rPr>
                <w:rFonts w:ascii="Arial" w:hAnsi="Arial"/>
                <w:b/>
                <w:bCs/>
                <w:color w:val="000000"/>
                <w:sz w:val="20"/>
                <w:szCs w:val="20"/>
                <w:lang w:eastAsia="en-US"/>
              </w:rPr>
              <w:t>SHALL</w:t>
            </w:r>
            <w:r w:rsidR="005A6759" w:rsidRPr="005A6759">
              <w:rPr>
                <w:rFonts w:ascii="Arial" w:hAnsi="Arial"/>
                <w:bCs/>
                <w:color w:val="000000"/>
                <w:sz w:val="20"/>
                <w:szCs w:val="20"/>
                <w:lang w:eastAsia="en-US"/>
              </w:rPr>
              <w:t xml:space="preserve"> </w:t>
            </w:r>
            <w:r w:rsidRPr="0083543A">
              <w:rPr>
                <w:rFonts w:ascii="Arial" w:hAnsi="Arial"/>
                <w:bCs/>
                <w:color w:val="000000"/>
                <w:sz w:val="20"/>
                <w:szCs w:val="20"/>
                <w:lang w:eastAsia="en-US"/>
              </w:rPr>
              <w:t>process (save/print/archive/etc.) the information conveyed by a required element.</w:t>
            </w:r>
          </w:p>
          <w:p w14:paraId="65028458" w14:textId="77777777" w:rsidR="00667BA9" w:rsidRPr="006C5B8E" w:rsidRDefault="00667BA9" w:rsidP="008F7891">
            <w:pPr>
              <w:pStyle w:val="TableContent"/>
            </w:pPr>
            <w:r>
              <w:t xml:space="preserve">A receiving application </w:t>
            </w:r>
            <w:r w:rsidR="005A6759" w:rsidRPr="000207DC">
              <w:rPr>
                <w:b/>
              </w:rPr>
              <w:t>SHALL</w:t>
            </w:r>
            <w:r w:rsidR="005A6759">
              <w:t xml:space="preserve"> </w:t>
            </w:r>
            <w:r>
              <w:t xml:space="preserve">raise an exception due to the absence of a required element. </w:t>
            </w:r>
            <w:r w:rsidRPr="002E5CE0">
              <w:t xml:space="preserve">A receiving application </w:t>
            </w:r>
            <w:r w:rsidR="005A6759" w:rsidRPr="000207DC">
              <w:rPr>
                <w:b/>
              </w:rPr>
              <w:t>SHALL</w:t>
            </w:r>
            <w:r w:rsidR="005A6759" w:rsidRPr="002E5CE0">
              <w:t xml:space="preserve"> </w:t>
            </w:r>
            <w:r w:rsidR="005A6759">
              <w:rPr>
                <w:b/>
              </w:rPr>
              <w:t>NOT</w:t>
            </w:r>
            <w:r w:rsidRPr="002E5CE0">
              <w:t xml:space="preserve"> raise an error due to the presence of a required element,</w:t>
            </w:r>
          </w:p>
        </w:tc>
      </w:tr>
      <w:tr w:rsidR="00667BA9" w:rsidRPr="006C5B8E" w14:paraId="4CC6AC36" w14:textId="77777777">
        <w:trPr>
          <w:cantSplit/>
        </w:trPr>
        <w:tc>
          <w:tcPr>
            <w:tcW w:w="993" w:type="dxa"/>
          </w:tcPr>
          <w:p w14:paraId="7AAC1A1B" w14:textId="77777777" w:rsidR="00667BA9" w:rsidRPr="006C5B8E" w:rsidRDefault="00667BA9" w:rsidP="008F7891">
            <w:pPr>
              <w:pStyle w:val="TableContent"/>
            </w:pPr>
            <w:r w:rsidRPr="006C5B8E">
              <w:t xml:space="preserve">RE </w:t>
            </w:r>
          </w:p>
        </w:tc>
        <w:tc>
          <w:tcPr>
            <w:tcW w:w="1437" w:type="dxa"/>
          </w:tcPr>
          <w:p w14:paraId="37726F7A" w14:textId="77777777" w:rsidR="00667BA9" w:rsidRPr="006C5B8E" w:rsidRDefault="00667BA9" w:rsidP="008F7891">
            <w:pPr>
              <w:pStyle w:val="TableContent"/>
            </w:pPr>
            <w:r w:rsidRPr="006C5B8E">
              <w:t>Required, but may be empty</w:t>
            </w:r>
          </w:p>
        </w:tc>
        <w:tc>
          <w:tcPr>
            <w:tcW w:w="2551" w:type="dxa"/>
          </w:tcPr>
          <w:p w14:paraId="3C2B63ED" w14:textId="77777777" w:rsidR="00667BA9" w:rsidRPr="006C5B8E" w:rsidRDefault="00667BA9" w:rsidP="008F7891">
            <w:pPr>
              <w:pStyle w:val="TableContent"/>
            </w:pPr>
            <w:r w:rsidRPr="006C5B8E">
              <w:t xml:space="preserve">The application </w:t>
            </w:r>
            <w:r w:rsidR="005A6759" w:rsidRPr="000207DC">
              <w:rPr>
                <w:b/>
              </w:rPr>
              <w:t>SHALL</w:t>
            </w:r>
            <w:r w:rsidR="005A6759" w:rsidRPr="006C5B8E">
              <w:t xml:space="preserve"> </w:t>
            </w:r>
            <w:r w:rsidRPr="006C5B8E">
              <w:t>implement “RE” elements.</w:t>
            </w:r>
          </w:p>
        </w:tc>
        <w:tc>
          <w:tcPr>
            <w:tcW w:w="4379" w:type="dxa"/>
          </w:tcPr>
          <w:p w14:paraId="67A5554F" w14:textId="77777777" w:rsidR="00667BA9" w:rsidRPr="006C5B8E" w:rsidRDefault="00667BA9" w:rsidP="008F7891">
            <w:pPr>
              <w:pStyle w:val="TableContent"/>
            </w:pPr>
            <w:r>
              <w:t xml:space="preserve">The receiving application </w:t>
            </w:r>
            <w:r w:rsidR="005A6759" w:rsidRPr="000207DC">
              <w:rPr>
                <w:b/>
              </w:rPr>
              <w:t>SHALL</w:t>
            </w:r>
            <w:r w:rsidR="005A6759">
              <w:t xml:space="preserve"> </w:t>
            </w:r>
            <w:r>
              <w:t xml:space="preserve">process (save/print/archive/etc.) the information conveyed by a required but may be empty element. The receiving application </w:t>
            </w:r>
            <w:r w:rsidR="005A6759" w:rsidRPr="000207DC">
              <w:rPr>
                <w:b/>
              </w:rPr>
              <w:t>SHALL</w:t>
            </w:r>
            <w:r w:rsidR="005A6759">
              <w:t xml:space="preserve"> </w:t>
            </w:r>
            <w:r>
              <w:t xml:space="preserve">process the message if the element is omitted (that is, an exception </w:t>
            </w:r>
            <w:r w:rsidR="005A6759" w:rsidRPr="000207DC">
              <w:rPr>
                <w:b/>
              </w:rPr>
              <w:t>SHALL</w:t>
            </w:r>
            <w:r w:rsidR="005A6759">
              <w:t xml:space="preserve"> </w:t>
            </w:r>
            <w:r w:rsidR="005A6759" w:rsidRPr="005A6759">
              <w:rPr>
                <w:b/>
              </w:rPr>
              <w:t>N</w:t>
            </w:r>
            <w:r w:rsidR="005A6759">
              <w:rPr>
                <w:b/>
              </w:rPr>
              <w:t>O</w:t>
            </w:r>
            <w:r w:rsidR="005A6759" w:rsidRPr="005A6759">
              <w:rPr>
                <w:b/>
              </w:rPr>
              <w:t>T</w:t>
            </w:r>
            <w:r>
              <w:t xml:space="preserve"> be raised because the element is missing).</w:t>
            </w:r>
          </w:p>
        </w:tc>
      </w:tr>
      <w:tr w:rsidR="00667BA9" w:rsidRPr="006C5B8E" w14:paraId="349103B9" w14:textId="77777777">
        <w:trPr>
          <w:cantSplit/>
        </w:trPr>
        <w:tc>
          <w:tcPr>
            <w:tcW w:w="993" w:type="dxa"/>
          </w:tcPr>
          <w:p w14:paraId="7CC97EC3" w14:textId="77777777" w:rsidR="00667BA9" w:rsidRPr="006C5B8E" w:rsidRDefault="00667BA9" w:rsidP="008F7891">
            <w:pPr>
              <w:pStyle w:val="TableContent"/>
            </w:pPr>
            <w:r w:rsidRPr="006C5B8E">
              <w:t>C</w:t>
            </w:r>
            <w:r>
              <w:t>(a/b)</w:t>
            </w:r>
          </w:p>
        </w:tc>
        <w:tc>
          <w:tcPr>
            <w:tcW w:w="1437" w:type="dxa"/>
          </w:tcPr>
          <w:p w14:paraId="5910F54D" w14:textId="77777777" w:rsidR="00667BA9" w:rsidRPr="006C5B8E" w:rsidRDefault="00667BA9" w:rsidP="008F7891">
            <w:pPr>
              <w:pStyle w:val="TableContent"/>
            </w:pPr>
            <w:r w:rsidRPr="006C5B8E">
              <w:t>Conditional</w:t>
            </w:r>
          </w:p>
        </w:tc>
        <w:tc>
          <w:tcPr>
            <w:tcW w:w="6930" w:type="dxa"/>
            <w:gridSpan w:val="2"/>
          </w:tcPr>
          <w:p w14:paraId="7A9F6B8D" w14:textId="77777777" w:rsidR="00667BA9" w:rsidRPr="0083543A" w:rsidRDefault="00667BA9" w:rsidP="008F7891">
            <w:pPr>
              <w:pStyle w:val="TableContent"/>
            </w:pPr>
            <w:r>
              <w:t>The</w:t>
            </w:r>
            <w:r w:rsidRPr="0083543A">
              <w:t xml:space="preserve"> usage code has an associated condition predicate </w:t>
            </w:r>
            <w:r>
              <w:t xml:space="preserve">true </w:t>
            </w:r>
            <w:r w:rsidRPr="0083543A">
              <w:t xml:space="preserve">(See section </w:t>
            </w:r>
            <w:r>
              <w:t>2.B.7.9, Condition Predicate in V2.7.1 Chapter 2B</w:t>
            </w:r>
            <w:r w:rsidRPr="0083543A">
              <w:t>").</w:t>
            </w:r>
          </w:p>
          <w:p w14:paraId="50EE0598" w14:textId="77777777" w:rsidR="00667BA9" w:rsidRPr="0083543A" w:rsidRDefault="00667BA9" w:rsidP="008F7891">
            <w:pPr>
              <w:pStyle w:val="TableContent"/>
            </w:pPr>
            <w:r w:rsidRPr="0083543A">
              <w:t xml:space="preserve">If the condition predicate associated with the element is true, follow the rules for </w:t>
            </w:r>
            <w:r w:rsidRPr="0083543A">
              <w:rPr>
                <w:b/>
                <w:i/>
              </w:rPr>
              <w:t>a</w:t>
            </w:r>
            <w:r w:rsidRPr="0083543A">
              <w:t xml:space="preserve"> which </w:t>
            </w:r>
            <w:r>
              <w:t>may</w:t>
            </w:r>
            <w:r w:rsidRPr="0083543A">
              <w:t xml:space="preserve"> be one of “R”, “RE”, “O” or X”:</w:t>
            </w:r>
          </w:p>
          <w:p w14:paraId="56597E58" w14:textId="77777777" w:rsidR="00667BA9" w:rsidRPr="0083543A" w:rsidRDefault="00667BA9" w:rsidP="008F7891">
            <w:pPr>
              <w:pStyle w:val="TableContent"/>
            </w:pPr>
            <w:r w:rsidRPr="0083543A">
              <w:t xml:space="preserve">If the condition predicate associated with the element is false, follow the rules for </w:t>
            </w:r>
            <w:r w:rsidRPr="0083543A">
              <w:rPr>
                <w:b/>
                <w:i/>
              </w:rPr>
              <w:t>b</w:t>
            </w:r>
            <w:r w:rsidRPr="0083543A">
              <w:t xml:space="preserve"> which </w:t>
            </w:r>
            <w:r>
              <w:t>may</w:t>
            </w:r>
            <w:r w:rsidRPr="0083543A">
              <w:t xml:space="preserve"> be one of “R”, “RE”, “O” or X”.</w:t>
            </w:r>
          </w:p>
          <w:p w14:paraId="4250E5E9" w14:textId="77777777" w:rsidR="00667BA9" w:rsidRPr="006C5B8E" w:rsidRDefault="00667BA9" w:rsidP="008F7891">
            <w:pPr>
              <w:pStyle w:val="TableContent"/>
            </w:pPr>
            <w:r w:rsidRPr="0083543A">
              <w:rPr>
                <w:b/>
                <w:i/>
              </w:rPr>
              <w:t>a</w:t>
            </w:r>
            <w:r w:rsidRPr="0083543A">
              <w:t xml:space="preserve"> and </w:t>
            </w:r>
            <w:r w:rsidRPr="0083543A">
              <w:rPr>
                <w:b/>
                <w:i/>
              </w:rPr>
              <w:t>b</w:t>
            </w:r>
            <w:r w:rsidRPr="0083543A">
              <w:t xml:space="preserve"> </w:t>
            </w:r>
            <w:r w:rsidR="005A6759" w:rsidRPr="000207DC">
              <w:rPr>
                <w:b/>
              </w:rPr>
              <w:t>SHALL</w:t>
            </w:r>
            <w:r w:rsidR="005A6759" w:rsidRPr="0083543A">
              <w:t xml:space="preserve"> </w:t>
            </w:r>
            <w:r w:rsidRPr="0083543A">
              <w:t>be different and defined by the message profile.</w:t>
            </w:r>
          </w:p>
        </w:tc>
      </w:tr>
      <w:tr w:rsidR="00667BA9" w:rsidRPr="00195F59" w14:paraId="48425EB4" w14:textId="77777777">
        <w:trPr>
          <w:cantSplit/>
        </w:trPr>
        <w:tc>
          <w:tcPr>
            <w:tcW w:w="993" w:type="dxa"/>
          </w:tcPr>
          <w:p w14:paraId="3A488F26" w14:textId="77777777" w:rsidR="00667BA9" w:rsidRPr="006C5B8E" w:rsidRDefault="00667BA9" w:rsidP="008F7891">
            <w:pPr>
              <w:pStyle w:val="TableContent"/>
            </w:pPr>
            <w:r w:rsidRPr="006C5B8E">
              <w:t xml:space="preserve">X </w:t>
            </w:r>
          </w:p>
        </w:tc>
        <w:tc>
          <w:tcPr>
            <w:tcW w:w="1437" w:type="dxa"/>
          </w:tcPr>
          <w:p w14:paraId="0CA86E76" w14:textId="77777777" w:rsidR="00667BA9" w:rsidRPr="006C5B8E" w:rsidRDefault="005A6759" w:rsidP="008F7891">
            <w:pPr>
              <w:pStyle w:val="TableContent"/>
            </w:pPr>
            <w:r>
              <w:t>Not supported in</w:t>
            </w:r>
            <w:r w:rsidRPr="006C5B8E">
              <w:t xml:space="preserve"> this </w:t>
            </w:r>
            <w:r>
              <w:t>guide</w:t>
            </w:r>
          </w:p>
        </w:tc>
        <w:tc>
          <w:tcPr>
            <w:tcW w:w="2551" w:type="dxa"/>
          </w:tcPr>
          <w:p w14:paraId="34A26D8C" w14:textId="77777777" w:rsidR="00667BA9" w:rsidRPr="006C5B8E" w:rsidRDefault="00667BA9" w:rsidP="008F7891">
            <w:pPr>
              <w:pStyle w:val="TableContent"/>
            </w:pPr>
            <w:r w:rsidRPr="0029731E">
              <w:t xml:space="preserve">The application </w:t>
            </w:r>
            <w:r w:rsidR="005A6759" w:rsidRPr="000207DC">
              <w:rPr>
                <w:b/>
              </w:rPr>
              <w:t>SHALL</w:t>
            </w:r>
            <w:r w:rsidR="005A6759">
              <w:t xml:space="preserve"> </w:t>
            </w:r>
            <w:r w:rsidR="005A6759">
              <w:rPr>
                <w:b/>
              </w:rPr>
              <w:t>NOT</w:t>
            </w:r>
            <w:r>
              <w:t xml:space="preserve"> implement “X</w:t>
            </w:r>
            <w:r w:rsidRPr="0029731E">
              <w:t>” elements.</w:t>
            </w:r>
          </w:p>
        </w:tc>
        <w:tc>
          <w:tcPr>
            <w:tcW w:w="4379" w:type="dxa"/>
          </w:tcPr>
          <w:p w14:paraId="5651750A" w14:textId="77777777" w:rsidR="00667BA9" w:rsidRPr="00421FB0" w:rsidRDefault="00667BA9" w:rsidP="00667BA9">
            <w:pPr>
              <w:pStyle w:val="OtherTableBody"/>
              <w:snapToGrid w:val="0"/>
              <w:rPr>
                <w:rFonts w:ascii="Arial" w:hAnsi="Arial"/>
                <w:bCs/>
                <w:color w:val="000000"/>
                <w:sz w:val="20"/>
                <w:szCs w:val="20"/>
                <w:lang w:eastAsia="en-US"/>
              </w:rPr>
            </w:pPr>
            <w:r w:rsidRPr="00421FB0">
              <w:rPr>
                <w:rFonts w:ascii="Arial" w:hAnsi="Arial"/>
                <w:bCs/>
                <w:color w:val="000000"/>
                <w:sz w:val="20"/>
                <w:szCs w:val="20"/>
                <w:lang w:eastAsia="en-US"/>
              </w:rPr>
              <w:t>None, if the element is not sent.</w:t>
            </w:r>
          </w:p>
          <w:p w14:paraId="0E03F107" w14:textId="77777777" w:rsidR="00667BA9" w:rsidRPr="00195F59" w:rsidRDefault="00667BA9" w:rsidP="008F7891">
            <w:pPr>
              <w:pStyle w:val="TableContent"/>
            </w:pPr>
            <w:r>
              <w:t>If the element is sent t</w:t>
            </w:r>
            <w:r w:rsidRPr="00F37AD0">
              <w:t xml:space="preserve">he receiving application </w:t>
            </w:r>
            <w:r>
              <w:t xml:space="preserve">may process the message, </w:t>
            </w:r>
            <w:r w:rsidR="005A6759" w:rsidRPr="000207DC">
              <w:rPr>
                <w:b/>
              </w:rPr>
              <w:t>SHALL</w:t>
            </w:r>
            <w:r w:rsidR="005A6759">
              <w:t xml:space="preserve"> </w:t>
            </w:r>
            <w:r>
              <w:t xml:space="preserve">ignore the element, and </w:t>
            </w:r>
            <w:r w:rsidR="005A6759" w:rsidRPr="005A6759">
              <w:rPr>
                <w:b/>
              </w:rPr>
              <w:t>MAY</w:t>
            </w:r>
            <w:r>
              <w:t xml:space="preserve"> raise an exception. The receiving application </w:t>
            </w:r>
            <w:r w:rsidR="005A6759" w:rsidRPr="000207DC">
              <w:rPr>
                <w:b/>
              </w:rPr>
              <w:t>SHALL</w:t>
            </w:r>
            <w:r w:rsidR="005A6759">
              <w:t xml:space="preserve"> </w:t>
            </w:r>
            <w:r w:rsidR="005A6759" w:rsidRPr="005A6759">
              <w:rPr>
                <w:b/>
              </w:rPr>
              <w:t>NOT</w:t>
            </w:r>
            <w:r>
              <w:t xml:space="preserve"> process (save/print/archive/etc.) the information conveyed by a not-supported element.</w:t>
            </w:r>
          </w:p>
        </w:tc>
      </w:tr>
      <w:tr w:rsidR="00667BA9" w:rsidRPr="006C5B8E" w14:paraId="4FF89C8E" w14:textId="77777777">
        <w:trPr>
          <w:cantSplit/>
        </w:trPr>
        <w:tc>
          <w:tcPr>
            <w:tcW w:w="993" w:type="dxa"/>
          </w:tcPr>
          <w:p w14:paraId="3537EBF8" w14:textId="77777777" w:rsidR="00667BA9" w:rsidRPr="006C5B8E" w:rsidRDefault="00667BA9" w:rsidP="008F7891">
            <w:pPr>
              <w:pStyle w:val="TableContent"/>
            </w:pPr>
            <w:r w:rsidRPr="006C5B8E">
              <w:t>O</w:t>
            </w:r>
          </w:p>
        </w:tc>
        <w:tc>
          <w:tcPr>
            <w:tcW w:w="1437" w:type="dxa"/>
          </w:tcPr>
          <w:p w14:paraId="3D6454FF" w14:textId="77777777" w:rsidR="00667BA9" w:rsidRPr="006C5B8E" w:rsidRDefault="00667BA9" w:rsidP="008F7891">
            <w:pPr>
              <w:pStyle w:val="TableContent"/>
            </w:pPr>
            <w:r w:rsidRPr="006C5B8E">
              <w:t>Optional</w:t>
            </w:r>
          </w:p>
        </w:tc>
        <w:tc>
          <w:tcPr>
            <w:tcW w:w="2551" w:type="dxa"/>
          </w:tcPr>
          <w:p w14:paraId="4D1D948D" w14:textId="77777777" w:rsidR="00667BA9" w:rsidRPr="006C5B8E" w:rsidRDefault="00667BA9" w:rsidP="008F7891">
            <w:pPr>
              <w:pStyle w:val="TableContent"/>
            </w:pPr>
            <w:r>
              <w:t>None. The usage indicator for this element has not yet been defined. For an implementation profile all optional elements must be profiled</w:t>
            </w:r>
            <w:r w:rsidRPr="0029731E">
              <w:t xml:space="preserve"> to R, RE, C</w:t>
            </w:r>
            <w:r w:rsidR="005A6759">
              <w:t>(a/b)</w:t>
            </w:r>
            <w:r w:rsidRPr="0029731E">
              <w:t xml:space="preserve"> or X.</w:t>
            </w:r>
          </w:p>
        </w:tc>
        <w:tc>
          <w:tcPr>
            <w:tcW w:w="4379" w:type="dxa"/>
          </w:tcPr>
          <w:p w14:paraId="02D8BDDE" w14:textId="77777777" w:rsidR="00667BA9" w:rsidRPr="006C5B8E" w:rsidRDefault="00667BA9" w:rsidP="008F7891">
            <w:pPr>
              <w:pStyle w:val="TableContent"/>
            </w:pPr>
            <w:r>
              <w:rPr>
                <w:noProof/>
              </w:rPr>
              <w:t>None.</w:t>
            </w:r>
          </w:p>
        </w:tc>
      </w:tr>
    </w:tbl>
    <w:p w14:paraId="0F9AC231" w14:textId="77777777" w:rsidR="00A3239F" w:rsidRDefault="00A3239F" w:rsidP="00667BA9"/>
    <w:p w14:paraId="3F188AAC" w14:textId="77777777" w:rsidR="00A3239F" w:rsidRPr="00A3239F" w:rsidDel="00B15ABB" w:rsidRDefault="00A3239F" w:rsidP="00A3239F">
      <w:pPr>
        <w:rPr>
          <w:del w:id="1760" w:author="Bob Yencha" w:date="2011-12-20T00:08:00Z"/>
          <w:i/>
        </w:rPr>
      </w:pPr>
      <w:r w:rsidRPr="00A3239F">
        <w:rPr>
          <w:bCs/>
          <w:i/>
        </w:rPr>
        <w:t>---------</w:t>
      </w:r>
      <w:r>
        <w:rPr>
          <w:bCs/>
          <w:i/>
        </w:rPr>
        <w:t xml:space="preserve"> end</w:t>
      </w:r>
      <w:r w:rsidRPr="00A3239F">
        <w:rPr>
          <w:bCs/>
          <w:i/>
        </w:rPr>
        <w:t xml:space="preserve"> citation</w:t>
      </w:r>
      <w:r>
        <w:rPr>
          <w:bCs/>
          <w:i/>
        </w:rPr>
        <w:t xml:space="preserve"> </w:t>
      </w:r>
      <w:r w:rsidRPr="00A3239F">
        <w:rPr>
          <w:bCs/>
          <w:i/>
        </w:rPr>
        <w:t>---------</w:t>
      </w:r>
    </w:p>
    <w:p w14:paraId="2B8CBD28" w14:textId="77777777" w:rsidR="00667BA9" w:rsidDel="00B15ABB" w:rsidRDefault="00667BA9" w:rsidP="00667BA9">
      <w:pPr>
        <w:rPr>
          <w:del w:id="1761" w:author="Bob Yencha" w:date="2011-12-20T00:08:00Z"/>
        </w:rPr>
      </w:pPr>
    </w:p>
    <w:p w14:paraId="514164BF" w14:textId="77777777" w:rsidR="00A3239F" w:rsidRDefault="00A3239F" w:rsidP="00667BA9"/>
    <w:p w14:paraId="54C2DC96" w14:textId="77777777" w:rsidR="00667BA9" w:rsidRDefault="00667BA9" w:rsidP="00667BA9">
      <w:pPr>
        <w:sectPr w:rsidR="00667BA9">
          <w:headerReference w:type="even" r:id="rId45"/>
          <w:headerReference w:type="default" r:id="rId46"/>
          <w:footerReference w:type="even" r:id="rId47"/>
          <w:footerReference w:type="default" r:id="rId48"/>
          <w:headerReference w:type="first" r:id="rId49"/>
          <w:footerReference w:type="first" r:id="rId50"/>
          <w:pgSz w:w="12240" w:h="15840" w:code="1"/>
          <w:pgMar w:top="1084" w:right="1440" w:bottom="1080" w:left="1440" w:header="360" w:footer="720" w:gutter="0"/>
          <w:pgNumType w:start="1"/>
          <w:cols w:space="720"/>
          <w:titlePg/>
          <w:docGrid w:linePitch="360"/>
        </w:sectPr>
      </w:pPr>
    </w:p>
    <w:p w14:paraId="5295413B" w14:textId="77777777" w:rsidR="00667BA9" w:rsidRDefault="004349E9" w:rsidP="00667BA9">
      <w:pPr>
        <w:pStyle w:val="Heading1"/>
        <w:numPr>
          <w:ilvl w:val="0"/>
          <w:numId w:val="20"/>
        </w:numPr>
        <w:rPr>
          <w:ins w:id="1762" w:author="Bob Yencha" w:date="2011-12-19T22:43:00Z"/>
        </w:rPr>
      </w:pPr>
      <w:bookmarkStart w:id="1763" w:name="_Toc189111950"/>
      <w:bookmarkStart w:id="1764" w:name="_Toc171137828"/>
      <w:bookmarkStart w:id="1765" w:name="_Toc179778632"/>
      <w:bookmarkStart w:id="1766" w:name="_Toc207005779"/>
      <w:bookmarkStart w:id="1767" w:name="_Toc171137786"/>
      <w:bookmarkStart w:id="1768" w:name="_Toc207005674"/>
      <w:r>
        <w:t>Data Types</w:t>
      </w:r>
      <w:bookmarkEnd w:id="1763"/>
    </w:p>
    <w:p w14:paraId="42F44D00" w14:textId="77777777" w:rsidR="00EB774E" w:rsidRPr="00EB774E" w:rsidRDefault="00EB774E" w:rsidP="00EB774E">
      <w:pPr>
        <w:numPr>
          <w:ins w:id="1769" w:author="Bob Yencha" w:date="2011-12-19T22:43:00Z"/>
        </w:numPr>
      </w:pPr>
      <w:ins w:id="1770" w:author="Bob Yencha" w:date="2011-12-19T22:43:00Z">
        <w:r>
          <w:rPr>
            <w:color w:val="000000"/>
          </w:rPr>
          <w:t>D</w:t>
        </w:r>
        <w:r w:rsidRPr="006C6B80">
          <w:rPr>
            <w:color w:val="000000"/>
          </w:rPr>
          <w:t xml:space="preserve">ata types are included for all fields that are R, RE, C(A/B), </w:t>
        </w:r>
      </w:ins>
      <w:ins w:id="1771" w:author="Bob Yencha" w:date="2011-12-19T22:44:00Z">
        <w:r>
          <w:rPr>
            <w:color w:val="000000"/>
          </w:rPr>
          <w:t xml:space="preserve">refer to the base standard </w:t>
        </w:r>
      </w:ins>
      <w:ins w:id="1772" w:author="Bob Yencha" w:date="2011-12-19T22:45:00Z">
        <w:r>
          <w:rPr>
            <w:color w:val="000000"/>
          </w:rPr>
          <w:t xml:space="preserve">for </w:t>
        </w:r>
      </w:ins>
      <w:ins w:id="1773" w:author="Bob Yencha" w:date="2011-12-19T22:43:00Z">
        <w:r>
          <w:rPr>
            <w:color w:val="000000"/>
          </w:rPr>
          <w:t>optional data types</w:t>
        </w:r>
        <w:r w:rsidRPr="006C6B80">
          <w:rPr>
            <w:color w:val="000000"/>
          </w:rPr>
          <w:t>.</w:t>
        </w:r>
      </w:ins>
    </w:p>
    <w:p w14:paraId="313AC74D" w14:textId="77777777" w:rsidR="00084F3B" w:rsidRDefault="00084F3B" w:rsidP="00084F3B">
      <w:pPr>
        <w:pStyle w:val="Heading2"/>
        <w:numPr>
          <w:ilvl w:val="1"/>
          <w:numId w:val="22"/>
        </w:numPr>
        <w:tabs>
          <w:tab w:val="left" w:pos="630"/>
        </w:tabs>
      </w:pPr>
      <w:bookmarkStart w:id="1774" w:name="_Toc189111951"/>
      <w:bookmarkStart w:id="1775" w:name="_Toc207005682"/>
      <w:bookmarkEnd w:id="1743"/>
      <w:bookmarkEnd w:id="1764"/>
      <w:bookmarkEnd w:id="1765"/>
      <w:bookmarkEnd w:id="1766"/>
      <w:bookmarkEnd w:id="1767"/>
      <w:bookmarkEnd w:id="1768"/>
      <w:r>
        <w:t>CE – Coded Element</w:t>
      </w:r>
      <w:bookmarkEnd w:id="1774"/>
    </w:p>
    <w:tbl>
      <w:tblPr>
        <w:tblW w:w="4756" w:type="pct"/>
        <w:jc w:val="center"/>
        <w:tblBorders>
          <w:top w:val="single" w:sz="12" w:space="0" w:color="943634"/>
          <w:bottom w:val="single" w:sz="12" w:space="0" w:color="943634"/>
          <w:insideH w:val="single" w:sz="12" w:space="0" w:color="943634"/>
        </w:tblBorders>
        <w:tblLayout w:type="fixed"/>
        <w:tblCellMar>
          <w:left w:w="58" w:type="dxa"/>
          <w:right w:w="58" w:type="dxa"/>
        </w:tblCellMar>
        <w:tblLook w:val="0000" w:firstRow="0" w:lastRow="0" w:firstColumn="0" w:lastColumn="0" w:noHBand="0" w:noVBand="0"/>
      </w:tblPr>
      <w:tblGrid>
        <w:gridCol w:w="631"/>
        <w:gridCol w:w="2466"/>
        <w:gridCol w:w="696"/>
        <w:gridCol w:w="782"/>
        <w:gridCol w:w="696"/>
        <w:gridCol w:w="868"/>
        <w:gridCol w:w="1300"/>
        <w:gridCol w:w="4314"/>
      </w:tblGrid>
      <w:tr w:rsidR="00BB13AB" w:rsidRPr="00F948CA" w14:paraId="15BA1F86" w14:textId="77777777">
        <w:trPr>
          <w:cantSplit/>
          <w:trHeight w:hRule="exact" w:val="360"/>
          <w:tblHeader/>
          <w:jc w:val="center"/>
        </w:trPr>
        <w:tc>
          <w:tcPr>
            <w:tcW w:w="11753" w:type="dxa"/>
            <w:gridSpan w:val="8"/>
            <w:shd w:val="clear" w:color="auto" w:fill="F3F3F3"/>
            <w:vAlign w:val="center"/>
          </w:tcPr>
          <w:p w14:paraId="36FCA7B2" w14:textId="77777777" w:rsidR="00145BCA" w:rsidRDefault="00BB13AB">
            <w:pPr>
              <w:pStyle w:val="TableHeadingB"/>
              <w:jc w:val="center"/>
              <w:rPr>
                <w:kern w:val="20"/>
                <w:lang w:eastAsia="de-DE"/>
              </w:rPr>
            </w:pPr>
            <w:bookmarkStart w:id="1776" w:name="_Toc189111865"/>
            <w:r>
              <w:t xml:space="preserve">Table </w:t>
            </w:r>
            <w:r w:rsidR="001C047D">
              <w:fldChar w:fldCharType="begin"/>
            </w:r>
            <w:r w:rsidR="001C047D">
              <w:instrText xml:space="preserve"> STYLEREF 1 \s </w:instrText>
            </w:r>
            <w:r w:rsidR="001C047D">
              <w:fldChar w:fldCharType="separate"/>
            </w:r>
            <w:r w:rsidR="002B0A1D">
              <w:rPr>
                <w:noProof/>
              </w:rPr>
              <w:t>2</w:t>
            </w:r>
            <w:r w:rsidR="001C047D">
              <w:rPr>
                <w:noProof/>
              </w:rPr>
              <w:fldChar w:fldCharType="end"/>
            </w:r>
            <w:r>
              <w:noBreakHyphen/>
            </w:r>
            <w:r w:rsidR="001C047D">
              <w:fldChar w:fldCharType="begin"/>
            </w:r>
            <w:r w:rsidR="001C047D">
              <w:instrText xml:space="preserve"> SEQ Table \* ARABIC \s 1 </w:instrText>
            </w:r>
            <w:r w:rsidR="001C047D">
              <w:fldChar w:fldCharType="separate"/>
            </w:r>
            <w:r w:rsidR="002B0A1D">
              <w:rPr>
                <w:noProof/>
              </w:rPr>
              <w:t>1</w:t>
            </w:r>
            <w:r w:rsidR="001C047D">
              <w:rPr>
                <w:noProof/>
              </w:rPr>
              <w:fldChar w:fldCharType="end"/>
            </w:r>
            <w:r>
              <w:t>. Coded Element (CE)</w:t>
            </w:r>
            <w:bookmarkEnd w:id="1776"/>
          </w:p>
        </w:tc>
      </w:tr>
      <w:tr w:rsidR="00312FAD" w:rsidRPr="00F948CA" w14:paraId="3A493DEF" w14:textId="77777777">
        <w:trPr>
          <w:cantSplit/>
          <w:trHeight w:hRule="exact" w:val="360"/>
          <w:tblHeader/>
          <w:jc w:val="center"/>
        </w:trPr>
        <w:tc>
          <w:tcPr>
            <w:tcW w:w="631" w:type="dxa"/>
            <w:shd w:val="clear" w:color="auto" w:fill="F3F3F3"/>
            <w:vAlign w:val="center"/>
          </w:tcPr>
          <w:p w14:paraId="20581293" w14:textId="77777777" w:rsidR="00312FAD" w:rsidRPr="00F948CA" w:rsidRDefault="00312FAD" w:rsidP="00667BA9">
            <w:pPr>
              <w:pStyle w:val="TableHeadingB"/>
            </w:pPr>
            <w:r w:rsidRPr="00F948CA">
              <w:t>SEQ</w:t>
            </w:r>
          </w:p>
        </w:tc>
        <w:tc>
          <w:tcPr>
            <w:tcW w:w="2466" w:type="dxa"/>
            <w:shd w:val="clear" w:color="auto" w:fill="F3F3F3"/>
            <w:vAlign w:val="center"/>
          </w:tcPr>
          <w:p w14:paraId="6DCD6266" w14:textId="77777777" w:rsidR="00312FAD" w:rsidRPr="00F948CA" w:rsidRDefault="00312FAD" w:rsidP="00667BA9">
            <w:pPr>
              <w:pStyle w:val="TableHeadingB"/>
            </w:pPr>
            <w:r w:rsidRPr="00F948CA">
              <w:t>Component Name</w:t>
            </w:r>
          </w:p>
        </w:tc>
        <w:tc>
          <w:tcPr>
            <w:tcW w:w="696" w:type="dxa"/>
            <w:shd w:val="clear" w:color="auto" w:fill="F3F3F3"/>
            <w:vAlign w:val="center"/>
          </w:tcPr>
          <w:p w14:paraId="7B44CA74" w14:textId="77777777" w:rsidR="00312FAD" w:rsidRPr="00F948CA" w:rsidRDefault="00312FAD" w:rsidP="00667BA9">
            <w:pPr>
              <w:pStyle w:val="TableHeadingB"/>
            </w:pPr>
            <w:r w:rsidRPr="00F948CA">
              <w:t>DT</w:t>
            </w:r>
          </w:p>
        </w:tc>
        <w:tc>
          <w:tcPr>
            <w:tcW w:w="782" w:type="dxa"/>
            <w:shd w:val="clear" w:color="auto" w:fill="F3F3F3"/>
            <w:vAlign w:val="center"/>
          </w:tcPr>
          <w:p w14:paraId="1917B775" w14:textId="77777777" w:rsidR="00312FAD" w:rsidRPr="00F948CA" w:rsidRDefault="00312FAD" w:rsidP="00667BA9">
            <w:pPr>
              <w:pStyle w:val="TableHeadingB"/>
            </w:pPr>
            <w:ins w:id="1777" w:author="Bob Yencha" w:date="2011-11-22T00:37:00Z">
              <w:r>
                <w:t>Us</w:t>
              </w:r>
            </w:ins>
            <w:ins w:id="1778" w:author="Swain, Ashley" w:date="2011-11-27T20:56:00Z">
              <w:r w:rsidR="00B01022">
                <w:t>age</w:t>
              </w:r>
            </w:ins>
            <w:ins w:id="1779" w:author="Bob Yencha" w:date="2011-11-22T00:37:00Z">
              <w:del w:id="1780" w:author="Swain, Ashley" w:date="2011-11-27T20:56:00Z">
                <w:r w:rsidDel="00B01022">
                  <w:delText>e</w:delText>
                </w:r>
              </w:del>
            </w:ins>
          </w:p>
        </w:tc>
        <w:tc>
          <w:tcPr>
            <w:tcW w:w="696" w:type="dxa"/>
            <w:shd w:val="clear" w:color="auto" w:fill="F3F3F3"/>
            <w:vAlign w:val="center"/>
          </w:tcPr>
          <w:p w14:paraId="3DE5CBF6" w14:textId="77777777" w:rsidR="00312FAD" w:rsidRPr="00F948CA" w:rsidRDefault="00312FAD" w:rsidP="00667BA9">
            <w:pPr>
              <w:pStyle w:val="TableHeadingB"/>
            </w:pPr>
            <w:r w:rsidRPr="00F948CA">
              <w:t>LEN</w:t>
            </w:r>
          </w:p>
        </w:tc>
        <w:tc>
          <w:tcPr>
            <w:tcW w:w="868" w:type="dxa"/>
            <w:shd w:val="clear" w:color="auto" w:fill="F3F3F3"/>
            <w:vAlign w:val="center"/>
          </w:tcPr>
          <w:p w14:paraId="33CE68A5" w14:textId="77777777" w:rsidR="00312FAD" w:rsidRPr="00F948CA" w:rsidRDefault="00312FAD" w:rsidP="00667BA9">
            <w:pPr>
              <w:pStyle w:val="TableHeadingB"/>
            </w:pPr>
            <w:r w:rsidRPr="00F948CA">
              <w:t>C.LEN</w:t>
            </w:r>
          </w:p>
        </w:tc>
        <w:tc>
          <w:tcPr>
            <w:tcW w:w="1300" w:type="dxa"/>
            <w:shd w:val="clear" w:color="auto" w:fill="F3F3F3"/>
            <w:vAlign w:val="center"/>
          </w:tcPr>
          <w:p w14:paraId="10915856" w14:textId="77777777" w:rsidR="00312FAD" w:rsidRPr="00F948CA" w:rsidRDefault="00312FAD" w:rsidP="00667BA9">
            <w:pPr>
              <w:pStyle w:val="TableHeadingB"/>
            </w:pPr>
            <w:r w:rsidRPr="00F948CA">
              <w:t>Value Set</w:t>
            </w:r>
          </w:p>
        </w:tc>
        <w:tc>
          <w:tcPr>
            <w:tcW w:w="4314" w:type="dxa"/>
            <w:shd w:val="clear" w:color="auto" w:fill="F3F3F3"/>
            <w:vAlign w:val="center"/>
          </w:tcPr>
          <w:p w14:paraId="32F69F47" w14:textId="77777777" w:rsidR="00312FAD" w:rsidRPr="00F948CA" w:rsidRDefault="00312FAD" w:rsidP="00667BA9">
            <w:pPr>
              <w:pStyle w:val="TableHeadingB"/>
            </w:pPr>
            <w:r w:rsidRPr="00F948CA">
              <w:t>Comments</w:t>
            </w:r>
          </w:p>
        </w:tc>
      </w:tr>
      <w:tr w:rsidR="00312FAD" w:rsidRPr="00D4120B" w14:paraId="6BF839E8" w14:textId="77777777">
        <w:trPr>
          <w:cantSplit/>
          <w:jc w:val="center"/>
        </w:trPr>
        <w:tc>
          <w:tcPr>
            <w:tcW w:w="631" w:type="dxa"/>
          </w:tcPr>
          <w:p w14:paraId="26D9DD2E" w14:textId="77777777" w:rsidR="00312FAD" w:rsidRDefault="00312FAD">
            <w:pPr>
              <w:pStyle w:val="TableContent"/>
            </w:pPr>
            <w:r w:rsidRPr="00D4120B">
              <w:t>1</w:t>
            </w:r>
          </w:p>
        </w:tc>
        <w:tc>
          <w:tcPr>
            <w:tcW w:w="2466" w:type="dxa"/>
          </w:tcPr>
          <w:p w14:paraId="0F070202" w14:textId="77777777" w:rsidR="00312FAD" w:rsidRPr="00491D9A" w:rsidRDefault="00312FAD" w:rsidP="002401D5">
            <w:pPr>
              <w:pStyle w:val="TableContent"/>
            </w:pPr>
            <w:r w:rsidRPr="00D4120B">
              <w:t>Identifier</w:t>
            </w:r>
          </w:p>
        </w:tc>
        <w:tc>
          <w:tcPr>
            <w:tcW w:w="696" w:type="dxa"/>
          </w:tcPr>
          <w:p w14:paraId="1AE4C778" w14:textId="77777777" w:rsidR="00312FAD" w:rsidRPr="00491D9A" w:rsidRDefault="00312FAD" w:rsidP="002401D5">
            <w:pPr>
              <w:pStyle w:val="TableContent"/>
            </w:pPr>
            <w:r w:rsidRPr="00D4120B">
              <w:t>ST</w:t>
            </w:r>
          </w:p>
        </w:tc>
        <w:tc>
          <w:tcPr>
            <w:tcW w:w="782" w:type="dxa"/>
          </w:tcPr>
          <w:p w14:paraId="55C4F7AC" w14:textId="77777777" w:rsidR="00312FAD" w:rsidRPr="00491D9A" w:rsidRDefault="00312FAD" w:rsidP="002401D5">
            <w:pPr>
              <w:pStyle w:val="TableContent"/>
            </w:pPr>
            <w:ins w:id="1781" w:author="Bob Yencha" w:date="2011-11-22T00:37:00Z">
              <w:r w:rsidRPr="00D4120B">
                <w:t>RE</w:t>
              </w:r>
            </w:ins>
          </w:p>
        </w:tc>
        <w:tc>
          <w:tcPr>
            <w:tcW w:w="696" w:type="dxa"/>
          </w:tcPr>
          <w:p w14:paraId="005E5A5B" w14:textId="77777777" w:rsidR="00312FAD" w:rsidRPr="001B2E56" w:rsidRDefault="00312FAD" w:rsidP="002401D5">
            <w:pPr>
              <w:pStyle w:val="TableContent"/>
              <w:rPr>
                <w:highlight w:val="yellow"/>
              </w:rPr>
            </w:pPr>
            <w:r w:rsidRPr="00491D9A">
              <w:t>1..20</w:t>
            </w:r>
          </w:p>
        </w:tc>
        <w:tc>
          <w:tcPr>
            <w:tcW w:w="868" w:type="dxa"/>
          </w:tcPr>
          <w:p w14:paraId="3EBCF281" w14:textId="77777777" w:rsidR="00312FAD" w:rsidRPr="00D4120B" w:rsidRDefault="00312FAD" w:rsidP="000D2792">
            <w:pPr>
              <w:pStyle w:val="TableContent"/>
            </w:pPr>
            <w:r>
              <w:t>=</w:t>
            </w:r>
          </w:p>
        </w:tc>
        <w:tc>
          <w:tcPr>
            <w:tcW w:w="1300" w:type="dxa"/>
          </w:tcPr>
          <w:p w14:paraId="71B02776" w14:textId="77777777" w:rsidR="00312FAD" w:rsidRPr="00D4120B" w:rsidRDefault="00312FAD" w:rsidP="002401D5">
            <w:pPr>
              <w:pStyle w:val="TableContent"/>
            </w:pPr>
          </w:p>
        </w:tc>
        <w:tc>
          <w:tcPr>
            <w:tcW w:w="4314" w:type="dxa"/>
          </w:tcPr>
          <w:p w14:paraId="0DE6D7FA" w14:textId="77777777" w:rsidR="00312FAD" w:rsidRPr="00D4120B" w:rsidRDefault="00312FAD" w:rsidP="002401D5">
            <w:pPr>
              <w:pStyle w:val="TableContent"/>
            </w:pPr>
          </w:p>
        </w:tc>
      </w:tr>
      <w:tr w:rsidR="00312FAD" w:rsidRPr="00D4120B" w14:paraId="0F28A175" w14:textId="77777777">
        <w:trPr>
          <w:cantSplit/>
          <w:jc w:val="center"/>
        </w:trPr>
        <w:tc>
          <w:tcPr>
            <w:tcW w:w="631" w:type="dxa"/>
          </w:tcPr>
          <w:p w14:paraId="2CD259F1" w14:textId="77777777" w:rsidR="00312FAD" w:rsidRPr="00491D9A" w:rsidRDefault="00312FAD" w:rsidP="002401D5">
            <w:pPr>
              <w:pStyle w:val="TableContent"/>
            </w:pPr>
            <w:r w:rsidRPr="00491D9A">
              <w:t>2</w:t>
            </w:r>
          </w:p>
        </w:tc>
        <w:tc>
          <w:tcPr>
            <w:tcW w:w="2466" w:type="dxa"/>
          </w:tcPr>
          <w:p w14:paraId="1CD13251" w14:textId="77777777" w:rsidR="00312FAD" w:rsidRPr="00491D9A" w:rsidRDefault="00312FAD" w:rsidP="002401D5">
            <w:pPr>
              <w:pStyle w:val="TableContent"/>
            </w:pPr>
            <w:r w:rsidRPr="00491D9A">
              <w:t>Text</w:t>
            </w:r>
          </w:p>
        </w:tc>
        <w:tc>
          <w:tcPr>
            <w:tcW w:w="696" w:type="dxa"/>
          </w:tcPr>
          <w:p w14:paraId="20841702" w14:textId="77777777" w:rsidR="00312FAD" w:rsidRPr="00491D9A" w:rsidRDefault="00312FAD" w:rsidP="002401D5">
            <w:pPr>
              <w:pStyle w:val="TableContent"/>
            </w:pPr>
            <w:r w:rsidRPr="00491D9A">
              <w:t>ST</w:t>
            </w:r>
          </w:p>
        </w:tc>
        <w:tc>
          <w:tcPr>
            <w:tcW w:w="782" w:type="dxa"/>
          </w:tcPr>
          <w:p w14:paraId="06736971" w14:textId="77777777" w:rsidR="00312FAD" w:rsidRPr="00491D9A" w:rsidRDefault="006524A7" w:rsidP="002401D5">
            <w:pPr>
              <w:pStyle w:val="TableContent"/>
            </w:pPr>
            <w:ins w:id="1782" w:author="Swain, Ashley" w:date="2011-11-22T14:21:00Z">
              <w:r>
                <w:t>C(</w:t>
              </w:r>
            </w:ins>
            <w:ins w:id="1783" w:author="Swain, Ashley" w:date="2011-11-22T14:22:00Z">
              <w:r>
                <w:t>R/RE)</w:t>
              </w:r>
            </w:ins>
            <w:ins w:id="1784" w:author="Bob Yencha" w:date="2011-11-22T00:37:00Z">
              <w:del w:id="1785" w:author="Swain, Ashley" w:date="2011-11-22T14:21:00Z">
                <w:r w:rsidR="00312FAD" w:rsidRPr="00491D9A" w:rsidDel="006524A7">
                  <w:delText>RE</w:delText>
                </w:r>
              </w:del>
            </w:ins>
          </w:p>
        </w:tc>
        <w:tc>
          <w:tcPr>
            <w:tcW w:w="696" w:type="dxa"/>
          </w:tcPr>
          <w:p w14:paraId="14A0D2FE" w14:textId="77777777" w:rsidR="00312FAD" w:rsidRPr="00491D9A" w:rsidRDefault="00312FAD" w:rsidP="002401D5">
            <w:pPr>
              <w:pStyle w:val="TableContent"/>
            </w:pPr>
            <w:r w:rsidRPr="00491D9A">
              <w:t>1..199</w:t>
            </w:r>
          </w:p>
        </w:tc>
        <w:tc>
          <w:tcPr>
            <w:tcW w:w="868" w:type="dxa"/>
          </w:tcPr>
          <w:p w14:paraId="78CB23ED" w14:textId="77777777" w:rsidR="00312FAD" w:rsidRPr="00491D9A" w:rsidRDefault="00312FAD" w:rsidP="002401D5">
            <w:pPr>
              <w:pStyle w:val="TableContent"/>
            </w:pPr>
            <w:r>
              <w:t>=</w:t>
            </w:r>
          </w:p>
        </w:tc>
        <w:tc>
          <w:tcPr>
            <w:tcW w:w="1300" w:type="dxa"/>
          </w:tcPr>
          <w:p w14:paraId="242E2A25" w14:textId="77777777" w:rsidR="00312FAD" w:rsidRPr="00491D9A" w:rsidRDefault="00312FAD" w:rsidP="002401D5">
            <w:pPr>
              <w:pStyle w:val="TableContent"/>
            </w:pPr>
          </w:p>
        </w:tc>
        <w:tc>
          <w:tcPr>
            <w:tcW w:w="4314" w:type="dxa"/>
          </w:tcPr>
          <w:p w14:paraId="1A13886A" w14:textId="77777777" w:rsidR="00980C8B" w:rsidRDefault="00980C8B" w:rsidP="002401D5">
            <w:pPr>
              <w:pStyle w:val="TableContent"/>
              <w:rPr>
                <w:ins w:id="1786" w:author="Robert Snelick" w:date="2011-12-02T10:39:00Z"/>
              </w:rPr>
            </w:pPr>
            <w:ins w:id="1787" w:author="Robert Snelick" w:date="2011-12-02T10:37:00Z">
              <w:r>
                <w:t xml:space="preserve">Condition Predicate: </w:t>
              </w:r>
            </w:ins>
            <w:ins w:id="1788" w:author="Robert Snelick" w:date="2011-12-02T10:39:00Z">
              <w:r w:rsidRPr="002B1F7A">
                <w:t xml:space="preserve">If CE.1 (Identifier) </w:t>
              </w:r>
              <w:r>
                <w:t>is not valued</w:t>
              </w:r>
            </w:ins>
          </w:p>
          <w:p w14:paraId="7A64FC1B" w14:textId="77777777" w:rsidR="00312FAD" w:rsidRPr="00D4120B" w:rsidRDefault="00312FAD" w:rsidP="002401D5">
            <w:pPr>
              <w:pStyle w:val="TableContent"/>
            </w:pPr>
            <w:r w:rsidRPr="00491D9A">
              <w:t>It is strongly recommended that text be sent to accompany any identifier</w:t>
            </w:r>
            <w:r>
              <w:t xml:space="preserve">. </w:t>
            </w:r>
            <w:r w:rsidRPr="00491D9A">
              <w:t>When a coded value is not known, text can still be sent, in which case no coding system should be identified.</w:t>
            </w:r>
          </w:p>
        </w:tc>
      </w:tr>
      <w:tr w:rsidR="00312FAD" w:rsidRPr="00D4120B" w14:paraId="59CB8CA3" w14:textId="77777777">
        <w:trPr>
          <w:cantSplit/>
          <w:jc w:val="center"/>
        </w:trPr>
        <w:tc>
          <w:tcPr>
            <w:tcW w:w="631" w:type="dxa"/>
          </w:tcPr>
          <w:p w14:paraId="24C6AC8B" w14:textId="77777777" w:rsidR="00312FAD" w:rsidRPr="00D4120B" w:rsidRDefault="00312FAD" w:rsidP="002401D5">
            <w:pPr>
              <w:pStyle w:val="TableContent"/>
            </w:pPr>
            <w:r w:rsidRPr="00D4120B">
              <w:t>3</w:t>
            </w:r>
          </w:p>
        </w:tc>
        <w:tc>
          <w:tcPr>
            <w:tcW w:w="2466" w:type="dxa"/>
          </w:tcPr>
          <w:p w14:paraId="74D61C52" w14:textId="77777777" w:rsidR="00312FAD" w:rsidRPr="00D4120B" w:rsidRDefault="00312FAD" w:rsidP="002401D5">
            <w:pPr>
              <w:pStyle w:val="TableContent"/>
            </w:pPr>
            <w:r w:rsidRPr="00D4120B">
              <w:t>Name of Coding System</w:t>
            </w:r>
          </w:p>
        </w:tc>
        <w:tc>
          <w:tcPr>
            <w:tcW w:w="696" w:type="dxa"/>
          </w:tcPr>
          <w:p w14:paraId="55096F19" w14:textId="77777777" w:rsidR="00312FAD" w:rsidRPr="00D4120B" w:rsidRDefault="00312FAD" w:rsidP="002401D5">
            <w:pPr>
              <w:pStyle w:val="TableContent"/>
            </w:pPr>
            <w:r w:rsidRPr="00D4120B">
              <w:t>ID</w:t>
            </w:r>
          </w:p>
        </w:tc>
        <w:tc>
          <w:tcPr>
            <w:tcW w:w="782" w:type="dxa"/>
          </w:tcPr>
          <w:p w14:paraId="65F7EEEB" w14:textId="77777777" w:rsidR="00312FAD" w:rsidRPr="00D4120B" w:rsidRDefault="00312FAD" w:rsidP="002401D5">
            <w:pPr>
              <w:pStyle w:val="TableContent"/>
            </w:pPr>
            <w:ins w:id="1789" w:author="Bob Yencha" w:date="2011-11-22T00:37:00Z">
              <w:r w:rsidRPr="00D4120B">
                <w:t>C</w:t>
              </w:r>
              <w:r>
                <w:t>(R/X)</w:t>
              </w:r>
            </w:ins>
          </w:p>
        </w:tc>
        <w:tc>
          <w:tcPr>
            <w:tcW w:w="696" w:type="dxa"/>
          </w:tcPr>
          <w:p w14:paraId="7395893B" w14:textId="77777777" w:rsidR="00312FAD" w:rsidRPr="00D4120B" w:rsidRDefault="00312FAD" w:rsidP="002401D5">
            <w:pPr>
              <w:pStyle w:val="TableContent"/>
            </w:pPr>
            <w:r w:rsidRPr="00D4120B">
              <w:t>1..12</w:t>
            </w:r>
          </w:p>
        </w:tc>
        <w:tc>
          <w:tcPr>
            <w:tcW w:w="868" w:type="dxa"/>
          </w:tcPr>
          <w:p w14:paraId="4ABE90CC" w14:textId="77777777" w:rsidR="00312FAD" w:rsidRPr="00D4120B" w:rsidRDefault="00312FAD" w:rsidP="002401D5">
            <w:pPr>
              <w:pStyle w:val="TableContent"/>
            </w:pPr>
            <w:r>
              <w:t>=</w:t>
            </w:r>
          </w:p>
        </w:tc>
        <w:tc>
          <w:tcPr>
            <w:tcW w:w="1300" w:type="dxa"/>
          </w:tcPr>
          <w:p w14:paraId="0BC5BF66" w14:textId="77777777" w:rsidR="00312FAD" w:rsidRPr="00D4120B" w:rsidRDefault="00312FAD" w:rsidP="002401D5">
            <w:pPr>
              <w:pStyle w:val="TableContent"/>
            </w:pPr>
            <w:r w:rsidRPr="00D4120B">
              <w:t>HL70396</w:t>
            </w:r>
          </w:p>
        </w:tc>
        <w:tc>
          <w:tcPr>
            <w:tcW w:w="4314" w:type="dxa"/>
          </w:tcPr>
          <w:p w14:paraId="3C4C6500" w14:textId="77777777" w:rsidR="00312FAD" w:rsidRPr="00D4120B" w:rsidRDefault="00A960BA" w:rsidP="002401D5">
            <w:pPr>
              <w:pStyle w:val="TableContent"/>
            </w:pPr>
            <w:ins w:id="1790" w:author="Robert Snelick" w:date="2011-12-02T10:47:00Z">
              <w:r>
                <w:t xml:space="preserve">Condition Predicate: </w:t>
              </w:r>
              <w:r w:rsidRPr="002B1F7A">
                <w:t xml:space="preserve">If CE.1 (Identifier) </w:t>
              </w:r>
              <w:r>
                <w:t>is valued</w:t>
              </w:r>
            </w:ins>
          </w:p>
        </w:tc>
      </w:tr>
      <w:tr w:rsidR="00312FAD" w:rsidRPr="00D4120B" w14:paraId="301DB339" w14:textId="77777777">
        <w:trPr>
          <w:cantSplit/>
          <w:jc w:val="center"/>
        </w:trPr>
        <w:tc>
          <w:tcPr>
            <w:tcW w:w="631" w:type="dxa"/>
          </w:tcPr>
          <w:p w14:paraId="70DF28AC" w14:textId="77777777" w:rsidR="00312FAD" w:rsidRPr="00D4120B" w:rsidRDefault="00312FAD" w:rsidP="002401D5">
            <w:pPr>
              <w:pStyle w:val="TableContent"/>
            </w:pPr>
            <w:r w:rsidRPr="00D4120B">
              <w:t>4</w:t>
            </w:r>
          </w:p>
        </w:tc>
        <w:tc>
          <w:tcPr>
            <w:tcW w:w="2466" w:type="dxa"/>
          </w:tcPr>
          <w:p w14:paraId="3C28380F" w14:textId="77777777" w:rsidR="00312FAD" w:rsidRPr="00D4120B" w:rsidRDefault="00312FAD" w:rsidP="002401D5">
            <w:pPr>
              <w:pStyle w:val="TableContent"/>
            </w:pPr>
            <w:r w:rsidRPr="00D4120B">
              <w:t>Alternate Identifier</w:t>
            </w:r>
          </w:p>
        </w:tc>
        <w:tc>
          <w:tcPr>
            <w:tcW w:w="696" w:type="dxa"/>
          </w:tcPr>
          <w:p w14:paraId="6DFB6EBD" w14:textId="77777777" w:rsidR="00312FAD" w:rsidRPr="00D4120B" w:rsidRDefault="00312FAD" w:rsidP="002401D5">
            <w:pPr>
              <w:pStyle w:val="TableContent"/>
            </w:pPr>
            <w:r w:rsidRPr="00D4120B">
              <w:t>ST</w:t>
            </w:r>
          </w:p>
        </w:tc>
        <w:tc>
          <w:tcPr>
            <w:tcW w:w="782" w:type="dxa"/>
          </w:tcPr>
          <w:p w14:paraId="61D439F3" w14:textId="77777777" w:rsidR="00312FAD" w:rsidRPr="00D4120B" w:rsidRDefault="00312FAD" w:rsidP="002401D5">
            <w:pPr>
              <w:pStyle w:val="TableContent"/>
            </w:pPr>
            <w:ins w:id="1791" w:author="Bob Yencha" w:date="2011-11-22T00:37:00Z">
              <w:r w:rsidRPr="00D4120B">
                <w:t>RE</w:t>
              </w:r>
            </w:ins>
          </w:p>
        </w:tc>
        <w:tc>
          <w:tcPr>
            <w:tcW w:w="696" w:type="dxa"/>
          </w:tcPr>
          <w:p w14:paraId="25C011B2" w14:textId="77777777" w:rsidR="00312FAD" w:rsidRPr="00D4120B" w:rsidRDefault="00312FAD" w:rsidP="002401D5">
            <w:pPr>
              <w:pStyle w:val="TableContent"/>
            </w:pPr>
            <w:r w:rsidRPr="00D4120B">
              <w:t>1..20</w:t>
            </w:r>
          </w:p>
        </w:tc>
        <w:tc>
          <w:tcPr>
            <w:tcW w:w="868" w:type="dxa"/>
          </w:tcPr>
          <w:p w14:paraId="54739B27" w14:textId="77777777" w:rsidR="00312FAD" w:rsidRPr="00D4120B" w:rsidRDefault="00312FAD" w:rsidP="002401D5">
            <w:pPr>
              <w:pStyle w:val="TableContent"/>
            </w:pPr>
            <w:r>
              <w:t>=</w:t>
            </w:r>
          </w:p>
        </w:tc>
        <w:tc>
          <w:tcPr>
            <w:tcW w:w="1300" w:type="dxa"/>
          </w:tcPr>
          <w:p w14:paraId="7213F790" w14:textId="77777777" w:rsidR="00312FAD" w:rsidRPr="00D4120B" w:rsidRDefault="00312FAD" w:rsidP="002401D5">
            <w:pPr>
              <w:pStyle w:val="TableContent"/>
            </w:pPr>
          </w:p>
        </w:tc>
        <w:tc>
          <w:tcPr>
            <w:tcW w:w="4314" w:type="dxa"/>
          </w:tcPr>
          <w:p w14:paraId="030D4BB3" w14:textId="77777777" w:rsidR="00312FAD" w:rsidRPr="00D4120B" w:rsidRDefault="00312FAD" w:rsidP="002401D5">
            <w:pPr>
              <w:pStyle w:val="TableContent"/>
            </w:pPr>
            <w:r w:rsidRPr="00D4120B">
              <w:t>The alternate identifier (from the alternate coding system) should be the closest match for the identifier found in component 1.</w:t>
            </w:r>
          </w:p>
        </w:tc>
      </w:tr>
      <w:tr w:rsidR="00312FAD" w:rsidRPr="00D4120B" w14:paraId="31617E42" w14:textId="77777777">
        <w:trPr>
          <w:cantSplit/>
          <w:jc w:val="center"/>
        </w:trPr>
        <w:tc>
          <w:tcPr>
            <w:tcW w:w="631" w:type="dxa"/>
          </w:tcPr>
          <w:p w14:paraId="7E715717" w14:textId="77777777" w:rsidR="00312FAD" w:rsidRPr="00D4120B" w:rsidRDefault="00312FAD" w:rsidP="002401D5">
            <w:pPr>
              <w:pStyle w:val="TableContent"/>
            </w:pPr>
            <w:r w:rsidRPr="00D4120B">
              <w:t>5</w:t>
            </w:r>
          </w:p>
        </w:tc>
        <w:tc>
          <w:tcPr>
            <w:tcW w:w="2466" w:type="dxa"/>
          </w:tcPr>
          <w:p w14:paraId="5D2705D7" w14:textId="77777777" w:rsidR="00312FAD" w:rsidRPr="00D4120B" w:rsidRDefault="00312FAD" w:rsidP="002401D5">
            <w:pPr>
              <w:pStyle w:val="TableContent"/>
            </w:pPr>
            <w:r w:rsidRPr="00D4120B">
              <w:t>Alternate Text</w:t>
            </w:r>
          </w:p>
        </w:tc>
        <w:tc>
          <w:tcPr>
            <w:tcW w:w="696" w:type="dxa"/>
          </w:tcPr>
          <w:p w14:paraId="3D17E5F1" w14:textId="77777777" w:rsidR="00312FAD" w:rsidRPr="00D4120B" w:rsidRDefault="00312FAD" w:rsidP="002401D5">
            <w:pPr>
              <w:pStyle w:val="TableContent"/>
            </w:pPr>
            <w:r w:rsidRPr="00D4120B">
              <w:t>ST</w:t>
            </w:r>
          </w:p>
        </w:tc>
        <w:tc>
          <w:tcPr>
            <w:tcW w:w="782" w:type="dxa"/>
          </w:tcPr>
          <w:p w14:paraId="58DD2A69" w14:textId="77777777" w:rsidR="00312FAD" w:rsidRPr="00D4120B" w:rsidRDefault="00312FAD" w:rsidP="002401D5">
            <w:pPr>
              <w:pStyle w:val="TableContent"/>
            </w:pPr>
            <w:ins w:id="1792" w:author="Bob Yencha" w:date="2011-11-22T00:37:00Z">
              <w:r w:rsidRPr="00D4120B">
                <w:t>RE</w:t>
              </w:r>
            </w:ins>
          </w:p>
        </w:tc>
        <w:tc>
          <w:tcPr>
            <w:tcW w:w="696" w:type="dxa"/>
          </w:tcPr>
          <w:p w14:paraId="37B0F282" w14:textId="77777777" w:rsidR="00312FAD" w:rsidRDefault="00312FAD" w:rsidP="002401D5">
            <w:pPr>
              <w:pStyle w:val="TableContent"/>
            </w:pPr>
            <w:r w:rsidRPr="00D4120B">
              <w:t>1..199</w:t>
            </w:r>
          </w:p>
          <w:p w14:paraId="1A544271" w14:textId="77777777" w:rsidR="00312FAD" w:rsidRPr="00D4120B" w:rsidRDefault="00312FAD" w:rsidP="002401D5">
            <w:pPr>
              <w:pStyle w:val="TableContent"/>
            </w:pPr>
          </w:p>
        </w:tc>
        <w:tc>
          <w:tcPr>
            <w:tcW w:w="868" w:type="dxa"/>
          </w:tcPr>
          <w:p w14:paraId="2D859B08" w14:textId="77777777" w:rsidR="00312FAD" w:rsidRPr="00D4120B" w:rsidRDefault="00312FAD" w:rsidP="002401D5">
            <w:pPr>
              <w:pStyle w:val="TableContent"/>
            </w:pPr>
            <w:r>
              <w:t>=</w:t>
            </w:r>
          </w:p>
        </w:tc>
        <w:tc>
          <w:tcPr>
            <w:tcW w:w="1300" w:type="dxa"/>
          </w:tcPr>
          <w:p w14:paraId="79993B4C" w14:textId="77777777" w:rsidR="00312FAD" w:rsidRPr="00D4120B" w:rsidRDefault="00312FAD" w:rsidP="002401D5">
            <w:pPr>
              <w:pStyle w:val="TableContent"/>
            </w:pPr>
          </w:p>
        </w:tc>
        <w:tc>
          <w:tcPr>
            <w:tcW w:w="4314" w:type="dxa"/>
          </w:tcPr>
          <w:p w14:paraId="0684D80F" w14:textId="77777777" w:rsidR="00312FAD" w:rsidRPr="00D4120B" w:rsidRDefault="00312FAD" w:rsidP="002401D5">
            <w:pPr>
              <w:pStyle w:val="TableContent"/>
            </w:pPr>
            <w:r w:rsidRPr="00D4120B">
              <w:t>It is strongly recommended that alternate text be sent to accompany any alternate identifier.</w:t>
            </w:r>
          </w:p>
        </w:tc>
      </w:tr>
      <w:tr w:rsidR="00312FAD" w:rsidRPr="00D4120B" w14:paraId="47FAD347" w14:textId="77777777">
        <w:trPr>
          <w:cantSplit/>
          <w:jc w:val="center"/>
        </w:trPr>
        <w:tc>
          <w:tcPr>
            <w:tcW w:w="631" w:type="dxa"/>
          </w:tcPr>
          <w:p w14:paraId="04357668" w14:textId="77777777" w:rsidR="00312FAD" w:rsidRPr="00D4120B" w:rsidRDefault="00312FAD" w:rsidP="002401D5">
            <w:pPr>
              <w:pStyle w:val="TableContent"/>
            </w:pPr>
            <w:r w:rsidRPr="00D4120B">
              <w:t>6</w:t>
            </w:r>
          </w:p>
        </w:tc>
        <w:tc>
          <w:tcPr>
            <w:tcW w:w="2466" w:type="dxa"/>
          </w:tcPr>
          <w:p w14:paraId="120C31C0" w14:textId="77777777" w:rsidR="00312FAD" w:rsidRPr="00D4120B" w:rsidRDefault="00312FAD" w:rsidP="002401D5">
            <w:pPr>
              <w:pStyle w:val="TableContent"/>
            </w:pPr>
            <w:r w:rsidRPr="00D4120B">
              <w:t>Name of Alternate Coding System</w:t>
            </w:r>
          </w:p>
        </w:tc>
        <w:tc>
          <w:tcPr>
            <w:tcW w:w="696" w:type="dxa"/>
          </w:tcPr>
          <w:p w14:paraId="78DD4E8A" w14:textId="77777777" w:rsidR="00312FAD" w:rsidRPr="00D4120B" w:rsidRDefault="00312FAD" w:rsidP="002401D5">
            <w:pPr>
              <w:pStyle w:val="TableContent"/>
            </w:pPr>
            <w:r w:rsidRPr="00D4120B">
              <w:t>ID</w:t>
            </w:r>
          </w:p>
        </w:tc>
        <w:tc>
          <w:tcPr>
            <w:tcW w:w="782" w:type="dxa"/>
          </w:tcPr>
          <w:p w14:paraId="5D1B0263" w14:textId="77777777" w:rsidR="00312FAD" w:rsidRPr="00D4120B" w:rsidRDefault="00312FAD" w:rsidP="002401D5">
            <w:pPr>
              <w:pStyle w:val="TableContent"/>
            </w:pPr>
            <w:ins w:id="1793" w:author="Bob Yencha" w:date="2011-11-22T00:37:00Z">
              <w:r w:rsidRPr="00D4120B">
                <w:t>C</w:t>
              </w:r>
              <w:r>
                <w:t>(R/X)</w:t>
              </w:r>
            </w:ins>
          </w:p>
        </w:tc>
        <w:tc>
          <w:tcPr>
            <w:tcW w:w="696" w:type="dxa"/>
          </w:tcPr>
          <w:p w14:paraId="70376C59" w14:textId="77777777" w:rsidR="00312FAD" w:rsidRPr="00D4120B" w:rsidRDefault="00312FAD" w:rsidP="002401D5">
            <w:pPr>
              <w:pStyle w:val="TableContent"/>
            </w:pPr>
            <w:r w:rsidRPr="00D4120B">
              <w:t>1..12</w:t>
            </w:r>
          </w:p>
        </w:tc>
        <w:tc>
          <w:tcPr>
            <w:tcW w:w="868" w:type="dxa"/>
          </w:tcPr>
          <w:p w14:paraId="1944911D" w14:textId="77777777" w:rsidR="00312FAD" w:rsidRPr="00D4120B" w:rsidRDefault="00312FAD" w:rsidP="002401D5">
            <w:pPr>
              <w:pStyle w:val="TableContent"/>
            </w:pPr>
            <w:r>
              <w:t>=</w:t>
            </w:r>
          </w:p>
        </w:tc>
        <w:tc>
          <w:tcPr>
            <w:tcW w:w="1300" w:type="dxa"/>
          </w:tcPr>
          <w:p w14:paraId="767FC5E5" w14:textId="77777777" w:rsidR="00312FAD" w:rsidRPr="00D4120B" w:rsidRDefault="00312FAD" w:rsidP="002401D5">
            <w:pPr>
              <w:pStyle w:val="TableContent"/>
            </w:pPr>
            <w:r w:rsidRPr="00D4120B">
              <w:t>HL70396</w:t>
            </w:r>
          </w:p>
        </w:tc>
        <w:tc>
          <w:tcPr>
            <w:tcW w:w="4314" w:type="dxa"/>
          </w:tcPr>
          <w:p w14:paraId="1ED7E385" w14:textId="77777777" w:rsidR="00A960BA" w:rsidRDefault="00A960BA" w:rsidP="00B01022">
            <w:pPr>
              <w:pStyle w:val="TableContent"/>
              <w:rPr>
                <w:ins w:id="1794" w:author="Robert Snelick" w:date="2011-12-02T10:52:00Z"/>
              </w:rPr>
            </w:pPr>
            <w:ins w:id="1795" w:author="Robert Snelick" w:date="2011-12-02T10:51:00Z">
              <w:r>
                <w:t xml:space="preserve">Condition Predicate: </w:t>
              </w:r>
              <w:r w:rsidR="0050692A">
                <w:t>If CE.</w:t>
              </w:r>
            </w:ins>
            <w:ins w:id="1796" w:author="Robert Snelick" w:date="2011-12-02T10:52:00Z">
              <w:r w:rsidR="0050692A">
                <w:t>4</w:t>
              </w:r>
            </w:ins>
            <w:ins w:id="1797" w:author="Robert Snelick" w:date="2011-12-02T10:51:00Z">
              <w:r w:rsidRPr="002B1F7A">
                <w:t xml:space="preserve"> (</w:t>
              </w:r>
            </w:ins>
            <w:ins w:id="1798" w:author="Robert Snelick" w:date="2011-12-02T11:12:00Z">
              <w:r w:rsidR="00CF75B4">
                <w:t xml:space="preserve">Alternate </w:t>
              </w:r>
            </w:ins>
            <w:ins w:id="1799" w:author="Robert Snelick" w:date="2011-12-02T10:51:00Z">
              <w:r w:rsidRPr="002B1F7A">
                <w:t xml:space="preserve">Identifier) </w:t>
              </w:r>
              <w:r>
                <w:t xml:space="preserve">is valued </w:t>
              </w:r>
            </w:ins>
          </w:p>
          <w:p w14:paraId="5B402C92" w14:textId="77777777" w:rsidR="00312FAD" w:rsidRPr="00D4120B" w:rsidRDefault="00B01022" w:rsidP="00B01022">
            <w:pPr>
              <w:pStyle w:val="TableContent"/>
            </w:pPr>
            <w:ins w:id="1800" w:author="Swain, Ashley" w:date="2011-11-27T20:44:00Z">
              <w:del w:id="1801" w:author="Robert Snelick" w:date="2011-12-14T16:24:00Z">
                <w:r w:rsidDel="00B7553A">
                  <w:delText xml:space="preserve">The name of alternate coding system is required if an alternate identifier is sent. </w:delText>
                </w:r>
              </w:del>
            </w:ins>
          </w:p>
        </w:tc>
      </w:tr>
    </w:tbl>
    <w:p w14:paraId="7C881664" w14:textId="77777777" w:rsidR="00667BA9" w:rsidRPr="00421D3E" w:rsidRDefault="00667BA9" w:rsidP="00421D3E">
      <w:pPr>
        <w:pStyle w:val="UsageNote"/>
      </w:pPr>
      <w:r w:rsidRPr="00421D3E">
        <w:t>Usage Note</w:t>
      </w:r>
    </w:p>
    <w:p w14:paraId="0BD00519" w14:textId="77777777" w:rsidR="006524A7" w:rsidRPr="00117359" w:rsidRDefault="006524A7" w:rsidP="00667BA9">
      <w:pPr>
        <w:pStyle w:val="ConfTitle"/>
        <w:rPr>
          <w:ins w:id="1802" w:author="Swain, Ashley" w:date="2011-11-22T14:23:00Z"/>
          <w:b w:val="0"/>
        </w:rPr>
      </w:pPr>
      <w:ins w:id="1803" w:author="Swain, Ashley" w:date="2011-11-22T14:23:00Z">
        <w:r w:rsidRPr="00117359">
          <w:rPr>
            <w:b w:val="0"/>
          </w:rPr>
          <w:tab/>
        </w:r>
      </w:ins>
      <w:ins w:id="1804" w:author="Swain, Ashley" w:date="2011-11-22T14:24:00Z">
        <w:r w:rsidR="00515434" w:rsidRPr="00117359">
          <w:rPr>
            <w:b w:val="0"/>
          </w:rPr>
          <w:t>Senders should always populate the first triplet before populating other triplets; the receiver needs to examine all triplets to find relevant values.</w:t>
        </w:r>
      </w:ins>
    </w:p>
    <w:p w14:paraId="466052D8" w14:textId="77777777" w:rsidR="004C4B5B" w:rsidRDefault="005A1C80">
      <w:pPr>
        <w:pStyle w:val="ConfTitle"/>
        <w:rPr>
          <w:del w:id="1805" w:author="Swain, Ashley" w:date="2011-11-22T14:23:00Z"/>
        </w:rPr>
        <w:pPrChange w:id="1806" w:author="Bob Yencha" w:date="2011-12-20T00:16:00Z">
          <w:pPr>
            <w:pStyle w:val="UsageNoteIndent"/>
          </w:pPr>
        </w:pPrChange>
      </w:pPr>
      <w:del w:id="1807" w:author="Swain, Ashley" w:date="2011-11-22T14:23:00Z">
        <w:r w:rsidRPr="005A1C80">
          <w:delText>Senders should always populate the first triplet before populating the second triplet; the receiver needs to examine both triplets to find relevant values.</w:delText>
        </w:r>
      </w:del>
    </w:p>
    <w:p w14:paraId="7856FC3C" w14:textId="77777777" w:rsidR="00667BA9" w:rsidRPr="00421D3E" w:rsidRDefault="005A1C80" w:rsidP="00421D3E">
      <w:pPr>
        <w:pStyle w:val="ConfTitle"/>
        <w:rPr>
          <w:b w:val="0"/>
        </w:rPr>
      </w:pPr>
      <w:r w:rsidRPr="005A1C80">
        <w:rPr>
          <w:b w:val="0"/>
        </w:rPr>
        <w:t>Conformance Statements: Base Profile</w:t>
      </w:r>
    </w:p>
    <w:p w14:paraId="3C178CD9" w14:textId="77777777" w:rsidR="00667BA9" w:rsidRPr="00FC7874" w:rsidRDefault="00667BA9" w:rsidP="00667BA9">
      <w:pPr>
        <w:pStyle w:val="ConfStmt"/>
      </w:pPr>
      <w:r w:rsidRPr="00FC7874">
        <w:rPr>
          <w:b/>
        </w:rPr>
        <w:t>LRI-CE-1</w:t>
      </w:r>
      <w:r w:rsidRPr="00FC7874">
        <w:t>: If data is available for only one Coded Element then the triplet of CE.1</w:t>
      </w:r>
      <w:r>
        <w:t xml:space="preserve"> (Identifier)</w:t>
      </w:r>
      <w:r w:rsidRPr="00FC7874">
        <w:t>, CE.2</w:t>
      </w:r>
      <w:r>
        <w:t xml:space="preserve"> (Text)</w:t>
      </w:r>
      <w:r w:rsidRPr="00FC7874">
        <w:t>, and CE.3</w:t>
      </w:r>
      <w:r>
        <w:t xml:space="preserve"> (Name of Coding System)</w:t>
      </w:r>
      <w:r w:rsidRPr="00FC7874">
        <w:t xml:space="preserve"> </w:t>
      </w:r>
      <w:ins w:id="1808" w:author="Robert Snelick" w:date="2011-12-14T16:26:00Z">
        <w:r w:rsidR="00B7553A">
          <w:t>SHALL</w:t>
        </w:r>
      </w:ins>
      <w:del w:id="1809" w:author="Robert Snelick" w:date="2011-12-14T16:25:00Z">
        <w:r w:rsidRPr="00FC7874" w:rsidDel="00B7553A">
          <w:delText>shall</w:delText>
        </w:r>
      </w:del>
      <w:r w:rsidRPr="00FC7874">
        <w:t xml:space="preserve"> be valued in accordance with the rules given for CE.1, CE.2, and CE.3.</w:t>
      </w:r>
    </w:p>
    <w:p w14:paraId="6E832ED4" w14:textId="77777777" w:rsidR="00667BA9" w:rsidRPr="002B1F7A" w:rsidDel="00980C8B" w:rsidRDefault="00667BA9" w:rsidP="00667BA9">
      <w:pPr>
        <w:pStyle w:val="ConfStmt"/>
        <w:rPr>
          <w:del w:id="1810" w:author="Robert Snelick" w:date="2011-12-02T10:41:00Z"/>
        </w:rPr>
      </w:pPr>
      <w:del w:id="1811" w:author="Robert Snelick" w:date="2011-12-02T10:41:00Z">
        <w:r w:rsidRPr="0020117C" w:rsidDel="00980C8B">
          <w:rPr>
            <w:b/>
          </w:rPr>
          <w:delText>LRI-CE-</w:delText>
        </w:r>
        <w:r w:rsidDel="00980C8B">
          <w:rPr>
            <w:b/>
          </w:rPr>
          <w:delText>2</w:delText>
        </w:r>
        <w:r w:rsidRPr="002B1F7A" w:rsidDel="00980C8B">
          <w:delText xml:space="preserve">: If CE.1 (Identifier) is not valued, then CE.2 (Text) </w:delText>
        </w:r>
        <w:r w:rsidRPr="002B1F7A" w:rsidDel="00980C8B">
          <w:rPr>
            <w:b/>
          </w:rPr>
          <w:delText>SHALL</w:delText>
        </w:r>
        <w:r w:rsidRPr="002B1F7A" w:rsidDel="00980C8B">
          <w:delText xml:space="preserve"> be valued.</w:delText>
        </w:r>
      </w:del>
    </w:p>
    <w:p w14:paraId="39A87E97" w14:textId="77777777" w:rsidR="00667BA9" w:rsidRPr="007D15B1" w:rsidDel="00A960BA" w:rsidRDefault="00667BA9" w:rsidP="00667BA9">
      <w:pPr>
        <w:pStyle w:val="ConfStmt"/>
        <w:rPr>
          <w:del w:id="1812" w:author="Robert Snelick" w:date="2011-12-02T10:47:00Z"/>
        </w:rPr>
      </w:pPr>
      <w:del w:id="1813" w:author="Robert Snelick" w:date="2011-12-02T10:47:00Z">
        <w:r w:rsidRPr="0020117C" w:rsidDel="00A960BA">
          <w:rPr>
            <w:b/>
          </w:rPr>
          <w:delText>LRI-CE-</w:delText>
        </w:r>
        <w:r w:rsidDel="00A960BA">
          <w:rPr>
            <w:b/>
          </w:rPr>
          <w:delText>3</w:delText>
        </w:r>
        <w:r w:rsidDel="00A960BA">
          <w:delText>: If CE.1 (Identifier) is</w:delText>
        </w:r>
        <w:r w:rsidRPr="002B1F7A" w:rsidDel="00A960BA">
          <w:delText xml:space="preserve"> valued, then CE.3 (Name of Coding System) </w:delText>
        </w:r>
        <w:r w:rsidRPr="002B1F7A" w:rsidDel="00A960BA">
          <w:rPr>
            <w:b/>
          </w:rPr>
          <w:delText>SHALL</w:delText>
        </w:r>
        <w:r w:rsidRPr="002B1F7A" w:rsidDel="00A960BA">
          <w:delText xml:space="preserve"> be valued.</w:delText>
        </w:r>
      </w:del>
    </w:p>
    <w:p w14:paraId="100D3F33" w14:textId="77777777" w:rsidR="00087AF8" w:rsidDel="0050692A" w:rsidRDefault="00667BA9" w:rsidP="00087AF8">
      <w:pPr>
        <w:pStyle w:val="ConfStmt"/>
        <w:rPr>
          <w:del w:id="1814" w:author="Robert Snelick" w:date="2011-12-02T10:52:00Z"/>
        </w:rPr>
      </w:pPr>
      <w:del w:id="1815" w:author="Robert Snelick" w:date="2011-12-02T10:52:00Z">
        <w:r w:rsidRPr="0020117C" w:rsidDel="0050692A">
          <w:rPr>
            <w:b/>
          </w:rPr>
          <w:delText>LRI-CE-</w:delText>
        </w:r>
        <w:r w:rsidDel="0050692A">
          <w:rPr>
            <w:b/>
          </w:rPr>
          <w:delText>4</w:delText>
        </w:r>
        <w:r w:rsidRPr="002B1F7A" w:rsidDel="0050692A">
          <w:delText xml:space="preserve">: If CE.4 (Alternate Identifier) is valued, then CE.6 (Name of Alternate Coding System) </w:delText>
        </w:r>
        <w:r w:rsidRPr="0020117C" w:rsidDel="0050692A">
          <w:rPr>
            <w:b/>
          </w:rPr>
          <w:delText>SHALL</w:delText>
        </w:r>
        <w:r w:rsidRPr="002B1F7A" w:rsidDel="0050692A">
          <w:delText xml:space="preserve"> be valued.</w:delText>
        </w:r>
      </w:del>
    </w:p>
    <w:p w14:paraId="673E40EC" w14:textId="77777777" w:rsidR="00087AF8" w:rsidRPr="000202BA" w:rsidRDefault="000202BA" w:rsidP="000202BA">
      <w:pPr>
        <w:pStyle w:val="UsageNote"/>
        <w:rPr>
          <w:b/>
        </w:rPr>
      </w:pPr>
      <w:r w:rsidRPr="00216ECF">
        <w:rPr>
          <w:b/>
          <w:highlight w:val="lightGray"/>
        </w:rPr>
        <w:t>Example</w:t>
      </w:r>
    </w:p>
    <w:p w14:paraId="5A4D7CD1" w14:textId="77777777" w:rsidR="00667BA9" w:rsidRPr="007768A9" w:rsidRDefault="000202BA" w:rsidP="00667BA9">
      <w:pPr>
        <w:pStyle w:val="ConfStmt"/>
      </w:pPr>
      <w:r w:rsidRPr="00216ECF">
        <w:rPr>
          <w:b/>
          <w:highlight w:val="lightGray"/>
        </w:rPr>
        <w:t xml:space="preserve">Release Note: </w:t>
      </w:r>
      <w:r w:rsidRPr="00216ECF">
        <w:rPr>
          <w:highlight w:val="lightGray"/>
        </w:rPr>
        <w:t>Examples will be provided</w:t>
      </w:r>
      <w:r w:rsidR="00216ECF" w:rsidRPr="00216ECF">
        <w:rPr>
          <w:highlight w:val="lightGray"/>
        </w:rPr>
        <w:t xml:space="preserve"> for each datatype defined in this</w:t>
      </w:r>
      <w:r w:rsidRPr="00216ECF">
        <w:rPr>
          <w:highlight w:val="lightGray"/>
        </w:rPr>
        <w:t xml:space="preserve"> section that are conformant to the statements in the final version of this Release (R1).</w:t>
      </w:r>
    </w:p>
    <w:p w14:paraId="69BA4B05" w14:textId="77777777" w:rsidR="00BB4226" w:rsidRDefault="00BB4226" w:rsidP="00084F3B">
      <w:pPr>
        <w:pStyle w:val="Heading2"/>
        <w:numPr>
          <w:ilvl w:val="1"/>
          <w:numId w:val="22"/>
        </w:numPr>
        <w:tabs>
          <w:tab w:val="left" w:pos="630"/>
        </w:tabs>
      </w:pPr>
      <w:bookmarkStart w:id="1816" w:name="_CWE_–_Coded"/>
      <w:bookmarkStart w:id="1817" w:name="_CWE_–_Coded_1"/>
      <w:bookmarkStart w:id="1818" w:name="_CWE_–_Coded_2"/>
      <w:bookmarkStart w:id="1819" w:name="_Toc189111952"/>
      <w:bookmarkEnd w:id="1775"/>
      <w:bookmarkEnd w:id="1816"/>
      <w:bookmarkEnd w:id="1817"/>
      <w:bookmarkEnd w:id="1818"/>
      <w:r w:rsidRPr="00D4120B">
        <w:t>CWE</w:t>
      </w:r>
      <w:del w:id="1820" w:author="Bob Yencha" w:date="2011-12-03T12:53:00Z">
        <w:r w:rsidRPr="00D4120B" w:rsidDel="00EE3459">
          <w:delText xml:space="preserve"> – </w:delText>
        </w:r>
      </w:del>
      <w:ins w:id="1821" w:author="Bob Yencha" w:date="2011-12-03T12:53:00Z">
        <w:r w:rsidR="00075E5F">
          <w:t>-</w:t>
        </w:r>
      </w:ins>
      <w:ins w:id="1822" w:author="Robert Snelick" w:date="2011-12-02T10:54:00Z">
        <w:r w:rsidR="0050692A">
          <w:t>C</w:t>
        </w:r>
      </w:ins>
      <w:ins w:id="1823" w:author="Robert Snelick" w:date="2011-12-02T10:56:00Z">
        <w:r w:rsidR="0050692A">
          <w:t>RE</w:t>
        </w:r>
      </w:ins>
      <w:ins w:id="1824" w:author="Robert Snelick" w:date="2011-12-02T10:54:00Z">
        <w:del w:id="1825" w:author="Bob Yencha" w:date="2011-12-03T12:53:00Z">
          <w:r w:rsidR="0050692A" w:rsidDel="00EE3459">
            <w:delText xml:space="preserve"> </w:delText>
          </w:r>
        </w:del>
      </w:ins>
      <w:ins w:id="1826" w:author="Bob Yencha" w:date="2011-12-03T12:53:00Z">
        <w:r w:rsidR="00EE3459" w:rsidRPr="00D4120B">
          <w:t xml:space="preserve"> – </w:t>
        </w:r>
      </w:ins>
      <w:r w:rsidRPr="00D4120B">
        <w:t xml:space="preserve">Coded with Exceptions – </w:t>
      </w:r>
      <w:ins w:id="1827" w:author="Robert Snelick" w:date="2011-12-02T10:55:00Z">
        <w:r w:rsidR="0050692A">
          <w:t>CodE Required, but May BE Empty</w:t>
        </w:r>
      </w:ins>
      <w:bookmarkEnd w:id="1819"/>
      <w:del w:id="1828" w:author="Robert Snelick" w:date="2011-12-02T10:55:00Z">
        <w:r w:rsidDel="0050692A">
          <w:delText>All Fields Except</w:delText>
        </w:r>
        <w:r w:rsidRPr="00D4120B" w:rsidDel="0050692A">
          <w:delText xml:space="preserve"> OBX-5</w:delText>
        </w:r>
      </w:del>
    </w:p>
    <w:p w14:paraId="2ADCEAA4" w14:textId="77777777" w:rsidR="00667BA9" w:rsidRPr="008C15B9" w:rsidRDefault="00667BA9" w:rsidP="00667BA9">
      <w:r w:rsidRPr="008C15B9">
        <w:rPr>
          <w:b/>
        </w:rPr>
        <w:t>NOTE:</w:t>
      </w:r>
      <w:r w:rsidRPr="008C15B9">
        <w:t xml:space="preserve"> Pre-adoption from V</w:t>
      </w:r>
      <w:del w:id="1829" w:author="Bob Yencha" w:date="2011-11-21T18:02:00Z">
        <w:r w:rsidRPr="008C15B9" w:rsidDel="00C42B2B">
          <w:delText>2.7</w:delText>
        </w:r>
      </w:del>
      <w:ins w:id="1830" w:author="Bob Yencha" w:date="2011-11-21T18:02:00Z">
        <w:r w:rsidR="00C42B2B">
          <w:t>2.7.1</w:t>
        </w:r>
      </w:ins>
      <w:r w:rsidRPr="008C15B9">
        <w:t xml:space="preserve"> of Components 10-22</w:t>
      </w:r>
    </w:p>
    <w:tbl>
      <w:tblPr>
        <w:tblW w:w="4980" w:type="pct"/>
        <w:jc w:val="center"/>
        <w:tblBorders>
          <w:top w:val="single" w:sz="12" w:space="0" w:color="943634"/>
          <w:bottom w:val="single" w:sz="12" w:space="0" w:color="943634"/>
          <w:insideH w:val="single" w:sz="12" w:space="0" w:color="943634"/>
        </w:tblBorders>
        <w:tblLayout w:type="fixed"/>
        <w:tblCellMar>
          <w:left w:w="58" w:type="dxa"/>
          <w:right w:w="58" w:type="dxa"/>
        </w:tblCellMar>
        <w:tblLook w:val="0000" w:firstRow="0" w:lastRow="0" w:firstColumn="0" w:lastColumn="0" w:noHBand="0" w:noVBand="0"/>
      </w:tblPr>
      <w:tblGrid>
        <w:gridCol w:w="611"/>
        <w:gridCol w:w="2455"/>
        <w:gridCol w:w="722"/>
        <w:gridCol w:w="866"/>
        <w:gridCol w:w="704"/>
        <w:gridCol w:w="848"/>
        <w:gridCol w:w="1417"/>
        <w:gridCol w:w="4684"/>
      </w:tblGrid>
      <w:tr w:rsidR="00B94B8C" w:rsidRPr="00D4120B" w14:paraId="3FC3E79F" w14:textId="77777777">
        <w:trPr>
          <w:cantSplit/>
          <w:trHeight w:hRule="exact" w:val="360"/>
          <w:tblHeader/>
          <w:jc w:val="center"/>
        </w:trPr>
        <w:tc>
          <w:tcPr>
            <w:tcW w:w="12307" w:type="dxa"/>
            <w:gridSpan w:val="8"/>
            <w:shd w:val="clear" w:color="auto" w:fill="F3F3F3"/>
            <w:vAlign w:val="center"/>
          </w:tcPr>
          <w:p w14:paraId="782257A9" w14:textId="77777777" w:rsidR="00B94B8C" w:rsidRPr="00F06166" w:rsidRDefault="00B94B8C" w:rsidP="00B94B8C">
            <w:pPr>
              <w:pStyle w:val="Caption"/>
            </w:pPr>
            <w:bookmarkStart w:id="1831" w:name="_Toc189111866"/>
            <w:r>
              <w:t xml:space="preserve">Table </w:t>
            </w:r>
            <w:r w:rsidR="001C047D">
              <w:fldChar w:fldCharType="begin"/>
            </w:r>
            <w:r w:rsidR="001C047D">
              <w:instrText xml:space="preserve"> STYLEREF 1 \s </w:instrText>
            </w:r>
            <w:r w:rsidR="001C047D">
              <w:fldChar w:fldCharType="separate"/>
            </w:r>
            <w:r w:rsidR="002B0A1D">
              <w:rPr>
                <w:noProof/>
              </w:rPr>
              <w:t>2</w:t>
            </w:r>
            <w:r w:rsidR="001C047D">
              <w:rPr>
                <w:noProof/>
              </w:rPr>
              <w:fldChar w:fldCharType="end"/>
            </w:r>
            <w:r>
              <w:noBreakHyphen/>
            </w:r>
            <w:r w:rsidR="001C047D">
              <w:fldChar w:fldCharType="begin"/>
            </w:r>
            <w:r w:rsidR="001C047D">
              <w:instrText xml:space="preserve"> SEQ Table \* ARABIC \s 1 </w:instrText>
            </w:r>
            <w:r w:rsidR="001C047D">
              <w:fldChar w:fldCharType="separate"/>
            </w:r>
            <w:r w:rsidR="002B0A1D">
              <w:rPr>
                <w:noProof/>
              </w:rPr>
              <w:t>2</w:t>
            </w:r>
            <w:r w:rsidR="001C047D">
              <w:rPr>
                <w:noProof/>
              </w:rPr>
              <w:fldChar w:fldCharType="end"/>
            </w:r>
            <w:r>
              <w:t xml:space="preserve">. Coded with Exceptions </w:t>
            </w:r>
            <w:r>
              <w:rPr>
                <w:rFonts w:cs="Lucida Sans Unicode"/>
              </w:rPr>
              <w:t>−</w:t>
            </w:r>
            <w:r>
              <w:t xml:space="preserve"> </w:t>
            </w:r>
            <w:del w:id="1832" w:author="Bob Yencha" w:date="2011-12-03T13:11:00Z">
              <w:r w:rsidDel="008352F9">
                <w:delText>All Fields Except OBX-5</w:delText>
              </w:r>
            </w:del>
            <w:ins w:id="1833" w:author="Bob Yencha" w:date="2011-12-03T13:11:00Z">
              <w:r w:rsidR="008352F9">
                <w:t>Code Required But May Be Empty</w:t>
              </w:r>
            </w:ins>
            <w:r>
              <w:t xml:space="preserve"> (CWE</w:t>
            </w:r>
            <w:ins w:id="1834" w:author="Bob Yencha" w:date="2011-12-03T13:11:00Z">
              <w:r w:rsidR="008352F9">
                <w:t>-CRE</w:t>
              </w:r>
            </w:ins>
            <w:r>
              <w:t>)</w:t>
            </w:r>
            <w:bookmarkEnd w:id="1831"/>
          </w:p>
          <w:p w14:paraId="5889F68A" w14:textId="77777777" w:rsidR="00B94B8C" w:rsidRPr="00D4120B" w:rsidRDefault="00B94B8C" w:rsidP="00667BA9">
            <w:pPr>
              <w:pStyle w:val="TableHeadingB"/>
              <w:ind w:left="0"/>
            </w:pPr>
          </w:p>
        </w:tc>
      </w:tr>
      <w:tr w:rsidR="00667BA9" w:rsidRPr="00D4120B" w14:paraId="14748F88" w14:textId="77777777">
        <w:trPr>
          <w:cantSplit/>
          <w:trHeight w:hRule="exact" w:val="360"/>
          <w:tblHeader/>
          <w:jc w:val="center"/>
        </w:trPr>
        <w:tc>
          <w:tcPr>
            <w:tcW w:w="611" w:type="dxa"/>
            <w:shd w:val="clear" w:color="auto" w:fill="F3F3F3"/>
            <w:vAlign w:val="center"/>
          </w:tcPr>
          <w:p w14:paraId="59999048" w14:textId="77777777" w:rsidR="00667BA9" w:rsidRPr="00D4120B" w:rsidRDefault="00667BA9" w:rsidP="00667BA9">
            <w:pPr>
              <w:pStyle w:val="TableHeadingB"/>
              <w:ind w:left="0"/>
            </w:pPr>
            <w:r w:rsidRPr="00D4120B">
              <w:t>SEQ</w:t>
            </w:r>
          </w:p>
        </w:tc>
        <w:tc>
          <w:tcPr>
            <w:tcW w:w="2455" w:type="dxa"/>
            <w:shd w:val="clear" w:color="auto" w:fill="F3F3F3"/>
            <w:vAlign w:val="center"/>
          </w:tcPr>
          <w:p w14:paraId="73410BF8" w14:textId="77777777" w:rsidR="00667BA9" w:rsidRPr="00D4120B" w:rsidDel="007959A8" w:rsidRDefault="00667BA9" w:rsidP="00667BA9">
            <w:pPr>
              <w:pStyle w:val="TableHeadingB"/>
              <w:ind w:left="0"/>
            </w:pPr>
            <w:r w:rsidRPr="00D4120B">
              <w:t>Component Name</w:t>
            </w:r>
          </w:p>
        </w:tc>
        <w:tc>
          <w:tcPr>
            <w:tcW w:w="722" w:type="dxa"/>
            <w:shd w:val="clear" w:color="auto" w:fill="F3F3F3"/>
            <w:vAlign w:val="center"/>
          </w:tcPr>
          <w:p w14:paraId="217525ED" w14:textId="77777777" w:rsidR="00667BA9" w:rsidRDefault="00667BA9" w:rsidP="00667BA9">
            <w:pPr>
              <w:pStyle w:val="TableHeadingB"/>
              <w:ind w:left="0"/>
            </w:pPr>
            <w:r w:rsidRPr="00D4120B">
              <w:t>DT</w:t>
            </w:r>
          </w:p>
        </w:tc>
        <w:tc>
          <w:tcPr>
            <w:tcW w:w="866" w:type="dxa"/>
            <w:shd w:val="clear" w:color="auto" w:fill="F3F3F3"/>
            <w:vAlign w:val="center"/>
          </w:tcPr>
          <w:p w14:paraId="263CC041" w14:textId="77777777" w:rsidR="00667BA9" w:rsidRPr="00D4120B" w:rsidRDefault="00667BA9" w:rsidP="00667BA9">
            <w:pPr>
              <w:pStyle w:val="TableHeadingB"/>
              <w:ind w:left="0"/>
            </w:pPr>
            <w:r>
              <w:t>Us</w:t>
            </w:r>
            <w:ins w:id="1835" w:author="Swain, Ashley" w:date="2011-11-27T20:57:00Z">
              <w:r w:rsidR="00B01022">
                <w:t>age</w:t>
              </w:r>
            </w:ins>
            <w:del w:id="1836" w:author="Swain, Ashley" w:date="2011-11-27T20:57:00Z">
              <w:r w:rsidDel="00B01022">
                <w:delText>e</w:delText>
              </w:r>
            </w:del>
          </w:p>
        </w:tc>
        <w:tc>
          <w:tcPr>
            <w:tcW w:w="704" w:type="dxa"/>
            <w:shd w:val="clear" w:color="auto" w:fill="F3F3F3"/>
            <w:vAlign w:val="center"/>
          </w:tcPr>
          <w:p w14:paraId="03A83836" w14:textId="77777777" w:rsidR="00667BA9" w:rsidDel="00DF7A7C" w:rsidRDefault="00667BA9" w:rsidP="00667BA9">
            <w:pPr>
              <w:pStyle w:val="TableHeadingB"/>
              <w:ind w:left="0"/>
            </w:pPr>
            <w:r>
              <w:t>LEN</w:t>
            </w:r>
          </w:p>
        </w:tc>
        <w:tc>
          <w:tcPr>
            <w:tcW w:w="848" w:type="dxa"/>
            <w:shd w:val="clear" w:color="auto" w:fill="F3F3F3"/>
            <w:vAlign w:val="center"/>
          </w:tcPr>
          <w:p w14:paraId="678124BD" w14:textId="77777777" w:rsidR="00667BA9" w:rsidDel="00DF7A7C" w:rsidRDefault="00667BA9" w:rsidP="00667BA9">
            <w:pPr>
              <w:pStyle w:val="TableHeadingB"/>
              <w:ind w:left="0"/>
            </w:pPr>
            <w:r>
              <w:t>C.LEN</w:t>
            </w:r>
          </w:p>
        </w:tc>
        <w:tc>
          <w:tcPr>
            <w:tcW w:w="1417" w:type="dxa"/>
            <w:shd w:val="clear" w:color="auto" w:fill="F3F3F3"/>
            <w:vAlign w:val="center"/>
          </w:tcPr>
          <w:p w14:paraId="606B5E8B" w14:textId="77777777" w:rsidR="00667BA9" w:rsidRPr="00D4120B" w:rsidRDefault="00667BA9" w:rsidP="00667BA9">
            <w:pPr>
              <w:pStyle w:val="TableHeadingB"/>
              <w:ind w:left="0"/>
            </w:pPr>
            <w:r w:rsidRPr="00D4120B">
              <w:t>Value Set</w:t>
            </w:r>
          </w:p>
        </w:tc>
        <w:tc>
          <w:tcPr>
            <w:tcW w:w="4684" w:type="dxa"/>
            <w:shd w:val="clear" w:color="auto" w:fill="F3F3F3"/>
            <w:vAlign w:val="center"/>
          </w:tcPr>
          <w:p w14:paraId="1216EC51" w14:textId="77777777" w:rsidR="00667BA9" w:rsidRPr="00D4120B" w:rsidRDefault="00667BA9" w:rsidP="00667BA9">
            <w:pPr>
              <w:pStyle w:val="TableHeadingB"/>
              <w:ind w:left="0"/>
            </w:pPr>
            <w:r w:rsidRPr="00D4120B">
              <w:t>Comments</w:t>
            </w:r>
          </w:p>
        </w:tc>
      </w:tr>
      <w:tr w:rsidR="00667BA9" w:rsidRPr="00D4120B" w14:paraId="00CD4614" w14:textId="77777777">
        <w:trPr>
          <w:cantSplit/>
          <w:jc w:val="center"/>
        </w:trPr>
        <w:tc>
          <w:tcPr>
            <w:tcW w:w="611" w:type="dxa"/>
          </w:tcPr>
          <w:p w14:paraId="56B31F69" w14:textId="77777777" w:rsidR="00667BA9" w:rsidRPr="00D4120B" w:rsidRDefault="00667BA9" w:rsidP="008F7891">
            <w:pPr>
              <w:pStyle w:val="TableContent"/>
            </w:pPr>
            <w:r w:rsidRPr="00D4120B">
              <w:t>1</w:t>
            </w:r>
          </w:p>
        </w:tc>
        <w:tc>
          <w:tcPr>
            <w:tcW w:w="2455" w:type="dxa"/>
          </w:tcPr>
          <w:p w14:paraId="30C8D22B" w14:textId="77777777" w:rsidR="00667BA9" w:rsidRPr="00D4120B" w:rsidRDefault="00667BA9" w:rsidP="008F7891">
            <w:pPr>
              <w:pStyle w:val="TableContent"/>
            </w:pPr>
            <w:r w:rsidRPr="00D4120B">
              <w:t>Identifier</w:t>
            </w:r>
          </w:p>
        </w:tc>
        <w:tc>
          <w:tcPr>
            <w:tcW w:w="722" w:type="dxa"/>
          </w:tcPr>
          <w:p w14:paraId="233378FD" w14:textId="77777777" w:rsidR="00667BA9" w:rsidRPr="00D4120B" w:rsidRDefault="00667BA9" w:rsidP="008F7891">
            <w:pPr>
              <w:pStyle w:val="TableContent"/>
            </w:pPr>
            <w:r w:rsidRPr="00D4120B">
              <w:t>ST</w:t>
            </w:r>
          </w:p>
        </w:tc>
        <w:tc>
          <w:tcPr>
            <w:tcW w:w="866" w:type="dxa"/>
          </w:tcPr>
          <w:p w14:paraId="08B552B0" w14:textId="77777777" w:rsidR="00667BA9" w:rsidRPr="00D4120B" w:rsidRDefault="00667BA9" w:rsidP="008F7891">
            <w:pPr>
              <w:pStyle w:val="TableContent"/>
            </w:pPr>
            <w:r w:rsidRPr="00D4120B">
              <w:t>RE</w:t>
            </w:r>
          </w:p>
        </w:tc>
        <w:tc>
          <w:tcPr>
            <w:tcW w:w="704" w:type="dxa"/>
          </w:tcPr>
          <w:p w14:paraId="2F31D612" w14:textId="77777777" w:rsidR="00667BA9" w:rsidRPr="00D4120B" w:rsidRDefault="00667BA9" w:rsidP="008F7891">
            <w:pPr>
              <w:pStyle w:val="TableContent"/>
            </w:pPr>
            <w:r w:rsidRPr="00D4120B">
              <w:t>1..20</w:t>
            </w:r>
          </w:p>
        </w:tc>
        <w:tc>
          <w:tcPr>
            <w:tcW w:w="848" w:type="dxa"/>
          </w:tcPr>
          <w:p w14:paraId="25EE49DB" w14:textId="77777777" w:rsidR="00667BA9" w:rsidRPr="00D4120B" w:rsidRDefault="000D2792" w:rsidP="008F7891">
            <w:pPr>
              <w:pStyle w:val="TableContent"/>
            </w:pPr>
            <w:r>
              <w:t>=</w:t>
            </w:r>
          </w:p>
        </w:tc>
        <w:tc>
          <w:tcPr>
            <w:tcW w:w="1417" w:type="dxa"/>
          </w:tcPr>
          <w:p w14:paraId="41941DD1" w14:textId="77777777" w:rsidR="00667BA9" w:rsidRPr="00D4120B" w:rsidRDefault="00667BA9" w:rsidP="008F7891">
            <w:pPr>
              <w:pStyle w:val="TableContent"/>
            </w:pPr>
          </w:p>
        </w:tc>
        <w:tc>
          <w:tcPr>
            <w:tcW w:w="4684" w:type="dxa"/>
          </w:tcPr>
          <w:p w14:paraId="6A48AACC" w14:textId="77777777" w:rsidR="00667BA9" w:rsidRPr="00D4120B" w:rsidRDefault="00667BA9" w:rsidP="008F7891">
            <w:pPr>
              <w:pStyle w:val="TableContent"/>
            </w:pPr>
          </w:p>
        </w:tc>
      </w:tr>
      <w:tr w:rsidR="00667BA9" w:rsidRPr="00D4120B" w14:paraId="1BA5281B" w14:textId="77777777">
        <w:trPr>
          <w:cantSplit/>
          <w:jc w:val="center"/>
        </w:trPr>
        <w:tc>
          <w:tcPr>
            <w:tcW w:w="611" w:type="dxa"/>
          </w:tcPr>
          <w:p w14:paraId="5E062B4E" w14:textId="77777777" w:rsidR="00667BA9" w:rsidRPr="00D4120B" w:rsidRDefault="00667BA9" w:rsidP="008F7891">
            <w:pPr>
              <w:pStyle w:val="TableContent"/>
            </w:pPr>
            <w:r w:rsidRPr="00D4120B">
              <w:t>2</w:t>
            </w:r>
          </w:p>
        </w:tc>
        <w:tc>
          <w:tcPr>
            <w:tcW w:w="2455" w:type="dxa"/>
          </w:tcPr>
          <w:p w14:paraId="2DB83877" w14:textId="77777777" w:rsidR="00667BA9" w:rsidRPr="00D4120B" w:rsidRDefault="00667BA9" w:rsidP="008F7891">
            <w:pPr>
              <w:pStyle w:val="TableContent"/>
            </w:pPr>
            <w:r w:rsidRPr="00D4120B">
              <w:t>Text</w:t>
            </w:r>
          </w:p>
        </w:tc>
        <w:tc>
          <w:tcPr>
            <w:tcW w:w="722" w:type="dxa"/>
          </w:tcPr>
          <w:p w14:paraId="0F5AE61B" w14:textId="77777777" w:rsidR="00667BA9" w:rsidRPr="00D4120B" w:rsidRDefault="00667BA9" w:rsidP="008F7891">
            <w:pPr>
              <w:pStyle w:val="TableContent"/>
            </w:pPr>
            <w:r w:rsidRPr="00D4120B">
              <w:t>ST</w:t>
            </w:r>
          </w:p>
        </w:tc>
        <w:tc>
          <w:tcPr>
            <w:tcW w:w="866" w:type="dxa"/>
          </w:tcPr>
          <w:p w14:paraId="2D3A481E" w14:textId="77777777" w:rsidR="00667BA9" w:rsidRPr="00D4120B" w:rsidRDefault="00BF33C4" w:rsidP="008F7891">
            <w:pPr>
              <w:pStyle w:val="TableContent"/>
            </w:pPr>
            <w:r>
              <w:t>C(RE/X)</w:t>
            </w:r>
          </w:p>
        </w:tc>
        <w:tc>
          <w:tcPr>
            <w:tcW w:w="704" w:type="dxa"/>
          </w:tcPr>
          <w:p w14:paraId="2FED641E" w14:textId="77777777" w:rsidR="00667BA9" w:rsidRPr="00D4120B" w:rsidRDefault="00667BA9" w:rsidP="008F7891">
            <w:pPr>
              <w:pStyle w:val="TableContent"/>
            </w:pPr>
            <w:r w:rsidRPr="00D4120B">
              <w:t>1..199</w:t>
            </w:r>
          </w:p>
        </w:tc>
        <w:tc>
          <w:tcPr>
            <w:tcW w:w="848" w:type="dxa"/>
          </w:tcPr>
          <w:p w14:paraId="412695BC" w14:textId="77777777" w:rsidR="00667BA9" w:rsidRPr="00D4120B" w:rsidRDefault="000D2792" w:rsidP="008F7891">
            <w:pPr>
              <w:pStyle w:val="TableContent"/>
            </w:pPr>
            <w:r>
              <w:t>=</w:t>
            </w:r>
          </w:p>
        </w:tc>
        <w:tc>
          <w:tcPr>
            <w:tcW w:w="1417" w:type="dxa"/>
          </w:tcPr>
          <w:p w14:paraId="004B280A" w14:textId="77777777" w:rsidR="00667BA9" w:rsidRPr="00D4120B" w:rsidRDefault="00667BA9" w:rsidP="008F7891">
            <w:pPr>
              <w:pStyle w:val="TableContent"/>
            </w:pPr>
          </w:p>
        </w:tc>
        <w:tc>
          <w:tcPr>
            <w:tcW w:w="4684" w:type="dxa"/>
          </w:tcPr>
          <w:p w14:paraId="5E4BB9D5" w14:textId="77777777" w:rsidR="007F15F8" w:rsidRDefault="007F15F8" w:rsidP="00096D39">
            <w:pPr>
              <w:pStyle w:val="TableContent"/>
              <w:rPr>
                <w:ins w:id="1837" w:author="Robert Snelick" w:date="2011-12-14T18:25:00Z"/>
              </w:rPr>
            </w:pPr>
            <w:ins w:id="1838" w:author="Robert Snelick" w:date="2011-12-14T18:25:00Z">
              <w:r>
                <w:t>Condition Predicate: If CWE_CRE.1 (Identifier) is valued</w:t>
              </w:r>
            </w:ins>
          </w:p>
          <w:p w14:paraId="1A25150C" w14:textId="77777777" w:rsidR="00667BA9" w:rsidRPr="00D4120B" w:rsidRDefault="00667BA9" w:rsidP="00096D39">
            <w:pPr>
              <w:pStyle w:val="TableContent"/>
            </w:pPr>
            <w:r w:rsidRPr="00D4120B">
              <w:t>It is strongly recommended that text be sent to accompany any identifier</w:t>
            </w:r>
            <w:r w:rsidR="00400CF4">
              <w:t xml:space="preserve">. </w:t>
            </w:r>
            <w:r w:rsidRPr="00D4120B">
              <w:t xml:space="preserve">When a coded value is not known, the original text attribute </w:t>
            </w:r>
            <w:ins w:id="1839" w:author="Robert Snelick" w:date="2011-12-14T18:26:00Z">
              <w:r w:rsidR="007F15F8">
                <w:t xml:space="preserve">(CWE_CRE.9) </w:t>
              </w:r>
            </w:ins>
            <w:r w:rsidRPr="00D4120B">
              <w:t>is used to carry the text, not the text component.</w:t>
            </w:r>
          </w:p>
        </w:tc>
      </w:tr>
      <w:tr w:rsidR="00667BA9" w:rsidRPr="00D4120B" w14:paraId="450D9E35" w14:textId="77777777">
        <w:trPr>
          <w:cantSplit/>
          <w:jc w:val="center"/>
        </w:trPr>
        <w:tc>
          <w:tcPr>
            <w:tcW w:w="611" w:type="dxa"/>
          </w:tcPr>
          <w:p w14:paraId="2A0056DF" w14:textId="77777777" w:rsidR="00667BA9" w:rsidRPr="00D4120B" w:rsidRDefault="00667BA9" w:rsidP="008F7891">
            <w:pPr>
              <w:pStyle w:val="TableContent"/>
            </w:pPr>
            <w:r w:rsidRPr="00D4120B">
              <w:t>3</w:t>
            </w:r>
          </w:p>
        </w:tc>
        <w:tc>
          <w:tcPr>
            <w:tcW w:w="2455" w:type="dxa"/>
          </w:tcPr>
          <w:p w14:paraId="6A11724A" w14:textId="77777777" w:rsidR="00667BA9" w:rsidRPr="00D4120B" w:rsidRDefault="00667BA9" w:rsidP="008F7891">
            <w:pPr>
              <w:pStyle w:val="TableContent"/>
            </w:pPr>
            <w:r w:rsidRPr="00D4120B">
              <w:t>Name of Coding System</w:t>
            </w:r>
          </w:p>
        </w:tc>
        <w:tc>
          <w:tcPr>
            <w:tcW w:w="722" w:type="dxa"/>
          </w:tcPr>
          <w:p w14:paraId="3A5A7373" w14:textId="77777777" w:rsidR="00667BA9" w:rsidRPr="00D4120B" w:rsidRDefault="00667BA9" w:rsidP="008F7891">
            <w:pPr>
              <w:pStyle w:val="TableContent"/>
            </w:pPr>
            <w:r w:rsidRPr="00D4120B">
              <w:t>ID</w:t>
            </w:r>
          </w:p>
        </w:tc>
        <w:tc>
          <w:tcPr>
            <w:tcW w:w="866" w:type="dxa"/>
          </w:tcPr>
          <w:p w14:paraId="3B0BD234" w14:textId="77777777" w:rsidR="00667BA9" w:rsidRPr="00D4120B" w:rsidRDefault="00667BA9" w:rsidP="008F7891">
            <w:pPr>
              <w:pStyle w:val="TableContent"/>
            </w:pPr>
            <w:r w:rsidRPr="00D4120B">
              <w:t>C</w:t>
            </w:r>
            <w:r>
              <w:t>(R/X)</w:t>
            </w:r>
          </w:p>
        </w:tc>
        <w:tc>
          <w:tcPr>
            <w:tcW w:w="704" w:type="dxa"/>
          </w:tcPr>
          <w:p w14:paraId="4F8BDD0C" w14:textId="77777777" w:rsidR="00667BA9" w:rsidRPr="00D4120B" w:rsidRDefault="00667BA9" w:rsidP="008F7891">
            <w:pPr>
              <w:pStyle w:val="TableContent"/>
            </w:pPr>
            <w:r w:rsidRPr="00D4120B">
              <w:t>1..12</w:t>
            </w:r>
          </w:p>
        </w:tc>
        <w:tc>
          <w:tcPr>
            <w:tcW w:w="848" w:type="dxa"/>
          </w:tcPr>
          <w:p w14:paraId="43ABEC20" w14:textId="77777777" w:rsidR="00667BA9" w:rsidRPr="00D4120B" w:rsidRDefault="000D2792" w:rsidP="008F7891">
            <w:pPr>
              <w:pStyle w:val="TableContent"/>
            </w:pPr>
            <w:r>
              <w:t>=</w:t>
            </w:r>
          </w:p>
        </w:tc>
        <w:tc>
          <w:tcPr>
            <w:tcW w:w="1417" w:type="dxa"/>
          </w:tcPr>
          <w:p w14:paraId="358E6E81" w14:textId="77777777" w:rsidR="00667BA9" w:rsidRPr="00D4120B" w:rsidRDefault="00667BA9" w:rsidP="008F7891">
            <w:pPr>
              <w:pStyle w:val="TableContent"/>
            </w:pPr>
            <w:r w:rsidRPr="00D4120B">
              <w:t>HL70396</w:t>
            </w:r>
          </w:p>
        </w:tc>
        <w:tc>
          <w:tcPr>
            <w:tcW w:w="4684" w:type="dxa"/>
          </w:tcPr>
          <w:p w14:paraId="34320D67" w14:textId="77777777" w:rsidR="0050692A" w:rsidRDefault="0050692A" w:rsidP="00096D39">
            <w:pPr>
              <w:pStyle w:val="TableContent"/>
              <w:rPr>
                <w:ins w:id="1840" w:author="Robert Snelick" w:date="2011-12-02T10:54:00Z"/>
              </w:rPr>
            </w:pPr>
            <w:ins w:id="1841" w:author="Robert Snelick" w:date="2011-12-02T10:54:00Z">
              <w:r>
                <w:t xml:space="preserve">Condition Predicate: </w:t>
              </w:r>
              <w:r w:rsidRPr="002B1F7A">
                <w:t>If C</w:t>
              </w:r>
              <w:r>
                <w:t>W</w:t>
              </w:r>
              <w:r w:rsidRPr="002B1F7A">
                <w:t>E</w:t>
              </w:r>
            </w:ins>
            <w:ins w:id="1842" w:author="Robert Snelick" w:date="2011-12-02T10:57:00Z">
              <w:r>
                <w:t>_CRE</w:t>
              </w:r>
            </w:ins>
            <w:ins w:id="1843" w:author="Robert Snelick" w:date="2011-12-02T10:54:00Z">
              <w:r w:rsidRPr="002B1F7A">
                <w:t xml:space="preserve">.1 (Identifier) </w:t>
              </w:r>
              <w:r>
                <w:t>is valued</w:t>
              </w:r>
              <w:r w:rsidRPr="00D4120B">
                <w:t xml:space="preserve"> </w:t>
              </w:r>
            </w:ins>
          </w:p>
          <w:p w14:paraId="7F38E747" w14:textId="77777777" w:rsidR="00667BA9" w:rsidRPr="00D4120B" w:rsidRDefault="00667BA9" w:rsidP="00096D39">
            <w:pPr>
              <w:pStyle w:val="TableContent"/>
            </w:pPr>
            <w:r w:rsidRPr="00D4120B">
              <w:t xml:space="preserve">See section </w:t>
            </w:r>
            <w:r w:rsidR="000A1D70">
              <w:fldChar w:fldCharType="begin"/>
            </w:r>
            <w:r w:rsidR="000A1D70">
              <w:instrText xml:space="preserve"> REF _Ref236106438 \w \h  \* MERGEFORMAT </w:instrText>
            </w:r>
            <w:r w:rsidR="000A1D70">
              <w:fldChar w:fldCharType="separate"/>
            </w:r>
            <w:r w:rsidR="002B0A1D">
              <w:t>4</w:t>
            </w:r>
            <w:r w:rsidR="000A1D70">
              <w:fldChar w:fldCharType="end"/>
            </w:r>
            <w:r w:rsidRPr="00D4120B">
              <w:t xml:space="preserve"> for description of the use of coding systems in this implementation guide.</w:t>
            </w:r>
          </w:p>
        </w:tc>
      </w:tr>
      <w:tr w:rsidR="00667BA9" w:rsidRPr="00D4120B" w14:paraId="3DDE7F4B" w14:textId="77777777">
        <w:trPr>
          <w:cantSplit/>
          <w:jc w:val="center"/>
        </w:trPr>
        <w:tc>
          <w:tcPr>
            <w:tcW w:w="611" w:type="dxa"/>
          </w:tcPr>
          <w:p w14:paraId="367B2435" w14:textId="77777777" w:rsidR="00667BA9" w:rsidRPr="00D4120B" w:rsidRDefault="00667BA9" w:rsidP="008F7891">
            <w:pPr>
              <w:pStyle w:val="TableContent"/>
            </w:pPr>
            <w:r w:rsidRPr="00D4120B">
              <w:t>4</w:t>
            </w:r>
          </w:p>
        </w:tc>
        <w:tc>
          <w:tcPr>
            <w:tcW w:w="2455" w:type="dxa"/>
          </w:tcPr>
          <w:p w14:paraId="2D28CDA3" w14:textId="77777777" w:rsidR="00667BA9" w:rsidRPr="00D4120B" w:rsidRDefault="00667BA9" w:rsidP="008F7891">
            <w:pPr>
              <w:pStyle w:val="TableContent"/>
            </w:pPr>
            <w:r w:rsidRPr="00D4120B">
              <w:t>Alternate Identifier</w:t>
            </w:r>
          </w:p>
        </w:tc>
        <w:tc>
          <w:tcPr>
            <w:tcW w:w="722" w:type="dxa"/>
          </w:tcPr>
          <w:p w14:paraId="1165AB87" w14:textId="77777777" w:rsidR="00667BA9" w:rsidRPr="00D4120B" w:rsidRDefault="00667BA9" w:rsidP="008F7891">
            <w:pPr>
              <w:pStyle w:val="TableContent"/>
            </w:pPr>
            <w:r w:rsidRPr="00D4120B">
              <w:t>ST</w:t>
            </w:r>
          </w:p>
        </w:tc>
        <w:tc>
          <w:tcPr>
            <w:tcW w:w="866" w:type="dxa"/>
          </w:tcPr>
          <w:p w14:paraId="04720E32" w14:textId="77777777" w:rsidR="00667BA9" w:rsidRPr="00D4120B" w:rsidRDefault="007F15F8" w:rsidP="008F7891">
            <w:pPr>
              <w:pStyle w:val="TableContent"/>
            </w:pPr>
            <w:ins w:id="1844" w:author="Robert Snelick" w:date="2011-12-14T18:30:00Z">
              <w:r>
                <w:t>C(</w:t>
              </w:r>
            </w:ins>
            <w:r w:rsidR="00667BA9" w:rsidRPr="00D4120B">
              <w:t>RE</w:t>
            </w:r>
            <w:ins w:id="1845" w:author="Robert Snelick" w:date="2011-12-14T18:30:00Z">
              <w:r>
                <w:t>/X)</w:t>
              </w:r>
            </w:ins>
          </w:p>
        </w:tc>
        <w:tc>
          <w:tcPr>
            <w:tcW w:w="704" w:type="dxa"/>
          </w:tcPr>
          <w:p w14:paraId="269757D4" w14:textId="77777777" w:rsidR="00667BA9" w:rsidRPr="00D4120B" w:rsidRDefault="00667BA9" w:rsidP="008F7891">
            <w:pPr>
              <w:pStyle w:val="TableContent"/>
            </w:pPr>
            <w:r w:rsidRPr="00D4120B">
              <w:t>1..20</w:t>
            </w:r>
          </w:p>
        </w:tc>
        <w:tc>
          <w:tcPr>
            <w:tcW w:w="848" w:type="dxa"/>
          </w:tcPr>
          <w:p w14:paraId="17111452" w14:textId="77777777" w:rsidR="00667BA9" w:rsidRPr="00D4120B" w:rsidRDefault="000D2792" w:rsidP="008F7891">
            <w:pPr>
              <w:pStyle w:val="TableContent"/>
            </w:pPr>
            <w:r>
              <w:t>=</w:t>
            </w:r>
          </w:p>
        </w:tc>
        <w:tc>
          <w:tcPr>
            <w:tcW w:w="1417" w:type="dxa"/>
          </w:tcPr>
          <w:p w14:paraId="05453907" w14:textId="77777777" w:rsidR="00667BA9" w:rsidRPr="00D4120B" w:rsidRDefault="00667BA9" w:rsidP="008F7891">
            <w:pPr>
              <w:pStyle w:val="TableContent"/>
            </w:pPr>
          </w:p>
        </w:tc>
        <w:tc>
          <w:tcPr>
            <w:tcW w:w="4684" w:type="dxa"/>
          </w:tcPr>
          <w:p w14:paraId="4BA96D9A" w14:textId="77777777" w:rsidR="00667BA9" w:rsidRPr="00D4120B" w:rsidRDefault="007F15F8" w:rsidP="008F7891">
            <w:pPr>
              <w:pStyle w:val="TableContent"/>
            </w:pPr>
            <w:ins w:id="1846" w:author="Robert Snelick" w:date="2011-12-14T18:30:00Z">
              <w:r>
                <w:t xml:space="preserve">Condition Predicate: If CWE_CRE.1 (Identifier) is valued </w:t>
              </w:r>
            </w:ins>
            <w:r w:rsidR="00667BA9" w:rsidRPr="00D4120B">
              <w:t xml:space="preserve">The alternate identifier (from the alternate coding system) should be the closest match for the identifier found in </w:t>
            </w:r>
            <w:ins w:id="1847" w:author="Robert Snelick" w:date="2011-12-14T18:31:00Z">
              <w:r>
                <w:t>CWE_CRE.1</w:t>
              </w:r>
            </w:ins>
            <w:del w:id="1848" w:author="Robert Snelick" w:date="2011-12-14T18:31:00Z">
              <w:r w:rsidR="00667BA9" w:rsidRPr="00D4120B" w:rsidDel="007F15F8">
                <w:delText>component 1</w:delText>
              </w:r>
            </w:del>
            <w:r w:rsidR="00667BA9" w:rsidRPr="00D4120B">
              <w:t>.</w:t>
            </w:r>
          </w:p>
        </w:tc>
      </w:tr>
      <w:tr w:rsidR="00667BA9" w:rsidRPr="00D4120B" w14:paraId="606EE9DD" w14:textId="77777777">
        <w:trPr>
          <w:cantSplit/>
          <w:jc w:val="center"/>
        </w:trPr>
        <w:tc>
          <w:tcPr>
            <w:tcW w:w="611" w:type="dxa"/>
          </w:tcPr>
          <w:p w14:paraId="1BC62BA0" w14:textId="77777777" w:rsidR="00667BA9" w:rsidRPr="00D4120B" w:rsidRDefault="00667BA9" w:rsidP="008F7891">
            <w:pPr>
              <w:pStyle w:val="TableContent"/>
            </w:pPr>
            <w:r w:rsidRPr="00D4120B">
              <w:t>5</w:t>
            </w:r>
          </w:p>
        </w:tc>
        <w:tc>
          <w:tcPr>
            <w:tcW w:w="2455" w:type="dxa"/>
          </w:tcPr>
          <w:p w14:paraId="1C8468A0" w14:textId="77777777" w:rsidR="00667BA9" w:rsidRPr="00D4120B" w:rsidRDefault="00667BA9" w:rsidP="008F7891">
            <w:pPr>
              <w:pStyle w:val="TableContent"/>
            </w:pPr>
            <w:r w:rsidRPr="00D4120B">
              <w:t>Alternate Text</w:t>
            </w:r>
          </w:p>
        </w:tc>
        <w:tc>
          <w:tcPr>
            <w:tcW w:w="722" w:type="dxa"/>
          </w:tcPr>
          <w:p w14:paraId="1EAE9140" w14:textId="77777777" w:rsidR="00667BA9" w:rsidRDefault="00667BA9" w:rsidP="008F7891">
            <w:pPr>
              <w:pStyle w:val="TableContent"/>
            </w:pPr>
            <w:r w:rsidRPr="00D4120B">
              <w:t>ST</w:t>
            </w:r>
          </w:p>
        </w:tc>
        <w:tc>
          <w:tcPr>
            <w:tcW w:w="866" w:type="dxa"/>
          </w:tcPr>
          <w:p w14:paraId="2A0716E6" w14:textId="77777777" w:rsidR="00667BA9" w:rsidRPr="00D4120B" w:rsidRDefault="007F15F8" w:rsidP="008F7891">
            <w:pPr>
              <w:pStyle w:val="TableContent"/>
            </w:pPr>
            <w:ins w:id="1849" w:author="Robert Snelick" w:date="2011-12-14T18:31:00Z">
              <w:r>
                <w:t>C(</w:t>
              </w:r>
            </w:ins>
            <w:r w:rsidR="00667BA9">
              <w:t>RE</w:t>
            </w:r>
            <w:ins w:id="1850" w:author="Robert Snelick" w:date="2011-12-14T18:31:00Z">
              <w:r>
                <w:t>/X)</w:t>
              </w:r>
            </w:ins>
          </w:p>
        </w:tc>
        <w:tc>
          <w:tcPr>
            <w:tcW w:w="704" w:type="dxa"/>
          </w:tcPr>
          <w:p w14:paraId="6D063671" w14:textId="77777777" w:rsidR="00667BA9" w:rsidRDefault="00667BA9" w:rsidP="008F7891">
            <w:pPr>
              <w:pStyle w:val="TableContent"/>
            </w:pPr>
            <w:r w:rsidRPr="00D4120B">
              <w:t>1..199</w:t>
            </w:r>
          </w:p>
        </w:tc>
        <w:tc>
          <w:tcPr>
            <w:tcW w:w="848" w:type="dxa"/>
          </w:tcPr>
          <w:p w14:paraId="2263726E" w14:textId="77777777" w:rsidR="00667BA9" w:rsidRDefault="000D2792" w:rsidP="008F7891">
            <w:pPr>
              <w:pStyle w:val="TableContent"/>
            </w:pPr>
            <w:r>
              <w:t>=</w:t>
            </w:r>
          </w:p>
        </w:tc>
        <w:tc>
          <w:tcPr>
            <w:tcW w:w="1417" w:type="dxa"/>
          </w:tcPr>
          <w:p w14:paraId="5C29B6A8" w14:textId="77777777" w:rsidR="00667BA9" w:rsidRPr="00D4120B" w:rsidRDefault="00667BA9" w:rsidP="008F7891">
            <w:pPr>
              <w:pStyle w:val="TableContent"/>
            </w:pPr>
          </w:p>
        </w:tc>
        <w:tc>
          <w:tcPr>
            <w:tcW w:w="4684" w:type="dxa"/>
          </w:tcPr>
          <w:p w14:paraId="47513CEC" w14:textId="77777777" w:rsidR="00F87B6E" w:rsidRDefault="007F15F8" w:rsidP="00096D39">
            <w:pPr>
              <w:pStyle w:val="TableContent"/>
              <w:rPr>
                <w:ins w:id="1851" w:author="Bob Yencha" w:date="2011-12-27T11:25:00Z"/>
              </w:rPr>
            </w:pPr>
            <w:ins w:id="1852" w:author="Robert Snelick" w:date="2011-12-14T18:32:00Z">
              <w:r>
                <w:t xml:space="preserve">Condition Predicate: If CWE_CRE.4 (Alternate Identifier) is valued </w:t>
              </w:r>
            </w:ins>
          </w:p>
          <w:p w14:paraId="129B072C" w14:textId="77777777" w:rsidR="00667BA9" w:rsidRPr="00D4120B" w:rsidRDefault="00667BA9" w:rsidP="00096D39">
            <w:pPr>
              <w:pStyle w:val="TableContent"/>
              <w:numPr>
                <w:ins w:id="1853" w:author="Bob Yencha" w:date="2011-12-27T11:25:00Z"/>
              </w:numPr>
            </w:pPr>
            <w:r w:rsidRPr="00D4120B">
              <w:t>It is strongly recommended that alternate text be sent to accompany any alternate identifier.</w:t>
            </w:r>
          </w:p>
        </w:tc>
      </w:tr>
      <w:tr w:rsidR="00667BA9" w:rsidRPr="00D4120B" w14:paraId="47EBD212" w14:textId="77777777">
        <w:trPr>
          <w:cantSplit/>
          <w:jc w:val="center"/>
        </w:trPr>
        <w:tc>
          <w:tcPr>
            <w:tcW w:w="611" w:type="dxa"/>
          </w:tcPr>
          <w:p w14:paraId="1A0EBD0C" w14:textId="77777777" w:rsidR="00667BA9" w:rsidRPr="00D4120B" w:rsidRDefault="00667BA9" w:rsidP="008F7891">
            <w:pPr>
              <w:pStyle w:val="TableContent"/>
            </w:pPr>
            <w:r w:rsidRPr="00D4120B">
              <w:t>6</w:t>
            </w:r>
          </w:p>
        </w:tc>
        <w:tc>
          <w:tcPr>
            <w:tcW w:w="2455" w:type="dxa"/>
          </w:tcPr>
          <w:p w14:paraId="42772F34" w14:textId="77777777" w:rsidR="00667BA9" w:rsidRPr="00D4120B" w:rsidRDefault="00667BA9" w:rsidP="008F7891">
            <w:pPr>
              <w:pStyle w:val="TableContent"/>
            </w:pPr>
            <w:r w:rsidRPr="00D4120B">
              <w:t>Name of Alternate Coding System</w:t>
            </w:r>
          </w:p>
        </w:tc>
        <w:tc>
          <w:tcPr>
            <w:tcW w:w="722" w:type="dxa"/>
          </w:tcPr>
          <w:p w14:paraId="715AC06B" w14:textId="77777777" w:rsidR="00667BA9" w:rsidRPr="00D4120B" w:rsidRDefault="00667BA9" w:rsidP="008F7891">
            <w:pPr>
              <w:pStyle w:val="TableContent"/>
            </w:pPr>
            <w:r w:rsidRPr="00D4120B">
              <w:t>ID</w:t>
            </w:r>
          </w:p>
        </w:tc>
        <w:tc>
          <w:tcPr>
            <w:tcW w:w="866" w:type="dxa"/>
          </w:tcPr>
          <w:p w14:paraId="4194C39B" w14:textId="77777777" w:rsidR="00667BA9" w:rsidRPr="00D4120B" w:rsidRDefault="00667BA9" w:rsidP="008F7891">
            <w:pPr>
              <w:pStyle w:val="TableContent"/>
            </w:pPr>
            <w:r w:rsidRPr="00C4252E">
              <w:t>C</w:t>
            </w:r>
            <w:r w:rsidR="005062AB">
              <w:t>(R/X</w:t>
            </w:r>
            <w:r w:rsidRPr="00C4252E">
              <w:t>)</w:t>
            </w:r>
          </w:p>
        </w:tc>
        <w:tc>
          <w:tcPr>
            <w:tcW w:w="704" w:type="dxa"/>
          </w:tcPr>
          <w:p w14:paraId="0320D92B" w14:textId="77777777" w:rsidR="00667BA9" w:rsidRPr="00D4120B" w:rsidRDefault="00667BA9" w:rsidP="008F7891">
            <w:pPr>
              <w:pStyle w:val="TableContent"/>
            </w:pPr>
            <w:r w:rsidRPr="00D4120B">
              <w:t>1..12</w:t>
            </w:r>
          </w:p>
        </w:tc>
        <w:tc>
          <w:tcPr>
            <w:tcW w:w="848" w:type="dxa"/>
          </w:tcPr>
          <w:p w14:paraId="1E380184" w14:textId="77777777" w:rsidR="00667BA9" w:rsidRPr="00D4120B" w:rsidRDefault="000D2792" w:rsidP="008F7891">
            <w:pPr>
              <w:pStyle w:val="TableContent"/>
            </w:pPr>
            <w:r>
              <w:t>=</w:t>
            </w:r>
          </w:p>
        </w:tc>
        <w:tc>
          <w:tcPr>
            <w:tcW w:w="1417" w:type="dxa"/>
          </w:tcPr>
          <w:p w14:paraId="659EF5F3" w14:textId="77777777" w:rsidR="00667BA9" w:rsidRPr="00D4120B" w:rsidRDefault="00667BA9" w:rsidP="008F7891">
            <w:pPr>
              <w:pStyle w:val="TableContent"/>
            </w:pPr>
            <w:r w:rsidRPr="00D4120B">
              <w:t>HL70396</w:t>
            </w:r>
          </w:p>
        </w:tc>
        <w:tc>
          <w:tcPr>
            <w:tcW w:w="4684" w:type="dxa"/>
          </w:tcPr>
          <w:p w14:paraId="1E4E69AF" w14:textId="77777777" w:rsidR="0050692A" w:rsidRDefault="0050692A" w:rsidP="0050692A">
            <w:pPr>
              <w:pStyle w:val="TableContent"/>
              <w:rPr>
                <w:ins w:id="1854" w:author="Robert Snelick" w:date="2011-12-02T11:01:00Z"/>
              </w:rPr>
            </w:pPr>
            <w:ins w:id="1855" w:author="Robert Snelick" w:date="2011-12-02T11:01:00Z">
              <w:r>
                <w:t xml:space="preserve">Condition Predicate: </w:t>
              </w:r>
              <w:r w:rsidRPr="002B1F7A">
                <w:t>If C</w:t>
              </w:r>
              <w:r>
                <w:t>W</w:t>
              </w:r>
              <w:r w:rsidRPr="002B1F7A">
                <w:t>E</w:t>
              </w:r>
              <w:r>
                <w:t>_CRE</w:t>
              </w:r>
              <w:r w:rsidR="007F15F8">
                <w:t>.</w:t>
              </w:r>
            </w:ins>
            <w:ins w:id="1856" w:author="Robert Snelick" w:date="2011-12-14T18:33:00Z">
              <w:r w:rsidR="007F15F8">
                <w:t>4</w:t>
              </w:r>
            </w:ins>
            <w:ins w:id="1857" w:author="Robert Snelick" w:date="2011-12-02T11:01:00Z">
              <w:r w:rsidRPr="002B1F7A">
                <w:t xml:space="preserve"> (</w:t>
              </w:r>
            </w:ins>
            <w:ins w:id="1858" w:author="Robert Snelick" w:date="2011-12-02T11:12:00Z">
              <w:r w:rsidR="00CF75B4">
                <w:t xml:space="preserve">Alternate </w:t>
              </w:r>
            </w:ins>
            <w:ins w:id="1859" w:author="Robert Snelick" w:date="2011-12-02T11:01:00Z">
              <w:r w:rsidRPr="002B1F7A">
                <w:t xml:space="preserve">Identifier) </w:t>
              </w:r>
              <w:r>
                <w:t>is valued</w:t>
              </w:r>
              <w:r w:rsidRPr="00D4120B">
                <w:t xml:space="preserve"> </w:t>
              </w:r>
            </w:ins>
          </w:p>
          <w:p w14:paraId="41392276" w14:textId="77777777" w:rsidR="00667BA9" w:rsidRPr="00D4120B" w:rsidRDefault="00667BA9" w:rsidP="008F7891">
            <w:pPr>
              <w:pStyle w:val="TableContent"/>
            </w:pPr>
            <w:r w:rsidRPr="00D4120B">
              <w:t xml:space="preserve">See section </w:t>
            </w:r>
            <w:r w:rsidR="000A1D70">
              <w:fldChar w:fldCharType="begin"/>
            </w:r>
            <w:r w:rsidR="000A1D70">
              <w:instrText xml:space="preserve"> REF _Ref236106438 \w \h  \* MERGEFORMAT </w:instrText>
            </w:r>
            <w:r w:rsidR="000A1D70">
              <w:fldChar w:fldCharType="separate"/>
            </w:r>
            <w:r w:rsidR="002B0A1D">
              <w:t>4</w:t>
            </w:r>
            <w:r w:rsidR="000A1D70">
              <w:fldChar w:fldCharType="end"/>
            </w:r>
            <w:r w:rsidRPr="00D4120B">
              <w:t xml:space="preserve"> for description of the use of coding systems in this implementation guide.</w:t>
            </w:r>
          </w:p>
        </w:tc>
      </w:tr>
      <w:tr w:rsidR="00667BA9" w:rsidRPr="00D4120B" w14:paraId="10E3575B" w14:textId="77777777">
        <w:trPr>
          <w:cantSplit/>
          <w:jc w:val="center"/>
        </w:trPr>
        <w:tc>
          <w:tcPr>
            <w:tcW w:w="611" w:type="dxa"/>
          </w:tcPr>
          <w:p w14:paraId="3CE6E823" w14:textId="77777777" w:rsidR="00667BA9" w:rsidRPr="00D4120B" w:rsidRDefault="00667BA9" w:rsidP="008F7891">
            <w:pPr>
              <w:pStyle w:val="TableContent"/>
            </w:pPr>
            <w:r w:rsidRPr="00D4120B">
              <w:t>7</w:t>
            </w:r>
          </w:p>
        </w:tc>
        <w:tc>
          <w:tcPr>
            <w:tcW w:w="2455" w:type="dxa"/>
          </w:tcPr>
          <w:p w14:paraId="01645A44" w14:textId="77777777" w:rsidR="00667BA9" w:rsidRPr="00D4120B" w:rsidRDefault="00667BA9" w:rsidP="008F7891">
            <w:pPr>
              <w:pStyle w:val="TableContent"/>
            </w:pPr>
            <w:r w:rsidRPr="00D4120B">
              <w:t>Coding System Version ID</w:t>
            </w:r>
          </w:p>
        </w:tc>
        <w:tc>
          <w:tcPr>
            <w:tcW w:w="722" w:type="dxa"/>
          </w:tcPr>
          <w:p w14:paraId="01E78420" w14:textId="77777777" w:rsidR="00667BA9" w:rsidRDefault="00667BA9" w:rsidP="008F7891">
            <w:pPr>
              <w:pStyle w:val="TableContent"/>
            </w:pPr>
            <w:r w:rsidRPr="00D4120B">
              <w:t>ST</w:t>
            </w:r>
          </w:p>
        </w:tc>
        <w:tc>
          <w:tcPr>
            <w:tcW w:w="866" w:type="dxa"/>
          </w:tcPr>
          <w:p w14:paraId="29C4738E" w14:textId="77777777" w:rsidR="00667BA9" w:rsidRPr="00D4120B" w:rsidRDefault="00667BA9" w:rsidP="008F7891">
            <w:pPr>
              <w:pStyle w:val="TableContent"/>
            </w:pPr>
            <w:r>
              <w:t>O</w:t>
            </w:r>
          </w:p>
        </w:tc>
        <w:tc>
          <w:tcPr>
            <w:tcW w:w="704" w:type="dxa"/>
          </w:tcPr>
          <w:p w14:paraId="7091C8D6" w14:textId="77777777" w:rsidR="00667BA9" w:rsidRDefault="00667BA9" w:rsidP="008F7891">
            <w:pPr>
              <w:pStyle w:val="TableContent"/>
            </w:pPr>
            <w:r w:rsidRPr="00D4120B">
              <w:t>1..10</w:t>
            </w:r>
          </w:p>
        </w:tc>
        <w:tc>
          <w:tcPr>
            <w:tcW w:w="848" w:type="dxa"/>
          </w:tcPr>
          <w:p w14:paraId="23D2BEC8" w14:textId="77777777" w:rsidR="00667BA9" w:rsidRDefault="000D2792" w:rsidP="008F7891">
            <w:pPr>
              <w:pStyle w:val="TableContent"/>
            </w:pPr>
            <w:r>
              <w:t>=</w:t>
            </w:r>
          </w:p>
        </w:tc>
        <w:tc>
          <w:tcPr>
            <w:tcW w:w="1417" w:type="dxa"/>
          </w:tcPr>
          <w:p w14:paraId="66EDB248" w14:textId="77777777" w:rsidR="00667BA9" w:rsidRPr="00D4120B" w:rsidRDefault="00667BA9" w:rsidP="008F7891">
            <w:pPr>
              <w:pStyle w:val="TableContent"/>
            </w:pPr>
          </w:p>
        </w:tc>
        <w:tc>
          <w:tcPr>
            <w:tcW w:w="4684" w:type="dxa"/>
          </w:tcPr>
          <w:p w14:paraId="47DD53C4" w14:textId="77777777" w:rsidR="00667BA9" w:rsidRPr="00D4120B" w:rsidRDefault="00667BA9" w:rsidP="00482170">
            <w:pPr>
              <w:pStyle w:val="TableContent"/>
            </w:pPr>
            <w:del w:id="1860" w:author="Bob Yencha" w:date="2011-11-29T09:46:00Z">
              <w:r w:rsidRPr="009229C6" w:rsidDel="00303738">
                <w:delText>The format for the version ID is determined by the coding system being used</w:delText>
              </w:r>
              <w:r w:rsidR="00400CF4" w:rsidDel="00303738">
                <w:delText xml:space="preserve">. </w:delText>
              </w:r>
              <w:r w:rsidRPr="00D4120B" w:rsidDel="00303738">
                <w:delText>The length has been increased to handle longer versioning strings.</w:delText>
              </w:r>
            </w:del>
          </w:p>
        </w:tc>
      </w:tr>
      <w:tr w:rsidR="00667BA9" w:rsidRPr="00D4120B" w14:paraId="48B1EAFF" w14:textId="77777777">
        <w:trPr>
          <w:cantSplit/>
          <w:jc w:val="center"/>
        </w:trPr>
        <w:tc>
          <w:tcPr>
            <w:tcW w:w="611" w:type="dxa"/>
          </w:tcPr>
          <w:p w14:paraId="7C9AE6AB" w14:textId="77777777" w:rsidR="00667BA9" w:rsidRPr="00D4120B" w:rsidRDefault="00667BA9" w:rsidP="008F7891">
            <w:pPr>
              <w:pStyle w:val="TableContent"/>
            </w:pPr>
            <w:r w:rsidRPr="00D4120B">
              <w:t>8</w:t>
            </w:r>
          </w:p>
        </w:tc>
        <w:tc>
          <w:tcPr>
            <w:tcW w:w="2455" w:type="dxa"/>
          </w:tcPr>
          <w:p w14:paraId="5D901931" w14:textId="77777777" w:rsidR="00667BA9" w:rsidRPr="00D4120B" w:rsidRDefault="00667BA9" w:rsidP="008F7891">
            <w:pPr>
              <w:pStyle w:val="TableContent"/>
            </w:pPr>
            <w:r w:rsidRPr="00D4120B">
              <w:t>Alternate Coding System Version ID</w:t>
            </w:r>
          </w:p>
        </w:tc>
        <w:tc>
          <w:tcPr>
            <w:tcW w:w="722" w:type="dxa"/>
          </w:tcPr>
          <w:p w14:paraId="7C235C5E" w14:textId="77777777" w:rsidR="00667BA9" w:rsidRDefault="00667BA9" w:rsidP="008F7891">
            <w:pPr>
              <w:pStyle w:val="TableContent"/>
            </w:pPr>
            <w:r w:rsidRPr="00D4120B">
              <w:t>ST</w:t>
            </w:r>
          </w:p>
        </w:tc>
        <w:tc>
          <w:tcPr>
            <w:tcW w:w="866" w:type="dxa"/>
          </w:tcPr>
          <w:p w14:paraId="739B6DBE" w14:textId="77777777" w:rsidR="00667BA9" w:rsidRPr="00D4120B" w:rsidRDefault="00667BA9" w:rsidP="008F7891">
            <w:pPr>
              <w:pStyle w:val="TableContent"/>
            </w:pPr>
            <w:r>
              <w:t>O</w:t>
            </w:r>
          </w:p>
        </w:tc>
        <w:tc>
          <w:tcPr>
            <w:tcW w:w="704" w:type="dxa"/>
          </w:tcPr>
          <w:p w14:paraId="2CCE0BEF" w14:textId="77777777" w:rsidR="00667BA9" w:rsidRDefault="00667BA9" w:rsidP="008F7891">
            <w:pPr>
              <w:pStyle w:val="TableContent"/>
            </w:pPr>
            <w:r w:rsidRPr="00D4120B">
              <w:t>1..10</w:t>
            </w:r>
          </w:p>
        </w:tc>
        <w:tc>
          <w:tcPr>
            <w:tcW w:w="848" w:type="dxa"/>
          </w:tcPr>
          <w:p w14:paraId="77AC97AD" w14:textId="77777777" w:rsidR="00667BA9" w:rsidRDefault="000D2792" w:rsidP="008F7891">
            <w:pPr>
              <w:pStyle w:val="TableContent"/>
            </w:pPr>
            <w:r>
              <w:t>=</w:t>
            </w:r>
          </w:p>
        </w:tc>
        <w:tc>
          <w:tcPr>
            <w:tcW w:w="1417" w:type="dxa"/>
          </w:tcPr>
          <w:p w14:paraId="3343CF78" w14:textId="77777777" w:rsidR="00667BA9" w:rsidRPr="00D4120B" w:rsidRDefault="00667BA9" w:rsidP="008F7891">
            <w:pPr>
              <w:pStyle w:val="TableContent"/>
            </w:pPr>
          </w:p>
        </w:tc>
        <w:tc>
          <w:tcPr>
            <w:tcW w:w="4684" w:type="dxa"/>
          </w:tcPr>
          <w:p w14:paraId="4B7AFFBE" w14:textId="77777777" w:rsidR="00667BA9" w:rsidRPr="00D4120B" w:rsidRDefault="00667BA9" w:rsidP="008F7891">
            <w:pPr>
              <w:pStyle w:val="TableContent"/>
            </w:pPr>
          </w:p>
        </w:tc>
      </w:tr>
      <w:tr w:rsidR="00667BA9" w:rsidRPr="00D4120B" w14:paraId="644EAD2B" w14:textId="77777777">
        <w:trPr>
          <w:cantSplit/>
          <w:jc w:val="center"/>
        </w:trPr>
        <w:tc>
          <w:tcPr>
            <w:tcW w:w="611" w:type="dxa"/>
          </w:tcPr>
          <w:p w14:paraId="6C9123B5" w14:textId="77777777" w:rsidR="00667BA9" w:rsidRPr="00D4120B" w:rsidRDefault="00667BA9" w:rsidP="008F7891">
            <w:pPr>
              <w:pStyle w:val="TableContent"/>
            </w:pPr>
            <w:r w:rsidRPr="00D4120B">
              <w:t>9</w:t>
            </w:r>
          </w:p>
        </w:tc>
        <w:tc>
          <w:tcPr>
            <w:tcW w:w="2455" w:type="dxa"/>
          </w:tcPr>
          <w:p w14:paraId="1713C640" w14:textId="77777777" w:rsidR="00667BA9" w:rsidRPr="00D4120B" w:rsidRDefault="00667BA9" w:rsidP="008F7891">
            <w:pPr>
              <w:pStyle w:val="TableContent"/>
            </w:pPr>
            <w:r w:rsidRPr="00D4120B">
              <w:t>Original Text</w:t>
            </w:r>
          </w:p>
        </w:tc>
        <w:tc>
          <w:tcPr>
            <w:tcW w:w="722" w:type="dxa"/>
          </w:tcPr>
          <w:p w14:paraId="6CA94383" w14:textId="77777777" w:rsidR="00667BA9" w:rsidRDefault="00667BA9" w:rsidP="008F7891">
            <w:pPr>
              <w:pStyle w:val="TableContent"/>
            </w:pPr>
            <w:r w:rsidRPr="00D4120B">
              <w:t>ST</w:t>
            </w:r>
          </w:p>
        </w:tc>
        <w:tc>
          <w:tcPr>
            <w:tcW w:w="866" w:type="dxa"/>
          </w:tcPr>
          <w:p w14:paraId="348FF69F" w14:textId="77777777" w:rsidR="00667BA9" w:rsidRPr="00D4120B" w:rsidRDefault="007F15F8" w:rsidP="008F7891">
            <w:pPr>
              <w:pStyle w:val="TableContent"/>
            </w:pPr>
            <w:ins w:id="1861" w:author="Robert Snelick" w:date="2011-12-14T18:34:00Z">
              <w:r>
                <w:t>C(R/</w:t>
              </w:r>
            </w:ins>
            <w:r w:rsidR="00667BA9">
              <w:t>R</w:t>
            </w:r>
            <w:r w:rsidR="00667BA9" w:rsidRPr="00D4120B">
              <w:t>E</w:t>
            </w:r>
            <w:ins w:id="1862" w:author="Robert Snelick" w:date="2011-12-14T18:34:00Z">
              <w:r>
                <w:t>)</w:t>
              </w:r>
            </w:ins>
          </w:p>
        </w:tc>
        <w:tc>
          <w:tcPr>
            <w:tcW w:w="704" w:type="dxa"/>
          </w:tcPr>
          <w:p w14:paraId="11F4F952" w14:textId="77777777" w:rsidR="00667BA9" w:rsidRDefault="00667BA9" w:rsidP="008F7891">
            <w:pPr>
              <w:pStyle w:val="TableContent"/>
            </w:pPr>
            <w:r w:rsidRPr="00D4120B">
              <w:t>1..199</w:t>
            </w:r>
          </w:p>
        </w:tc>
        <w:tc>
          <w:tcPr>
            <w:tcW w:w="848" w:type="dxa"/>
          </w:tcPr>
          <w:p w14:paraId="7E0D842B" w14:textId="77777777" w:rsidR="00667BA9" w:rsidRDefault="000D2792" w:rsidP="008F7891">
            <w:pPr>
              <w:pStyle w:val="TableContent"/>
            </w:pPr>
            <w:r>
              <w:t>=</w:t>
            </w:r>
          </w:p>
        </w:tc>
        <w:tc>
          <w:tcPr>
            <w:tcW w:w="1417" w:type="dxa"/>
          </w:tcPr>
          <w:p w14:paraId="67946D77" w14:textId="77777777" w:rsidR="00667BA9" w:rsidRPr="00D4120B" w:rsidRDefault="00667BA9" w:rsidP="008F7891">
            <w:pPr>
              <w:pStyle w:val="TableContent"/>
            </w:pPr>
          </w:p>
        </w:tc>
        <w:tc>
          <w:tcPr>
            <w:tcW w:w="4684" w:type="dxa"/>
          </w:tcPr>
          <w:p w14:paraId="44385435" w14:textId="77777777" w:rsidR="007F15F8" w:rsidRDefault="007F15F8" w:rsidP="008F7891">
            <w:pPr>
              <w:pStyle w:val="TableContent"/>
              <w:rPr>
                <w:ins w:id="1863" w:author="Robert Snelick" w:date="2011-12-14T18:34:00Z"/>
              </w:rPr>
            </w:pPr>
            <w:ins w:id="1864" w:author="Robert Snelick" w:date="2011-12-14T18:34:00Z">
              <w:r>
                <w:t xml:space="preserve">Condition Predicate: If CWE_CRE.1 (Identifier) is not valued </w:t>
              </w:r>
            </w:ins>
          </w:p>
          <w:p w14:paraId="40035743" w14:textId="77777777" w:rsidR="00096D39" w:rsidDel="00E31892" w:rsidRDefault="00667BA9" w:rsidP="008F7891">
            <w:pPr>
              <w:pStyle w:val="TableContent"/>
              <w:rPr>
                <w:del w:id="1865" w:author="Robert Snelick" w:date="2011-12-14T18:35:00Z"/>
              </w:rPr>
            </w:pPr>
            <w:r w:rsidRPr="00D4120B">
              <w:t>Either original Text is used to convey the text that was the basis for coding, or when there is no code to be sent, only free text.</w:t>
            </w:r>
            <w:r w:rsidR="00096D39">
              <w:t xml:space="preserve"> </w:t>
            </w:r>
          </w:p>
          <w:p w14:paraId="5B376F4B" w14:textId="77777777" w:rsidR="00096D39" w:rsidRDefault="00096D39" w:rsidP="008F7891">
            <w:pPr>
              <w:pStyle w:val="TableContent"/>
            </w:pPr>
          </w:p>
          <w:p w14:paraId="78B574CC" w14:textId="77777777" w:rsidR="00667BA9" w:rsidRPr="00D4120B" w:rsidRDefault="00667BA9" w:rsidP="008F7891">
            <w:pPr>
              <w:pStyle w:val="TableContent"/>
            </w:pPr>
            <w:r w:rsidRPr="00490F5E">
              <w:t>If neither the first or second triplet has values, this contains the text of the field.</w:t>
            </w:r>
          </w:p>
        </w:tc>
      </w:tr>
      <w:tr w:rsidR="00667BA9" w:rsidRPr="00D4120B" w14:paraId="237E3ABF" w14:textId="77777777">
        <w:trPr>
          <w:cantSplit/>
          <w:jc w:val="center"/>
        </w:trPr>
        <w:tc>
          <w:tcPr>
            <w:tcW w:w="611" w:type="dxa"/>
          </w:tcPr>
          <w:p w14:paraId="39563C96" w14:textId="77777777" w:rsidR="00667BA9" w:rsidRPr="00D4120B" w:rsidRDefault="00667BA9" w:rsidP="008F7891">
            <w:pPr>
              <w:pStyle w:val="TableContent"/>
            </w:pPr>
            <w:r w:rsidRPr="00D4120B">
              <w:t>10</w:t>
            </w:r>
          </w:p>
        </w:tc>
        <w:tc>
          <w:tcPr>
            <w:tcW w:w="2455" w:type="dxa"/>
          </w:tcPr>
          <w:p w14:paraId="3C5F2AE6" w14:textId="77777777" w:rsidR="00667BA9" w:rsidRPr="00D4120B" w:rsidRDefault="00667BA9" w:rsidP="008F7891">
            <w:pPr>
              <w:pStyle w:val="TableContent"/>
            </w:pPr>
            <w:r w:rsidRPr="00D4120B">
              <w:t>Second Alternate Identifier</w:t>
            </w:r>
          </w:p>
        </w:tc>
        <w:tc>
          <w:tcPr>
            <w:tcW w:w="722" w:type="dxa"/>
          </w:tcPr>
          <w:p w14:paraId="29FD7C51" w14:textId="77777777" w:rsidR="00667BA9" w:rsidRDefault="00667BA9" w:rsidP="00667BA9">
            <w:pPr>
              <w:pStyle w:val="TableText"/>
            </w:pPr>
            <w:r w:rsidRPr="00D4120B">
              <w:t>ST</w:t>
            </w:r>
          </w:p>
        </w:tc>
        <w:tc>
          <w:tcPr>
            <w:tcW w:w="866" w:type="dxa"/>
          </w:tcPr>
          <w:p w14:paraId="7C970331" w14:textId="77777777" w:rsidR="00667BA9" w:rsidRPr="00D4120B" w:rsidRDefault="00667BA9" w:rsidP="00667BA9">
            <w:pPr>
              <w:pStyle w:val="TableText"/>
            </w:pPr>
            <w:r>
              <w:t>O</w:t>
            </w:r>
          </w:p>
        </w:tc>
        <w:tc>
          <w:tcPr>
            <w:tcW w:w="704" w:type="dxa"/>
          </w:tcPr>
          <w:p w14:paraId="486271DA" w14:textId="77777777" w:rsidR="00667BA9" w:rsidRPr="00D4120B" w:rsidDel="00F81DAA" w:rsidRDefault="00667BA9" w:rsidP="008F7891">
            <w:pPr>
              <w:pStyle w:val="TableContent"/>
            </w:pPr>
            <w:r w:rsidRPr="00D4120B">
              <w:t>1..20</w:t>
            </w:r>
          </w:p>
        </w:tc>
        <w:tc>
          <w:tcPr>
            <w:tcW w:w="848" w:type="dxa"/>
          </w:tcPr>
          <w:p w14:paraId="03B68633" w14:textId="77777777" w:rsidR="00667BA9" w:rsidRPr="00D4120B" w:rsidDel="00F81DAA" w:rsidRDefault="000D2792" w:rsidP="008F7891">
            <w:pPr>
              <w:pStyle w:val="TableContent"/>
            </w:pPr>
            <w:r>
              <w:t>=</w:t>
            </w:r>
          </w:p>
        </w:tc>
        <w:tc>
          <w:tcPr>
            <w:tcW w:w="1417" w:type="dxa"/>
          </w:tcPr>
          <w:p w14:paraId="0C470961" w14:textId="77777777" w:rsidR="00667BA9" w:rsidRPr="00D4120B" w:rsidRDefault="00667BA9" w:rsidP="008F7891">
            <w:pPr>
              <w:pStyle w:val="TableContent"/>
            </w:pPr>
          </w:p>
        </w:tc>
        <w:tc>
          <w:tcPr>
            <w:tcW w:w="4684" w:type="dxa"/>
          </w:tcPr>
          <w:p w14:paraId="1C3F8038" w14:textId="77777777" w:rsidR="00667BA9" w:rsidRPr="00022072" w:rsidDel="00303738" w:rsidRDefault="00667BA9" w:rsidP="008F7891">
            <w:pPr>
              <w:pStyle w:val="TableContent"/>
              <w:rPr>
                <w:del w:id="1866" w:author="Bob Yencha" w:date="2011-11-29T09:46:00Z"/>
              </w:rPr>
            </w:pPr>
            <w:del w:id="1867" w:author="Bob Yencha" w:date="2011-11-29T09:46:00Z">
              <w:r w:rsidRPr="00022072" w:rsidDel="00303738">
                <w:delText>Additional local code.</w:delText>
              </w:r>
            </w:del>
          </w:p>
          <w:p w14:paraId="4B269DBD" w14:textId="77777777" w:rsidR="00667BA9" w:rsidRPr="00022072" w:rsidRDefault="00667BA9" w:rsidP="008F7891">
            <w:pPr>
              <w:pStyle w:val="TableContent"/>
            </w:pPr>
          </w:p>
        </w:tc>
      </w:tr>
      <w:tr w:rsidR="00667BA9" w:rsidRPr="00D4120B" w14:paraId="3DE8E345" w14:textId="77777777">
        <w:trPr>
          <w:cantSplit/>
          <w:jc w:val="center"/>
        </w:trPr>
        <w:tc>
          <w:tcPr>
            <w:tcW w:w="611" w:type="dxa"/>
          </w:tcPr>
          <w:p w14:paraId="3CA0781F" w14:textId="77777777" w:rsidR="00667BA9" w:rsidRPr="00D4120B" w:rsidRDefault="00667BA9" w:rsidP="008F7891">
            <w:pPr>
              <w:pStyle w:val="TableContent"/>
            </w:pPr>
            <w:r w:rsidRPr="00D4120B">
              <w:t>11</w:t>
            </w:r>
          </w:p>
        </w:tc>
        <w:tc>
          <w:tcPr>
            <w:tcW w:w="2455" w:type="dxa"/>
          </w:tcPr>
          <w:p w14:paraId="732D02B8" w14:textId="77777777" w:rsidR="00667BA9" w:rsidRPr="00D4120B" w:rsidRDefault="00667BA9" w:rsidP="008F7891">
            <w:pPr>
              <w:pStyle w:val="TableContent"/>
            </w:pPr>
            <w:r w:rsidRPr="00D4120B">
              <w:t>Second Alternate Text</w:t>
            </w:r>
          </w:p>
        </w:tc>
        <w:tc>
          <w:tcPr>
            <w:tcW w:w="722" w:type="dxa"/>
          </w:tcPr>
          <w:p w14:paraId="20CE354C" w14:textId="77777777" w:rsidR="00667BA9" w:rsidRDefault="00667BA9" w:rsidP="00667BA9">
            <w:pPr>
              <w:pStyle w:val="TableText"/>
            </w:pPr>
            <w:r w:rsidRPr="00D4120B">
              <w:t>ST</w:t>
            </w:r>
          </w:p>
        </w:tc>
        <w:tc>
          <w:tcPr>
            <w:tcW w:w="866" w:type="dxa"/>
          </w:tcPr>
          <w:p w14:paraId="21DF602E" w14:textId="77777777" w:rsidR="00667BA9" w:rsidRPr="00D4120B" w:rsidRDefault="00667BA9" w:rsidP="00667BA9">
            <w:pPr>
              <w:pStyle w:val="TableText"/>
            </w:pPr>
            <w:r>
              <w:t>O</w:t>
            </w:r>
          </w:p>
        </w:tc>
        <w:tc>
          <w:tcPr>
            <w:tcW w:w="704" w:type="dxa"/>
          </w:tcPr>
          <w:p w14:paraId="117987B3" w14:textId="77777777" w:rsidR="00667BA9" w:rsidRDefault="00667BA9" w:rsidP="008F7891">
            <w:pPr>
              <w:pStyle w:val="TableContent"/>
            </w:pPr>
            <w:r w:rsidRPr="00D4120B">
              <w:t>1..199</w:t>
            </w:r>
          </w:p>
        </w:tc>
        <w:tc>
          <w:tcPr>
            <w:tcW w:w="848" w:type="dxa"/>
          </w:tcPr>
          <w:p w14:paraId="7E57A056" w14:textId="77777777" w:rsidR="00667BA9" w:rsidRDefault="000D2792" w:rsidP="008F7891">
            <w:pPr>
              <w:pStyle w:val="TableContent"/>
            </w:pPr>
            <w:r>
              <w:t>=</w:t>
            </w:r>
          </w:p>
        </w:tc>
        <w:tc>
          <w:tcPr>
            <w:tcW w:w="1417" w:type="dxa"/>
          </w:tcPr>
          <w:p w14:paraId="02AEF9EF" w14:textId="77777777" w:rsidR="00667BA9" w:rsidRPr="00D4120B" w:rsidRDefault="00667BA9" w:rsidP="008F7891">
            <w:pPr>
              <w:pStyle w:val="TableContent"/>
            </w:pPr>
          </w:p>
        </w:tc>
        <w:tc>
          <w:tcPr>
            <w:tcW w:w="4684" w:type="dxa"/>
          </w:tcPr>
          <w:p w14:paraId="0DB6EE84" w14:textId="77777777" w:rsidR="00667BA9" w:rsidRPr="00022072" w:rsidRDefault="00667BA9" w:rsidP="008F7891">
            <w:pPr>
              <w:pStyle w:val="TableContent"/>
            </w:pPr>
            <w:del w:id="1868" w:author="Bob Yencha" w:date="2011-11-29T09:46:00Z">
              <w:r w:rsidRPr="00022072" w:rsidDel="00303738">
                <w:delText>Additional local text.</w:delText>
              </w:r>
            </w:del>
          </w:p>
        </w:tc>
      </w:tr>
      <w:tr w:rsidR="00667BA9" w:rsidRPr="00D4120B" w14:paraId="6D31FCD6" w14:textId="77777777">
        <w:trPr>
          <w:cantSplit/>
          <w:jc w:val="center"/>
        </w:trPr>
        <w:tc>
          <w:tcPr>
            <w:tcW w:w="611" w:type="dxa"/>
          </w:tcPr>
          <w:p w14:paraId="2A63AA14" w14:textId="77777777" w:rsidR="00667BA9" w:rsidRPr="00D4120B" w:rsidRDefault="00667BA9" w:rsidP="008F7891">
            <w:pPr>
              <w:pStyle w:val="TableContent"/>
            </w:pPr>
            <w:r w:rsidRPr="00D4120B">
              <w:t>12</w:t>
            </w:r>
          </w:p>
        </w:tc>
        <w:tc>
          <w:tcPr>
            <w:tcW w:w="2455" w:type="dxa"/>
          </w:tcPr>
          <w:p w14:paraId="4C809D34" w14:textId="77777777" w:rsidR="00667BA9" w:rsidRPr="00D4120B" w:rsidRDefault="00667BA9" w:rsidP="008F7891">
            <w:pPr>
              <w:pStyle w:val="TableContent"/>
            </w:pPr>
            <w:r w:rsidRPr="00D4120B">
              <w:t>Second Name of Alternate Coding System</w:t>
            </w:r>
          </w:p>
        </w:tc>
        <w:tc>
          <w:tcPr>
            <w:tcW w:w="722" w:type="dxa"/>
          </w:tcPr>
          <w:p w14:paraId="7D1BA8DB" w14:textId="77777777" w:rsidR="00667BA9" w:rsidRDefault="00667BA9" w:rsidP="00667BA9">
            <w:pPr>
              <w:pStyle w:val="TableText"/>
            </w:pPr>
            <w:r w:rsidRPr="00D4120B">
              <w:t>ID</w:t>
            </w:r>
          </w:p>
        </w:tc>
        <w:tc>
          <w:tcPr>
            <w:tcW w:w="866" w:type="dxa"/>
          </w:tcPr>
          <w:p w14:paraId="2929D903" w14:textId="77777777" w:rsidR="00667BA9" w:rsidRPr="00D4120B" w:rsidRDefault="00667BA9" w:rsidP="00667BA9">
            <w:pPr>
              <w:pStyle w:val="TableText"/>
            </w:pPr>
            <w:r>
              <w:t>O</w:t>
            </w:r>
          </w:p>
        </w:tc>
        <w:tc>
          <w:tcPr>
            <w:tcW w:w="704" w:type="dxa"/>
          </w:tcPr>
          <w:p w14:paraId="457720E1" w14:textId="77777777" w:rsidR="00667BA9" w:rsidRDefault="00667BA9" w:rsidP="008F7891">
            <w:pPr>
              <w:pStyle w:val="TableContent"/>
            </w:pPr>
            <w:r w:rsidRPr="00D4120B">
              <w:t>1..12</w:t>
            </w:r>
          </w:p>
        </w:tc>
        <w:tc>
          <w:tcPr>
            <w:tcW w:w="848" w:type="dxa"/>
          </w:tcPr>
          <w:p w14:paraId="06353AF2" w14:textId="77777777" w:rsidR="00667BA9" w:rsidRDefault="000D2792" w:rsidP="008F7891">
            <w:pPr>
              <w:pStyle w:val="TableContent"/>
            </w:pPr>
            <w:r>
              <w:t>=</w:t>
            </w:r>
          </w:p>
        </w:tc>
        <w:tc>
          <w:tcPr>
            <w:tcW w:w="1417" w:type="dxa"/>
          </w:tcPr>
          <w:p w14:paraId="43231C46" w14:textId="77777777" w:rsidR="00667BA9" w:rsidRPr="00D4120B" w:rsidRDefault="00667BA9" w:rsidP="008F7891">
            <w:pPr>
              <w:pStyle w:val="TableContent"/>
            </w:pPr>
            <w:del w:id="1869" w:author="Bob Yencha" w:date="2011-11-29T09:46:00Z">
              <w:r w:rsidRPr="00D4120B" w:rsidDel="00303738">
                <w:delText>HL70396</w:delText>
              </w:r>
            </w:del>
          </w:p>
        </w:tc>
        <w:tc>
          <w:tcPr>
            <w:tcW w:w="4684" w:type="dxa"/>
          </w:tcPr>
          <w:p w14:paraId="35007269" w14:textId="77777777" w:rsidR="00667BA9" w:rsidRPr="00022072" w:rsidRDefault="00667BA9" w:rsidP="008F7891">
            <w:pPr>
              <w:pStyle w:val="TableContent"/>
            </w:pPr>
            <w:del w:id="1870" w:author="Bob Yencha" w:date="2011-11-29T09:46:00Z">
              <w:r w:rsidRPr="00022072" w:rsidDel="00303738">
                <w:delText>Note-Coding system identifier for transmitter code instance</w:delText>
              </w:r>
              <w:r w:rsidR="00400CF4" w:rsidDel="00303738">
                <w:delText xml:space="preserve">. </w:delText>
              </w:r>
              <w:r w:rsidRPr="00022072" w:rsidDel="00303738">
                <w:delText>May be the value ‘Transmitter’ or may be a standard coding system identifier.</w:delText>
              </w:r>
            </w:del>
          </w:p>
        </w:tc>
      </w:tr>
      <w:tr w:rsidR="00667BA9" w:rsidRPr="00D4120B" w14:paraId="664A66C1" w14:textId="77777777">
        <w:trPr>
          <w:cantSplit/>
          <w:jc w:val="center"/>
        </w:trPr>
        <w:tc>
          <w:tcPr>
            <w:tcW w:w="611" w:type="dxa"/>
          </w:tcPr>
          <w:p w14:paraId="31BD7DA7" w14:textId="77777777" w:rsidR="00667BA9" w:rsidRPr="00D4120B" w:rsidRDefault="00667BA9" w:rsidP="008F7891">
            <w:pPr>
              <w:pStyle w:val="TableContent"/>
            </w:pPr>
            <w:r w:rsidRPr="00D4120B">
              <w:t>13</w:t>
            </w:r>
          </w:p>
        </w:tc>
        <w:tc>
          <w:tcPr>
            <w:tcW w:w="2455" w:type="dxa"/>
          </w:tcPr>
          <w:p w14:paraId="4D8A3653" w14:textId="77777777" w:rsidR="00667BA9" w:rsidRPr="00D4120B" w:rsidRDefault="00667BA9" w:rsidP="008F7891">
            <w:pPr>
              <w:pStyle w:val="TableContent"/>
            </w:pPr>
            <w:r w:rsidRPr="00D4120B">
              <w:t>Second Alternate Coding System Version ID</w:t>
            </w:r>
          </w:p>
        </w:tc>
        <w:tc>
          <w:tcPr>
            <w:tcW w:w="722" w:type="dxa"/>
          </w:tcPr>
          <w:p w14:paraId="4A52F301" w14:textId="77777777" w:rsidR="00667BA9" w:rsidRDefault="00667BA9" w:rsidP="00667BA9">
            <w:pPr>
              <w:pStyle w:val="TableText"/>
            </w:pPr>
            <w:r w:rsidRPr="00D4120B">
              <w:t>ST</w:t>
            </w:r>
          </w:p>
        </w:tc>
        <w:tc>
          <w:tcPr>
            <w:tcW w:w="866" w:type="dxa"/>
          </w:tcPr>
          <w:p w14:paraId="6B4159EF" w14:textId="77777777" w:rsidR="00667BA9" w:rsidRPr="00D4120B" w:rsidRDefault="00667BA9" w:rsidP="00667BA9">
            <w:pPr>
              <w:pStyle w:val="TableText"/>
            </w:pPr>
            <w:r>
              <w:t>O</w:t>
            </w:r>
          </w:p>
        </w:tc>
        <w:tc>
          <w:tcPr>
            <w:tcW w:w="704" w:type="dxa"/>
          </w:tcPr>
          <w:p w14:paraId="4524073B" w14:textId="77777777" w:rsidR="00667BA9" w:rsidRDefault="00667BA9" w:rsidP="008F7891">
            <w:pPr>
              <w:pStyle w:val="TableContent"/>
            </w:pPr>
            <w:r w:rsidRPr="00D4120B">
              <w:t>1..10</w:t>
            </w:r>
          </w:p>
        </w:tc>
        <w:tc>
          <w:tcPr>
            <w:tcW w:w="848" w:type="dxa"/>
          </w:tcPr>
          <w:p w14:paraId="1236415F" w14:textId="77777777" w:rsidR="00667BA9" w:rsidRDefault="000D2792" w:rsidP="008F7891">
            <w:pPr>
              <w:pStyle w:val="TableContent"/>
            </w:pPr>
            <w:r>
              <w:t>=</w:t>
            </w:r>
          </w:p>
        </w:tc>
        <w:tc>
          <w:tcPr>
            <w:tcW w:w="1417" w:type="dxa"/>
          </w:tcPr>
          <w:p w14:paraId="4676924F" w14:textId="77777777" w:rsidR="00667BA9" w:rsidRPr="00D4120B" w:rsidRDefault="00667BA9" w:rsidP="008F7891">
            <w:pPr>
              <w:pStyle w:val="TableContent"/>
            </w:pPr>
          </w:p>
        </w:tc>
        <w:tc>
          <w:tcPr>
            <w:tcW w:w="4684" w:type="dxa"/>
          </w:tcPr>
          <w:p w14:paraId="4DD7AE66" w14:textId="77777777" w:rsidR="00667BA9" w:rsidRPr="00022072" w:rsidRDefault="00667BA9" w:rsidP="008F7891">
            <w:pPr>
              <w:pStyle w:val="TableContent"/>
            </w:pPr>
            <w:del w:id="1871" w:author="Bob Yencha" w:date="2011-11-29T09:46:00Z">
              <w:r w:rsidRPr="00022072" w:rsidDel="00303738">
                <w:delText xml:space="preserve">Version for the coding system identified in components 12. </w:delText>
              </w:r>
            </w:del>
          </w:p>
        </w:tc>
      </w:tr>
      <w:tr w:rsidR="00667BA9" w:rsidRPr="00D4120B" w14:paraId="29A17872" w14:textId="77777777">
        <w:trPr>
          <w:cantSplit/>
          <w:jc w:val="center"/>
        </w:trPr>
        <w:tc>
          <w:tcPr>
            <w:tcW w:w="611" w:type="dxa"/>
          </w:tcPr>
          <w:p w14:paraId="4F54E2F0" w14:textId="77777777" w:rsidR="00667BA9" w:rsidRPr="00D4120B" w:rsidRDefault="00667BA9" w:rsidP="008F7891">
            <w:pPr>
              <w:pStyle w:val="TableContent"/>
            </w:pPr>
            <w:r w:rsidRPr="00D4120B">
              <w:t>14</w:t>
            </w:r>
          </w:p>
        </w:tc>
        <w:tc>
          <w:tcPr>
            <w:tcW w:w="2455" w:type="dxa"/>
          </w:tcPr>
          <w:p w14:paraId="0692EF73" w14:textId="77777777" w:rsidR="00667BA9" w:rsidRPr="00D4120B" w:rsidRDefault="00667BA9" w:rsidP="008F7891">
            <w:pPr>
              <w:pStyle w:val="TableContent"/>
            </w:pPr>
            <w:r w:rsidRPr="00D4120B">
              <w:t>Coding System OID</w:t>
            </w:r>
          </w:p>
        </w:tc>
        <w:tc>
          <w:tcPr>
            <w:tcW w:w="722" w:type="dxa"/>
          </w:tcPr>
          <w:p w14:paraId="4DF8D596" w14:textId="77777777" w:rsidR="00667BA9" w:rsidRDefault="00667BA9" w:rsidP="00667BA9">
            <w:pPr>
              <w:pStyle w:val="TableText"/>
            </w:pPr>
            <w:r w:rsidRPr="00D4120B">
              <w:t>ST</w:t>
            </w:r>
          </w:p>
        </w:tc>
        <w:tc>
          <w:tcPr>
            <w:tcW w:w="866" w:type="dxa"/>
          </w:tcPr>
          <w:p w14:paraId="5E26A7EB" w14:textId="77777777" w:rsidR="00667BA9" w:rsidRPr="00D4120B" w:rsidRDefault="00667BA9" w:rsidP="00667BA9">
            <w:pPr>
              <w:pStyle w:val="TableText"/>
            </w:pPr>
            <w:r>
              <w:t>O</w:t>
            </w:r>
          </w:p>
        </w:tc>
        <w:tc>
          <w:tcPr>
            <w:tcW w:w="704" w:type="dxa"/>
          </w:tcPr>
          <w:p w14:paraId="0C04C6B4" w14:textId="77777777" w:rsidR="00667BA9" w:rsidRDefault="00667BA9" w:rsidP="008F7891">
            <w:pPr>
              <w:pStyle w:val="TableContent"/>
            </w:pPr>
            <w:r w:rsidRPr="00D4120B">
              <w:t>1..199</w:t>
            </w:r>
          </w:p>
        </w:tc>
        <w:tc>
          <w:tcPr>
            <w:tcW w:w="848" w:type="dxa"/>
          </w:tcPr>
          <w:p w14:paraId="2E47A32F" w14:textId="77777777" w:rsidR="00667BA9" w:rsidRDefault="000D2792" w:rsidP="008F7891">
            <w:pPr>
              <w:pStyle w:val="TableContent"/>
            </w:pPr>
            <w:r>
              <w:t>=</w:t>
            </w:r>
          </w:p>
        </w:tc>
        <w:tc>
          <w:tcPr>
            <w:tcW w:w="1417" w:type="dxa"/>
          </w:tcPr>
          <w:p w14:paraId="0D4C19F8" w14:textId="77777777" w:rsidR="00667BA9" w:rsidRPr="00D4120B" w:rsidRDefault="00667BA9" w:rsidP="008F7891">
            <w:pPr>
              <w:pStyle w:val="TableContent"/>
            </w:pPr>
          </w:p>
        </w:tc>
        <w:tc>
          <w:tcPr>
            <w:tcW w:w="4684" w:type="dxa"/>
          </w:tcPr>
          <w:p w14:paraId="3B8CF50B" w14:textId="77777777" w:rsidR="00667BA9" w:rsidRPr="00022072" w:rsidRDefault="00667BA9" w:rsidP="008F7891">
            <w:pPr>
              <w:pStyle w:val="TableContent"/>
            </w:pPr>
            <w:del w:id="1872" w:author="Bob Yencha" w:date="2011-11-29T09:46:00Z">
              <w:r w:rsidRPr="00022072" w:rsidDel="00303738">
                <w:delText>OID for the coding system named in CWE.3</w:delText>
              </w:r>
              <w:r w:rsidR="00400CF4" w:rsidDel="00303738">
                <w:delText xml:space="preserve">. </w:delText>
              </w:r>
            </w:del>
          </w:p>
        </w:tc>
      </w:tr>
      <w:tr w:rsidR="00667BA9" w:rsidRPr="00D4120B" w14:paraId="0601D800" w14:textId="77777777">
        <w:trPr>
          <w:cantSplit/>
          <w:jc w:val="center"/>
        </w:trPr>
        <w:tc>
          <w:tcPr>
            <w:tcW w:w="611" w:type="dxa"/>
          </w:tcPr>
          <w:p w14:paraId="329671E6" w14:textId="77777777" w:rsidR="00667BA9" w:rsidRPr="00D4120B" w:rsidRDefault="00667BA9" w:rsidP="008F7891">
            <w:pPr>
              <w:pStyle w:val="TableContent"/>
            </w:pPr>
            <w:r w:rsidRPr="00D4120B">
              <w:t>15</w:t>
            </w:r>
          </w:p>
        </w:tc>
        <w:tc>
          <w:tcPr>
            <w:tcW w:w="2455" w:type="dxa"/>
          </w:tcPr>
          <w:p w14:paraId="509C5F24" w14:textId="77777777" w:rsidR="00667BA9" w:rsidRPr="00D4120B" w:rsidRDefault="00667BA9" w:rsidP="008F7891">
            <w:pPr>
              <w:pStyle w:val="TableContent"/>
            </w:pPr>
            <w:r w:rsidRPr="00D4120B">
              <w:t>Value Set OID</w:t>
            </w:r>
          </w:p>
        </w:tc>
        <w:tc>
          <w:tcPr>
            <w:tcW w:w="722" w:type="dxa"/>
          </w:tcPr>
          <w:p w14:paraId="19FAD913" w14:textId="77777777" w:rsidR="00667BA9" w:rsidRDefault="00667BA9" w:rsidP="008F7891">
            <w:pPr>
              <w:pStyle w:val="TableContent"/>
            </w:pPr>
            <w:r w:rsidRPr="00D4120B">
              <w:t>ST</w:t>
            </w:r>
          </w:p>
        </w:tc>
        <w:tc>
          <w:tcPr>
            <w:tcW w:w="866" w:type="dxa"/>
          </w:tcPr>
          <w:p w14:paraId="47665E15" w14:textId="77777777" w:rsidR="00667BA9" w:rsidRPr="00D4120B" w:rsidRDefault="00667BA9" w:rsidP="008F7891">
            <w:pPr>
              <w:pStyle w:val="TableContent"/>
            </w:pPr>
            <w:r>
              <w:t>O</w:t>
            </w:r>
          </w:p>
        </w:tc>
        <w:tc>
          <w:tcPr>
            <w:tcW w:w="704" w:type="dxa"/>
          </w:tcPr>
          <w:p w14:paraId="3D341D9A" w14:textId="77777777" w:rsidR="00667BA9" w:rsidRDefault="00667BA9" w:rsidP="008F7891">
            <w:pPr>
              <w:pStyle w:val="TableContent"/>
            </w:pPr>
            <w:r w:rsidRPr="00D4120B">
              <w:t>1..199</w:t>
            </w:r>
          </w:p>
        </w:tc>
        <w:tc>
          <w:tcPr>
            <w:tcW w:w="848" w:type="dxa"/>
          </w:tcPr>
          <w:p w14:paraId="13606BD9" w14:textId="77777777" w:rsidR="00667BA9" w:rsidRDefault="000D2792" w:rsidP="008F7891">
            <w:pPr>
              <w:pStyle w:val="TableContent"/>
            </w:pPr>
            <w:r>
              <w:t>=</w:t>
            </w:r>
          </w:p>
        </w:tc>
        <w:tc>
          <w:tcPr>
            <w:tcW w:w="1417" w:type="dxa"/>
          </w:tcPr>
          <w:p w14:paraId="75162192" w14:textId="77777777" w:rsidR="00667BA9" w:rsidRPr="00D4120B" w:rsidRDefault="00667BA9" w:rsidP="008F7891">
            <w:pPr>
              <w:pStyle w:val="TableContent"/>
            </w:pPr>
          </w:p>
        </w:tc>
        <w:tc>
          <w:tcPr>
            <w:tcW w:w="4684" w:type="dxa"/>
          </w:tcPr>
          <w:p w14:paraId="6D12D1A7" w14:textId="77777777" w:rsidR="00667BA9" w:rsidRPr="004423D6" w:rsidRDefault="00667BA9" w:rsidP="008F7891">
            <w:pPr>
              <w:pStyle w:val="TableContent"/>
              <w:rPr>
                <w:highlight w:val="yellow"/>
              </w:rPr>
            </w:pPr>
          </w:p>
        </w:tc>
      </w:tr>
      <w:tr w:rsidR="00667BA9" w:rsidRPr="00D4120B" w14:paraId="4BAB9582" w14:textId="77777777">
        <w:trPr>
          <w:cantSplit/>
          <w:jc w:val="center"/>
        </w:trPr>
        <w:tc>
          <w:tcPr>
            <w:tcW w:w="611" w:type="dxa"/>
          </w:tcPr>
          <w:p w14:paraId="0FC833DF" w14:textId="77777777" w:rsidR="00667BA9" w:rsidRPr="00D4120B" w:rsidRDefault="00667BA9" w:rsidP="008F7891">
            <w:pPr>
              <w:pStyle w:val="TableContent"/>
            </w:pPr>
            <w:r w:rsidRPr="00D4120B">
              <w:t>16</w:t>
            </w:r>
          </w:p>
        </w:tc>
        <w:tc>
          <w:tcPr>
            <w:tcW w:w="2455" w:type="dxa"/>
          </w:tcPr>
          <w:p w14:paraId="0E7AAA83" w14:textId="77777777" w:rsidR="00667BA9" w:rsidRPr="00D4120B" w:rsidRDefault="00667BA9" w:rsidP="008F7891">
            <w:pPr>
              <w:pStyle w:val="TableContent"/>
            </w:pPr>
            <w:r w:rsidRPr="00D4120B">
              <w:t>Value Set Version ID</w:t>
            </w:r>
          </w:p>
        </w:tc>
        <w:tc>
          <w:tcPr>
            <w:tcW w:w="722" w:type="dxa"/>
          </w:tcPr>
          <w:p w14:paraId="12EC156C" w14:textId="77777777" w:rsidR="00667BA9" w:rsidRDefault="00667BA9" w:rsidP="008F7891">
            <w:pPr>
              <w:pStyle w:val="TableContent"/>
            </w:pPr>
            <w:r w:rsidRPr="00D4120B">
              <w:t>DTM</w:t>
            </w:r>
          </w:p>
        </w:tc>
        <w:tc>
          <w:tcPr>
            <w:tcW w:w="866" w:type="dxa"/>
          </w:tcPr>
          <w:p w14:paraId="05FE7BB2" w14:textId="77777777" w:rsidR="00667BA9" w:rsidRPr="00D4120B" w:rsidRDefault="00667BA9" w:rsidP="008F7891">
            <w:pPr>
              <w:pStyle w:val="TableContent"/>
            </w:pPr>
            <w:r>
              <w:t>O</w:t>
            </w:r>
          </w:p>
        </w:tc>
        <w:tc>
          <w:tcPr>
            <w:tcW w:w="704" w:type="dxa"/>
          </w:tcPr>
          <w:p w14:paraId="0EDC1CA1" w14:textId="77777777" w:rsidR="00667BA9" w:rsidRDefault="00667BA9" w:rsidP="008F7891">
            <w:pPr>
              <w:pStyle w:val="TableContent"/>
            </w:pPr>
            <w:r w:rsidRPr="00D4120B">
              <w:t>1..8</w:t>
            </w:r>
          </w:p>
        </w:tc>
        <w:tc>
          <w:tcPr>
            <w:tcW w:w="848" w:type="dxa"/>
          </w:tcPr>
          <w:p w14:paraId="2D431279" w14:textId="77777777" w:rsidR="00667BA9" w:rsidRDefault="000D2792" w:rsidP="008F7891">
            <w:pPr>
              <w:pStyle w:val="TableContent"/>
            </w:pPr>
            <w:r>
              <w:t>=</w:t>
            </w:r>
          </w:p>
        </w:tc>
        <w:tc>
          <w:tcPr>
            <w:tcW w:w="1417" w:type="dxa"/>
          </w:tcPr>
          <w:p w14:paraId="01287877" w14:textId="77777777" w:rsidR="00667BA9" w:rsidRPr="00D4120B" w:rsidRDefault="00667BA9" w:rsidP="008F7891">
            <w:pPr>
              <w:pStyle w:val="TableContent"/>
            </w:pPr>
          </w:p>
        </w:tc>
        <w:tc>
          <w:tcPr>
            <w:tcW w:w="4684" w:type="dxa"/>
          </w:tcPr>
          <w:p w14:paraId="08A20BCE" w14:textId="77777777" w:rsidR="00667BA9" w:rsidRPr="004423D6" w:rsidRDefault="00667BA9" w:rsidP="008F7891">
            <w:pPr>
              <w:pStyle w:val="TableContent"/>
              <w:rPr>
                <w:highlight w:val="yellow"/>
              </w:rPr>
            </w:pPr>
          </w:p>
        </w:tc>
      </w:tr>
      <w:tr w:rsidR="00667BA9" w:rsidRPr="00D4120B" w14:paraId="17DC76DF" w14:textId="77777777">
        <w:trPr>
          <w:cantSplit/>
          <w:jc w:val="center"/>
        </w:trPr>
        <w:tc>
          <w:tcPr>
            <w:tcW w:w="611" w:type="dxa"/>
          </w:tcPr>
          <w:p w14:paraId="10937FFF" w14:textId="77777777" w:rsidR="00667BA9" w:rsidRPr="00D4120B" w:rsidRDefault="00667BA9" w:rsidP="008F7891">
            <w:pPr>
              <w:pStyle w:val="TableContent"/>
            </w:pPr>
            <w:r w:rsidRPr="00D4120B">
              <w:t>17</w:t>
            </w:r>
          </w:p>
        </w:tc>
        <w:tc>
          <w:tcPr>
            <w:tcW w:w="2455" w:type="dxa"/>
          </w:tcPr>
          <w:p w14:paraId="05A21AAE" w14:textId="77777777" w:rsidR="00667BA9" w:rsidRPr="00D4120B" w:rsidRDefault="00667BA9" w:rsidP="008F7891">
            <w:pPr>
              <w:pStyle w:val="TableContent"/>
            </w:pPr>
            <w:r w:rsidRPr="00D4120B">
              <w:t>Alternate Coding System OID</w:t>
            </w:r>
          </w:p>
        </w:tc>
        <w:tc>
          <w:tcPr>
            <w:tcW w:w="722" w:type="dxa"/>
          </w:tcPr>
          <w:p w14:paraId="36E62BCD" w14:textId="77777777" w:rsidR="00667BA9" w:rsidRDefault="00667BA9" w:rsidP="008F7891">
            <w:pPr>
              <w:pStyle w:val="TableContent"/>
            </w:pPr>
            <w:r w:rsidRPr="00D4120B">
              <w:t>ST</w:t>
            </w:r>
          </w:p>
        </w:tc>
        <w:tc>
          <w:tcPr>
            <w:tcW w:w="866" w:type="dxa"/>
          </w:tcPr>
          <w:p w14:paraId="372B1FDB" w14:textId="77777777" w:rsidR="00667BA9" w:rsidRPr="00D4120B" w:rsidRDefault="00667BA9" w:rsidP="008F7891">
            <w:pPr>
              <w:pStyle w:val="TableContent"/>
            </w:pPr>
            <w:r>
              <w:t>O</w:t>
            </w:r>
          </w:p>
        </w:tc>
        <w:tc>
          <w:tcPr>
            <w:tcW w:w="704" w:type="dxa"/>
          </w:tcPr>
          <w:p w14:paraId="0C71D9DF" w14:textId="77777777" w:rsidR="00667BA9" w:rsidRDefault="00667BA9" w:rsidP="008F7891">
            <w:pPr>
              <w:pStyle w:val="TableContent"/>
            </w:pPr>
            <w:r w:rsidRPr="00D4120B">
              <w:t>1..199</w:t>
            </w:r>
          </w:p>
        </w:tc>
        <w:tc>
          <w:tcPr>
            <w:tcW w:w="848" w:type="dxa"/>
          </w:tcPr>
          <w:p w14:paraId="06BFF42A" w14:textId="77777777" w:rsidR="00667BA9" w:rsidRDefault="000D2792" w:rsidP="008F7891">
            <w:pPr>
              <w:pStyle w:val="TableContent"/>
            </w:pPr>
            <w:r>
              <w:t>=</w:t>
            </w:r>
          </w:p>
        </w:tc>
        <w:tc>
          <w:tcPr>
            <w:tcW w:w="1417" w:type="dxa"/>
          </w:tcPr>
          <w:p w14:paraId="0D06B2EC" w14:textId="77777777" w:rsidR="00667BA9" w:rsidRPr="00D4120B" w:rsidRDefault="00667BA9" w:rsidP="008F7891">
            <w:pPr>
              <w:pStyle w:val="TableContent"/>
            </w:pPr>
          </w:p>
        </w:tc>
        <w:tc>
          <w:tcPr>
            <w:tcW w:w="4684" w:type="dxa"/>
          </w:tcPr>
          <w:p w14:paraId="550ABC09" w14:textId="77777777" w:rsidR="00667BA9" w:rsidRPr="004423D6" w:rsidRDefault="00667BA9" w:rsidP="008F7891">
            <w:pPr>
              <w:pStyle w:val="TableContent"/>
              <w:rPr>
                <w:highlight w:val="yellow"/>
              </w:rPr>
            </w:pPr>
          </w:p>
        </w:tc>
      </w:tr>
      <w:tr w:rsidR="00667BA9" w:rsidRPr="00D4120B" w14:paraId="5A17E935" w14:textId="77777777">
        <w:trPr>
          <w:cantSplit/>
          <w:jc w:val="center"/>
        </w:trPr>
        <w:tc>
          <w:tcPr>
            <w:tcW w:w="611" w:type="dxa"/>
          </w:tcPr>
          <w:p w14:paraId="7FC8F511" w14:textId="77777777" w:rsidR="00667BA9" w:rsidRPr="00D4120B" w:rsidRDefault="00667BA9" w:rsidP="008F7891">
            <w:pPr>
              <w:pStyle w:val="TableContent"/>
            </w:pPr>
            <w:r w:rsidRPr="00D4120B">
              <w:t>18</w:t>
            </w:r>
          </w:p>
        </w:tc>
        <w:tc>
          <w:tcPr>
            <w:tcW w:w="2455" w:type="dxa"/>
          </w:tcPr>
          <w:p w14:paraId="5B6E85E2" w14:textId="77777777" w:rsidR="00667BA9" w:rsidRPr="00D4120B" w:rsidRDefault="00667BA9" w:rsidP="008F7891">
            <w:pPr>
              <w:pStyle w:val="TableContent"/>
            </w:pPr>
            <w:r w:rsidRPr="00D4120B">
              <w:t>Alternate Value Set OID</w:t>
            </w:r>
          </w:p>
        </w:tc>
        <w:tc>
          <w:tcPr>
            <w:tcW w:w="722" w:type="dxa"/>
          </w:tcPr>
          <w:p w14:paraId="3A1320EB" w14:textId="77777777" w:rsidR="00667BA9" w:rsidRDefault="00667BA9" w:rsidP="008F7891">
            <w:pPr>
              <w:pStyle w:val="TableContent"/>
            </w:pPr>
            <w:r w:rsidRPr="00D4120B">
              <w:t>ST</w:t>
            </w:r>
          </w:p>
        </w:tc>
        <w:tc>
          <w:tcPr>
            <w:tcW w:w="866" w:type="dxa"/>
          </w:tcPr>
          <w:p w14:paraId="0AE2ADD8" w14:textId="77777777" w:rsidR="00667BA9" w:rsidRPr="00D4120B" w:rsidRDefault="00667BA9" w:rsidP="008F7891">
            <w:pPr>
              <w:pStyle w:val="TableContent"/>
            </w:pPr>
            <w:r>
              <w:t>O</w:t>
            </w:r>
          </w:p>
        </w:tc>
        <w:tc>
          <w:tcPr>
            <w:tcW w:w="704" w:type="dxa"/>
          </w:tcPr>
          <w:p w14:paraId="3533DC1C" w14:textId="77777777" w:rsidR="00667BA9" w:rsidRDefault="00667BA9" w:rsidP="008F7891">
            <w:pPr>
              <w:pStyle w:val="TableContent"/>
            </w:pPr>
            <w:r w:rsidRPr="00D4120B">
              <w:t>1..199</w:t>
            </w:r>
          </w:p>
        </w:tc>
        <w:tc>
          <w:tcPr>
            <w:tcW w:w="848" w:type="dxa"/>
          </w:tcPr>
          <w:p w14:paraId="218FF132" w14:textId="77777777" w:rsidR="00667BA9" w:rsidRDefault="000D2792" w:rsidP="008F7891">
            <w:pPr>
              <w:pStyle w:val="TableContent"/>
            </w:pPr>
            <w:r>
              <w:t>=</w:t>
            </w:r>
          </w:p>
        </w:tc>
        <w:tc>
          <w:tcPr>
            <w:tcW w:w="1417" w:type="dxa"/>
          </w:tcPr>
          <w:p w14:paraId="2A24C888" w14:textId="77777777" w:rsidR="00667BA9" w:rsidRPr="00D4120B" w:rsidRDefault="00667BA9" w:rsidP="008F7891">
            <w:pPr>
              <w:pStyle w:val="TableContent"/>
            </w:pPr>
          </w:p>
        </w:tc>
        <w:tc>
          <w:tcPr>
            <w:tcW w:w="4684" w:type="dxa"/>
          </w:tcPr>
          <w:p w14:paraId="602DDA2D" w14:textId="77777777" w:rsidR="00667BA9" w:rsidRPr="004423D6" w:rsidRDefault="00667BA9" w:rsidP="008F7891">
            <w:pPr>
              <w:pStyle w:val="TableContent"/>
              <w:rPr>
                <w:highlight w:val="yellow"/>
              </w:rPr>
            </w:pPr>
          </w:p>
        </w:tc>
      </w:tr>
      <w:tr w:rsidR="00667BA9" w:rsidRPr="00D4120B" w14:paraId="3B93A4D3" w14:textId="77777777">
        <w:trPr>
          <w:cantSplit/>
          <w:jc w:val="center"/>
        </w:trPr>
        <w:tc>
          <w:tcPr>
            <w:tcW w:w="611" w:type="dxa"/>
          </w:tcPr>
          <w:p w14:paraId="625A6F91" w14:textId="77777777" w:rsidR="00667BA9" w:rsidRPr="00D4120B" w:rsidRDefault="00667BA9" w:rsidP="008F7891">
            <w:pPr>
              <w:pStyle w:val="TableContent"/>
            </w:pPr>
            <w:r w:rsidRPr="00D4120B">
              <w:t>19</w:t>
            </w:r>
          </w:p>
        </w:tc>
        <w:tc>
          <w:tcPr>
            <w:tcW w:w="2455" w:type="dxa"/>
          </w:tcPr>
          <w:p w14:paraId="4276FB4C" w14:textId="77777777" w:rsidR="00667BA9" w:rsidRPr="00D4120B" w:rsidRDefault="00667BA9" w:rsidP="008F7891">
            <w:pPr>
              <w:pStyle w:val="TableContent"/>
            </w:pPr>
            <w:r w:rsidRPr="00D4120B">
              <w:t>Alternate Value Set Version ID</w:t>
            </w:r>
          </w:p>
        </w:tc>
        <w:tc>
          <w:tcPr>
            <w:tcW w:w="722" w:type="dxa"/>
          </w:tcPr>
          <w:p w14:paraId="6993627B" w14:textId="77777777" w:rsidR="00667BA9" w:rsidRDefault="00667BA9" w:rsidP="008F7891">
            <w:pPr>
              <w:pStyle w:val="TableContent"/>
            </w:pPr>
            <w:r w:rsidRPr="00D4120B">
              <w:t>DTM</w:t>
            </w:r>
          </w:p>
        </w:tc>
        <w:tc>
          <w:tcPr>
            <w:tcW w:w="866" w:type="dxa"/>
          </w:tcPr>
          <w:p w14:paraId="5635FAA6" w14:textId="77777777" w:rsidR="00667BA9" w:rsidRPr="00D4120B" w:rsidRDefault="00667BA9" w:rsidP="008F7891">
            <w:pPr>
              <w:pStyle w:val="TableContent"/>
            </w:pPr>
            <w:r>
              <w:t>O</w:t>
            </w:r>
          </w:p>
        </w:tc>
        <w:tc>
          <w:tcPr>
            <w:tcW w:w="704" w:type="dxa"/>
          </w:tcPr>
          <w:p w14:paraId="6FDD96B5" w14:textId="77777777" w:rsidR="00667BA9" w:rsidRDefault="00667BA9" w:rsidP="008F7891">
            <w:pPr>
              <w:pStyle w:val="TableContent"/>
            </w:pPr>
            <w:r w:rsidRPr="00D4120B">
              <w:t>1..8</w:t>
            </w:r>
          </w:p>
        </w:tc>
        <w:tc>
          <w:tcPr>
            <w:tcW w:w="848" w:type="dxa"/>
          </w:tcPr>
          <w:p w14:paraId="22EB86E1" w14:textId="77777777" w:rsidR="00667BA9" w:rsidRDefault="000D2792" w:rsidP="008F7891">
            <w:pPr>
              <w:pStyle w:val="TableContent"/>
            </w:pPr>
            <w:r>
              <w:t>=</w:t>
            </w:r>
          </w:p>
        </w:tc>
        <w:tc>
          <w:tcPr>
            <w:tcW w:w="1417" w:type="dxa"/>
          </w:tcPr>
          <w:p w14:paraId="40A23995" w14:textId="77777777" w:rsidR="00667BA9" w:rsidRPr="00D4120B" w:rsidRDefault="00667BA9" w:rsidP="008F7891">
            <w:pPr>
              <w:pStyle w:val="TableContent"/>
            </w:pPr>
          </w:p>
        </w:tc>
        <w:tc>
          <w:tcPr>
            <w:tcW w:w="4684" w:type="dxa"/>
          </w:tcPr>
          <w:p w14:paraId="2A87ECC9" w14:textId="77777777" w:rsidR="00667BA9" w:rsidRPr="004423D6" w:rsidRDefault="00667BA9" w:rsidP="008F7891">
            <w:pPr>
              <w:pStyle w:val="TableContent"/>
              <w:rPr>
                <w:highlight w:val="yellow"/>
              </w:rPr>
            </w:pPr>
          </w:p>
        </w:tc>
      </w:tr>
      <w:tr w:rsidR="00667BA9" w:rsidRPr="00D4120B" w14:paraId="6557565C" w14:textId="77777777">
        <w:trPr>
          <w:cantSplit/>
          <w:jc w:val="center"/>
        </w:trPr>
        <w:tc>
          <w:tcPr>
            <w:tcW w:w="611" w:type="dxa"/>
          </w:tcPr>
          <w:p w14:paraId="2A270945" w14:textId="77777777" w:rsidR="00667BA9" w:rsidRPr="00D4120B" w:rsidRDefault="00667BA9" w:rsidP="008F7891">
            <w:pPr>
              <w:pStyle w:val="TableContent"/>
            </w:pPr>
            <w:r w:rsidRPr="00D4120B">
              <w:t>20</w:t>
            </w:r>
          </w:p>
        </w:tc>
        <w:tc>
          <w:tcPr>
            <w:tcW w:w="2455" w:type="dxa"/>
          </w:tcPr>
          <w:p w14:paraId="369B7502" w14:textId="77777777" w:rsidR="00667BA9" w:rsidRPr="00D4120B" w:rsidRDefault="00667BA9" w:rsidP="008F7891">
            <w:pPr>
              <w:pStyle w:val="TableContent"/>
            </w:pPr>
            <w:r w:rsidRPr="00D4120B">
              <w:t>Second Alternate Coding System OID</w:t>
            </w:r>
          </w:p>
        </w:tc>
        <w:tc>
          <w:tcPr>
            <w:tcW w:w="722" w:type="dxa"/>
          </w:tcPr>
          <w:p w14:paraId="04E49882" w14:textId="77777777" w:rsidR="00667BA9" w:rsidRDefault="00667BA9" w:rsidP="008F7891">
            <w:pPr>
              <w:pStyle w:val="TableContent"/>
            </w:pPr>
            <w:r w:rsidRPr="00D4120B">
              <w:t>ST</w:t>
            </w:r>
          </w:p>
        </w:tc>
        <w:tc>
          <w:tcPr>
            <w:tcW w:w="866" w:type="dxa"/>
          </w:tcPr>
          <w:p w14:paraId="50BB7157" w14:textId="77777777" w:rsidR="00667BA9" w:rsidRPr="00D4120B" w:rsidRDefault="00667BA9" w:rsidP="008F7891">
            <w:pPr>
              <w:pStyle w:val="TableContent"/>
            </w:pPr>
            <w:r>
              <w:t>O</w:t>
            </w:r>
          </w:p>
        </w:tc>
        <w:tc>
          <w:tcPr>
            <w:tcW w:w="704" w:type="dxa"/>
          </w:tcPr>
          <w:p w14:paraId="41F806B3" w14:textId="77777777" w:rsidR="00667BA9" w:rsidRDefault="00667BA9" w:rsidP="008F7891">
            <w:pPr>
              <w:pStyle w:val="TableContent"/>
            </w:pPr>
            <w:r w:rsidRPr="00D4120B">
              <w:t>1..199</w:t>
            </w:r>
          </w:p>
        </w:tc>
        <w:tc>
          <w:tcPr>
            <w:tcW w:w="848" w:type="dxa"/>
          </w:tcPr>
          <w:p w14:paraId="6325D0AD" w14:textId="77777777" w:rsidR="00667BA9" w:rsidRDefault="000D2792" w:rsidP="008F7891">
            <w:pPr>
              <w:pStyle w:val="TableContent"/>
            </w:pPr>
            <w:r>
              <w:t>=</w:t>
            </w:r>
          </w:p>
        </w:tc>
        <w:tc>
          <w:tcPr>
            <w:tcW w:w="1417" w:type="dxa"/>
          </w:tcPr>
          <w:p w14:paraId="3CC359E9" w14:textId="77777777" w:rsidR="00667BA9" w:rsidRPr="00D4120B" w:rsidRDefault="00667BA9" w:rsidP="008F7891">
            <w:pPr>
              <w:pStyle w:val="TableContent"/>
            </w:pPr>
          </w:p>
        </w:tc>
        <w:tc>
          <w:tcPr>
            <w:tcW w:w="4684" w:type="dxa"/>
          </w:tcPr>
          <w:p w14:paraId="2D5D0A0D" w14:textId="77777777" w:rsidR="00667BA9" w:rsidRPr="004423D6" w:rsidRDefault="00667BA9" w:rsidP="008F7891">
            <w:pPr>
              <w:pStyle w:val="TableContent"/>
              <w:rPr>
                <w:highlight w:val="yellow"/>
              </w:rPr>
            </w:pPr>
          </w:p>
        </w:tc>
      </w:tr>
      <w:tr w:rsidR="00667BA9" w:rsidRPr="00D4120B" w14:paraId="1151DEE6" w14:textId="77777777">
        <w:trPr>
          <w:cantSplit/>
          <w:jc w:val="center"/>
        </w:trPr>
        <w:tc>
          <w:tcPr>
            <w:tcW w:w="611" w:type="dxa"/>
          </w:tcPr>
          <w:p w14:paraId="6298E5C1" w14:textId="77777777" w:rsidR="00667BA9" w:rsidRPr="00D4120B" w:rsidRDefault="00667BA9" w:rsidP="008F7891">
            <w:pPr>
              <w:pStyle w:val="TableContent"/>
            </w:pPr>
            <w:r w:rsidRPr="00D4120B">
              <w:t>21</w:t>
            </w:r>
          </w:p>
        </w:tc>
        <w:tc>
          <w:tcPr>
            <w:tcW w:w="2455" w:type="dxa"/>
          </w:tcPr>
          <w:p w14:paraId="1EB31141" w14:textId="77777777" w:rsidR="00667BA9" w:rsidRPr="00D4120B" w:rsidRDefault="00667BA9" w:rsidP="008F7891">
            <w:pPr>
              <w:pStyle w:val="TableContent"/>
            </w:pPr>
            <w:r w:rsidRPr="00D4120B">
              <w:t>Second Alternate Value Set OID</w:t>
            </w:r>
          </w:p>
        </w:tc>
        <w:tc>
          <w:tcPr>
            <w:tcW w:w="722" w:type="dxa"/>
          </w:tcPr>
          <w:p w14:paraId="56A9B2EB" w14:textId="77777777" w:rsidR="00667BA9" w:rsidRDefault="00667BA9" w:rsidP="008F7891">
            <w:pPr>
              <w:pStyle w:val="TableContent"/>
            </w:pPr>
            <w:r w:rsidRPr="00D4120B">
              <w:t>ST</w:t>
            </w:r>
          </w:p>
        </w:tc>
        <w:tc>
          <w:tcPr>
            <w:tcW w:w="866" w:type="dxa"/>
          </w:tcPr>
          <w:p w14:paraId="4741C613" w14:textId="77777777" w:rsidR="00667BA9" w:rsidRPr="00D4120B" w:rsidRDefault="00667BA9" w:rsidP="008F7891">
            <w:pPr>
              <w:pStyle w:val="TableContent"/>
            </w:pPr>
            <w:r>
              <w:t>O</w:t>
            </w:r>
          </w:p>
        </w:tc>
        <w:tc>
          <w:tcPr>
            <w:tcW w:w="704" w:type="dxa"/>
          </w:tcPr>
          <w:p w14:paraId="4158A589" w14:textId="77777777" w:rsidR="00667BA9" w:rsidRDefault="00667BA9" w:rsidP="008F7891">
            <w:pPr>
              <w:pStyle w:val="TableContent"/>
            </w:pPr>
            <w:r w:rsidRPr="00D4120B">
              <w:t>1..199</w:t>
            </w:r>
          </w:p>
        </w:tc>
        <w:tc>
          <w:tcPr>
            <w:tcW w:w="848" w:type="dxa"/>
          </w:tcPr>
          <w:p w14:paraId="00D3626C" w14:textId="77777777" w:rsidR="00667BA9" w:rsidRDefault="000D2792" w:rsidP="008F7891">
            <w:pPr>
              <w:pStyle w:val="TableContent"/>
            </w:pPr>
            <w:r>
              <w:t>=</w:t>
            </w:r>
          </w:p>
        </w:tc>
        <w:tc>
          <w:tcPr>
            <w:tcW w:w="1417" w:type="dxa"/>
          </w:tcPr>
          <w:p w14:paraId="4873810E" w14:textId="77777777" w:rsidR="00667BA9" w:rsidRPr="00D4120B" w:rsidRDefault="00667BA9" w:rsidP="008F7891">
            <w:pPr>
              <w:pStyle w:val="TableContent"/>
            </w:pPr>
          </w:p>
        </w:tc>
        <w:tc>
          <w:tcPr>
            <w:tcW w:w="4684" w:type="dxa"/>
          </w:tcPr>
          <w:p w14:paraId="122ADC4B" w14:textId="77777777" w:rsidR="00667BA9" w:rsidRPr="004423D6" w:rsidRDefault="00667BA9" w:rsidP="008F7891">
            <w:pPr>
              <w:pStyle w:val="TableContent"/>
              <w:rPr>
                <w:highlight w:val="yellow"/>
              </w:rPr>
            </w:pPr>
          </w:p>
        </w:tc>
      </w:tr>
      <w:tr w:rsidR="00667BA9" w:rsidRPr="00D4120B" w14:paraId="05BE1CCC" w14:textId="77777777">
        <w:trPr>
          <w:cantSplit/>
          <w:jc w:val="center"/>
        </w:trPr>
        <w:tc>
          <w:tcPr>
            <w:tcW w:w="611" w:type="dxa"/>
          </w:tcPr>
          <w:p w14:paraId="0CE0D322" w14:textId="77777777" w:rsidR="00667BA9" w:rsidRPr="00D4120B" w:rsidRDefault="00667BA9" w:rsidP="008F7891">
            <w:pPr>
              <w:pStyle w:val="TableContent"/>
            </w:pPr>
            <w:r w:rsidRPr="00D4120B">
              <w:t>22</w:t>
            </w:r>
          </w:p>
        </w:tc>
        <w:tc>
          <w:tcPr>
            <w:tcW w:w="2455" w:type="dxa"/>
          </w:tcPr>
          <w:p w14:paraId="28106DF5" w14:textId="77777777" w:rsidR="00667BA9" w:rsidRPr="00D4120B" w:rsidRDefault="00667BA9" w:rsidP="008F7891">
            <w:pPr>
              <w:pStyle w:val="TableContent"/>
            </w:pPr>
            <w:r w:rsidRPr="00D4120B">
              <w:t>Second Alternate Value Set Version ID</w:t>
            </w:r>
          </w:p>
        </w:tc>
        <w:tc>
          <w:tcPr>
            <w:tcW w:w="722" w:type="dxa"/>
          </w:tcPr>
          <w:p w14:paraId="19572919" w14:textId="77777777" w:rsidR="00667BA9" w:rsidRDefault="00667BA9" w:rsidP="008F7891">
            <w:pPr>
              <w:pStyle w:val="TableContent"/>
            </w:pPr>
            <w:r w:rsidRPr="00D4120B">
              <w:t>DTM</w:t>
            </w:r>
          </w:p>
        </w:tc>
        <w:tc>
          <w:tcPr>
            <w:tcW w:w="866" w:type="dxa"/>
          </w:tcPr>
          <w:p w14:paraId="3FD0566F" w14:textId="77777777" w:rsidR="00667BA9" w:rsidRPr="00D4120B" w:rsidRDefault="00667BA9" w:rsidP="008F7891">
            <w:pPr>
              <w:pStyle w:val="TableContent"/>
            </w:pPr>
            <w:r>
              <w:t>O</w:t>
            </w:r>
          </w:p>
        </w:tc>
        <w:tc>
          <w:tcPr>
            <w:tcW w:w="704" w:type="dxa"/>
          </w:tcPr>
          <w:p w14:paraId="3690BC90" w14:textId="77777777" w:rsidR="00667BA9" w:rsidRDefault="00667BA9" w:rsidP="008F7891">
            <w:pPr>
              <w:pStyle w:val="TableContent"/>
            </w:pPr>
            <w:r w:rsidRPr="00D4120B">
              <w:t>1..8</w:t>
            </w:r>
          </w:p>
        </w:tc>
        <w:tc>
          <w:tcPr>
            <w:tcW w:w="848" w:type="dxa"/>
          </w:tcPr>
          <w:p w14:paraId="699EAACA" w14:textId="77777777" w:rsidR="00667BA9" w:rsidRDefault="000D2792" w:rsidP="008F7891">
            <w:pPr>
              <w:pStyle w:val="TableContent"/>
            </w:pPr>
            <w:r>
              <w:t>=</w:t>
            </w:r>
          </w:p>
        </w:tc>
        <w:tc>
          <w:tcPr>
            <w:tcW w:w="1417" w:type="dxa"/>
          </w:tcPr>
          <w:p w14:paraId="070AF65B" w14:textId="77777777" w:rsidR="00667BA9" w:rsidRPr="00D4120B" w:rsidRDefault="00667BA9" w:rsidP="008F7891">
            <w:pPr>
              <w:pStyle w:val="TableContent"/>
            </w:pPr>
          </w:p>
        </w:tc>
        <w:tc>
          <w:tcPr>
            <w:tcW w:w="4684" w:type="dxa"/>
          </w:tcPr>
          <w:p w14:paraId="4A99B4E9" w14:textId="77777777" w:rsidR="00667BA9" w:rsidRPr="004423D6" w:rsidRDefault="00667BA9" w:rsidP="008F7891">
            <w:pPr>
              <w:pStyle w:val="TableContent"/>
              <w:rPr>
                <w:highlight w:val="yellow"/>
              </w:rPr>
            </w:pPr>
          </w:p>
        </w:tc>
      </w:tr>
    </w:tbl>
    <w:p w14:paraId="696382E4" w14:textId="77777777" w:rsidR="00983294" w:rsidRDefault="005A1C80">
      <w:pPr>
        <w:pStyle w:val="UsageNote"/>
      </w:pPr>
      <w:r w:rsidRPr="005A1C80">
        <w:t>Usage Note</w:t>
      </w:r>
    </w:p>
    <w:p w14:paraId="29A15B4B" w14:textId="77777777" w:rsidR="00667BA9" w:rsidRPr="00D4120B" w:rsidRDefault="00667BA9" w:rsidP="00667BA9">
      <w:pPr>
        <w:pStyle w:val="UsageNoteIndent"/>
      </w:pPr>
      <w:r w:rsidRPr="00D4120B">
        <w:t>The CWE data type is used where it is necessary to communicate a code, text, coding system and the version of coding system the code was drawn from</w:t>
      </w:r>
      <w:r w:rsidR="00400CF4">
        <w:t xml:space="preserve">. </w:t>
      </w:r>
      <w:r w:rsidRPr="00D4120B">
        <w:t>It also allows the communication of an alternate code drawn from another coding system</w:t>
      </w:r>
      <w:r w:rsidR="00400CF4">
        <w:t xml:space="preserve">. </w:t>
      </w:r>
      <w:r w:rsidRPr="00D4120B">
        <w:t>Many coded fields in this specification identify coding systems or value sets that must be used for the field</w:t>
      </w:r>
      <w:r w:rsidR="00400CF4">
        <w:t xml:space="preserve">. </w:t>
      </w:r>
      <w:r w:rsidRPr="00D4120B">
        <w:rPr>
          <w:b/>
        </w:rPr>
        <w:t>When populating the CWE data types with these values, this guide does not give preference to the triplet in which the standard code should appear</w:t>
      </w:r>
      <w:r w:rsidR="00400CF4">
        <w:rPr>
          <w:b/>
        </w:rPr>
        <w:t xml:space="preserve">. </w:t>
      </w:r>
      <w:r w:rsidRPr="00D4120B">
        <w:t>The receiver is expected to examine the coding system names in components 3 and 6 to determine if it recognizes the coding system.</w:t>
      </w:r>
    </w:p>
    <w:p w14:paraId="2E380664" w14:textId="77777777" w:rsidR="008C43F7" w:rsidRDefault="00667BA9" w:rsidP="008C43F7">
      <w:pPr>
        <w:pStyle w:val="UsageNoteIndent"/>
        <w:rPr>
          <w:ins w:id="1873" w:author="Swain, Ashley" w:date="2011-11-22T14:36:00Z"/>
        </w:rPr>
      </w:pPr>
      <w:del w:id="1874" w:author="Swain, Ashley" w:date="2011-11-22T14:36:00Z">
        <w:r w:rsidRPr="00D4120B" w:rsidDel="008C43F7">
          <w:delText xml:space="preserve">The </w:delText>
        </w:r>
      </w:del>
      <w:ins w:id="1875" w:author="Swain, Ashley" w:date="2011-11-22T14:36:00Z">
        <w:r w:rsidR="008C43F7">
          <w:t>The CWE data type allows communication CWE Statuses that indicate whether the value is known or not, not applicable, or not available (HL7 Table 0353).  The full set of allowable values and its use is in Chapter 2A, Section 2.A.13 under Data Missing.  This will be allowed for all uses of CWE, except in OBX.2 and SPM.</w:t>
        </w:r>
        <w:r w:rsidR="00DC19C0">
          <w:t>4.</w:t>
        </w:r>
      </w:ins>
    </w:p>
    <w:p w14:paraId="365A025F" w14:textId="77777777" w:rsidR="00B15ABB" w:rsidRDefault="00B15ABB" w:rsidP="00B15ABB">
      <w:pPr>
        <w:pStyle w:val="Heading2"/>
        <w:numPr>
          <w:ilvl w:val="1"/>
          <w:numId w:val="22"/>
        </w:numPr>
        <w:tabs>
          <w:tab w:val="left" w:pos="630"/>
        </w:tabs>
        <w:rPr>
          <w:ins w:id="1876" w:author="Bob Yencha" w:date="2011-12-20T00:10:00Z"/>
        </w:rPr>
      </w:pPr>
      <w:bookmarkStart w:id="1877" w:name="_Toc189111953"/>
      <w:ins w:id="1878" w:author="Bob Yencha" w:date="2011-12-20T00:11:00Z">
        <w:r w:rsidRPr="00D4120B">
          <w:t>CWE</w:t>
        </w:r>
        <w:r>
          <w:t>-CR</w:t>
        </w:r>
        <w:r w:rsidRPr="00D4120B">
          <w:t>– Coded with Exceptions –</w:t>
        </w:r>
        <w:r>
          <w:t xml:space="preserve"> Code Required</w:t>
        </w:r>
      </w:ins>
      <w:bookmarkEnd w:id="1877"/>
    </w:p>
    <w:p w14:paraId="3619BA66" w14:textId="77777777" w:rsidR="00145BCA" w:rsidRDefault="00667BA9">
      <w:pPr>
        <w:pStyle w:val="UsageNoteIndent"/>
        <w:numPr>
          <w:ilvl w:val="1"/>
          <w:numId w:val="35"/>
        </w:numPr>
        <w:rPr>
          <w:del w:id="1879" w:author="Swain, Ashley" w:date="2011-11-22T14:36:00Z"/>
        </w:rPr>
      </w:pPr>
      <w:del w:id="1880" w:author="Swain, Ashley" w:date="2011-11-22T14:36:00Z">
        <w:r w:rsidRPr="00D4120B" w:rsidDel="008C43F7">
          <w:delText>CWE data type allows communication of an early form of what has come to be called "null flavors."  HL7 2.5.1 refers to these as CWE Statuses, where the values are drawn from HL7 Table 0353</w:delText>
        </w:r>
        <w:r w:rsidR="00F41474" w:rsidDel="008C43F7">
          <w:delText xml:space="preserve">. </w:delText>
        </w:r>
        <w:r w:rsidRPr="00D4120B" w:rsidDel="008C43F7">
          <w:delText>The CWE Statuses are not supported in this guide.</w:delText>
        </w:r>
      </w:del>
    </w:p>
    <w:p w14:paraId="1410A443" w14:textId="77777777" w:rsidR="00145BCA" w:rsidDel="00B15ABB" w:rsidRDefault="00667BA9">
      <w:pPr>
        <w:pStyle w:val="ConfTitle"/>
        <w:numPr>
          <w:ilvl w:val="1"/>
          <w:numId w:val="35"/>
        </w:numPr>
        <w:rPr>
          <w:del w:id="1881" w:author="Bob Yencha" w:date="2011-12-20T00:09:00Z"/>
        </w:rPr>
      </w:pPr>
      <w:del w:id="1882" w:author="Bob Yencha" w:date="2011-12-20T00:09:00Z">
        <w:r w:rsidDel="00B15ABB">
          <w:delText>Conformance Statements: Base Profile</w:delText>
        </w:r>
      </w:del>
    </w:p>
    <w:p w14:paraId="5D7A6392" w14:textId="77777777" w:rsidR="00667BA9" w:rsidRPr="004D1885" w:rsidDel="00E31892" w:rsidRDefault="00667BA9" w:rsidP="00667BA9">
      <w:pPr>
        <w:pStyle w:val="ConfStmt"/>
        <w:numPr>
          <w:ilvl w:val="1"/>
          <w:numId w:val="35"/>
        </w:numPr>
        <w:rPr>
          <w:del w:id="1883" w:author="Robert Snelick" w:date="2011-12-14T18:37:00Z"/>
        </w:rPr>
      </w:pPr>
      <w:del w:id="1884" w:author="Robert Snelick" w:date="2011-12-14T18:37:00Z">
        <w:r w:rsidRPr="00B15ABB" w:rsidDel="00E31892">
          <w:delText>LRI-CWE.a-1</w:delText>
        </w:r>
        <w:r w:rsidRPr="004D1885" w:rsidDel="00E31892">
          <w:delText>: If data is available for only one Coded Element then the triplet of C</w:delText>
        </w:r>
        <w:r w:rsidDel="00E31892">
          <w:delText>W</w:delText>
        </w:r>
        <w:r w:rsidRPr="004D1885" w:rsidDel="00E31892">
          <w:delText>E.1</w:delText>
        </w:r>
        <w:r w:rsidDel="00E31892">
          <w:delText xml:space="preserve"> (Identifier)</w:delText>
        </w:r>
        <w:r w:rsidRPr="004D1885" w:rsidDel="00E31892">
          <w:delText>, C</w:delText>
        </w:r>
        <w:r w:rsidDel="00E31892">
          <w:delText>W</w:delText>
        </w:r>
        <w:r w:rsidRPr="004D1885" w:rsidDel="00E31892">
          <w:delText>E.2</w:delText>
        </w:r>
        <w:r w:rsidDel="00E31892">
          <w:delText xml:space="preserve"> (Text),</w:delText>
        </w:r>
        <w:r w:rsidRPr="004D1885" w:rsidDel="00E31892">
          <w:delText xml:space="preserve"> and C</w:delText>
        </w:r>
        <w:r w:rsidDel="00E31892">
          <w:delText>W</w:delText>
        </w:r>
        <w:r w:rsidRPr="004D1885" w:rsidDel="00E31892">
          <w:delText xml:space="preserve">E.3 </w:delText>
        </w:r>
        <w:r w:rsidDel="00E31892">
          <w:delText>(Name of Coding System</w:delText>
        </w:r>
        <w:r w:rsidR="00515434" w:rsidRPr="00B15ABB">
          <w:delText>)</w:delText>
        </w:r>
        <w:r w:rsidDel="00E31892">
          <w:delText xml:space="preserve"> </w:delText>
        </w:r>
      </w:del>
      <w:ins w:id="1885" w:author="Swain, Ashley" w:date="2011-11-22T14:31:00Z">
        <w:del w:id="1886" w:author="Robert Snelick" w:date="2011-12-14T18:37:00Z">
          <w:r w:rsidR="008C43F7" w:rsidRPr="00B15ABB" w:rsidDel="00E31892">
            <w:delText>SHALL</w:delText>
          </w:r>
        </w:del>
      </w:ins>
      <w:del w:id="1887" w:author="Robert Snelick" w:date="2011-12-14T18:37:00Z">
        <w:r w:rsidRPr="008C43F7" w:rsidDel="00E31892">
          <w:delText>shall</w:delText>
        </w:r>
        <w:r w:rsidRPr="004D1885" w:rsidDel="00E31892">
          <w:delText xml:space="preserve"> be valued in accordance with the rules given for CE.1, CE.2, and CE.3.</w:delText>
        </w:r>
      </w:del>
    </w:p>
    <w:p w14:paraId="3B4AD1F3" w14:textId="77777777" w:rsidR="00667BA9" w:rsidDel="00E31892" w:rsidRDefault="00667BA9" w:rsidP="00667BA9">
      <w:pPr>
        <w:pStyle w:val="ConfStmt"/>
        <w:numPr>
          <w:ilvl w:val="1"/>
          <w:numId w:val="35"/>
        </w:numPr>
        <w:rPr>
          <w:del w:id="1888" w:author="Robert Snelick" w:date="2011-12-14T18:38:00Z"/>
        </w:rPr>
      </w:pPr>
      <w:del w:id="1889" w:author="Robert Snelick" w:date="2011-12-14T18:38:00Z">
        <w:r w:rsidRPr="00B15ABB" w:rsidDel="00E31892">
          <w:delText>LRI-CWE.a-2</w:delText>
        </w:r>
        <w:r w:rsidRPr="004D1885" w:rsidDel="00E31892">
          <w:delText>: If C</w:delText>
        </w:r>
        <w:r w:rsidDel="00E31892">
          <w:delText>W</w:delText>
        </w:r>
        <w:r w:rsidRPr="004D1885" w:rsidDel="00E31892">
          <w:delText>E.1</w:delText>
        </w:r>
        <w:r w:rsidR="00D83557" w:rsidDel="00E31892">
          <w:delText xml:space="preserve"> (Identifier) is </w:delText>
        </w:r>
      </w:del>
      <w:del w:id="1890" w:author="Robert Snelick" w:date="2011-12-14T17:39:00Z">
        <w:r w:rsidR="00D83557" w:rsidDel="004D247F">
          <w:delText>empty</w:delText>
        </w:r>
      </w:del>
      <w:del w:id="1891" w:author="Robert Snelick" w:date="2011-12-14T18:38:00Z">
        <w:r w:rsidDel="00E31892">
          <w:delText xml:space="preserve"> then </w:delText>
        </w:r>
        <w:r w:rsidRPr="004D1885" w:rsidDel="00E31892">
          <w:delText>C</w:delText>
        </w:r>
        <w:r w:rsidDel="00E31892">
          <w:delText>W</w:delText>
        </w:r>
        <w:r w:rsidRPr="004D1885" w:rsidDel="00E31892">
          <w:delText>E.2</w:delText>
        </w:r>
        <w:r w:rsidDel="00E31892">
          <w:delText xml:space="preserve"> (Text) </w:delText>
        </w:r>
        <w:r w:rsidRPr="00B15ABB" w:rsidDel="00E31892">
          <w:delText>SHALL NOT</w:delText>
        </w:r>
        <w:r w:rsidDel="00E31892">
          <w:delText xml:space="preserve"> be valued</w:delText>
        </w:r>
        <w:r w:rsidRPr="004D1885" w:rsidDel="00E31892">
          <w:delText>.</w:delText>
        </w:r>
      </w:del>
    </w:p>
    <w:p w14:paraId="40651F0F" w14:textId="77777777" w:rsidR="00667BA9" w:rsidDel="009246F0" w:rsidRDefault="00667BA9" w:rsidP="00667BA9">
      <w:pPr>
        <w:pStyle w:val="ConfStmt"/>
        <w:numPr>
          <w:ilvl w:val="1"/>
          <w:numId w:val="35"/>
        </w:numPr>
        <w:rPr>
          <w:del w:id="1892" w:author="Robert Snelick" w:date="2011-12-02T11:06:00Z"/>
        </w:rPr>
      </w:pPr>
      <w:del w:id="1893" w:author="Robert Snelick" w:date="2011-12-02T11:06:00Z">
        <w:r w:rsidRPr="00B15ABB" w:rsidDel="009246F0">
          <w:delText>LRI-CWE.a-3</w:delText>
        </w:r>
        <w:r w:rsidRPr="004D1885" w:rsidDel="009246F0">
          <w:delText>: If C</w:delText>
        </w:r>
        <w:r w:rsidDel="009246F0">
          <w:delText>W</w:delText>
        </w:r>
        <w:r w:rsidRPr="004D1885" w:rsidDel="009246F0">
          <w:delText>E.1</w:delText>
        </w:r>
        <w:r w:rsidR="00D83557" w:rsidDel="009246F0">
          <w:delText xml:space="preserve"> (Identifier) is populated</w:delText>
        </w:r>
        <w:r w:rsidDel="009246F0">
          <w:delText xml:space="preserve"> then </w:delText>
        </w:r>
        <w:r w:rsidRPr="004D1885" w:rsidDel="009246F0">
          <w:delText>C</w:delText>
        </w:r>
        <w:r w:rsidDel="009246F0">
          <w:delText>WE.3 (</w:delText>
        </w:r>
        <w:r w:rsidRPr="00D4120B" w:rsidDel="009246F0">
          <w:delText>Name of Coding System</w:delText>
        </w:r>
        <w:r w:rsidDel="009246F0">
          <w:delText xml:space="preserve">) </w:delText>
        </w:r>
        <w:r w:rsidRPr="00B15ABB" w:rsidDel="009246F0">
          <w:delText xml:space="preserve">SHALL </w:delText>
        </w:r>
        <w:r w:rsidDel="009246F0">
          <w:delText>be valued</w:delText>
        </w:r>
        <w:r w:rsidRPr="004D1885" w:rsidDel="009246F0">
          <w:delText>.</w:delText>
        </w:r>
      </w:del>
    </w:p>
    <w:p w14:paraId="02655CBE" w14:textId="77777777" w:rsidR="00D83557" w:rsidDel="009246F0" w:rsidRDefault="00D83557" w:rsidP="00D83557">
      <w:pPr>
        <w:pStyle w:val="ConfStmt"/>
        <w:numPr>
          <w:ilvl w:val="1"/>
          <w:numId w:val="35"/>
        </w:numPr>
        <w:rPr>
          <w:del w:id="1894" w:author="Robert Snelick" w:date="2011-12-02T11:06:00Z"/>
        </w:rPr>
      </w:pPr>
      <w:del w:id="1895" w:author="Robert Snelick" w:date="2011-12-02T11:06:00Z">
        <w:r w:rsidRPr="00B15ABB" w:rsidDel="009246F0">
          <w:delText>LRI-CWE.a-4</w:delText>
        </w:r>
        <w:r w:rsidRPr="004D1885" w:rsidDel="009246F0">
          <w:delText>: If C</w:delText>
        </w:r>
        <w:r w:rsidDel="009246F0">
          <w:delText>W</w:delText>
        </w:r>
        <w:r w:rsidRPr="004D1885" w:rsidDel="009246F0">
          <w:delText>E.</w:delText>
        </w:r>
        <w:r w:rsidDel="009246F0">
          <w:delText xml:space="preserve">4 (Alternate Identifier) is populated then </w:delText>
        </w:r>
        <w:r w:rsidRPr="004D1885" w:rsidDel="009246F0">
          <w:delText>C</w:delText>
        </w:r>
        <w:r w:rsidDel="009246F0">
          <w:delText>WE.6 (</w:delText>
        </w:r>
        <w:r w:rsidRPr="00D4120B" w:rsidDel="009246F0">
          <w:delText xml:space="preserve">Name of </w:delText>
        </w:r>
        <w:r w:rsidDel="009246F0">
          <w:delText xml:space="preserve">Alternate </w:delText>
        </w:r>
        <w:r w:rsidRPr="00D4120B" w:rsidDel="009246F0">
          <w:delText>Coding System</w:delText>
        </w:r>
        <w:r w:rsidDel="009246F0">
          <w:delText xml:space="preserve">) </w:delText>
        </w:r>
        <w:r w:rsidRPr="00B15ABB" w:rsidDel="009246F0">
          <w:delText xml:space="preserve">SHALL </w:delText>
        </w:r>
        <w:r w:rsidDel="009246F0">
          <w:delText>be valued</w:delText>
        </w:r>
        <w:r w:rsidRPr="004D1885" w:rsidDel="009246F0">
          <w:delText>.</w:delText>
        </w:r>
      </w:del>
    </w:p>
    <w:p w14:paraId="05A393C8" w14:textId="77777777" w:rsidR="00D83557" w:rsidDel="00E31892" w:rsidRDefault="00D83557" w:rsidP="00D83557">
      <w:pPr>
        <w:pStyle w:val="ConfStmt"/>
        <w:numPr>
          <w:ilvl w:val="1"/>
          <w:numId w:val="35"/>
        </w:numPr>
        <w:rPr>
          <w:del w:id="1896" w:author="Robert Snelick" w:date="2011-12-14T18:38:00Z"/>
        </w:rPr>
      </w:pPr>
      <w:del w:id="1897" w:author="Robert Snelick" w:date="2011-12-14T18:38:00Z">
        <w:r w:rsidRPr="00B15ABB" w:rsidDel="00E31892">
          <w:delText>LRI-CWE.a-5</w:delText>
        </w:r>
        <w:r w:rsidRPr="004D1885" w:rsidDel="00E31892">
          <w:delText>: If C</w:delText>
        </w:r>
        <w:r w:rsidDel="00E31892">
          <w:delText xml:space="preserve">WE.4 (Alternate Identifier) is </w:delText>
        </w:r>
      </w:del>
      <w:del w:id="1898" w:author="Robert Snelick" w:date="2011-12-14T17:43:00Z">
        <w:r w:rsidDel="004D247F">
          <w:delText>empty</w:delText>
        </w:r>
      </w:del>
      <w:del w:id="1899" w:author="Robert Snelick" w:date="2011-12-14T18:38:00Z">
        <w:r w:rsidDel="00E31892">
          <w:delText xml:space="preserve"> then </w:delText>
        </w:r>
        <w:r w:rsidRPr="004D1885" w:rsidDel="00E31892">
          <w:delText>C</w:delText>
        </w:r>
        <w:r w:rsidDel="00E31892">
          <w:delText xml:space="preserve">WE.5 (Alternate Text) </w:delText>
        </w:r>
        <w:r w:rsidRPr="00B15ABB" w:rsidDel="00E31892">
          <w:delText>SHALL NOT</w:delText>
        </w:r>
        <w:r w:rsidDel="00E31892">
          <w:delText xml:space="preserve"> be valued</w:delText>
        </w:r>
        <w:r w:rsidRPr="004D1885" w:rsidDel="00E31892">
          <w:delText>.</w:delText>
        </w:r>
      </w:del>
    </w:p>
    <w:p w14:paraId="6F692052" w14:textId="77777777" w:rsidR="00670269" w:rsidDel="00E31892" w:rsidRDefault="00D83557" w:rsidP="00D83557">
      <w:pPr>
        <w:pStyle w:val="ConfStmt"/>
        <w:numPr>
          <w:ilvl w:val="1"/>
          <w:numId w:val="35"/>
        </w:numPr>
        <w:rPr>
          <w:del w:id="1900" w:author="Robert Snelick" w:date="2011-12-14T18:38:00Z"/>
        </w:rPr>
      </w:pPr>
      <w:del w:id="1901" w:author="Robert Snelick" w:date="2011-12-14T18:38:00Z">
        <w:r w:rsidRPr="00B15ABB" w:rsidDel="00E31892">
          <w:delText>LRI-CWE.a-6</w:delText>
        </w:r>
        <w:r w:rsidRPr="004D1885" w:rsidDel="00E31892">
          <w:delText>: If C</w:delText>
        </w:r>
        <w:r w:rsidDel="00E31892">
          <w:delText>W</w:delText>
        </w:r>
        <w:r w:rsidRPr="004D1885" w:rsidDel="00E31892">
          <w:delText>E.1</w:delText>
        </w:r>
        <w:r w:rsidDel="00E31892">
          <w:delText xml:space="preserve"> (Identifier) and CWE.4 (Alternate Identifier) are not </w:delText>
        </w:r>
      </w:del>
      <w:del w:id="1902" w:author="Robert Snelick" w:date="2011-12-14T17:43:00Z">
        <w:r w:rsidDel="004D247F">
          <w:delText>populated</w:delText>
        </w:r>
      </w:del>
      <w:del w:id="1903" w:author="Robert Snelick" w:date="2011-12-14T18:38:00Z">
        <w:r w:rsidDel="00E31892">
          <w:delText xml:space="preserve">, then </w:delText>
        </w:r>
        <w:r w:rsidRPr="004D1885" w:rsidDel="00E31892">
          <w:delText>C</w:delText>
        </w:r>
        <w:r w:rsidDel="00E31892">
          <w:delText xml:space="preserve">WE.9 (Original Text) </w:delText>
        </w:r>
        <w:r w:rsidRPr="00B15ABB" w:rsidDel="00E31892">
          <w:delText xml:space="preserve">SHALL </w:delText>
        </w:r>
        <w:r w:rsidDel="00E31892">
          <w:delText>be valued</w:delText>
        </w:r>
        <w:r w:rsidRPr="004D1885" w:rsidDel="00E31892">
          <w:delText>.</w:delText>
        </w:r>
      </w:del>
    </w:p>
    <w:p w14:paraId="2F09D142" w14:textId="77777777" w:rsidR="00D83557" w:rsidRPr="00670269" w:rsidDel="00C43DFA" w:rsidRDefault="00670269" w:rsidP="00216ECF">
      <w:pPr>
        <w:pStyle w:val="ConfStmt"/>
        <w:numPr>
          <w:ilvl w:val="1"/>
          <w:numId w:val="35"/>
        </w:numPr>
        <w:rPr>
          <w:del w:id="1904" w:author="Robert Snelick" w:date="2011-12-14T17:53:00Z"/>
        </w:rPr>
      </w:pPr>
      <w:del w:id="1905" w:author="Robert Snelick" w:date="2011-12-14T17:53:00Z">
        <w:r w:rsidRPr="00B15ABB" w:rsidDel="00C43DFA">
          <w:delText xml:space="preserve">LRI-CWE.a-7: </w:delText>
        </w:r>
        <w:r w:rsidRPr="00670269" w:rsidDel="00C43DFA">
          <w:delText>If the triplets identified by elements CWE.1</w:delText>
        </w:r>
        <w:r w:rsidDel="00C43DFA">
          <w:delText xml:space="preserve"> (Identifier)</w:delText>
        </w:r>
        <w:r w:rsidRPr="00670269" w:rsidDel="00C43DFA">
          <w:delText xml:space="preserve">, CWE.2 </w:delText>
        </w:r>
        <w:r w:rsidDel="00C43DFA">
          <w:delText xml:space="preserve">(Text) </w:delText>
        </w:r>
        <w:r w:rsidRPr="00670269" w:rsidDel="00C43DFA">
          <w:delText>and CWE.3</w:delText>
        </w:r>
        <w:r w:rsidDel="00C43DFA">
          <w:delText xml:space="preserve"> (Name of Coding System)</w:delText>
        </w:r>
        <w:r w:rsidRPr="00670269" w:rsidDel="00C43DFA">
          <w:delText xml:space="preserve"> and CWE.4</w:delText>
        </w:r>
        <w:r w:rsidDel="00C43DFA">
          <w:delText xml:space="preserve"> (Alternate Identifer</w:delText>
        </w:r>
      </w:del>
      <w:ins w:id="1906" w:author="Bob Yencha" w:date="2011-11-22T00:18:00Z">
        <w:del w:id="1907" w:author="Robert Snelick" w:date="2011-12-14T17:53:00Z">
          <w:r w:rsidR="00DB6A7E" w:rsidDel="00C43DFA">
            <w:delText>Identifier</w:delText>
          </w:r>
        </w:del>
      </w:ins>
      <w:del w:id="1908" w:author="Robert Snelick" w:date="2011-12-14T17:53:00Z">
        <w:r w:rsidDel="00C43DFA">
          <w:delText>)</w:delText>
        </w:r>
        <w:r w:rsidRPr="00670269" w:rsidDel="00C43DFA">
          <w:delText>, CWE.5</w:delText>
        </w:r>
        <w:r w:rsidDel="00C43DFA">
          <w:delText xml:space="preserve"> (Alternate Text)</w:delText>
        </w:r>
        <w:r w:rsidRPr="00670269" w:rsidDel="00C43DFA">
          <w:delText>, and CWE.6</w:delText>
        </w:r>
        <w:r w:rsidDel="00C43DFA">
          <w:delText xml:space="preserve"> (Name of Alternate Coding System)</w:delText>
        </w:r>
        <w:r w:rsidRPr="00670269" w:rsidDel="00C43DFA">
          <w:delText xml:space="preserve"> are not valued then CWE.9 </w:delText>
        </w:r>
        <w:r w:rsidDel="00C43DFA">
          <w:delText xml:space="preserve">(Original Text) </w:delText>
        </w:r>
        <w:r w:rsidR="00515434" w:rsidRPr="00B15ABB">
          <w:delText>s</w:delText>
        </w:r>
      </w:del>
      <w:ins w:id="1909" w:author="Swain, Ashley" w:date="2011-11-22T14:32:00Z">
        <w:del w:id="1910" w:author="Robert Snelick" w:date="2011-12-14T17:53:00Z">
          <w:r w:rsidR="008C43F7" w:rsidRPr="00B15ABB" w:rsidDel="00C43DFA">
            <w:delText>SHALL</w:delText>
          </w:r>
        </w:del>
      </w:ins>
      <w:del w:id="1911" w:author="Robert Snelick" w:date="2011-12-14T17:53:00Z">
        <w:r w:rsidRPr="008C43F7" w:rsidDel="00C43DFA">
          <w:delText>shall</w:delText>
        </w:r>
        <w:r w:rsidRPr="00670269" w:rsidDel="00C43DFA">
          <w:delText xml:space="preserve"> be valued.</w:delText>
        </w:r>
      </w:del>
    </w:p>
    <w:p w14:paraId="26AD95B0" w14:textId="77777777" w:rsidR="00667BA9" w:rsidDel="00DE316D" w:rsidRDefault="00DC0A68" w:rsidP="00B15ABB">
      <w:pPr>
        <w:pStyle w:val="Heading2"/>
        <w:numPr>
          <w:ilvl w:val="1"/>
          <w:numId w:val="36"/>
          <w:ins w:id="1912" w:author="Bob Yencha" w:date="2011-12-20T00:10:00Z"/>
        </w:numPr>
        <w:tabs>
          <w:tab w:val="left" w:pos="630"/>
        </w:tabs>
        <w:rPr>
          <w:del w:id="1913" w:author="Bob Yencha" w:date="2011-12-20T00:11:00Z"/>
        </w:rPr>
      </w:pPr>
      <w:bookmarkStart w:id="1914" w:name="_CWE_–_Coded_3"/>
      <w:bookmarkStart w:id="1915" w:name="_Ref204410559"/>
      <w:bookmarkStart w:id="1916" w:name="_Toc207005685"/>
      <w:bookmarkEnd w:id="1914"/>
      <w:del w:id="1917" w:author="Bob Yencha" w:date="2011-12-20T00:09:00Z">
        <w:r w:rsidDel="00B15ABB">
          <w:br w:type="column"/>
        </w:r>
      </w:del>
      <w:del w:id="1918" w:author="Bob Yencha" w:date="2011-12-20T00:10:00Z">
        <w:r w:rsidR="00667BA9" w:rsidRPr="00D4120B" w:rsidDel="00B15ABB">
          <w:delText>CWE</w:delText>
        </w:r>
      </w:del>
      <w:del w:id="1919" w:author="Bob Yencha" w:date="2011-12-03T12:55:00Z">
        <w:r w:rsidR="00667BA9" w:rsidRPr="00D4120B" w:rsidDel="00EE3459">
          <w:delText xml:space="preserve"> </w:delText>
        </w:r>
      </w:del>
      <w:ins w:id="1920" w:author="Robert Snelick" w:date="2011-12-02T11:11:00Z">
        <w:del w:id="1921" w:author="Bob Yencha" w:date="2011-12-03T12:55:00Z">
          <w:r w:rsidR="00CF75B4" w:rsidDel="00EE3459">
            <w:delText xml:space="preserve">- </w:delText>
          </w:r>
        </w:del>
        <w:del w:id="1922" w:author="Bob Yencha" w:date="2011-12-20T00:10:00Z">
          <w:r w:rsidR="00CF75B4" w:rsidDel="00B15ABB">
            <w:delText>CR</w:delText>
          </w:r>
        </w:del>
      </w:ins>
      <w:del w:id="1923" w:author="Bob Yencha" w:date="2011-12-20T00:10:00Z">
        <w:r w:rsidR="00667BA9" w:rsidRPr="00D4120B" w:rsidDel="00B15ABB">
          <w:delText>– Coded with Exceptions –</w:delText>
        </w:r>
      </w:del>
      <w:ins w:id="1924" w:author="Robert Snelick" w:date="2011-12-02T11:11:00Z">
        <w:del w:id="1925" w:author="Bob Yencha" w:date="2011-12-20T00:10:00Z">
          <w:r w:rsidR="00CF75B4" w:rsidDel="00B15ABB">
            <w:delText xml:space="preserve"> Code Required</w:delText>
          </w:r>
        </w:del>
      </w:ins>
      <w:del w:id="1926" w:author="Bob Yencha" w:date="2011-12-20T00:11:00Z">
        <w:r w:rsidR="00667BA9" w:rsidRPr="00D4120B" w:rsidDel="00DE316D">
          <w:delText xml:space="preserve"> For OBX-5 Only</w:delText>
        </w:r>
        <w:bookmarkEnd w:id="1915"/>
        <w:bookmarkEnd w:id="1916"/>
      </w:del>
    </w:p>
    <w:p w14:paraId="6C544A11" w14:textId="77777777" w:rsidR="00667BA9" w:rsidRPr="008C15B9" w:rsidRDefault="00667BA9" w:rsidP="00667BA9">
      <w:r w:rsidRPr="008C15B9">
        <w:rPr>
          <w:b/>
        </w:rPr>
        <w:t>NOTE:</w:t>
      </w:r>
      <w:r w:rsidRPr="008C15B9">
        <w:t xml:space="preserve"> Pre-adoption from V</w:t>
      </w:r>
      <w:del w:id="1927" w:author="Bob Yencha" w:date="2011-11-21T18:02:00Z">
        <w:r w:rsidRPr="008C15B9" w:rsidDel="00C42B2B">
          <w:delText>2.7</w:delText>
        </w:r>
      </w:del>
      <w:ins w:id="1928" w:author="Bob Yencha" w:date="2011-11-21T18:02:00Z">
        <w:r w:rsidR="00C42B2B">
          <w:t>2.7.1</w:t>
        </w:r>
      </w:ins>
      <w:r w:rsidRPr="008C15B9">
        <w:t xml:space="preserve"> of Components 10-22</w:t>
      </w:r>
    </w:p>
    <w:tbl>
      <w:tblPr>
        <w:tblW w:w="4951" w:type="pct"/>
        <w:jc w:val="center"/>
        <w:tblBorders>
          <w:top w:val="single" w:sz="12" w:space="0" w:color="943634"/>
          <w:bottom w:val="single" w:sz="12" w:space="0" w:color="943634"/>
          <w:insideH w:val="single" w:sz="12" w:space="0" w:color="943634"/>
        </w:tblBorders>
        <w:tblLayout w:type="fixed"/>
        <w:tblCellMar>
          <w:left w:w="58" w:type="dxa"/>
          <w:right w:w="58" w:type="dxa"/>
        </w:tblCellMar>
        <w:tblLook w:val="0000" w:firstRow="0" w:lastRow="0" w:firstColumn="0" w:lastColumn="0" w:noHBand="0" w:noVBand="0"/>
      </w:tblPr>
      <w:tblGrid>
        <w:gridCol w:w="638"/>
        <w:gridCol w:w="2553"/>
        <w:gridCol w:w="766"/>
        <w:gridCol w:w="782"/>
        <w:gridCol w:w="901"/>
        <w:gridCol w:w="901"/>
        <w:gridCol w:w="1502"/>
        <w:gridCol w:w="4192"/>
      </w:tblGrid>
      <w:tr w:rsidR="00B94B8C" w:rsidRPr="00D4120B" w14:paraId="214C7C38" w14:textId="77777777">
        <w:trPr>
          <w:cantSplit/>
          <w:trHeight w:hRule="exact" w:val="360"/>
          <w:tblHeader/>
          <w:jc w:val="center"/>
        </w:trPr>
        <w:tc>
          <w:tcPr>
            <w:tcW w:w="12235" w:type="dxa"/>
            <w:gridSpan w:val="8"/>
            <w:shd w:val="clear" w:color="auto" w:fill="F3F3F3"/>
            <w:vAlign w:val="center"/>
          </w:tcPr>
          <w:p w14:paraId="78AA52CD" w14:textId="77777777" w:rsidR="00B94B8C" w:rsidRPr="002F0910" w:rsidRDefault="00B94B8C" w:rsidP="00B94B8C">
            <w:pPr>
              <w:pStyle w:val="Caption"/>
            </w:pPr>
            <w:bookmarkStart w:id="1929" w:name="_Toc189111867"/>
            <w:r>
              <w:t xml:space="preserve">Table </w:t>
            </w:r>
            <w:r w:rsidR="001C047D">
              <w:fldChar w:fldCharType="begin"/>
            </w:r>
            <w:r w:rsidR="001C047D">
              <w:instrText xml:space="preserve"> STYLEREF 1 \s </w:instrText>
            </w:r>
            <w:r w:rsidR="001C047D">
              <w:fldChar w:fldCharType="separate"/>
            </w:r>
            <w:r w:rsidR="002B0A1D">
              <w:rPr>
                <w:noProof/>
              </w:rPr>
              <w:t>2</w:t>
            </w:r>
            <w:r w:rsidR="001C047D">
              <w:rPr>
                <w:noProof/>
              </w:rPr>
              <w:fldChar w:fldCharType="end"/>
            </w:r>
            <w:r>
              <w:noBreakHyphen/>
            </w:r>
            <w:r w:rsidR="001C047D">
              <w:fldChar w:fldCharType="begin"/>
            </w:r>
            <w:r w:rsidR="001C047D">
              <w:instrText xml:space="preserve"> SEQ Table \* ARABIC \s 1 </w:instrText>
            </w:r>
            <w:r w:rsidR="001C047D">
              <w:fldChar w:fldCharType="separate"/>
            </w:r>
            <w:r w:rsidR="002B0A1D">
              <w:rPr>
                <w:noProof/>
              </w:rPr>
              <w:t>3</w:t>
            </w:r>
            <w:r w:rsidR="001C047D">
              <w:rPr>
                <w:noProof/>
              </w:rPr>
              <w:fldChar w:fldCharType="end"/>
            </w:r>
            <w:r>
              <w:t xml:space="preserve">. Coded with Exceptions </w:t>
            </w:r>
            <w:r>
              <w:rPr>
                <w:rFonts w:cs="Lucida Sans Unicode"/>
              </w:rPr>
              <w:t>–</w:t>
            </w:r>
            <w:r>
              <w:t xml:space="preserve"> </w:t>
            </w:r>
            <w:ins w:id="1930" w:author="Bob Yencha" w:date="2011-12-03T13:10:00Z">
              <w:r w:rsidR="008352F9">
                <w:t xml:space="preserve">Code Required – </w:t>
              </w:r>
            </w:ins>
            <w:del w:id="1931" w:author="Bob Yencha" w:date="2011-12-03T13:10:00Z">
              <w:r w:rsidDel="008352F9">
                <w:delText xml:space="preserve">For OBX-5 Only </w:delText>
              </w:r>
            </w:del>
            <w:r>
              <w:t>(CWE</w:t>
            </w:r>
            <w:ins w:id="1932" w:author="Bob Yencha" w:date="2011-12-03T13:10:00Z">
              <w:r w:rsidR="008352F9">
                <w:t>-CR</w:t>
              </w:r>
            </w:ins>
            <w:r>
              <w:t>)</w:t>
            </w:r>
            <w:bookmarkEnd w:id="1929"/>
          </w:p>
          <w:p w14:paraId="39378094" w14:textId="77777777" w:rsidR="00B94B8C" w:rsidRPr="00D4120B" w:rsidRDefault="00B94B8C" w:rsidP="00667BA9">
            <w:pPr>
              <w:pStyle w:val="TableHeadingB"/>
              <w:ind w:left="0"/>
            </w:pPr>
          </w:p>
        </w:tc>
      </w:tr>
      <w:tr w:rsidR="00667BA9" w:rsidRPr="00D4120B" w14:paraId="164A1544" w14:textId="77777777">
        <w:trPr>
          <w:cantSplit/>
          <w:trHeight w:hRule="exact" w:val="360"/>
          <w:tblHeader/>
          <w:jc w:val="center"/>
        </w:trPr>
        <w:tc>
          <w:tcPr>
            <w:tcW w:w="638" w:type="dxa"/>
            <w:shd w:val="clear" w:color="auto" w:fill="F3F3F3"/>
            <w:vAlign w:val="center"/>
          </w:tcPr>
          <w:p w14:paraId="0E462AA4" w14:textId="77777777" w:rsidR="00667BA9" w:rsidRPr="00D4120B" w:rsidRDefault="00667BA9" w:rsidP="00667BA9">
            <w:pPr>
              <w:pStyle w:val="TableHeadingB"/>
              <w:ind w:left="0"/>
            </w:pPr>
            <w:r w:rsidRPr="00D4120B">
              <w:t>SEQ</w:t>
            </w:r>
          </w:p>
        </w:tc>
        <w:tc>
          <w:tcPr>
            <w:tcW w:w="2553" w:type="dxa"/>
            <w:shd w:val="clear" w:color="auto" w:fill="F3F3F3"/>
            <w:vAlign w:val="center"/>
          </w:tcPr>
          <w:p w14:paraId="34DE9531" w14:textId="77777777" w:rsidR="00667BA9" w:rsidRPr="00D4120B" w:rsidRDefault="00667BA9" w:rsidP="00667BA9">
            <w:pPr>
              <w:pStyle w:val="TableHeadingB"/>
              <w:ind w:left="0"/>
            </w:pPr>
            <w:r w:rsidRPr="00D4120B">
              <w:t>Component Name</w:t>
            </w:r>
          </w:p>
        </w:tc>
        <w:tc>
          <w:tcPr>
            <w:tcW w:w="766" w:type="dxa"/>
            <w:shd w:val="clear" w:color="auto" w:fill="F3F3F3"/>
            <w:vAlign w:val="center"/>
          </w:tcPr>
          <w:p w14:paraId="5A0E5ACE" w14:textId="77777777" w:rsidR="00667BA9" w:rsidRDefault="00667BA9" w:rsidP="00667BA9">
            <w:pPr>
              <w:pStyle w:val="TableHeadingB"/>
              <w:ind w:left="0"/>
            </w:pPr>
            <w:r w:rsidRPr="00D4120B">
              <w:t>DT</w:t>
            </w:r>
          </w:p>
        </w:tc>
        <w:tc>
          <w:tcPr>
            <w:tcW w:w="782" w:type="dxa"/>
            <w:shd w:val="clear" w:color="auto" w:fill="F3F3F3"/>
            <w:vAlign w:val="center"/>
          </w:tcPr>
          <w:p w14:paraId="73BE8127" w14:textId="77777777" w:rsidR="00667BA9" w:rsidRPr="00D4120B" w:rsidRDefault="00667BA9" w:rsidP="00667BA9">
            <w:pPr>
              <w:pStyle w:val="TableHeadingB"/>
              <w:ind w:left="0"/>
            </w:pPr>
            <w:r>
              <w:t>Us</w:t>
            </w:r>
            <w:ins w:id="1933" w:author="Swain, Ashley" w:date="2011-11-27T20:57:00Z">
              <w:r w:rsidR="00B01022">
                <w:t>ag</w:t>
              </w:r>
            </w:ins>
            <w:r>
              <w:t>e</w:t>
            </w:r>
          </w:p>
        </w:tc>
        <w:tc>
          <w:tcPr>
            <w:tcW w:w="901" w:type="dxa"/>
            <w:shd w:val="clear" w:color="auto" w:fill="F3F3F3"/>
            <w:vAlign w:val="center"/>
          </w:tcPr>
          <w:p w14:paraId="6E6D99B8" w14:textId="77777777" w:rsidR="00667BA9" w:rsidRPr="00D4120B" w:rsidRDefault="00667BA9" w:rsidP="00667BA9">
            <w:pPr>
              <w:pStyle w:val="TableHeadingB"/>
              <w:ind w:left="0"/>
            </w:pPr>
            <w:r>
              <w:t>LEN</w:t>
            </w:r>
          </w:p>
        </w:tc>
        <w:tc>
          <w:tcPr>
            <w:tcW w:w="901" w:type="dxa"/>
            <w:shd w:val="clear" w:color="auto" w:fill="F3F3F3"/>
            <w:vAlign w:val="center"/>
          </w:tcPr>
          <w:p w14:paraId="7DAF1F0D" w14:textId="77777777" w:rsidR="00667BA9" w:rsidRPr="00D4120B" w:rsidRDefault="00667BA9" w:rsidP="00667BA9">
            <w:pPr>
              <w:pStyle w:val="TableHeadingB"/>
              <w:ind w:left="0"/>
            </w:pPr>
            <w:r>
              <w:t>C.LEN</w:t>
            </w:r>
          </w:p>
        </w:tc>
        <w:tc>
          <w:tcPr>
            <w:tcW w:w="1502" w:type="dxa"/>
            <w:shd w:val="clear" w:color="auto" w:fill="F3F3F3"/>
            <w:vAlign w:val="center"/>
          </w:tcPr>
          <w:p w14:paraId="424735A0" w14:textId="77777777" w:rsidR="00667BA9" w:rsidRPr="00D4120B" w:rsidRDefault="00667BA9" w:rsidP="00667BA9">
            <w:pPr>
              <w:pStyle w:val="TableHeadingB"/>
              <w:ind w:left="0"/>
            </w:pPr>
            <w:r w:rsidRPr="00D4120B">
              <w:t>Value Set</w:t>
            </w:r>
          </w:p>
        </w:tc>
        <w:tc>
          <w:tcPr>
            <w:tcW w:w="4192" w:type="dxa"/>
            <w:shd w:val="clear" w:color="auto" w:fill="F3F3F3"/>
            <w:vAlign w:val="center"/>
          </w:tcPr>
          <w:p w14:paraId="40E1175D" w14:textId="77777777" w:rsidR="00667BA9" w:rsidRPr="00D4120B" w:rsidRDefault="00667BA9" w:rsidP="00667BA9">
            <w:pPr>
              <w:pStyle w:val="TableHeadingB"/>
              <w:ind w:left="0"/>
            </w:pPr>
            <w:r w:rsidRPr="00D4120B">
              <w:t>Comments</w:t>
            </w:r>
          </w:p>
        </w:tc>
      </w:tr>
      <w:tr w:rsidR="00667BA9" w:rsidRPr="00D4120B" w14:paraId="09EE7958" w14:textId="77777777">
        <w:trPr>
          <w:cantSplit/>
          <w:jc w:val="center"/>
        </w:trPr>
        <w:tc>
          <w:tcPr>
            <w:tcW w:w="638" w:type="dxa"/>
            <w:shd w:val="clear" w:color="auto" w:fill="auto"/>
          </w:tcPr>
          <w:p w14:paraId="331E9A4F" w14:textId="77777777" w:rsidR="00667BA9" w:rsidRPr="00D4120B" w:rsidRDefault="00667BA9" w:rsidP="008F7891">
            <w:pPr>
              <w:pStyle w:val="TableContent"/>
            </w:pPr>
            <w:r w:rsidRPr="00D4120B">
              <w:t>1</w:t>
            </w:r>
          </w:p>
        </w:tc>
        <w:tc>
          <w:tcPr>
            <w:tcW w:w="2553" w:type="dxa"/>
          </w:tcPr>
          <w:p w14:paraId="3812A2EA" w14:textId="77777777" w:rsidR="00667BA9" w:rsidRPr="00D4120B" w:rsidRDefault="00667BA9" w:rsidP="008F7891">
            <w:pPr>
              <w:pStyle w:val="TableContent"/>
            </w:pPr>
            <w:r w:rsidRPr="00D4120B">
              <w:t>Identifier</w:t>
            </w:r>
          </w:p>
        </w:tc>
        <w:tc>
          <w:tcPr>
            <w:tcW w:w="766" w:type="dxa"/>
          </w:tcPr>
          <w:p w14:paraId="3E00B929" w14:textId="77777777" w:rsidR="00667BA9" w:rsidRPr="00D4120B" w:rsidRDefault="00667BA9" w:rsidP="008F7891">
            <w:pPr>
              <w:pStyle w:val="TableContent"/>
            </w:pPr>
            <w:r w:rsidRPr="00D4120B">
              <w:t>ST</w:t>
            </w:r>
          </w:p>
        </w:tc>
        <w:tc>
          <w:tcPr>
            <w:tcW w:w="782" w:type="dxa"/>
          </w:tcPr>
          <w:p w14:paraId="3CCC1EAE" w14:textId="77777777" w:rsidR="00667BA9" w:rsidRPr="00D4120B" w:rsidRDefault="00667BA9" w:rsidP="008F7891">
            <w:pPr>
              <w:pStyle w:val="TableContent"/>
            </w:pPr>
            <w:r w:rsidRPr="00D4120B">
              <w:t>R</w:t>
            </w:r>
          </w:p>
        </w:tc>
        <w:tc>
          <w:tcPr>
            <w:tcW w:w="901" w:type="dxa"/>
            <w:shd w:val="clear" w:color="auto" w:fill="auto"/>
          </w:tcPr>
          <w:p w14:paraId="7DC1C94E" w14:textId="77777777" w:rsidR="00667BA9" w:rsidRPr="00D4120B" w:rsidRDefault="00667BA9" w:rsidP="008F7891">
            <w:pPr>
              <w:pStyle w:val="TableContent"/>
            </w:pPr>
            <w:r w:rsidRPr="00D4120B">
              <w:t>1..20</w:t>
            </w:r>
          </w:p>
        </w:tc>
        <w:tc>
          <w:tcPr>
            <w:tcW w:w="901" w:type="dxa"/>
            <w:shd w:val="clear" w:color="auto" w:fill="auto"/>
          </w:tcPr>
          <w:p w14:paraId="0E54BC36" w14:textId="77777777" w:rsidR="00667BA9" w:rsidRPr="00D4120B" w:rsidRDefault="003B19D8" w:rsidP="008F7891">
            <w:pPr>
              <w:pStyle w:val="TableContent"/>
            </w:pPr>
            <w:r>
              <w:t>=</w:t>
            </w:r>
          </w:p>
        </w:tc>
        <w:tc>
          <w:tcPr>
            <w:tcW w:w="1502" w:type="dxa"/>
            <w:shd w:val="clear" w:color="auto" w:fill="auto"/>
          </w:tcPr>
          <w:p w14:paraId="63C5154B" w14:textId="77777777" w:rsidR="00667BA9" w:rsidRPr="00D4120B" w:rsidRDefault="00667BA9" w:rsidP="008F7891">
            <w:pPr>
              <w:pStyle w:val="TableContent"/>
            </w:pPr>
          </w:p>
        </w:tc>
        <w:tc>
          <w:tcPr>
            <w:tcW w:w="4192" w:type="dxa"/>
            <w:shd w:val="clear" w:color="auto" w:fill="auto"/>
          </w:tcPr>
          <w:p w14:paraId="1ACEC87F" w14:textId="77777777" w:rsidR="00667BA9" w:rsidRPr="00D4120B" w:rsidRDefault="00667BA9" w:rsidP="008F7891">
            <w:pPr>
              <w:pStyle w:val="TableContent"/>
            </w:pPr>
            <w:r w:rsidRPr="00D4120B">
              <w:t>Note: The identifier component is always required.</w:t>
            </w:r>
          </w:p>
        </w:tc>
      </w:tr>
      <w:tr w:rsidR="00667BA9" w:rsidRPr="00D4120B" w14:paraId="3B970F42" w14:textId="77777777">
        <w:trPr>
          <w:cantSplit/>
          <w:jc w:val="center"/>
        </w:trPr>
        <w:tc>
          <w:tcPr>
            <w:tcW w:w="638" w:type="dxa"/>
            <w:shd w:val="clear" w:color="auto" w:fill="auto"/>
          </w:tcPr>
          <w:p w14:paraId="1CB1EA34" w14:textId="77777777" w:rsidR="00667BA9" w:rsidRPr="00D4120B" w:rsidRDefault="00667BA9" w:rsidP="008F7891">
            <w:pPr>
              <w:pStyle w:val="TableContent"/>
            </w:pPr>
            <w:r w:rsidRPr="00D4120B">
              <w:t>2</w:t>
            </w:r>
          </w:p>
        </w:tc>
        <w:tc>
          <w:tcPr>
            <w:tcW w:w="2553" w:type="dxa"/>
          </w:tcPr>
          <w:p w14:paraId="7072A06F" w14:textId="77777777" w:rsidR="00667BA9" w:rsidRPr="00D4120B" w:rsidRDefault="00667BA9" w:rsidP="008F7891">
            <w:pPr>
              <w:pStyle w:val="TableContent"/>
            </w:pPr>
            <w:r w:rsidRPr="00D4120B">
              <w:t>Text</w:t>
            </w:r>
          </w:p>
        </w:tc>
        <w:tc>
          <w:tcPr>
            <w:tcW w:w="766" w:type="dxa"/>
          </w:tcPr>
          <w:p w14:paraId="7881B077" w14:textId="77777777" w:rsidR="00667BA9" w:rsidRPr="00D4120B" w:rsidRDefault="00667BA9" w:rsidP="008F7891">
            <w:pPr>
              <w:pStyle w:val="TableContent"/>
            </w:pPr>
            <w:r w:rsidRPr="00D4120B">
              <w:t>ST</w:t>
            </w:r>
          </w:p>
        </w:tc>
        <w:tc>
          <w:tcPr>
            <w:tcW w:w="782" w:type="dxa"/>
          </w:tcPr>
          <w:p w14:paraId="225BC609" w14:textId="77777777" w:rsidR="00667BA9" w:rsidRPr="00D4120B" w:rsidRDefault="00667BA9" w:rsidP="008F7891">
            <w:pPr>
              <w:pStyle w:val="TableContent"/>
            </w:pPr>
            <w:r w:rsidRPr="00D4120B">
              <w:t>RE</w:t>
            </w:r>
          </w:p>
        </w:tc>
        <w:tc>
          <w:tcPr>
            <w:tcW w:w="901" w:type="dxa"/>
            <w:shd w:val="clear" w:color="auto" w:fill="auto"/>
          </w:tcPr>
          <w:p w14:paraId="35C9040A" w14:textId="77777777" w:rsidR="00667BA9" w:rsidRPr="00D4120B" w:rsidRDefault="00667BA9" w:rsidP="008F7891">
            <w:pPr>
              <w:pStyle w:val="TableContent"/>
            </w:pPr>
            <w:r w:rsidRPr="00D4120B">
              <w:t>1..199</w:t>
            </w:r>
          </w:p>
        </w:tc>
        <w:tc>
          <w:tcPr>
            <w:tcW w:w="901" w:type="dxa"/>
            <w:shd w:val="clear" w:color="auto" w:fill="auto"/>
          </w:tcPr>
          <w:p w14:paraId="7BACB305" w14:textId="77777777" w:rsidR="00667BA9" w:rsidRPr="00D4120B" w:rsidRDefault="003B19D8" w:rsidP="008F7891">
            <w:pPr>
              <w:pStyle w:val="TableContent"/>
            </w:pPr>
            <w:r>
              <w:t>=</w:t>
            </w:r>
          </w:p>
        </w:tc>
        <w:tc>
          <w:tcPr>
            <w:tcW w:w="1502" w:type="dxa"/>
            <w:shd w:val="clear" w:color="auto" w:fill="auto"/>
          </w:tcPr>
          <w:p w14:paraId="2B5CBA48" w14:textId="77777777" w:rsidR="00667BA9" w:rsidRPr="00D4120B" w:rsidRDefault="00667BA9" w:rsidP="008F7891">
            <w:pPr>
              <w:pStyle w:val="TableContent"/>
            </w:pPr>
          </w:p>
        </w:tc>
        <w:tc>
          <w:tcPr>
            <w:tcW w:w="4192" w:type="dxa"/>
            <w:shd w:val="clear" w:color="auto" w:fill="auto"/>
          </w:tcPr>
          <w:p w14:paraId="1F63328D" w14:textId="77777777" w:rsidR="00667BA9" w:rsidRPr="00D4120B" w:rsidRDefault="00667BA9" w:rsidP="008F7891">
            <w:pPr>
              <w:pStyle w:val="TableContent"/>
            </w:pPr>
            <w:r w:rsidRPr="00D4120B">
              <w:t>It is strongly recommended that text be sent to accompany any identifier</w:t>
            </w:r>
            <w:r w:rsidR="00400CF4">
              <w:t xml:space="preserve">. </w:t>
            </w:r>
            <w:r w:rsidRPr="00D4120B">
              <w:t>When a coded value is not known, the original text attribute is used to carry the text, not the text component.</w:t>
            </w:r>
          </w:p>
        </w:tc>
      </w:tr>
      <w:tr w:rsidR="00667BA9" w:rsidRPr="00D4120B" w14:paraId="125052EE" w14:textId="77777777">
        <w:trPr>
          <w:cantSplit/>
          <w:jc w:val="center"/>
        </w:trPr>
        <w:tc>
          <w:tcPr>
            <w:tcW w:w="638" w:type="dxa"/>
            <w:shd w:val="clear" w:color="auto" w:fill="auto"/>
          </w:tcPr>
          <w:p w14:paraId="2D312E1F" w14:textId="77777777" w:rsidR="00667BA9" w:rsidRPr="00D4120B" w:rsidRDefault="00667BA9" w:rsidP="008F7891">
            <w:pPr>
              <w:pStyle w:val="TableContent"/>
            </w:pPr>
            <w:r w:rsidRPr="00D4120B">
              <w:t>3</w:t>
            </w:r>
          </w:p>
        </w:tc>
        <w:tc>
          <w:tcPr>
            <w:tcW w:w="2553" w:type="dxa"/>
          </w:tcPr>
          <w:p w14:paraId="52C31841" w14:textId="77777777" w:rsidR="00667BA9" w:rsidRPr="00D4120B" w:rsidRDefault="00667BA9" w:rsidP="008F7891">
            <w:pPr>
              <w:pStyle w:val="TableContent"/>
            </w:pPr>
            <w:r w:rsidRPr="00D4120B">
              <w:t>Name of Coding System</w:t>
            </w:r>
          </w:p>
        </w:tc>
        <w:tc>
          <w:tcPr>
            <w:tcW w:w="766" w:type="dxa"/>
          </w:tcPr>
          <w:p w14:paraId="218649E9" w14:textId="77777777" w:rsidR="00667BA9" w:rsidRPr="00D4120B" w:rsidRDefault="00667BA9" w:rsidP="008F7891">
            <w:pPr>
              <w:pStyle w:val="TableContent"/>
            </w:pPr>
            <w:r w:rsidRPr="00D4120B">
              <w:t>ID</w:t>
            </w:r>
          </w:p>
        </w:tc>
        <w:tc>
          <w:tcPr>
            <w:tcW w:w="782" w:type="dxa"/>
          </w:tcPr>
          <w:p w14:paraId="37CE3062" w14:textId="77777777" w:rsidR="00667BA9" w:rsidRPr="00D4120B" w:rsidRDefault="00667BA9" w:rsidP="008F7891">
            <w:pPr>
              <w:pStyle w:val="TableContent"/>
            </w:pPr>
            <w:r w:rsidRPr="00D4120B">
              <w:t>R</w:t>
            </w:r>
          </w:p>
        </w:tc>
        <w:tc>
          <w:tcPr>
            <w:tcW w:w="901" w:type="dxa"/>
            <w:shd w:val="clear" w:color="auto" w:fill="auto"/>
          </w:tcPr>
          <w:p w14:paraId="7C22F70A" w14:textId="77777777" w:rsidR="00667BA9" w:rsidRPr="00D4120B" w:rsidRDefault="00667BA9" w:rsidP="008F7891">
            <w:pPr>
              <w:pStyle w:val="TableContent"/>
            </w:pPr>
            <w:r w:rsidRPr="00D4120B">
              <w:t>1..12</w:t>
            </w:r>
          </w:p>
        </w:tc>
        <w:tc>
          <w:tcPr>
            <w:tcW w:w="901" w:type="dxa"/>
            <w:shd w:val="clear" w:color="auto" w:fill="auto"/>
          </w:tcPr>
          <w:p w14:paraId="646C39DC" w14:textId="77777777" w:rsidR="00667BA9" w:rsidRPr="00D4120B" w:rsidRDefault="003B19D8" w:rsidP="008F7891">
            <w:pPr>
              <w:pStyle w:val="TableContent"/>
            </w:pPr>
            <w:r>
              <w:t>=</w:t>
            </w:r>
          </w:p>
        </w:tc>
        <w:tc>
          <w:tcPr>
            <w:tcW w:w="1502" w:type="dxa"/>
            <w:shd w:val="clear" w:color="auto" w:fill="auto"/>
          </w:tcPr>
          <w:p w14:paraId="26F4973F" w14:textId="77777777" w:rsidR="00667BA9" w:rsidRPr="00D4120B" w:rsidRDefault="00667BA9" w:rsidP="008F7891">
            <w:pPr>
              <w:pStyle w:val="TableContent"/>
            </w:pPr>
            <w:r w:rsidRPr="00D4120B">
              <w:t>HL70396</w:t>
            </w:r>
          </w:p>
        </w:tc>
        <w:tc>
          <w:tcPr>
            <w:tcW w:w="4192" w:type="dxa"/>
            <w:shd w:val="clear" w:color="auto" w:fill="auto"/>
          </w:tcPr>
          <w:p w14:paraId="105B1C10" w14:textId="77777777" w:rsidR="00667BA9" w:rsidRPr="00D4120B" w:rsidRDefault="00667BA9" w:rsidP="008F7891">
            <w:pPr>
              <w:pStyle w:val="TableContent"/>
            </w:pPr>
            <w:r w:rsidRPr="00D4120B">
              <w:t xml:space="preserve">See </w:t>
            </w:r>
            <w:r>
              <w:t>S</w:t>
            </w:r>
            <w:r w:rsidRPr="00D4120B">
              <w:t xml:space="preserve">ection </w:t>
            </w:r>
            <w:r w:rsidR="000A1D70">
              <w:fldChar w:fldCharType="begin"/>
            </w:r>
            <w:r w:rsidR="000A1D70">
              <w:instrText xml:space="preserve"> REF _Ref236106438 \w \h  \* MERGEFORMAT </w:instrText>
            </w:r>
            <w:r w:rsidR="000A1D70">
              <w:fldChar w:fldCharType="separate"/>
            </w:r>
            <w:r w:rsidR="002B0A1D">
              <w:t>4</w:t>
            </w:r>
            <w:r w:rsidR="000A1D70">
              <w:fldChar w:fldCharType="end"/>
            </w:r>
            <w:r w:rsidRPr="00D4120B">
              <w:t xml:space="preserve"> for description of the use of coding systems in this implementation guide.</w:t>
            </w:r>
          </w:p>
        </w:tc>
      </w:tr>
      <w:tr w:rsidR="00667BA9" w:rsidRPr="00D4120B" w14:paraId="32657869" w14:textId="77777777">
        <w:trPr>
          <w:cantSplit/>
          <w:jc w:val="center"/>
        </w:trPr>
        <w:tc>
          <w:tcPr>
            <w:tcW w:w="638" w:type="dxa"/>
            <w:shd w:val="clear" w:color="auto" w:fill="auto"/>
          </w:tcPr>
          <w:p w14:paraId="2E8A2205" w14:textId="77777777" w:rsidR="00667BA9" w:rsidRPr="00D4120B" w:rsidRDefault="00667BA9" w:rsidP="008F7891">
            <w:pPr>
              <w:pStyle w:val="TableContent"/>
            </w:pPr>
            <w:r w:rsidRPr="00D4120B">
              <w:t>4</w:t>
            </w:r>
          </w:p>
        </w:tc>
        <w:tc>
          <w:tcPr>
            <w:tcW w:w="2553" w:type="dxa"/>
          </w:tcPr>
          <w:p w14:paraId="0447DE14" w14:textId="77777777" w:rsidR="00667BA9" w:rsidRPr="00D4120B" w:rsidRDefault="00667BA9" w:rsidP="008F7891">
            <w:pPr>
              <w:pStyle w:val="TableContent"/>
            </w:pPr>
            <w:r w:rsidRPr="00D4120B">
              <w:t>Alternate Identifier</w:t>
            </w:r>
          </w:p>
        </w:tc>
        <w:tc>
          <w:tcPr>
            <w:tcW w:w="766" w:type="dxa"/>
          </w:tcPr>
          <w:p w14:paraId="541F6AF3" w14:textId="77777777" w:rsidR="00667BA9" w:rsidRPr="00D4120B" w:rsidRDefault="00667BA9" w:rsidP="008F7891">
            <w:pPr>
              <w:pStyle w:val="TableContent"/>
            </w:pPr>
            <w:r w:rsidRPr="00D4120B">
              <w:t>ST</w:t>
            </w:r>
          </w:p>
        </w:tc>
        <w:tc>
          <w:tcPr>
            <w:tcW w:w="782" w:type="dxa"/>
          </w:tcPr>
          <w:p w14:paraId="5456C345" w14:textId="77777777" w:rsidR="00667BA9" w:rsidRPr="00D4120B" w:rsidRDefault="00667BA9" w:rsidP="008F7891">
            <w:pPr>
              <w:pStyle w:val="TableContent"/>
            </w:pPr>
            <w:r w:rsidRPr="00D4120B">
              <w:t>RE</w:t>
            </w:r>
          </w:p>
        </w:tc>
        <w:tc>
          <w:tcPr>
            <w:tcW w:w="901" w:type="dxa"/>
            <w:shd w:val="clear" w:color="auto" w:fill="auto"/>
          </w:tcPr>
          <w:p w14:paraId="1F8E037D" w14:textId="77777777" w:rsidR="00667BA9" w:rsidRPr="00D4120B" w:rsidRDefault="00667BA9" w:rsidP="008F7891">
            <w:pPr>
              <w:pStyle w:val="TableContent"/>
            </w:pPr>
            <w:r w:rsidRPr="00D4120B">
              <w:t>1..20</w:t>
            </w:r>
          </w:p>
        </w:tc>
        <w:tc>
          <w:tcPr>
            <w:tcW w:w="901" w:type="dxa"/>
            <w:shd w:val="clear" w:color="auto" w:fill="auto"/>
          </w:tcPr>
          <w:p w14:paraId="26288896" w14:textId="77777777" w:rsidR="00667BA9" w:rsidRPr="00D4120B" w:rsidRDefault="003B19D8" w:rsidP="008F7891">
            <w:pPr>
              <w:pStyle w:val="TableContent"/>
            </w:pPr>
            <w:r>
              <w:t>=</w:t>
            </w:r>
          </w:p>
        </w:tc>
        <w:tc>
          <w:tcPr>
            <w:tcW w:w="1502" w:type="dxa"/>
            <w:shd w:val="clear" w:color="auto" w:fill="auto"/>
          </w:tcPr>
          <w:p w14:paraId="7C0CA27A" w14:textId="77777777" w:rsidR="00667BA9" w:rsidRPr="00D4120B" w:rsidRDefault="00667BA9" w:rsidP="008F7891">
            <w:pPr>
              <w:pStyle w:val="TableContent"/>
            </w:pPr>
          </w:p>
        </w:tc>
        <w:tc>
          <w:tcPr>
            <w:tcW w:w="4192" w:type="dxa"/>
            <w:shd w:val="clear" w:color="auto" w:fill="auto"/>
          </w:tcPr>
          <w:p w14:paraId="0BC2272C" w14:textId="77777777" w:rsidR="00667BA9" w:rsidRPr="00D4120B" w:rsidRDefault="00667BA9" w:rsidP="008F7891">
            <w:pPr>
              <w:pStyle w:val="TableContent"/>
            </w:pPr>
            <w:r w:rsidRPr="00D4120B">
              <w:t>The alternate identifier (from the alternate coding system) should be the closest match for the identifier found in component 1.</w:t>
            </w:r>
          </w:p>
        </w:tc>
      </w:tr>
      <w:tr w:rsidR="00667BA9" w:rsidRPr="00D4120B" w14:paraId="5CF8C0CF" w14:textId="77777777">
        <w:trPr>
          <w:cantSplit/>
          <w:jc w:val="center"/>
        </w:trPr>
        <w:tc>
          <w:tcPr>
            <w:tcW w:w="638" w:type="dxa"/>
            <w:shd w:val="clear" w:color="auto" w:fill="auto"/>
          </w:tcPr>
          <w:p w14:paraId="79C91B2C" w14:textId="77777777" w:rsidR="00667BA9" w:rsidRPr="00D4120B" w:rsidRDefault="00667BA9" w:rsidP="008F7891">
            <w:pPr>
              <w:pStyle w:val="TableContent"/>
            </w:pPr>
            <w:r w:rsidRPr="00D4120B">
              <w:t>5</w:t>
            </w:r>
          </w:p>
        </w:tc>
        <w:tc>
          <w:tcPr>
            <w:tcW w:w="2553" w:type="dxa"/>
          </w:tcPr>
          <w:p w14:paraId="33246EAE" w14:textId="77777777" w:rsidR="00667BA9" w:rsidRPr="00D4120B" w:rsidRDefault="00667BA9" w:rsidP="008F7891">
            <w:pPr>
              <w:pStyle w:val="TableContent"/>
            </w:pPr>
            <w:r w:rsidRPr="00D4120B">
              <w:t>Alternate Text</w:t>
            </w:r>
          </w:p>
        </w:tc>
        <w:tc>
          <w:tcPr>
            <w:tcW w:w="766" w:type="dxa"/>
          </w:tcPr>
          <w:p w14:paraId="17B6E141" w14:textId="77777777" w:rsidR="00667BA9" w:rsidRPr="00D4120B" w:rsidRDefault="00667BA9" w:rsidP="008F7891">
            <w:pPr>
              <w:pStyle w:val="TableContent"/>
            </w:pPr>
            <w:r w:rsidRPr="00D4120B">
              <w:t>ST</w:t>
            </w:r>
          </w:p>
        </w:tc>
        <w:tc>
          <w:tcPr>
            <w:tcW w:w="782" w:type="dxa"/>
          </w:tcPr>
          <w:p w14:paraId="5DEC3E7F" w14:textId="77777777" w:rsidR="00667BA9" w:rsidRPr="00D4120B" w:rsidRDefault="00667BA9" w:rsidP="008F7891">
            <w:pPr>
              <w:pStyle w:val="TableContent"/>
            </w:pPr>
            <w:r w:rsidRPr="00D4120B">
              <w:t>RE</w:t>
            </w:r>
          </w:p>
        </w:tc>
        <w:tc>
          <w:tcPr>
            <w:tcW w:w="901" w:type="dxa"/>
            <w:shd w:val="clear" w:color="auto" w:fill="auto"/>
          </w:tcPr>
          <w:p w14:paraId="4B267DB4" w14:textId="77777777" w:rsidR="00667BA9" w:rsidRPr="00D4120B" w:rsidRDefault="00667BA9" w:rsidP="008F7891">
            <w:pPr>
              <w:pStyle w:val="TableContent"/>
            </w:pPr>
            <w:r w:rsidRPr="00D4120B">
              <w:t>1..199</w:t>
            </w:r>
          </w:p>
        </w:tc>
        <w:tc>
          <w:tcPr>
            <w:tcW w:w="901" w:type="dxa"/>
            <w:shd w:val="clear" w:color="auto" w:fill="auto"/>
          </w:tcPr>
          <w:p w14:paraId="1EB14DFD" w14:textId="77777777" w:rsidR="00667BA9" w:rsidRPr="00D4120B" w:rsidRDefault="003B19D8" w:rsidP="008F7891">
            <w:pPr>
              <w:pStyle w:val="TableContent"/>
            </w:pPr>
            <w:r>
              <w:t>=</w:t>
            </w:r>
          </w:p>
        </w:tc>
        <w:tc>
          <w:tcPr>
            <w:tcW w:w="1502" w:type="dxa"/>
            <w:shd w:val="clear" w:color="auto" w:fill="auto"/>
          </w:tcPr>
          <w:p w14:paraId="1309B675" w14:textId="77777777" w:rsidR="00667BA9" w:rsidRPr="00D4120B" w:rsidRDefault="00667BA9" w:rsidP="008F7891">
            <w:pPr>
              <w:pStyle w:val="TableContent"/>
            </w:pPr>
          </w:p>
        </w:tc>
        <w:tc>
          <w:tcPr>
            <w:tcW w:w="4192" w:type="dxa"/>
            <w:shd w:val="clear" w:color="auto" w:fill="auto"/>
          </w:tcPr>
          <w:p w14:paraId="76A96E48" w14:textId="77777777" w:rsidR="00667BA9" w:rsidRPr="00D4120B" w:rsidRDefault="00667BA9" w:rsidP="008F7891">
            <w:pPr>
              <w:pStyle w:val="TableContent"/>
            </w:pPr>
            <w:r w:rsidRPr="00D4120B">
              <w:t>It is strongly recommended that alternate text be sent to accompany any alternate identifier.</w:t>
            </w:r>
          </w:p>
        </w:tc>
      </w:tr>
      <w:tr w:rsidR="00667BA9" w:rsidRPr="00D4120B" w14:paraId="26F16716" w14:textId="77777777">
        <w:trPr>
          <w:cantSplit/>
          <w:jc w:val="center"/>
        </w:trPr>
        <w:tc>
          <w:tcPr>
            <w:tcW w:w="638" w:type="dxa"/>
            <w:shd w:val="clear" w:color="auto" w:fill="auto"/>
          </w:tcPr>
          <w:p w14:paraId="4E099A64" w14:textId="77777777" w:rsidR="00667BA9" w:rsidRPr="00D4120B" w:rsidRDefault="00667BA9" w:rsidP="008F7891">
            <w:pPr>
              <w:pStyle w:val="TableContent"/>
            </w:pPr>
            <w:r w:rsidRPr="00D4120B">
              <w:t>6</w:t>
            </w:r>
          </w:p>
        </w:tc>
        <w:tc>
          <w:tcPr>
            <w:tcW w:w="2553" w:type="dxa"/>
          </w:tcPr>
          <w:p w14:paraId="6174DC52" w14:textId="77777777" w:rsidR="00667BA9" w:rsidRPr="00D4120B" w:rsidRDefault="00667BA9" w:rsidP="008F7891">
            <w:pPr>
              <w:pStyle w:val="TableContent"/>
            </w:pPr>
            <w:r w:rsidRPr="00D4120B">
              <w:t>Name of Alternate Coding System</w:t>
            </w:r>
          </w:p>
        </w:tc>
        <w:tc>
          <w:tcPr>
            <w:tcW w:w="766" w:type="dxa"/>
          </w:tcPr>
          <w:p w14:paraId="5B352881" w14:textId="77777777" w:rsidR="00667BA9" w:rsidRPr="00476CA1" w:rsidRDefault="00667BA9" w:rsidP="008F7891">
            <w:pPr>
              <w:pStyle w:val="TableContent"/>
            </w:pPr>
            <w:r w:rsidRPr="00D4120B">
              <w:t>ID</w:t>
            </w:r>
          </w:p>
        </w:tc>
        <w:tc>
          <w:tcPr>
            <w:tcW w:w="782" w:type="dxa"/>
          </w:tcPr>
          <w:p w14:paraId="215FBA3A" w14:textId="77777777" w:rsidR="00667BA9" w:rsidRPr="00D4120B" w:rsidRDefault="00667BA9" w:rsidP="008F7891">
            <w:pPr>
              <w:pStyle w:val="TableContent"/>
            </w:pPr>
            <w:r w:rsidRPr="00476CA1">
              <w:t>C(R/X)</w:t>
            </w:r>
          </w:p>
        </w:tc>
        <w:tc>
          <w:tcPr>
            <w:tcW w:w="901" w:type="dxa"/>
            <w:shd w:val="clear" w:color="auto" w:fill="auto"/>
          </w:tcPr>
          <w:p w14:paraId="707802FB" w14:textId="77777777" w:rsidR="00667BA9" w:rsidRPr="00D4120B" w:rsidRDefault="00667BA9" w:rsidP="008F7891">
            <w:pPr>
              <w:pStyle w:val="TableContent"/>
            </w:pPr>
            <w:r w:rsidRPr="00D4120B">
              <w:t>1..12</w:t>
            </w:r>
          </w:p>
        </w:tc>
        <w:tc>
          <w:tcPr>
            <w:tcW w:w="901" w:type="dxa"/>
            <w:shd w:val="clear" w:color="auto" w:fill="auto"/>
          </w:tcPr>
          <w:p w14:paraId="47175510" w14:textId="77777777" w:rsidR="00667BA9" w:rsidRPr="00D4120B" w:rsidRDefault="003B19D8" w:rsidP="008F7891">
            <w:pPr>
              <w:pStyle w:val="TableContent"/>
            </w:pPr>
            <w:r>
              <w:t>=</w:t>
            </w:r>
          </w:p>
        </w:tc>
        <w:tc>
          <w:tcPr>
            <w:tcW w:w="1502" w:type="dxa"/>
            <w:shd w:val="clear" w:color="auto" w:fill="auto"/>
          </w:tcPr>
          <w:p w14:paraId="652726A5" w14:textId="77777777" w:rsidR="00667BA9" w:rsidRPr="00D4120B" w:rsidRDefault="00667BA9" w:rsidP="008F7891">
            <w:pPr>
              <w:pStyle w:val="TableContent"/>
            </w:pPr>
            <w:r w:rsidRPr="00D4120B">
              <w:t>HL70396</w:t>
            </w:r>
          </w:p>
        </w:tc>
        <w:tc>
          <w:tcPr>
            <w:tcW w:w="4192" w:type="dxa"/>
            <w:shd w:val="clear" w:color="auto" w:fill="auto"/>
          </w:tcPr>
          <w:p w14:paraId="2A026DFF" w14:textId="77777777" w:rsidR="00194C46" w:rsidRDefault="00194C46" w:rsidP="008F7891">
            <w:pPr>
              <w:pStyle w:val="TableContent"/>
              <w:rPr>
                <w:ins w:id="1934" w:author="Robert Snelick" w:date="2011-12-02T11:13:00Z"/>
              </w:rPr>
            </w:pPr>
            <w:ins w:id="1935" w:author="Robert Snelick" w:date="2011-12-02T11:13:00Z">
              <w:r>
                <w:t xml:space="preserve">Condition Predicate: </w:t>
              </w:r>
              <w:r w:rsidRPr="002B1F7A">
                <w:t>If C</w:t>
              </w:r>
              <w:r>
                <w:t>W</w:t>
              </w:r>
              <w:r w:rsidRPr="002B1F7A">
                <w:t>E</w:t>
              </w:r>
              <w:r>
                <w:t>_CR</w:t>
              </w:r>
              <w:r w:rsidRPr="002B1F7A">
                <w:t>.1 (</w:t>
              </w:r>
              <w:r>
                <w:t xml:space="preserve">Alternate </w:t>
              </w:r>
              <w:r w:rsidRPr="002B1F7A">
                <w:t xml:space="preserve">Identifier) </w:t>
              </w:r>
              <w:r>
                <w:t>is valued</w:t>
              </w:r>
              <w:r w:rsidRPr="00D4120B">
                <w:t xml:space="preserve"> </w:t>
              </w:r>
            </w:ins>
          </w:p>
          <w:p w14:paraId="3A429240" w14:textId="77777777" w:rsidR="00667BA9" w:rsidRPr="00D4120B" w:rsidRDefault="00667BA9" w:rsidP="008F7891">
            <w:pPr>
              <w:pStyle w:val="TableContent"/>
            </w:pPr>
            <w:r w:rsidRPr="00D4120B">
              <w:t xml:space="preserve">See section </w:t>
            </w:r>
            <w:r w:rsidR="000A1D70">
              <w:fldChar w:fldCharType="begin"/>
            </w:r>
            <w:r w:rsidR="000A1D70">
              <w:instrText xml:space="preserve"> REF _Ref236106438 \w \h  \* MERGEFORMAT </w:instrText>
            </w:r>
            <w:r w:rsidR="000A1D70">
              <w:fldChar w:fldCharType="separate"/>
            </w:r>
            <w:r w:rsidR="002B0A1D">
              <w:t>4</w:t>
            </w:r>
            <w:r w:rsidR="000A1D70">
              <w:fldChar w:fldCharType="end"/>
            </w:r>
            <w:r w:rsidRPr="00D4120B">
              <w:t xml:space="preserve"> for description of the use of coding systems in this implementation guide.</w:t>
            </w:r>
          </w:p>
        </w:tc>
      </w:tr>
      <w:tr w:rsidR="00667BA9" w:rsidRPr="00D4120B" w14:paraId="2F8216E1" w14:textId="77777777">
        <w:trPr>
          <w:cantSplit/>
          <w:jc w:val="center"/>
        </w:trPr>
        <w:tc>
          <w:tcPr>
            <w:tcW w:w="638" w:type="dxa"/>
            <w:shd w:val="clear" w:color="auto" w:fill="auto"/>
          </w:tcPr>
          <w:p w14:paraId="160C758F" w14:textId="77777777" w:rsidR="00667BA9" w:rsidRPr="00D4120B" w:rsidRDefault="00667BA9" w:rsidP="008F7891">
            <w:pPr>
              <w:pStyle w:val="TableContent"/>
            </w:pPr>
            <w:r w:rsidRPr="00D4120B">
              <w:t>7</w:t>
            </w:r>
          </w:p>
        </w:tc>
        <w:tc>
          <w:tcPr>
            <w:tcW w:w="2553" w:type="dxa"/>
          </w:tcPr>
          <w:p w14:paraId="7706BC1F" w14:textId="77777777" w:rsidR="00667BA9" w:rsidRPr="00D4120B" w:rsidRDefault="00667BA9" w:rsidP="008F7891">
            <w:pPr>
              <w:pStyle w:val="TableContent"/>
            </w:pPr>
            <w:r w:rsidRPr="00D4120B">
              <w:t>Coding System Version ID</w:t>
            </w:r>
          </w:p>
        </w:tc>
        <w:tc>
          <w:tcPr>
            <w:tcW w:w="766" w:type="dxa"/>
          </w:tcPr>
          <w:p w14:paraId="586BF4E9" w14:textId="77777777" w:rsidR="00667BA9" w:rsidRDefault="00667BA9" w:rsidP="008F7891">
            <w:pPr>
              <w:pStyle w:val="TableContent"/>
            </w:pPr>
            <w:r w:rsidRPr="00D4120B">
              <w:t>ST</w:t>
            </w:r>
          </w:p>
        </w:tc>
        <w:tc>
          <w:tcPr>
            <w:tcW w:w="782" w:type="dxa"/>
          </w:tcPr>
          <w:p w14:paraId="409F6E07" w14:textId="77777777" w:rsidR="00667BA9" w:rsidRPr="00D4120B" w:rsidRDefault="00667BA9" w:rsidP="008F7891">
            <w:pPr>
              <w:pStyle w:val="TableContent"/>
            </w:pPr>
            <w:r>
              <w:t>O</w:t>
            </w:r>
          </w:p>
        </w:tc>
        <w:tc>
          <w:tcPr>
            <w:tcW w:w="901" w:type="dxa"/>
            <w:shd w:val="clear" w:color="auto" w:fill="auto"/>
          </w:tcPr>
          <w:p w14:paraId="3F4CE526" w14:textId="77777777" w:rsidR="00667BA9" w:rsidRPr="00D4120B" w:rsidRDefault="00667BA9" w:rsidP="008F7891">
            <w:pPr>
              <w:pStyle w:val="TableContent"/>
            </w:pPr>
            <w:r w:rsidRPr="00D4120B">
              <w:t>1..10</w:t>
            </w:r>
          </w:p>
        </w:tc>
        <w:tc>
          <w:tcPr>
            <w:tcW w:w="901" w:type="dxa"/>
            <w:shd w:val="clear" w:color="auto" w:fill="auto"/>
          </w:tcPr>
          <w:p w14:paraId="03FFBE25" w14:textId="77777777" w:rsidR="00667BA9" w:rsidRPr="00D4120B" w:rsidRDefault="003B19D8" w:rsidP="008F7891">
            <w:pPr>
              <w:pStyle w:val="TableContent"/>
            </w:pPr>
            <w:r>
              <w:t>=</w:t>
            </w:r>
          </w:p>
        </w:tc>
        <w:tc>
          <w:tcPr>
            <w:tcW w:w="1502" w:type="dxa"/>
            <w:shd w:val="clear" w:color="auto" w:fill="auto"/>
          </w:tcPr>
          <w:p w14:paraId="052E5508" w14:textId="77777777" w:rsidR="00667BA9" w:rsidRPr="00D4120B" w:rsidRDefault="00667BA9" w:rsidP="008F7891">
            <w:pPr>
              <w:pStyle w:val="TableContent"/>
            </w:pPr>
          </w:p>
        </w:tc>
        <w:tc>
          <w:tcPr>
            <w:tcW w:w="4192" w:type="dxa"/>
            <w:shd w:val="clear" w:color="auto" w:fill="auto"/>
          </w:tcPr>
          <w:p w14:paraId="5D80C13D" w14:textId="77777777" w:rsidR="00667BA9" w:rsidRPr="00D4120B" w:rsidRDefault="00667BA9" w:rsidP="008F7891">
            <w:pPr>
              <w:pStyle w:val="TableContent"/>
            </w:pPr>
            <w:del w:id="1936" w:author="Bob Yencha" w:date="2011-11-29T09:46:00Z">
              <w:r w:rsidRPr="00476CA1" w:rsidDel="00303738">
                <w:delText>The length has been increased to handle longer versioning strings.</w:delText>
              </w:r>
            </w:del>
          </w:p>
        </w:tc>
      </w:tr>
      <w:tr w:rsidR="00667BA9" w:rsidRPr="00D4120B" w14:paraId="55749587" w14:textId="77777777">
        <w:trPr>
          <w:cantSplit/>
          <w:jc w:val="center"/>
        </w:trPr>
        <w:tc>
          <w:tcPr>
            <w:tcW w:w="638" w:type="dxa"/>
            <w:shd w:val="clear" w:color="auto" w:fill="auto"/>
          </w:tcPr>
          <w:p w14:paraId="2CB487C9" w14:textId="77777777" w:rsidR="00667BA9" w:rsidRPr="00D4120B" w:rsidRDefault="00667BA9" w:rsidP="008F7891">
            <w:pPr>
              <w:pStyle w:val="TableContent"/>
            </w:pPr>
            <w:r w:rsidRPr="00D4120B">
              <w:t>8</w:t>
            </w:r>
          </w:p>
        </w:tc>
        <w:tc>
          <w:tcPr>
            <w:tcW w:w="2553" w:type="dxa"/>
          </w:tcPr>
          <w:p w14:paraId="24C9FFE4" w14:textId="77777777" w:rsidR="00667BA9" w:rsidRPr="00D4120B" w:rsidRDefault="00667BA9" w:rsidP="008F7891">
            <w:pPr>
              <w:pStyle w:val="TableContent"/>
            </w:pPr>
            <w:r w:rsidRPr="00D4120B">
              <w:t>Alternate Coding System Version ID</w:t>
            </w:r>
          </w:p>
        </w:tc>
        <w:tc>
          <w:tcPr>
            <w:tcW w:w="766" w:type="dxa"/>
          </w:tcPr>
          <w:p w14:paraId="746A8772" w14:textId="77777777" w:rsidR="00667BA9" w:rsidRDefault="00667BA9" w:rsidP="008F7891">
            <w:pPr>
              <w:pStyle w:val="TableContent"/>
            </w:pPr>
            <w:r w:rsidRPr="00D4120B">
              <w:t>ST</w:t>
            </w:r>
          </w:p>
        </w:tc>
        <w:tc>
          <w:tcPr>
            <w:tcW w:w="782" w:type="dxa"/>
          </w:tcPr>
          <w:p w14:paraId="35DB1467" w14:textId="77777777" w:rsidR="00667BA9" w:rsidRPr="00D4120B" w:rsidRDefault="00667BA9" w:rsidP="008F7891">
            <w:pPr>
              <w:pStyle w:val="TableContent"/>
            </w:pPr>
            <w:r>
              <w:t>O</w:t>
            </w:r>
          </w:p>
        </w:tc>
        <w:tc>
          <w:tcPr>
            <w:tcW w:w="901" w:type="dxa"/>
            <w:shd w:val="clear" w:color="auto" w:fill="auto"/>
          </w:tcPr>
          <w:p w14:paraId="30AA9427" w14:textId="77777777" w:rsidR="00667BA9" w:rsidRPr="00D4120B" w:rsidRDefault="00667BA9" w:rsidP="008F7891">
            <w:pPr>
              <w:pStyle w:val="TableContent"/>
            </w:pPr>
            <w:r w:rsidRPr="00D4120B">
              <w:t>1..10</w:t>
            </w:r>
          </w:p>
        </w:tc>
        <w:tc>
          <w:tcPr>
            <w:tcW w:w="901" w:type="dxa"/>
            <w:shd w:val="clear" w:color="auto" w:fill="auto"/>
          </w:tcPr>
          <w:p w14:paraId="1B0262C1" w14:textId="77777777" w:rsidR="00667BA9" w:rsidRPr="00D4120B" w:rsidRDefault="003B19D8" w:rsidP="008F7891">
            <w:pPr>
              <w:pStyle w:val="TableContent"/>
            </w:pPr>
            <w:r>
              <w:t>=</w:t>
            </w:r>
          </w:p>
        </w:tc>
        <w:tc>
          <w:tcPr>
            <w:tcW w:w="1502" w:type="dxa"/>
            <w:shd w:val="clear" w:color="auto" w:fill="auto"/>
          </w:tcPr>
          <w:p w14:paraId="45933DA3" w14:textId="77777777" w:rsidR="00667BA9" w:rsidRPr="00D4120B" w:rsidRDefault="00667BA9" w:rsidP="008F7891">
            <w:pPr>
              <w:pStyle w:val="TableContent"/>
            </w:pPr>
          </w:p>
        </w:tc>
        <w:tc>
          <w:tcPr>
            <w:tcW w:w="4192" w:type="dxa"/>
            <w:shd w:val="clear" w:color="auto" w:fill="auto"/>
          </w:tcPr>
          <w:p w14:paraId="3CB0608B" w14:textId="77777777" w:rsidR="00667BA9" w:rsidRPr="00D4120B" w:rsidRDefault="00667BA9" w:rsidP="008F7891">
            <w:pPr>
              <w:pStyle w:val="TableContent"/>
            </w:pPr>
            <w:del w:id="1937" w:author="Bob Yencha" w:date="2011-11-29T09:46:00Z">
              <w:r w:rsidRPr="00D4120B" w:rsidDel="00303738">
                <w:delText>The length has been increased to handle longer versioning strings.</w:delText>
              </w:r>
            </w:del>
          </w:p>
        </w:tc>
      </w:tr>
      <w:tr w:rsidR="00667BA9" w:rsidRPr="00D4120B" w14:paraId="0E3E5277" w14:textId="77777777">
        <w:trPr>
          <w:cantSplit/>
          <w:jc w:val="center"/>
        </w:trPr>
        <w:tc>
          <w:tcPr>
            <w:tcW w:w="638" w:type="dxa"/>
            <w:shd w:val="clear" w:color="auto" w:fill="auto"/>
          </w:tcPr>
          <w:p w14:paraId="74993E7F" w14:textId="77777777" w:rsidR="00667BA9" w:rsidRPr="00D4120B" w:rsidRDefault="00667BA9" w:rsidP="008F7891">
            <w:pPr>
              <w:pStyle w:val="TableContent"/>
            </w:pPr>
            <w:r w:rsidRPr="00D4120B">
              <w:t>9</w:t>
            </w:r>
          </w:p>
        </w:tc>
        <w:tc>
          <w:tcPr>
            <w:tcW w:w="2553" w:type="dxa"/>
          </w:tcPr>
          <w:p w14:paraId="35FF81E7" w14:textId="77777777" w:rsidR="00667BA9" w:rsidRPr="00D4120B" w:rsidRDefault="00667BA9" w:rsidP="008F7891">
            <w:pPr>
              <w:pStyle w:val="TableContent"/>
            </w:pPr>
            <w:r w:rsidRPr="00D4120B">
              <w:t>Original Text</w:t>
            </w:r>
          </w:p>
        </w:tc>
        <w:tc>
          <w:tcPr>
            <w:tcW w:w="766" w:type="dxa"/>
          </w:tcPr>
          <w:p w14:paraId="262746D2" w14:textId="77777777" w:rsidR="00667BA9" w:rsidRPr="00D4120B" w:rsidRDefault="00667BA9" w:rsidP="008F7891">
            <w:pPr>
              <w:pStyle w:val="TableContent"/>
            </w:pPr>
            <w:r w:rsidRPr="00D4120B">
              <w:t>ST</w:t>
            </w:r>
          </w:p>
        </w:tc>
        <w:tc>
          <w:tcPr>
            <w:tcW w:w="782" w:type="dxa"/>
          </w:tcPr>
          <w:p w14:paraId="4BD4C034" w14:textId="77777777" w:rsidR="00667BA9" w:rsidRPr="00D4120B" w:rsidRDefault="00667BA9" w:rsidP="008F7891">
            <w:pPr>
              <w:pStyle w:val="TableContent"/>
            </w:pPr>
            <w:r w:rsidRPr="00D4120B">
              <w:t>R</w:t>
            </w:r>
          </w:p>
        </w:tc>
        <w:tc>
          <w:tcPr>
            <w:tcW w:w="901" w:type="dxa"/>
            <w:shd w:val="clear" w:color="auto" w:fill="auto"/>
          </w:tcPr>
          <w:p w14:paraId="3BDE6388" w14:textId="77777777" w:rsidR="00667BA9" w:rsidRPr="00D4120B" w:rsidRDefault="00667BA9" w:rsidP="008F7891">
            <w:pPr>
              <w:pStyle w:val="TableContent"/>
            </w:pPr>
            <w:r w:rsidRPr="00D4120B">
              <w:t>1..199</w:t>
            </w:r>
          </w:p>
        </w:tc>
        <w:tc>
          <w:tcPr>
            <w:tcW w:w="901" w:type="dxa"/>
            <w:shd w:val="clear" w:color="auto" w:fill="auto"/>
          </w:tcPr>
          <w:p w14:paraId="5D9D2DAC" w14:textId="77777777" w:rsidR="00667BA9" w:rsidRPr="00D4120B" w:rsidRDefault="003B19D8" w:rsidP="008F7891">
            <w:pPr>
              <w:pStyle w:val="TableContent"/>
            </w:pPr>
            <w:r>
              <w:t>=</w:t>
            </w:r>
          </w:p>
        </w:tc>
        <w:tc>
          <w:tcPr>
            <w:tcW w:w="1502" w:type="dxa"/>
            <w:shd w:val="clear" w:color="auto" w:fill="auto"/>
          </w:tcPr>
          <w:p w14:paraId="71EE1472" w14:textId="77777777" w:rsidR="00667BA9" w:rsidRPr="00D4120B" w:rsidRDefault="00667BA9" w:rsidP="008F7891">
            <w:pPr>
              <w:pStyle w:val="TableContent"/>
            </w:pPr>
          </w:p>
        </w:tc>
        <w:tc>
          <w:tcPr>
            <w:tcW w:w="4192" w:type="dxa"/>
            <w:shd w:val="clear" w:color="auto" w:fill="auto"/>
          </w:tcPr>
          <w:p w14:paraId="55934802" w14:textId="77777777" w:rsidR="00667BA9" w:rsidRPr="00D4120B" w:rsidRDefault="00667BA9" w:rsidP="008F7891">
            <w:pPr>
              <w:pStyle w:val="TableContent"/>
            </w:pPr>
            <w:r w:rsidRPr="00D4120B">
              <w:t>Original Text is used to convey the text that was the basis for coding.</w:t>
            </w:r>
          </w:p>
        </w:tc>
      </w:tr>
      <w:tr w:rsidR="00667BA9" w:rsidRPr="00D4120B" w14:paraId="7FD15245" w14:textId="77777777">
        <w:trPr>
          <w:cantSplit/>
          <w:jc w:val="center"/>
        </w:trPr>
        <w:tc>
          <w:tcPr>
            <w:tcW w:w="638" w:type="dxa"/>
            <w:shd w:val="clear" w:color="auto" w:fill="auto"/>
          </w:tcPr>
          <w:p w14:paraId="07EE5BA0" w14:textId="77777777" w:rsidR="00667BA9" w:rsidRPr="00D4120B" w:rsidRDefault="00667BA9" w:rsidP="008F7891">
            <w:pPr>
              <w:pStyle w:val="TableContent"/>
            </w:pPr>
            <w:r w:rsidRPr="00D4120B">
              <w:t>10</w:t>
            </w:r>
          </w:p>
        </w:tc>
        <w:tc>
          <w:tcPr>
            <w:tcW w:w="2553" w:type="dxa"/>
          </w:tcPr>
          <w:p w14:paraId="5E3DCC09" w14:textId="77777777" w:rsidR="00667BA9" w:rsidRPr="00D4120B" w:rsidRDefault="00667BA9" w:rsidP="008F7891">
            <w:pPr>
              <w:pStyle w:val="TableContent"/>
            </w:pPr>
            <w:r w:rsidRPr="00D4120B">
              <w:t>Second Alternate Identifier</w:t>
            </w:r>
          </w:p>
        </w:tc>
        <w:tc>
          <w:tcPr>
            <w:tcW w:w="766" w:type="dxa"/>
          </w:tcPr>
          <w:p w14:paraId="03C956FB" w14:textId="77777777" w:rsidR="00667BA9" w:rsidRDefault="00667BA9" w:rsidP="008F7891">
            <w:pPr>
              <w:pStyle w:val="TableContent"/>
            </w:pPr>
            <w:r w:rsidRPr="00D4120B">
              <w:t>ST</w:t>
            </w:r>
          </w:p>
        </w:tc>
        <w:tc>
          <w:tcPr>
            <w:tcW w:w="782" w:type="dxa"/>
          </w:tcPr>
          <w:p w14:paraId="5E1A8943" w14:textId="77777777" w:rsidR="00667BA9" w:rsidRPr="00D4120B" w:rsidRDefault="00667BA9" w:rsidP="008F7891">
            <w:pPr>
              <w:pStyle w:val="TableContent"/>
            </w:pPr>
            <w:r>
              <w:t>O</w:t>
            </w:r>
          </w:p>
        </w:tc>
        <w:tc>
          <w:tcPr>
            <w:tcW w:w="901" w:type="dxa"/>
            <w:shd w:val="clear" w:color="auto" w:fill="auto"/>
          </w:tcPr>
          <w:p w14:paraId="3B10C461" w14:textId="77777777" w:rsidR="00667BA9" w:rsidRPr="00D4120B" w:rsidRDefault="00667BA9" w:rsidP="008F7891">
            <w:pPr>
              <w:pStyle w:val="TableContent"/>
            </w:pPr>
            <w:r w:rsidRPr="00D4120B">
              <w:t>1..20</w:t>
            </w:r>
          </w:p>
        </w:tc>
        <w:tc>
          <w:tcPr>
            <w:tcW w:w="901" w:type="dxa"/>
            <w:shd w:val="clear" w:color="auto" w:fill="auto"/>
          </w:tcPr>
          <w:p w14:paraId="0D4A8C71" w14:textId="77777777" w:rsidR="00667BA9" w:rsidRPr="00D4120B" w:rsidRDefault="003B19D8" w:rsidP="00667BA9">
            <w:pPr>
              <w:pStyle w:val="TableText"/>
              <w:framePr w:hSpace="180" w:wrap="around" w:vAnchor="text" w:hAnchor="text" w:xAlign="center" w:y="1"/>
              <w:suppressOverlap/>
            </w:pPr>
            <w:r>
              <w:t>=</w:t>
            </w:r>
          </w:p>
        </w:tc>
        <w:tc>
          <w:tcPr>
            <w:tcW w:w="1502" w:type="dxa"/>
            <w:shd w:val="clear" w:color="auto" w:fill="auto"/>
          </w:tcPr>
          <w:p w14:paraId="7FFA7E4C" w14:textId="77777777" w:rsidR="00667BA9" w:rsidRPr="00D4120B" w:rsidRDefault="00667BA9" w:rsidP="008F7891">
            <w:pPr>
              <w:pStyle w:val="TableContent"/>
            </w:pPr>
          </w:p>
        </w:tc>
        <w:tc>
          <w:tcPr>
            <w:tcW w:w="4192" w:type="dxa"/>
            <w:shd w:val="clear" w:color="auto" w:fill="auto"/>
          </w:tcPr>
          <w:p w14:paraId="47CC331A" w14:textId="77777777" w:rsidR="00667BA9" w:rsidRPr="00D4120B" w:rsidRDefault="00667BA9" w:rsidP="008F7891">
            <w:pPr>
              <w:pStyle w:val="TableContent"/>
            </w:pPr>
            <w:del w:id="1938" w:author="Bob Yencha" w:date="2011-11-29T09:46:00Z">
              <w:r w:rsidRPr="00D4120B" w:rsidDel="00303738">
                <w:delText>Additional local code.</w:delText>
              </w:r>
            </w:del>
          </w:p>
        </w:tc>
      </w:tr>
      <w:tr w:rsidR="00667BA9" w:rsidRPr="00D4120B" w14:paraId="5B16B457" w14:textId="77777777">
        <w:trPr>
          <w:cantSplit/>
          <w:jc w:val="center"/>
        </w:trPr>
        <w:tc>
          <w:tcPr>
            <w:tcW w:w="638" w:type="dxa"/>
            <w:shd w:val="clear" w:color="auto" w:fill="auto"/>
          </w:tcPr>
          <w:p w14:paraId="1C4E1B80" w14:textId="77777777" w:rsidR="00667BA9" w:rsidRPr="00D4120B" w:rsidRDefault="00667BA9" w:rsidP="008F7891">
            <w:pPr>
              <w:pStyle w:val="TableContent"/>
            </w:pPr>
            <w:r w:rsidRPr="00D4120B">
              <w:t>11</w:t>
            </w:r>
          </w:p>
        </w:tc>
        <w:tc>
          <w:tcPr>
            <w:tcW w:w="2553" w:type="dxa"/>
          </w:tcPr>
          <w:p w14:paraId="7B81CFD8" w14:textId="77777777" w:rsidR="00667BA9" w:rsidRPr="00D4120B" w:rsidRDefault="00667BA9" w:rsidP="008F7891">
            <w:pPr>
              <w:pStyle w:val="TableContent"/>
            </w:pPr>
            <w:r w:rsidRPr="00D4120B">
              <w:t>Second Alternate Text</w:t>
            </w:r>
          </w:p>
        </w:tc>
        <w:tc>
          <w:tcPr>
            <w:tcW w:w="766" w:type="dxa"/>
          </w:tcPr>
          <w:p w14:paraId="3E0F8336" w14:textId="77777777" w:rsidR="00667BA9" w:rsidRDefault="00667BA9" w:rsidP="008F7891">
            <w:pPr>
              <w:pStyle w:val="TableContent"/>
            </w:pPr>
            <w:r w:rsidRPr="00D4120B">
              <w:t>ST</w:t>
            </w:r>
          </w:p>
        </w:tc>
        <w:tc>
          <w:tcPr>
            <w:tcW w:w="782" w:type="dxa"/>
          </w:tcPr>
          <w:p w14:paraId="74297E43" w14:textId="77777777" w:rsidR="00667BA9" w:rsidRPr="00D4120B" w:rsidRDefault="00667BA9" w:rsidP="008F7891">
            <w:pPr>
              <w:pStyle w:val="TableContent"/>
            </w:pPr>
            <w:r>
              <w:t>O</w:t>
            </w:r>
          </w:p>
        </w:tc>
        <w:tc>
          <w:tcPr>
            <w:tcW w:w="901" w:type="dxa"/>
            <w:shd w:val="clear" w:color="auto" w:fill="auto"/>
          </w:tcPr>
          <w:p w14:paraId="76DDD3C3" w14:textId="77777777" w:rsidR="00667BA9" w:rsidRPr="00D4120B" w:rsidRDefault="00667BA9" w:rsidP="008F7891">
            <w:pPr>
              <w:pStyle w:val="TableContent"/>
            </w:pPr>
            <w:r w:rsidRPr="00D4120B">
              <w:t>1..199</w:t>
            </w:r>
          </w:p>
        </w:tc>
        <w:tc>
          <w:tcPr>
            <w:tcW w:w="901" w:type="dxa"/>
            <w:shd w:val="clear" w:color="auto" w:fill="auto"/>
          </w:tcPr>
          <w:p w14:paraId="3711D0C2" w14:textId="77777777" w:rsidR="00667BA9" w:rsidRPr="00D4120B" w:rsidRDefault="003B19D8" w:rsidP="00667BA9">
            <w:pPr>
              <w:pStyle w:val="TableText"/>
              <w:framePr w:hSpace="180" w:wrap="around" w:vAnchor="text" w:hAnchor="text" w:xAlign="center" w:y="1"/>
              <w:suppressOverlap/>
            </w:pPr>
            <w:r>
              <w:t>=</w:t>
            </w:r>
          </w:p>
        </w:tc>
        <w:tc>
          <w:tcPr>
            <w:tcW w:w="1502" w:type="dxa"/>
            <w:shd w:val="clear" w:color="auto" w:fill="auto"/>
          </w:tcPr>
          <w:p w14:paraId="41827220" w14:textId="77777777" w:rsidR="00667BA9" w:rsidRPr="00D4120B" w:rsidRDefault="00667BA9" w:rsidP="008F7891">
            <w:pPr>
              <w:pStyle w:val="TableContent"/>
            </w:pPr>
          </w:p>
        </w:tc>
        <w:tc>
          <w:tcPr>
            <w:tcW w:w="4192" w:type="dxa"/>
            <w:shd w:val="clear" w:color="auto" w:fill="auto"/>
          </w:tcPr>
          <w:p w14:paraId="446112B0" w14:textId="77777777" w:rsidR="00667BA9" w:rsidRPr="00D4120B" w:rsidRDefault="00667BA9" w:rsidP="008F7891">
            <w:pPr>
              <w:pStyle w:val="TableContent"/>
            </w:pPr>
            <w:del w:id="1939" w:author="Bob Yencha" w:date="2011-11-29T09:46:00Z">
              <w:r w:rsidRPr="00D4120B" w:rsidDel="00303738">
                <w:delText>Additional local text.</w:delText>
              </w:r>
            </w:del>
          </w:p>
        </w:tc>
      </w:tr>
      <w:tr w:rsidR="00667BA9" w:rsidRPr="00D4120B" w14:paraId="66096247" w14:textId="77777777">
        <w:trPr>
          <w:cantSplit/>
          <w:jc w:val="center"/>
        </w:trPr>
        <w:tc>
          <w:tcPr>
            <w:tcW w:w="638" w:type="dxa"/>
            <w:shd w:val="clear" w:color="auto" w:fill="auto"/>
          </w:tcPr>
          <w:p w14:paraId="1111559C" w14:textId="77777777" w:rsidR="00667BA9" w:rsidRPr="00D4120B" w:rsidRDefault="00667BA9" w:rsidP="008F7891">
            <w:pPr>
              <w:pStyle w:val="TableContent"/>
            </w:pPr>
            <w:r w:rsidRPr="00D4120B">
              <w:t>12</w:t>
            </w:r>
          </w:p>
        </w:tc>
        <w:tc>
          <w:tcPr>
            <w:tcW w:w="2553" w:type="dxa"/>
          </w:tcPr>
          <w:p w14:paraId="610DF9A4" w14:textId="77777777" w:rsidR="00667BA9" w:rsidRPr="00D4120B" w:rsidRDefault="00667BA9" w:rsidP="008F7891">
            <w:pPr>
              <w:pStyle w:val="TableContent"/>
            </w:pPr>
            <w:r w:rsidRPr="00D4120B">
              <w:t>Second Name of Alternate Coding System</w:t>
            </w:r>
          </w:p>
        </w:tc>
        <w:tc>
          <w:tcPr>
            <w:tcW w:w="766" w:type="dxa"/>
          </w:tcPr>
          <w:p w14:paraId="702EFCB7" w14:textId="77777777" w:rsidR="00667BA9" w:rsidRDefault="00667BA9" w:rsidP="008F7891">
            <w:pPr>
              <w:pStyle w:val="TableContent"/>
            </w:pPr>
            <w:r w:rsidRPr="00D4120B">
              <w:t>ID</w:t>
            </w:r>
          </w:p>
        </w:tc>
        <w:tc>
          <w:tcPr>
            <w:tcW w:w="782" w:type="dxa"/>
          </w:tcPr>
          <w:p w14:paraId="55A1E726" w14:textId="77777777" w:rsidR="00667BA9" w:rsidRPr="00D4120B" w:rsidRDefault="00667BA9" w:rsidP="008F7891">
            <w:pPr>
              <w:pStyle w:val="TableContent"/>
            </w:pPr>
            <w:r>
              <w:t>O</w:t>
            </w:r>
          </w:p>
        </w:tc>
        <w:tc>
          <w:tcPr>
            <w:tcW w:w="901" w:type="dxa"/>
            <w:shd w:val="clear" w:color="auto" w:fill="auto"/>
          </w:tcPr>
          <w:p w14:paraId="3F2D8195" w14:textId="77777777" w:rsidR="00667BA9" w:rsidRPr="00D4120B" w:rsidRDefault="00667BA9" w:rsidP="008F7891">
            <w:pPr>
              <w:pStyle w:val="TableContent"/>
            </w:pPr>
            <w:r w:rsidRPr="00D4120B">
              <w:t>1..12</w:t>
            </w:r>
          </w:p>
        </w:tc>
        <w:tc>
          <w:tcPr>
            <w:tcW w:w="901" w:type="dxa"/>
            <w:shd w:val="clear" w:color="auto" w:fill="auto"/>
          </w:tcPr>
          <w:p w14:paraId="4FD116BB" w14:textId="77777777" w:rsidR="00667BA9" w:rsidRPr="00D4120B" w:rsidRDefault="003B19D8" w:rsidP="00667BA9">
            <w:pPr>
              <w:pStyle w:val="TableText"/>
              <w:framePr w:hSpace="180" w:wrap="around" w:vAnchor="text" w:hAnchor="text" w:xAlign="center" w:y="1"/>
              <w:suppressOverlap/>
            </w:pPr>
            <w:r>
              <w:t>=</w:t>
            </w:r>
          </w:p>
        </w:tc>
        <w:tc>
          <w:tcPr>
            <w:tcW w:w="1502" w:type="dxa"/>
            <w:shd w:val="clear" w:color="auto" w:fill="auto"/>
          </w:tcPr>
          <w:p w14:paraId="2361E977" w14:textId="77777777" w:rsidR="00667BA9" w:rsidRPr="00D4120B" w:rsidRDefault="00667BA9" w:rsidP="008F7891">
            <w:pPr>
              <w:pStyle w:val="TableContent"/>
            </w:pPr>
            <w:del w:id="1940" w:author="Bob Yencha" w:date="2011-11-29T15:44:00Z">
              <w:r w:rsidRPr="00D4120B" w:rsidDel="00A866A2">
                <w:delText>HL70396</w:delText>
              </w:r>
            </w:del>
          </w:p>
        </w:tc>
        <w:tc>
          <w:tcPr>
            <w:tcW w:w="4192" w:type="dxa"/>
            <w:shd w:val="clear" w:color="auto" w:fill="auto"/>
          </w:tcPr>
          <w:p w14:paraId="7E46326C" w14:textId="77777777" w:rsidR="00667BA9" w:rsidRPr="00D4120B" w:rsidRDefault="00667BA9" w:rsidP="008F7891">
            <w:pPr>
              <w:pStyle w:val="TableContent"/>
            </w:pPr>
          </w:p>
        </w:tc>
      </w:tr>
      <w:tr w:rsidR="00667BA9" w:rsidRPr="00D4120B" w14:paraId="09498622" w14:textId="77777777">
        <w:trPr>
          <w:cantSplit/>
          <w:jc w:val="center"/>
        </w:trPr>
        <w:tc>
          <w:tcPr>
            <w:tcW w:w="638" w:type="dxa"/>
            <w:shd w:val="clear" w:color="auto" w:fill="auto"/>
          </w:tcPr>
          <w:p w14:paraId="110C202D" w14:textId="77777777" w:rsidR="00667BA9" w:rsidRPr="00D4120B" w:rsidRDefault="00667BA9" w:rsidP="008F7891">
            <w:pPr>
              <w:pStyle w:val="TableContent"/>
            </w:pPr>
            <w:r w:rsidRPr="00D4120B">
              <w:t>13</w:t>
            </w:r>
          </w:p>
        </w:tc>
        <w:tc>
          <w:tcPr>
            <w:tcW w:w="2553" w:type="dxa"/>
          </w:tcPr>
          <w:p w14:paraId="193B24C8" w14:textId="77777777" w:rsidR="00667BA9" w:rsidRPr="00D4120B" w:rsidRDefault="00667BA9" w:rsidP="008F7891">
            <w:pPr>
              <w:pStyle w:val="TableContent"/>
            </w:pPr>
            <w:r w:rsidRPr="00D4120B">
              <w:t>Second Alternate Coding System Version ID</w:t>
            </w:r>
          </w:p>
        </w:tc>
        <w:tc>
          <w:tcPr>
            <w:tcW w:w="766" w:type="dxa"/>
          </w:tcPr>
          <w:p w14:paraId="0CFEDC9C" w14:textId="77777777" w:rsidR="00667BA9" w:rsidRDefault="00667BA9" w:rsidP="008F7891">
            <w:pPr>
              <w:pStyle w:val="TableContent"/>
            </w:pPr>
            <w:r w:rsidRPr="00D4120B">
              <w:t>ST</w:t>
            </w:r>
          </w:p>
        </w:tc>
        <w:tc>
          <w:tcPr>
            <w:tcW w:w="782" w:type="dxa"/>
          </w:tcPr>
          <w:p w14:paraId="2861F8E2" w14:textId="77777777" w:rsidR="00667BA9" w:rsidRPr="00D4120B" w:rsidRDefault="00667BA9" w:rsidP="008F7891">
            <w:pPr>
              <w:pStyle w:val="TableContent"/>
            </w:pPr>
            <w:r>
              <w:t>O</w:t>
            </w:r>
          </w:p>
        </w:tc>
        <w:tc>
          <w:tcPr>
            <w:tcW w:w="901" w:type="dxa"/>
            <w:shd w:val="clear" w:color="auto" w:fill="auto"/>
          </w:tcPr>
          <w:p w14:paraId="5195B005" w14:textId="77777777" w:rsidR="00667BA9" w:rsidRPr="00D4120B" w:rsidRDefault="00667BA9" w:rsidP="008F7891">
            <w:pPr>
              <w:pStyle w:val="TableContent"/>
            </w:pPr>
            <w:r w:rsidRPr="00D4120B">
              <w:t>1..10</w:t>
            </w:r>
          </w:p>
        </w:tc>
        <w:tc>
          <w:tcPr>
            <w:tcW w:w="901" w:type="dxa"/>
            <w:shd w:val="clear" w:color="auto" w:fill="auto"/>
          </w:tcPr>
          <w:p w14:paraId="768E9950" w14:textId="77777777" w:rsidR="00667BA9" w:rsidRPr="00D4120B" w:rsidRDefault="003B19D8" w:rsidP="00667BA9">
            <w:pPr>
              <w:pStyle w:val="TableText"/>
              <w:framePr w:hSpace="180" w:wrap="around" w:vAnchor="text" w:hAnchor="text" w:xAlign="center" w:y="1"/>
              <w:suppressOverlap/>
            </w:pPr>
            <w:r>
              <w:t>=</w:t>
            </w:r>
          </w:p>
        </w:tc>
        <w:tc>
          <w:tcPr>
            <w:tcW w:w="1502" w:type="dxa"/>
            <w:shd w:val="clear" w:color="auto" w:fill="auto"/>
          </w:tcPr>
          <w:p w14:paraId="579C88AC" w14:textId="77777777" w:rsidR="00667BA9" w:rsidRPr="00D4120B" w:rsidRDefault="00667BA9" w:rsidP="008F7891">
            <w:pPr>
              <w:pStyle w:val="TableContent"/>
            </w:pPr>
          </w:p>
        </w:tc>
        <w:tc>
          <w:tcPr>
            <w:tcW w:w="4192" w:type="dxa"/>
            <w:shd w:val="clear" w:color="auto" w:fill="auto"/>
          </w:tcPr>
          <w:p w14:paraId="2B341D01" w14:textId="77777777" w:rsidR="00667BA9" w:rsidRPr="00D4120B" w:rsidRDefault="00667BA9" w:rsidP="008F7891">
            <w:pPr>
              <w:pStyle w:val="TableContent"/>
            </w:pPr>
            <w:del w:id="1941" w:author="Bob Yencha" w:date="2011-11-29T09:46:00Z">
              <w:r w:rsidRPr="00D4120B" w:rsidDel="00303738">
                <w:delText>Version for the coding system identified in components 12.</w:delText>
              </w:r>
            </w:del>
          </w:p>
        </w:tc>
      </w:tr>
      <w:tr w:rsidR="00667BA9" w:rsidRPr="00D4120B" w14:paraId="0FC72251" w14:textId="77777777">
        <w:trPr>
          <w:cantSplit/>
          <w:trHeight w:val="339"/>
          <w:jc w:val="center"/>
        </w:trPr>
        <w:tc>
          <w:tcPr>
            <w:tcW w:w="638" w:type="dxa"/>
            <w:shd w:val="clear" w:color="auto" w:fill="auto"/>
          </w:tcPr>
          <w:p w14:paraId="64AB86DD" w14:textId="77777777" w:rsidR="00667BA9" w:rsidRPr="00D4120B" w:rsidRDefault="00667BA9" w:rsidP="008F7891">
            <w:pPr>
              <w:pStyle w:val="TableContent"/>
            </w:pPr>
            <w:r w:rsidRPr="00D4120B">
              <w:t>14</w:t>
            </w:r>
          </w:p>
        </w:tc>
        <w:tc>
          <w:tcPr>
            <w:tcW w:w="2553" w:type="dxa"/>
          </w:tcPr>
          <w:p w14:paraId="2361B530" w14:textId="77777777" w:rsidR="00667BA9" w:rsidRPr="00D4120B" w:rsidRDefault="00667BA9" w:rsidP="008F7891">
            <w:pPr>
              <w:pStyle w:val="TableContent"/>
            </w:pPr>
            <w:r w:rsidRPr="00D4120B">
              <w:t>Coding System OID</w:t>
            </w:r>
          </w:p>
        </w:tc>
        <w:tc>
          <w:tcPr>
            <w:tcW w:w="766" w:type="dxa"/>
          </w:tcPr>
          <w:p w14:paraId="7670B14D" w14:textId="77777777" w:rsidR="00667BA9" w:rsidRDefault="00667BA9" w:rsidP="008F7891">
            <w:pPr>
              <w:pStyle w:val="TableContent"/>
            </w:pPr>
            <w:r w:rsidRPr="00D4120B">
              <w:t>ST</w:t>
            </w:r>
          </w:p>
        </w:tc>
        <w:tc>
          <w:tcPr>
            <w:tcW w:w="782" w:type="dxa"/>
          </w:tcPr>
          <w:p w14:paraId="5C4EC005" w14:textId="77777777" w:rsidR="00667BA9" w:rsidRPr="00D4120B" w:rsidRDefault="00667BA9" w:rsidP="008F7891">
            <w:pPr>
              <w:pStyle w:val="TableContent"/>
            </w:pPr>
            <w:r>
              <w:t>O</w:t>
            </w:r>
          </w:p>
        </w:tc>
        <w:tc>
          <w:tcPr>
            <w:tcW w:w="901" w:type="dxa"/>
            <w:shd w:val="clear" w:color="auto" w:fill="auto"/>
          </w:tcPr>
          <w:p w14:paraId="54297321" w14:textId="77777777" w:rsidR="00667BA9" w:rsidRPr="00D4120B" w:rsidRDefault="00667BA9" w:rsidP="008F7891">
            <w:pPr>
              <w:pStyle w:val="TableContent"/>
            </w:pPr>
            <w:r w:rsidRPr="00D4120B">
              <w:t>1..199</w:t>
            </w:r>
          </w:p>
        </w:tc>
        <w:tc>
          <w:tcPr>
            <w:tcW w:w="901" w:type="dxa"/>
            <w:shd w:val="clear" w:color="auto" w:fill="auto"/>
          </w:tcPr>
          <w:p w14:paraId="5532A7BB" w14:textId="77777777" w:rsidR="00667BA9" w:rsidRPr="00D4120B" w:rsidRDefault="003B19D8" w:rsidP="00667BA9">
            <w:pPr>
              <w:pStyle w:val="TableText"/>
              <w:framePr w:hSpace="180" w:wrap="around" w:vAnchor="text" w:hAnchor="text" w:xAlign="center" w:y="1"/>
              <w:suppressOverlap/>
            </w:pPr>
            <w:r>
              <w:t>=</w:t>
            </w:r>
          </w:p>
        </w:tc>
        <w:tc>
          <w:tcPr>
            <w:tcW w:w="1502" w:type="dxa"/>
            <w:shd w:val="clear" w:color="auto" w:fill="auto"/>
          </w:tcPr>
          <w:p w14:paraId="13599C9C" w14:textId="77777777" w:rsidR="00667BA9" w:rsidRPr="00D4120B" w:rsidRDefault="00667BA9" w:rsidP="008F7891">
            <w:pPr>
              <w:pStyle w:val="TableContent"/>
            </w:pPr>
          </w:p>
        </w:tc>
        <w:tc>
          <w:tcPr>
            <w:tcW w:w="4192" w:type="dxa"/>
            <w:shd w:val="clear" w:color="auto" w:fill="auto"/>
          </w:tcPr>
          <w:p w14:paraId="6FD9C0D2" w14:textId="77777777" w:rsidR="00667BA9" w:rsidRPr="00D4120B" w:rsidRDefault="00667BA9" w:rsidP="008F7891">
            <w:pPr>
              <w:pStyle w:val="TableContent"/>
            </w:pPr>
            <w:del w:id="1942" w:author="Bob Yencha" w:date="2011-11-29T09:46:00Z">
              <w:r w:rsidRPr="00D4120B" w:rsidDel="00303738">
                <w:delText>OID for the coding system named in CWE.3.</w:delText>
              </w:r>
            </w:del>
          </w:p>
        </w:tc>
      </w:tr>
      <w:tr w:rsidR="00667BA9" w:rsidRPr="00D4120B" w14:paraId="049F0710" w14:textId="77777777">
        <w:trPr>
          <w:cantSplit/>
          <w:jc w:val="center"/>
        </w:trPr>
        <w:tc>
          <w:tcPr>
            <w:tcW w:w="638" w:type="dxa"/>
            <w:shd w:val="clear" w:color="auto" w:fill="auto"/>
          </w:tcPr>
          <w:p w14:paraId="657C31CC" w14:textId="77777777" w:rsidR="00667BA9" w:rsidRPr="00D4120B" w:rsidRDefault="00667BA9" w:rsidP="008F7891">
            <w:pPr>
              <w:pStyle w:val="TableContent"/>
            </w:pPr>
            <w:r w:rsidRPr="00D4120B">
              <w:t>15</w:t>
            </w:r>
          </w:p>
        </w:tc>
        <w:tc>
          <w:tcPr>
            <w:tcW w:w="2553" w:type="dxa"/>
          </w:tcPr>
          <w:p w14:paraId="688F5E09" w14:textId="77777777" w:rsidR="00667BA9" w:rsidRPr="00D4120B" w:rsidRDefault="00667BA9" w:rsidP="008F7891">
            <w:pPr>
              <w:pStyle w:val="TableContent"/>
            </w:pPr>
            <w:r w:rsidRPr="00D4120B">
              <w:t>Value Set OID</w:t>
            </w:r>
          </w:p>
        </w:tc>
        <w:tc>
          <w:tcPr>
            <w:tcW w:w="766" w:type="dxa"/>
          </w:tcPr>
          <w:p w14:paraId="5F1773EE" w14:textId="77777777" w:rsidR="00667BA9" w:rsidRDefault="00667BA9" w:rsidP="008F7891">
            <w:pPr>
              <w:pStyle w:val="TableContent"/>
            </w:pPr>
            <w:r w:rsidRPr="00D4120B">
              <w:t>ST</w:t>
            </w:r>
          </w:p>
        </w:tc>
        <w:tc>
          <w:tcPr>
            <w:tcW w:w="782" w:type="dxa"/>
          </w:tcPr>
          <w:p w14:paraId="21C76A8C" w14:textId="77777777" w:rsidR="00667BA9" w:rsidRPr="00D4120B" w:rsidRDefault="00667BA9" w:rsidP="008F7891">
            <w:pPr>
              <w:pStyle w:val="TableContent"/>
            </w:pPr>
            <w:r>
              <w:t>O</w:t>
            </w:r>
          </w:p>
        </w:tc>
        <w:tc>
          <w:tcPr>
            <w:tcW w:w="901" w:type="dxa"/>
            <w:shd w:val="clear" w:color="auto" w:fill="auto"/>
          </w:tcPr>
          <w:p w14:paraId="7A4F44B6" w14:textId="77777777" w:rsidR="00667BA9" w:rsidRPr="00D4120B" w:rsidRDefault="00667BA9" w:rsidP="008F7891">
            <w:pPr>
              <w:pStyle w:val="TableContent"/>
            </w:pPr>
            <w:r w:rsidRPr="00D4120B">
              <w:t>1..199</w:t>
            </w:r>
          </w:p>
        </w:tc>
        <w:tc>
          <w:tcPr>
            <w:tcW w:w="901" w:type="dxa"/>
            <w:shd w:val="clear" w:color="auto" w:fill="auto"/>
          </w:tcPr>
          <w:p w14:paraId="4E0C01BD" w14:textId="77777777" w:rsidR="00667BA9" w:rsidRPr="00D4120B" w:rsidRDefault="003B19D8" w:rsidP="00667BA9">
            <w:pPr>
              <w:pStyle w:val="TableText"/>
              <w:framePr w:hSpace="180" w:wrap="around" w:vAnchor="text" w:hAnchor="text" w:xAlign="center" w:y="1"/>
              <w:suppressOverlap/>
            </w:pPr>
            <w:r>
              <w:t>=</w:t>
            </w:r>
          </w:p>
        </w:tc>
        <w:tc>
          <w:tcPr>
            <w:tcW w:w="1502" w:type="dxa"/>
            <w:shd w:val="clear" w:color="auto" w:fill="auto"/>
          </w:tcPr>
          <w:p w14:paraId="3DAB80CF" w14:textId="77777777" w:rsidR="00667BA9" w:rsidRPr="00D4120B" w:rsidRDefault="00667BA9" w:rsidP="008F7891">
            <w:pPr>
              <w:pStyle w:val="TableContent"/>
            </w:pPr>
          </w:p>
        </w:tc>
        <w:tc>
          <w:tcPr>
            <w:tcW w:w="4192" w:type="dxa"/>
            <w:shd w:val="clear" w:color="auto" w:fill="auto"/>
          </w:tcPr>
          <w:p w14:paraId="7779542C" w14:textId="77777777" w:rsidR="00667BA9" w:rsidRPr="00D4120B" w:rsidRDefault="00667BA9" w:rsidP="008F7891">
            <w:pPr>
              <w:pStyle w:val="TableContent"/>
            </w:pPr>
            <w:del w:id="1943" w:author="Bob Yencha" w:date="2011-11-29T09:46:00Z">
              <w:r w:rsidRPr="00D4120B" w:rsidDel="00303738">
                <w:delText>Not supported.</w:delText>
              </w:r>
            </w:del>
          </w:p>
        </w:tc>
      </w:tr>
      <w:tr w:rsidR="00667BA9" w:rsidRPr="00D4120B" w14:paraId="47C690F2" w14:textId="77777777">
        <w:trPr>
          <w:cantSplit/>
          <w:jc w:val="center"/>
        </w:trPr>
        <w:tc>
          <w:tcPr>
            <w:tcW w:w="638" w:type="dxa"/>
            <w:shd w:val="clear" w:color="auto" w:fill="auto"/>
          </w:tcPr>
          <w:p w14:paraId="63DE93A7" w14:textId="77777777" w:rsidR="00667BA9" w:rsidRPr="00D4120B" w:rsidRDefault="00667BA9" w:rsidP="008F7891">
            <w:pPr>
              <w:pStyle w:val="TableContent"/>
            </w:pPr>
            <w:r w:rsidRPr="00D4120B">
              <w:t>16</w:t>
            </w:r>
          </w:p>
        </w:tc>
        <w:tc>
          <w:tcPr>
            <w:tcW w:w="2553" w:type="dxa"/>
          </w:tcPr>
          <w:p w14:paraId="6CD35943" w14:textId="77777777" w:rsidR="00667BA9" w:rsidRPr="00D4120B" w:rsidRDefault="00667BA9" w:rsidP="008F7891">
            <w:pPr>
              <w:pStyle w:val="TableContent"/>
            </w:pPr>
            <w:r w:rsidRPr="00D4120B">
              <w:t>Value Set Version ID</w:t>
            </w:r>
          </w:p>
        </w:tc>
        <w:tc>
          <w:tcPr>
            <w:tcW w:w="766" w:type="dxa"/>
          </w:tcPr>
          <w:p w14:paraId="03145941" w14:textId="77777777" w:rsidR="00667BA9" w:rsidRDefault="00667BA9" w:rsidP="008F7891">
            <w:pPr>
              <w:pStyle w:val="TableContent"/>
            </w:pPr>
            <w:r w:rsidRPr="00D4120B">
              <w:t>DTM</w:t>
            </w:r>
          </w:p>
        </w:tc>
        <w:tc>
          <w:tcPr>
            <w:tcW w:w="782" w:type="dxa"/>
          </w:tcPr>
          <w:p w14:paraId="3EB0B41B" w14:textId="77777777" w:rsidR="00667BA9" w:rsidRPr="00D4120B" w:rsidRDefault="00667BA9" w:rsidP="008F7891">
            <w:pPr>
              <w:pStyle w:val="TableContent"/>
            </w:pPr>
            <w:r>
              <w:t>O</w:t>
            </w:r>
          </w:p>
        </w:tc>
        <w:tc>
          <w:tcPr>
            <w:tcW w:w="901" w:type="dxa"/>
            <w:shd w:val="clear" w:color="auto" w:fill="auto"/>
          </w:tcPr>
          <w:p w14:paraId="1BFA5112" w14:textId="77777777" w:rsidR="00667BA9" w:rsidRPr="00D4120B" w:rsidRDefault="00667BA9" w:rsidP="008F7891">
            <w:pPr>
              <w:pStyle w:val="TableContent"/>
            </w:pPr>
            <w:r w:rsidRPr="00D4120B">
              <w:t>1..8</w:t>
            </w:r>
          </w:p>
        </w:tc>
        <w:tc>
          <w:tcPr>
            <w:tcW w:w="901" w:type="dxa"/>
            <w:shd w:val="clear" w:color="auto" w:fill="auto"/>
          </w:tcPr>
          <w:p w14:paraId="6D04E12C" w14:textId="77777777" w:rsidR="00667BA9" w:rsidRPr="00D4120B" w:rsidRDefault="003B19D8" w:rsidP="00667BA9">
            <w:pPr>
              <w:pStyle w:val="TableText"/>
              <w:framePr w:hSpace="180" w:wrap="around" w:vAnchor="text" w:hAnchor="text" w:xAlign="center" w:y="1"/>
              <w:suppressOverlap/>
            </w:pPr>
            <w:r>
              <w:t>=</w:t>
            </w:r>
          </w:p>
        </w:tc>
        <w:tc>
          <w:tcPr>
            <w:tcW w:w="1502" w:type="dxa"/>
            <w:shd w:val="clear" w:color="auto" w:fill="auto"/>
          </w:tcPr>
          <w:p w14:paraId="6F3F59AE" w14:textId="77777777" w:rsidR="00667BA9" w:rsidRPr="00D4120B" w:rsidRDefault="00667BA9" w:rsidP="008F7891">
            <w:pPr>
              <w:pStyle w:val="TableContent"/>
            </w:pPr>
          </w:p>
        </w:tc>
        <w:tc>
          <w:tcPr>
            <w:tcW w:w="4192" w:type="dxa"/>
            <w:shd w:val="clear" w:color="auto" w:fill="auto"/>
          </w:tcPr>
          <w:p w14:paraId="6C605C6C" w14:textId="77777777" w:rsidR="00667BA9" w:rsidRPr="00D4120B" w:rsidRDefault="00667BA9" w:rsidP="008F7891">
            <w:pPr>
              <w:pStyle w:val="TableContent"/>
            </w:pPr>
            <w:del w:id="1944" w:author="Bob Yencha" w:date="2011-11-29T09:46:00Z">
              <w:r w:rsidRPr="00D4120B" w:rsidDel="00303738">
                <w:delText>Not supported.</w:delText>
              </w:r>
            </w:del>
          </w:p>
        </w:tc>
      </w:tr>
      <w:tr w:rsidR="00667BA9" w:rsidRPr="00D4120B" w14:paraId="545BCD9A" w14:textId="77777777">
        <w:trPr>
          <w:cantSplit/>
          <w:jc w:val="center"/>
        </w:trPr>
        <w:tc>
          <w:tcPr>
            <w:tcW w:w="638" w:type="dxa"/>
            <w:shd w:val="clear" w:color="auto" w:fill="auto"/>
          </w:tcPr>
          <w:p w14:paraId="27B37B8B" w14:textId="77777777" w:rsidR="00667BA9" w:rsidRPr="00D4120B" w:rsidRDefault="00667BA9" w:rsidP="008F7891">
            <w:pPr>
              <w:pStyle w:val="TableContent"/>
            </w:pPr>
            <w:r w:rsidRPr="00D4120B">
              <w:t>17</w:t>
            </w:r>
          </w:p>
        </w:tc>
        <w:tc>
          <w:tcPr>
            <w:tcW w:w="2553" w:type="dxa"/>
          </w:tcPr>
          <w:p w14:paraId="2B973EFE" w14:textId="77777777" w:rsidR="00667BA9" w:rsidRPr="00D4120B" w:rsidRDefault="00667BA9" w:rsidP="008F7891">
            <w:pPr>
              <w:pStyle w:val="TableContent"/>
            </w:pPr>
            <w:r w:rsidRPr="00D4120B">
              <w:t>Alternate Coding System OID</w:t>
            </w:r>
          </w:p>
        </w:tc>
        <w:tc>
          <w:tcPr>
            <w:tcW w:w="766" w:type="dxa"/>
          </w:tcPr>
          <w:p w14:paraId="6458524A" w14:textId="77777777" w:rsidR="00667BA9" w:rsidRDefault="00667BA9" w:rsidP="008F7891">
            <w:pPr>
              <w:pStyle w:val="TableContent"/>
            </w:pPr>
            <w:r w:rsidRPr="00D4120B">
              <w:t>ST</w:t>
            </w:r>
          </w:p>
        </w:tc>
        <w:tc>
          <w:tcPr>
            <w:tcW w:w="782" w:type="dxa"/>
          </w:tcPr>
          <w:p w14:paraId="2B59CDAE" w14:textId="77777777" w:rsidR="00667BA9" w:rsidRPr="00D4120B" w:rsidRDefault="00667BA9" w:rsidP="008F7891">
            <w:pPr>
              <w:pStyle w:val="TableContent"/>
            </w:pPr>
            <w:r>
              <w:t>O</w:t>
            </w:r>
          </w:p>
        </w:tc>
        <w:tc>
          <w:tcPr>
            <w:tcW w:w="901" w:type="dxa"/>
            <w:shd w:val="clear" w:color="auto" w:fill="auto"/>
          </w:tcPr>
          <w:p w14:paraId="2F345C29" w14:textId="77777777" w:rsidR="00667BA9" w:rsidRPr="00D4120B" w:rsidRDefault="00667BA9" w:rsidP="008F7891">
            <w:pPr>
              <w:pStyle w:val="TableContent"/>
            </w:pPr>
            <w:r w:rsidRPr="00D4120B">
              <w:t>1..199</w:t>
            </w:r>
          </w:p>
        </w:tc>
        <w:tc>
          <w:tcPr>
            <w:tcW w:w="901" w:type="dxa"/>
            <w:shd w:val="clear" w:color="auto" w:fill="auto"/>
          </w:tcPr>
          <w:p w14:paraId="06C06378" w14:textId="77777777" w:rsidR="00667BA9" w:rsidRPr="00D4120B" w:rsidRDefault="003B19D8" w:rsidP="00667BA9">
            <w:pPr>
              <w:pStyle w:val="TableText"/>
              <w:framePr w:hSpace="180" w:wrap="around" w:vAnchor="text" w:hAnchor="text" w:xAlign="center" w:y="1"/>
              <w:suppressOverlap/>
            </w:pPr>
            <w:r>
              <w:t>=</w:t>
            </w:r>
          </w:p>
        </w:tc>
        <w:tc>
          <w:tcPr>
            <w:tcW w:w="1502" w:type="dxa"/>
            <w:shd w:val="clear" w:color="auto" w:fill="auto"/>
          </w:tcPr>
          <w:p w14:paraId="1DB4AC84" w14:textId="77777777" w:rsidR="00667BA9" w:rsidRPr="00D4120B" w:rsidRDefault="00667BA9" w:rsidP="008F7891">
            <w:pPr>
              <w:pStyle w:val="TableContent"/>
            </w:pPr>
          </w:p>
        </w:tc>
        <w:tc>
          <w:tcPr>
            <w:tcW w:w="4192" w:type="dxa"/>
            <w:shd w:val="clear" w:color="auto" w:fill="auto"/>
          </w:tcPr>
          <w:p w14:paraId="374B0717" w14:textId="77777777" w:rsidR="00667BA9" w:rsidRPr="00D4120B" w:rsidRDefault="00667BA9" w:rsidP="008F7891">
            <w:pPr>
              <w:pStyle w:val="TableContent"/>
            </w:pPr>
            <w:del w:id="1945" w:author="Bob Yencha" w:date="2011-11-29T09:46:00Z">
              <w:r w:rsidRPr="00D4120B" w:rsidDel="00303738">
                <w:delText>Not supported.</w:delText>
              </w:r>
            </w:del>
          </w:p>
        </w:tc>
      </w:tr>
      <w:tr w:rsidR="00667BA9" w:rsidRPr="00D4120B" w14:paraId="3F7BDB3D" w14:textId="77777777">
        <w:trPr>
          <w:cantSplit/>
          <w:jc w:val="center"/>
        </w:trPr>
        <w:tc>
          <w:tcPr>
            <w:tcW w:w="638" w:type="dxa"/>
            <w:shd w:val="clear" w:color="auto" w:fill="auto"/>
          </w:tcPr>
          <w:p w14:paraId="60EB7B63" w14:textId="77777777" w:rsidR="00667BA9" w:rsidRPr="00D4120B" w:rsidRDefault="00667BA9" w:rsidP="008F7891">
            <w:pPr>
              <w:pStyle w:val="TableContent"/>
            </w:pPr>
            <w:r w:rsidRPr="00D4120B">
              <w:t>18</w:t>
            </w:r>
          </w:p>
        </w:tc>
        <w:tc>
          <w:tcPr>
            <w:tcW w:w="2553" w:type="dxa"/>
          </w:tcPr>
          <w:p w14:paraId="44E97B20" w14:textId="77777777" w:rsidR="00667BA9" w:rsidRPr="00D4120B" w:rsidRDefault="00667BA9" w:rsidP="008F7891">
            <w:pPr>
              <w:pStyle w:val="TableContent"/>
            </w:pPr>
            <w:r w:rsidRPr="00D4120B">
              <w:t>Alternate Value Set OID</w:t>
            </w:r>
          </w:p>
        </w:tc>
        <w:tc>
          <w:tcPr>
            <w:tcW w:w="766" w:type="dxa"/>
          </w:tcPr>
          <w:p w14:paraId="4C25659F" w14:textId="77777777" w:rsidR="00667BA9" w:rsidRDefault="00667BA9" w:rsidP="008F7891">
            <w:pPr>
              <w:pStyle w:val="TableContent"/>
            </w:pPr>
            <w:r w:rsidRPr="00D4120B">
              <w:t>ST</w:t>
            </w:r>
          </w:p>
        </w:tc>
        <w:tc>
          <w:tcPr>
            <w:tcW w:w="782" w:type="dxa"/>
          </w:tcPr>
          <w:p w14:paraId="51B86D49" w14:textId="77777777" w:rsidR="00667BA9" w:rsidRPr="00D4120B" w:rsidRDefault="00667BA9" w:rsidP="008F7891">
            <w:pPr>
              <w:pStyle w:val="TableContent"/>
            </w:pPr>
            <w:r>
              <w:t>O</w:t>
            </w:r>
          </w:p>
        </w:tc>
        <w:tc>
          <w:tcPr>
            <w:tcW w:w="901" w:type="dxa"/>
            <w:shd w:val="clear" w:color="auto" w:fill="auto"/>
          </w:tcPr>
          <w:p w14:paraId="2B457245" w14:textId="77777777" w:rsidR="00667BA9" w:rsidRPr="00D4120B" w:rsidRDefault="00667BA9" w:rsidP="008F7891">
            <w:pPr>
              <w:pStyle w:val="TableContent"/>
            </w:pPr>
            <w:r w:rsidRPr="00D4120B">
              <w:t>1..199</w:t>
            </w:r>
          </w:p>
        </w:tc>
        <w:tc>
          <w:tcPr>
            <w:tcW w:w="901" w:type="dxa"/>
            <w:shd w:val="clear" w:color="auto" w:fill="auto"/>
          </w:tcPr>
          <w:p w14:paraId="223D985C" w14:textId="77777777" w:rsidR="00667BA9" w:rsidRPr="00D4120B" w:rsidRDefault="003B19D8" w:rsidP="00667BA9">
            <w:pPr>
              <w:pStyle w:val="TableText"/>
              <w:framePr w:hSpace="180" w:wrap="around" w:vAnchor="text" w:hAnchor="text" w:xAlign="center" w:y="1"/>
              <w:suppressOverlap/>
            </w:pPr>
            <w:r>
              <w:t>=</w:t>
            </w:r>
          </w:p>
        </w:tc>
        <w:tc>
          <w:tcPr>
            <w:tcW w:w="1502" w:type="dxa"/>
            <w:shd w:val="clear" w:color="auto" w:fill="auto"/>
          </w:tcPr>
          <w:p w14:paraId="300ACC5A" w14:textId="77777777" w:rsidR="00667BA9" w:rsidRPr="00D4120B" w:rsidRDefault="00667BA9" w:rsidP="008F7891">
            <w:pPr>
              <w:pStyle w:val="TableContent"/>
            </w:pPr>
          </w:p>
        </w:tc>
        <w:tc>
          <w:tcPr>
            <w:tcW w:w="4192" w:type="dxa"/>
            <w:shd w:val="clear" w:color="auto" w:fill="auto"/>
          </w:tcPr>
          <w:p w14:paraId="294E64C0" w14:textId="77777777" w:rsidR="00667BA9" w:rsidRPr="00D4120B" w:rsidRDefault="00667BA9" w:rsidP="008F7891">
            <w:pPr>
              <w:pStyle w:val="TableContent"/>
            </w:pPr>
            <w:del w:id="1946" w:author="Bob Yencha" w:date="2011-11-29T09:46:00Z">
              <w:r w:rsidRPr="00D4120B" w:rsidDel="00303738">
                <w:delText>Not supported.</w:delText>
              </w:r>
            </w:del>
          </w:p>
        </w:tc>
      </w:tr>
      <w:tr w:rsidR="00667BA9" w:rsidRPr="00D4120B" w14:paraId="07F8570D" w14:textId="77777777">
        <w:trPr>
          <w:cantSplit/>
          <w:jc w:val="center"/>
        </w:trPr>
        <w:tc>
          <w:tcPr>
            <w:tcW w:w="638" w:type="dxa"/>
            <w:shd w:val="clear" w:color="auto" w:fill="auto"/>
          </w:tcPr>
          <w:p w14:paraId="0D968390" w14:textId="77777777" w:rsidR="00667BA9" w:rsidRPr="00D4120B" w:rsidRDefault="00667BA9" w:rsidP="008F7891">
            <w:pPr>
              <w:pStyle w:val="TableContent"/>
            </w:pPr>
            <w:r w:rsidRPr="00D4120B">
              <w:t>19</w:t>
            </w:r>
          </w:p>
        </w:tc>
        <w:tc>
          <w:tcPr>
            <w:tcW w:w="2553" w:type="dxa"/>
          </w:tcPr>
          <w:p w14:paraId="6241DAF7" w14:textId="77777777" w:rsidR="00667BA9" w:rsidRPr="00D4120B" w:rsidRDefault="00667BA9" w:rsidP="008F7891">
            <w:pPr>
              <w:pStyle w:val="TableContent"/>
            </w:pPr>
            <w:r w:rsidRPr="00D4120B">
              <w:t>Alternate Value Set Version ID</w:t>
            </w:r>
          </w:p>
        </w:tc>
        <w:tc>
          <w:tcPr>
            <w:tcW w:w="766" w:type="dxa"/>
          </w:tcPr>
          <w:p w14:paraId="137A23A7" w14:textId="77777777" w:rsidR="00667BA9" w:rsidRDefault="00667BA9" w:rsidP="008F7891">
            <w:pPr>
              <w:pStyle w:val="TableContent"/>
            </w:pPr>
            <w:r w:rsidRPr="00D4120B">
              <w:t>DTM</w:t>
            </w:r>
          </w:p>
        </w:tc>
        <w:tc>
          <w:tcPr>
            <w:tcW w:w="782" w:type="dxa"/>
          </w:tcPr>
          <w:p w14:paraId="4FB6830D" w14:textId="77777777" w:rsidR="00667BA9" w:rsidRPr="00D4120B" w:rsidRDefault="00667BA9" w:rsidP="008F7891">
            <w:pPr>
              <w:pStyle w:val="TableContent"/>
            </w:pPr>
            <w:r>
              <w:t>O</w:t>
            </w:r>
          </w:p>
        </w:tc>
        <w:tc>
          <w:tcPr>
            <w:tcW w:w="901" w:type="dxa"/>
            <w:shd w:val="clear" w:color="auto" w:fill="auto"/>
          </w:tcPr>
          <w:p w14:paraId="27CE6B35" w14:textId="77777777" w:rsidR="00667BA9" w:rsidRPr="00D4120B" w:rsidRDefault="00667BA9" w:rsidP="008F7891">
            <w:pPr>
              <w:pStyle w:val="TableContent"/>
            </w:pPr>
            <w:r w:rsidRPr="00D4120B">
              <w:t>1..8</w:t>
            </w:r>
          </w:p>
        </w:tc>
        <w:tc>
          <w:tcPr>
            <w:tcW w:w="901" w:type="dxa"/>
            <w:shd w:val="clear" w:color="auto" w:fill="auto"/>
          </w:tcPr>
          <w:p w14:paraId="34F38FCB" w14:textId="77777777" w:rsidR="00667BA9" w:rsidRPr="00D4120B" w:rsidRDefault="003B19D8" w:rsidP="00667BA9">
            <w:pPr>
              <w:pStyle w:val="TableText"/>
              <w:framePr w:hSpace="180" w:wrap="around" w:vAnchor="text" w:hAnchor="text" w:xAlign="center" w:y="1"/>
              <w:suppressOverlap/>
            </w:pPr>
            <w:r>
              <w:t>=</w:t>
            </w:r>
          </w:p>
        </w:tc>
        <w:tc>
          <w:tcPr>
            <w:tcW w:w="1502" w:type="dxa"/>
            <w:shd w:val="clear" w:color="auto" w:fill="auto"/>
          </w:tcPr>
          <w:p w14:paraId="7EE039C8" w14:textId="77777777" w:rsidR="00667BA9" w:rsidRPr="00D4120B" w:rsidRDefault="00667BA9" w:rsidP="008F7891">
            <w:pPr>
              <w:pStyle w:val="TableContent"/>
            </w:pPr>
          </w:p>
        </w:tc>
        <w:tc>
          <w:tcPr>
            <w:tcW w:w="4192" w:type="dxa"/>
            <w:shd w:val="clear" w:color="auto" w:fill="auto"/>
          </w:tcPr>
          <w:p w14:paraId="7B15A217" w14:textId="77777777" w:rsidR="00667BA9" w:rsidRPr="00D4120B" w:rsidRDefault="00667BA9" w:rsidP="008F7891">
            <w:pPr>
              <w:pStyle w:val="TableContent"/>
            </w:pPr>
            <w:del w:id="1947" w:author="Bob Yencha" w:date="2011-11-29T09:46:00Z">
              <w:r w:rsidRPr="00D4120B" w:rsidDel="00303738">
                <w:delText>Not supported.</w:delText>
              </w:r>
            </w:del>
          </w:p>
        </w:tc>
      </w:tr>
      <w:tr w:rsidR="00667BA9" w:rsidRPr="00D4120B" w14:paraId="4412BE10" w14:textId="77777777">
        <w:trPr>
          <w:cantSplit/>
          <w:jc w:val="center"/>
        </w:trPr>
        <w:tc>
          <w:tcPr>
            <w:tcW w:w="638" w:type="dxa"/>
            <w:shd w:val="clear" w:color="auto" w:fill="auto"/>
          </w:tcPr>
          <w:p w14:paraId="5D304997" w14:textId="77777777" w:rsidR="00667BA9" w:rsidRPr="00D4120B" w:rsidRDefault="00667BA9" w:rsidP="008F7891">
            <w:pPr>
              <w:pStyle w:val="TableContent"/>
            </w:pPr>
            <w:r w:rsidRPr="00D4120B">
              <w:t>20</w:t>
            </w:r>
          </w:p>
        </w:tc>
        <w:tc>
          <w:tcPr>
            <w:tcW w:w="2553" w:type="dxa"/>
          </w:tcPr>
          <w:p w14:paraId="208404B8" w14:textId="77777777" w:rsidR="00667BA9" w:rsidRPr="00D4120B" w:rsidRDefault="00667BA9" w:rsidP="008F7891">
            <w:pPr>
              <w:pStyle w:val="TableContent"/>
            </w:pPr>
            <w:r w:rsidRPr="00D4120B">
              <w:t>Second Alternate Coding System OID</w:t>
            </w:r>
          </w:p>
        </w:tc>
        <w:tc>
          <w:tcPr>
            <w:tcW w:w="766" w:type="dxa"/>
          </w:tcPr>
          <w:p w14:paraId="03B5B8AD" w14:textId="77777777" w:rsidR="00667BA9" w:rsidRDefault="00667BA9" w:rsidP="008F7891">
            <w:pPr>
              <w:pStyle w:val="TableContent"/>
            </w:pPr>
            <w:r w:rsidRPr="00D4120B">
              <w:t>ST</w:t>
            </w:r>
          </w:p>
        </w:tc>
        <w:tc>
          <w:tcPr>
            <w:tcW w:w="782" w:type="dxa"/>
          </w:tcPr>
          <w:p w14:paraId="6D7A704E" w14:textId="77777777" w:rsidR="00667BA9" w:rsidRPr="00D4120B" w:rsidRDefault="00667BA9" w:rsidP="008F7891">
            <w:pPr>
              <w:pStyle w:val="TableContent"/>
            </w:pPr>
            <w:r>
              <w:t>O</w:t>
            </w:r>
          </w:p>
        </w:tc>
        <w:tc>
          <w:tcPr>
            <w:tcW w:w="901" w:type="dxa"/>
            <w:shd w:val="clear" w:color="auto" w:fill="auto"/>
          </w:tcPr>
          <w:p w14:paraId="0D3347AA" w14:textId="77777777" w:rsidR="00667BA9" w:rsidRPr="00D4120B" w:rsidRDefault="00667BA9" w:rsidP="008F7891">
            <w:pPr>
              <w:pStyle w:val="TableContent"/>
            </w:pPr>
            <w:r w:rsidRPr="00D4120B">
              <w:t>1..199</w:t>
            </w:r>
          </w:p>
        </w:tc>
        <w:tc>
          <w:tcPr>
            <w:tcW w:w="901" w:type="dxa"/>
            <w:shd w:val="clear" w:color="auto" w:fill="auto"/>
          </w:tcPr>
          <w:p w14:paraId="03510AD2" w14:textId="77777777" w:rsidR="00667BA9" w:rsidRPr="00D4120B" w:rsidRDefault="003B19D8" w:rsidP="00667BA9">
            <w:pPr>
              <w:pStyle w:val="TableText"/>
              <w:framePr w:hSpace="180" w:wrap="around" w:vAnchor="text" w:hAnchor="text" w:xAlign="center" w:y="1"/>
              <w:suppressOverlap/>
            </w:pPr>
            <w:r>
              <w:t>=</w:t>
            </w:r>
          </w:p>
        </w:tc>
        <w:tc>
          <w:tcPr>
            <w:tcW w:w="1502" w:type="dxa"/>
            <w:shd w:val="clear" w:color="auto" w:fill="auto"/>
          </w:tcPr>
          <w:p w14:paraId="5718C765" w14:textId="77777777" w:rsidR="00667BA9" w:rsidRPr="00D4120B" w:rsidRDefault="00667BA9" w:rsidP="008F7891">
            <w:pPr>
              <w:pStyle w:val="TableContent"/>
            </w:pPr>
          </w:p>
        </w:tc>
        <w:tc>
          <w:tcPr>
            <w:tcW w:w="4192" w:type="dxa"/>
            <w:shd w:val="clear" w:color="auto" w:fill="auto"/>
          </w:tcPr>
          <w:p w14:paraId="6CA654DE" w14:textId="77777777" w:rsidR="00667BA9" w:rsidRPr="00D4120B" w:rsidRDefault="00667BA9" w:rsidP="008F7891">
            <w:pPr>
              <w:pStyle w:val="TableContent"/>
            </w:pPr>
            <w:del w:id="1948" w:author="Bob Yencha" w:date="2011-11-29T09:46:00Z">
              <w:r w:rsidRPr="00D4120B" w:rsidDel="00303738">
                <w:delText>Not supported.</w:delText>
              </w:r>
            </w:del>
          </w:p>
        </w:tc>
      </w:tr>
      <w:tr w:rsidR="00667BA9" w:rsidRPr="00D4120B" w14:paraId="4E23B876" w14:textId="77777777">
        <w:trPr>
          <w:cantSplit/>
          <w:jc w:val="center"/>
        </w:trPr>
        <w:tc>
          <w:tcPr>
            <w:tcW w:w="638" w:type="dxa"/>
            <w:shd w:val="clear" w:color="auto" w:fill="auto"/>
          </w:tcPr>
          <w:p w14:paraId="1E123791" w14:textId="77777777" w:rsidR="00667BA9" w:rsidRPr="00D4120B" w:rsidRDefault="00667BA9" w:rsidP="008F7891">
            <w:pPr>
              <w:pStyle w:val="TableContent"/>
            </w:pPr>
            <w:r w:rsidRPr="00D4120B">
              <w:t>21</w:t>
            </w:r>
          </w:p>
        </w:tc>
        <w:tc>
          <w:tcPr>
            <w:tcW w:w="2553" w:type="dxa"/>
          </w:tcPr>
          <w:p w14:paraId="3BEA81A7" w14:textId="77777777" w:rsidR="00667BA9" w:rsidRPr="00D4120B" w:rsidRDefault="00667BA9" w:rsidP="008F7891">
            <w:pPr>
              <w:pStyle w:val="TableContent"/>
            </w:pPr>
            <w:r w:rsidRPr="00D4120B">
              <w:t>Second Alternate Value Set OID</w:t>
            </w:r>
          </w:p>
        </w:tc>
        <w:tc>
          <w:tcPr>
            <w:tcW w:w="766" w:type="dxa"/>
          </w:tcPr>
          <w:p w14:paraId="2E7CC48D" w14:textId="77777777" w:rsidR="00667BA9" w:rsidRDefault="00667BA9" w:rsidP="008F7891">
            <w:pPr>
              <w:pStyle w:val="TableContent"/>
            </w:pPr>
            <w:r w:rsidRPr="00D4120B">
              <w:t>ST</w:t>
            </w:r>
          </w:p>
        </w:tc>
        <w:tc>
          <w:tcPr>
            <w:tcW w:w="782" w:type="dxa"/>
          </w:tcPr>
          <w:p w14:paraId="038D29BF" w14:textId="77777777" w:rsidR="00667BA9" w:rsidRPr="00D4120B" w:rsidRDefault="00667BA9" w:rsidP="008F7891">
            <w:pPr>
              <w:pStyle w:val="TableContent"/>
            </w:pPr>
            <w:r>
              <w:t>O</w:t>
            </w:r>
          </w:p>
        </w:tc>
        <w:tc>
          <w:tcPr>
            <w:tcW w:w="901" w:type="dxa"/>
            <w:shd w:val="clear" w:color="auto" w:fill="auto"/>
          </w:tcPr>
          <w:p w14:paraId="598733AA" w14:textId="77777777" w:rsidR="00667BA9" w:rsidRPr="00D4120B" w:rsidRDefault="00667BA9" w:rsidP="008F7891">
            <w:pPr>
              <w:pStyle w:val="TableContent"/>
            </w:pPr>
            <w:r w:rsidRPr="00D4120B">
              <w:t>1..199</w:t>
            </w:r>
          </w:p>
        </w:tc>
        <w:tc>
          <w:tcPr>
            <w:tcW w:w="901" w:type="dxa"/>
            <w:shd w:val="clear" w:color="auto" w:fill="auto"/>
          </w:tcPr>
          <w:p w14:paraId="32D5F233" w14:textId="77777777" w:rsidR="00667BA9" w:rsidRPr="00D4120B" w:rsidRDefault="003B19D8" w:rsidP="00667BA9">
            <w:pPr>
              <w:pStyle w:val="TableText"/>
              <w:framePr w:hSpace="180" w:wrap="around" w:vAnchor="text" w:hAnchor="text" w:xAlign="center" w:y="1"/>
              <w:suppressOverlap/>
            </w:pPr>
            <w:r>
              <w:t>=</w:t>
            </w:r>
          </w:p>
        </w:tc>
        <w:tc>
          <w:tcPr>
            <w:tcW w:w="1502" w:type="dxa"/>
            <w:shd w:val="clear" w:color="auto" w:fill="auto"/>
          </w:tcPr>
          <w:p w14:paraId="54B96884" w14:textId="77777777" w:rsidR="00667BA9" w:rsidRPr="00D4120B" w:rsidRDefault="00667BA9" w:rsidP="008F7891">
            <w:pPr>
              <w:pStyle w:val="TableContent"/>
            </w:pPr>
          </w:p>
        </w:tc>
        <w:tc>
          <w:tcPr>
            <w:tcW w:w="4192" w:type="dxa"/>
            <w:shd w:val="clear" w:color="auto" w:fill="auto"/>
          </w:tcPr>
          <w:p w14:paraId="67EB6F8F" w14:textId="77777777" w:rsidR="00667BA9" w:rsidRPr="00D4120B" w:rsidRDefault="00667BA9" w:rsidP="008F7891">
            <w:pPr>
              <w:pStyle w:val="TableContent"/>
            </w:pPr>
            <w:del w:id="1949" w:author="Bob Yencha" w:date="2011-11-29T09:46:00Z">
              <w:r w:rsidRPr="00D4120B" w:rsidDel="00303738">
                <w:delText>Not supported.</w:delText>
              </w:r>
            </w:del>
          </w:p>
        </w:tc>
      </w:tr>
      <w:tr w:rsidR="00667BA9" w:rsidRPr="00D4120B" w14:paraId="29973C93" w14:textId="77777777">
        <w:trPr>
          <w:cantSplit/>
          <w:jc w:val="center"/>
        </w:trPr>
        <w:tc>
          <w:tcPr>
            <w:tcW w:w="638" w:type="dxa"/>
            <w:shd w:val="clear" w:color="auto" w:fill="auto"/>
          </w:tcPr>
          <w:p w14:paraId="4B6855D7" w14:textId="77777777" w:rsidR="00667BA9" w:rsidRPr="00D4120B" w:rsidRDefault="00667BA9" w:rsidP="008F7891">
            <w:pPr>
              <w:pStyle w:val="TableContent"/>
            </w:pPr>
            <w:r w:rsidRPr="00D4120B">
              <w:t>22</w:t>
            </w:r>
          </w:p>
        </w:tc>
        <w:tc>
          <w:tcPr>
            <w:tcW w:w="2553" w:type="dxa"/>
          </w:tcPr>
          <w:p w14:paraId="7CB2042D" w14:textId="77777777" w:rsidR="00667BA9" w:rsidRPr="00D4120B" w:rsidRDefault="00667BA9" w:rsidP="008F7891">
            <w:pPr>
              <w:pStyle w:val="TableContent"/>
            </w:pPr>
            <w:r w:rsidRPr="00D4120B">
              <w:t>Second Alternate Value Set Version ID</w:t>
            </w:r>
          </w:p>
        </w:tc>
        <w:tc>
          <w:tcPr>
            <w:tcW w:w="766" w:type="dxa"/>
          </w:tcPr>
          <w:p w14:paraId="545721D7" w14:textId="77777777" w:rsidR="00667BA9" w:rsidRDefault="00667BA9" w:rsidP="008F7891">
            <w:pPr>
              <w:pStyle w:val="TableContent"/>
            </w:pPr>
            <w:r w:rsidRPr="00D4120B">
              <w:t>DTM</w:t>
            </w:r>
          </w:p>
        </w:tc>
        <w:tc>
          <w:tcPr>
            <w:tcW w:w="782" w:type="dxa"/>
          </w:tcPr>
          <w:p w14:paraId="2DBA19BC" w14:textId="77777777" w:rsidR="00667BA9" w:rsidRPr="00D4120B" w:rsidRDefault="00667BA9" w:rsidP="008F7891">
            <w:pPr>
              <w:pStyle w:val="TableContent"/>
            </w:pPr>
            <w:r>
              <w:t>O</w:t>
            </w:r>
          </w:p>
        </w:tc>
        <w:tc>
          <w:tcPr>
            <w:tcW w:w="901" w:type="dxa"/>
            <w:shd w:val="clear" w:color="auto" w:fill="auto"/>
          </w:tcPr>
          <w:p w14:paraId="577A18F6" w14:textId="77777777" w:rsidR="00667BA9" w:rsidRPr="00D4120B" w:rsidRDefault="00667BA9" w:rsidP="008F7891">
            <w:pPr>
              <w:pStyle w:val="TableContent"/>
            </w:pPr>
            <w:r w:rsidRPr="00D4120B">
              <w:t>1..8</w:t>
            </w:r>
          </w:p>
        </w:tc>
        <w:tc>
          <w:tcPr>
            <w:tcW w:w="901" w:type="dxa"/>
            <w:shd w:val="clear" w:color="auto" w:fill="auto"/>
          </w:tcPr>
          <w:p w14:paraId="021C8324" w14:textId="77777777" w:rsidR="00667BA9" w:rsidRPr="00D4120B" w:rsidRDefault="003B19D8" w:rsidP="00667BA9">
            <w:pPr>
              <w:pStyle w:val="TableText"/>
              <w:framePr w:hSpace="180" w:wrap="around" w:vAnchor="text" w:hAnchor="text" w:xAlign="center" w:y="1"/>
              <w:suppressOverlap/>
            </w:pPr>
            <w:r>
              <w:t>=</w:t>
            </w:r>
          </w:p>
        </w:tc>
        <w:tc>
          <w:tcPr>
            <w:tcW w:w="1502" w:type="dxa"/>
            <w:shd w:val="clear" w:color="auto" w:fill="auto"/>
          </w:tcPr>
          <w:p w14:paraId="1ADFB387" w14:textId="77777777" w:rsidR="00667BA9" w:rsidRPr="00D4120B" w:rsidRDefault="00667BA9" w:rsidP="008F7891">
            <w:pPr>
              <w:pStyle w:val="TableContent"/>
            </w:pPr>
          </w:p>
        </w:tc>
        <w:tc>
          <w:tcPr>
            <w:tcW w:w="4192" w:type="dxa"/>
            <w:shd w:val="clear" w:color="auto" w:fill="auto"/>
          </w:tcPr>
          <w:p w14:paraId="12F70569" w14:textId="77777777" w:rsidR="00667BA9" w:rsidRPr="00D4120B" w:rsidRDefault="00667BA9" w:rsidP="008F7891">
            <w:pPr>
              <w:pStyle w:val="TableContent"/>
            </w:pPr>
            <w:del w:id="1950" w:author="Bob Yencha" w:date="2011-11-29T09:46:00Z">
              <w:r w:rsidRPr="00D4120B" w:rsidDel="00303738">
                <w:delText>Not supported.</w:delText>
              </w:r>
            </w:del>
          </w:p>
        </w:tc>
      </w:tr>
    </w:tbl>
    <w:p w14:paraId="29FBAC6B" w14:textId="77777777" w:rsidR="00667BA9" w:rsidRPr="00421D3E" w:rsidRDefault="005A1C80" w:rsidP="00667BA9">
      <w:pPr>
        <w:pStyle w:val="UsageNote"/>
        <w:keepNext/>
      </w:pPr>
      <w:r w:rsidRPr="005A1C80">
        <w:t>Usage Note</w:t>
      </w:r>
    </w:p>
    <w:p w14:paraId="3712569E" w14:textId="77777777" w:rsidR="00866630" w:rsidRDefault="00866630" w:rsidP="00866630">
      <w:pPr>
        <w:pStyle w:val="UsageNoteIndent"/>
      </w:pPr>
      <w:r w:rsidRPr="00D4120B">
        <w:t>This version of the CWE is used only with OBX-5</w:t>
      </w:r>
      <w:r w:rsidR="00400CF4">
        <w:t xml:space="preserve">. </w:t>
      </w:r>
      <w:r w:rsidRPr="00D4120B">
        <w:t>The CWE data type is used where it is necessary to communicate a code, text, coding system and the version of coding system the code was drawn from</w:t>
      </w:r>
      <w:r w:rsidR="00400CF4">
        <w:t xml:space="preserve">. </w:t>
      </w:r>
      <w:r w:rsidRPr="00D4120B">
        <w:t>It also allows the communication of an alternate code drawn from another coding system</w:t>
      </w:r>
      <w:r w:rsidR="00400CF4">
        <w:t xml:space="preserve">. </w:t>
      </w:r>
      <w:r w:rsidRPr="00D4120B">
        <w:t>Many coded fields in this specification identify coding systems or value sets that must be used for the field</w:t>
      </w:r>
      <w:r w:rsidR="00400CF4">
        <w:t xml:space="preserve">. </w:t>
      </w:r>
      <w:r w:rsidRPr="00D4120B">
        <w:rPr>
          <w:b/>
        </w:rPr>
        <w:t>When populating the CWE data types with these values, this guide does not give preference to the triplet in which the standard code should appear</w:t>
      </w:r>
      <w:r w:rsidR="00400CF4">
        <w:rPr>
          <w:b/>
        </w:rPr>
        <w:t xml:space="preserve">. </w:t>
      </w:r>
      <w:r w:rsidRPr="00D4120B">
        <w:t>The receiver is expected to examine the coding system names in components 3 and 6 to determine if it recognizes the coding system.</w:t>
      </w:r>
      <w:r>
        <w:t xml:space="preserve"> CWE.9 is always expected to be sent in this CWE to comply with CLIA regulation of matching result </w:t>
      </w:r>
      <w:r w:rsidR="00F8698D">
        <w:t>statements</w:t>
      </w:r>
      <w:r>
        <w:t xml:space="preserve"> between reports of record at both sender and receiver system.</w:t>
      </w:r>
    </w:p>
    <w:p w14:paraId="5591CBC1" w14:textId="77777777" w:rsidR="00866630" w:rsidRPr="00D4120B" w:rsidDel="00DB6A7E" w:rsidRDefault="00866630" w:rsidP="00866630">
      <w:pPr>
        <w:pStyle w:val="UsageNoteIndent"/>
        <w:rPr>
          <w:del w:id="1951" w:author="Bob Yencha" w:date="2011-11-22T00:16:00Z"/>
        </w:rPr>
      </w:pPr>
      <w:del w:id="1952" w:author="Bob Yencha" w:date="2011-11-22T00:16:00Z">
        <w:r w:rsidDel="00DB6A7E">
          <w:delText>Since OBX.5 allows for a change in datatype the ST datatype shall be used instead of the CWE if a result is NOT coded.</w:delText>
        </w:r>
      </w:del>
    </w:p>
    <w:p w14:paraId="55429B94" w14:textId="77777777" w:rsidR="00667BA9" w:rsidRPr="00D4120B" w:rsidRDefault="00667BA9" w:rsidP="00667BA9">
      <w:pPr>
        <w:pStyle w:val="UsageNoteIndent"/>
      </w:pPr>
      <w:r w:rsidRPr="00D4120B">
        <w:t xml:space="preserve">The CWE </w:t>
      </w:r>
      <w:r w:rsidRPr="00F81DAA">
        <w:t>data</w:t>
      </w:r>
      <w:r w:rsidRPr="00D4120B">
        <w:t xml:space="preserve"> type allows communication of </w:t>
      </w:r>
      <w:r w:rsidR="0017132D">
        <w:t>"null flavors", referred</w:t>
      </w:r>
      <w:r w:rsidRPr="00D4120B">
        <w:t xml:space="preserve"> to </w:t>
      </w:r>
      <w:r w:rsidR="0017132D">
        <w:t>as CWE Status(es)</w:t>
      </w:r>
      <w:r w:rsidRPr="00D4120B">
        <w:t>, where the values a</w:t>
      </w:r>
      <w:r w:rsidR="0017132D">
        <w:t>re drawn from HL7 Table 0353</w:t>
      </w:r>
      <w:r w:rsidR="0017132D" w:rsidRPr="00F41474">
        <w:t xml:space="preserve">. </w:t>
      </w:r>
      <w:r w:rsidRPr="00F41474">
        <w:t>The CWE Statuses are not supported in this guide.</w:t>
      </w:r>
      <w:r w:rsidRPr="00D4120B">
        <w:t xml:space="preserve"> </w:t>
      </w:r>
    </w:p>
    <w:p w14:paraId="77576F41" w14:textId="77777777" w:rsidR="00667BA9" w:rsidRPr="00006F01" w:rsidDel="00421D3E" w:rsidRDefault="00667BA9" w:rsidP="00667BA9">
      <w:pPr>
        <w:pStyle w:val="ConfTitle"/>
        <w:rPr>
          <w:del w:id="1953" w:author="Bob Yencha" w:date="2011-12-20T00:12:00Z"/>
        </w:rPr>
      </w:pPr>
      <w:del w:id="1954" w:author="Bob Yencha" w:date="2011-12-20T00:12:00Z">
        <w:r w:rsidDel="00421D3E">
          <w:delText>Conformance Statements: Base Profile</w:delText>
        </w:r>
      </w:del>
    </w:p>
    <w:p w14:paraId="7053FF6E" w14:textId="77777777" w:rsidR="000202BA" w:rsidDel="00194C46" w:rsidRDefault="00667BA9" w:rsidP="00667BA9">
      <w:pPr>
        <w:pStyle w:val="ConfStmt"/>
        <w:numPr>
          <w:ilvl w:val="1"/>
          <w:numId w:val="22"/>
        </w:numPr>
        <w:rPr>
          <w:del w:id="1955" w:author="Robert Snelick" w:date="2011-12-02T11:14:00Z"/>
        </w:rPr>
      </w:pPr>
      <w:del w:id="1956" w:author="Robert Snelick" w:date="2011-12-02T11:14:00Z">
        <w:r w:rsidRPr="004D1885" w:rsidDel="00194C46">
          <w:rPr>
            <w:b/>
          </w:rPr>
          <w:delText>LRI-CWE</w:delText>
        </w:r>
        <w:r w:rsidDel="00194C46">
          <w:rPr>
            <w:b/>
          </w:rPr>
          <w:delText>.b</w:delText>
        </w:r>
        <w:r w:rsidRPr="004D1885" w:rsidDel="00194C46">
          <w:rPr>
            <w:b/>
          </w:rPr>
          <w:delText>-</w:delText>
        </w:r>
        <w:r w:rsidDel="00194C46">
          <w:rPr>
            <w:b/>
          </w:rPr>
          <w:delText>1</w:delText>
        </w:r>
        <w:r w:rsidRPr="004D1885" w:rsidDel="00194C46">
          <w:delText>: If C</w:delText>
        </w:r>
        <w:r w:rsidDel="00194C46">
          <w:delText xml:space="preserve">WE.4 (Alternate Identifier) is valued, then </w:delText>
        </w:r>
        <w:r w:rsidRPr="004D1885" w:rsidDel="00194C46">
          <w:delText>C</w:delText>
        </w:r>
        <w:r w:rsidDel="00194C46">
          <w:delText>WE.6 (</w:delText>
        </w:r>
        <w:r w:rsidR="0017132D" w:rsidDel="00194C46">
          <w:delText>Name of Alternate Coding System</w:delText>
        </w:r>
        <w:r w:rsidDel="00194C46">
          <w:delText xml:space="preserve">) </w:delText>
        </w:r>
        <w:r w:rsidRPr="009F3EC6" w:rsidDel="00194C46">
          <w:rPr>
            <w:b/>
          </w:rPr>
          <w:delText xml:space="preserve">SHALL </w:delText>
        </w:r>
        <w:r w:rsidDel="00194C46">
          <w:delText>be valued</w:delText>
        </w:r>
        <w:r w:rsidRPr="004D1885" w:rsidDel="00194C46">
          <w:delText>.</w:delText>
        </w:r>
      </w:del>
    </w:p>
    <w:p w14:paraId="617B11AD" w14:textId="77777777" w:rsidR="00667BA9" w:rsidRDefault="00667BA9" w:rsidP="00084F3B">
      <w:pPr>
        <w:pStyle w:val="Heading2"/>
        <w:numPr>
          <w:ilvl w:val="1"/>
          <w:numId w:val="22"/>
        </w:numPr>
        <w:tabs>
          <w:tab w:val="left" w:pos="630"/>
        </w:tabs>
      </w:pPr>
      <w:bookmarkStart w:id="1957" w:name="_CX_–_GU"/>
      <w:bookmarkStart w:id="1958" w:name="_Toc189111954"/>
      <w:bookmarkEnd w:id="1957"/>
      <w:r w:rsidRPr="00D4120B">
        <w:t>CX</w:t>
      </w:r>
      <w:ins w:id="1959" w:author="Bob Yencha" w:date="2011-12-03T12:56:00Z">
        <w:r w:rsidR="00EE3459">
          <w:t>-</w:t>
        </w:r>
      </w:ins>
      <w:del w:id="1960" w:author="Bob Yencha" w:date="2011-12-03T12:55:00Z">
        <w:r w:rsidDel="00EE3459">
          <w:delText xml:space="preserve"> </w:delText>
        </w:r>
        <w:r w:rsidRPr="00D4120B" w:rsidDel="00EE3459">
          <w:delText xml:space="preserve">– </w:delText>
        </w:r>
      </w:del>
      <w:r>
        <w:t xml:space="preserve">GU </w:t>
      </w:r>
      <w:r w:rsidRPr="00D4120B">
        <w:t>– Extended Composite ID with Check Digit</w:t>
      </w:r>
      <w:r w:rsidR="005A19CB">
        <w:t xml:space="preserve"> (Globally Unique)</w:t>
      </w:r>
      <w:bookmarkEnd w:id="1958"/>
    </w:p>
    <w:tbl>
      <w:tblPr>
        <w:tblW w:w="4966" w:type="pct"/>
        <w:jc w:val="center"/>
        <w:tblBorders>
          <w:top w:val="single" w:sz="12" w:space="0" w:color="943634"/>
          <w:bottom w:val="single" w:sz="12" w:space="0" w:color="943634"/>
          <w:insideH w:val="single" w:sz="12" w:space="0" w:color="943634"/>
        </w:tblBorders>
        <w:tblLayout w:type="fixed"/>
        <w:tblCellMar>
          <w:left w:w="58" w:type="dxa"/>
          <w:right w:w="58" w:type="dxa"/>
        </w:tblCellMar>
        <w:tblLook w:val="0000" w:firstRow="0" w:lastRow="0" w:firstColumn="0" w:lastColumn="0" w:noHBand="0" w:noVBand="0"/>
      </w:tblPr>
      <w:tblGrid>
        <w:gridCol w:w="630"/>
        <w:gridCol w:w="2356"/>
        <w:gridCol w:w="720"/>
        <w:gridCol w:w="802"/>
        <w:gridCol w:w="782"/>
        <w:gridCol w:w="838"/>
        <w:gridCol w:w="1170"/>
        <w:gridCol w:w="4974"/>
      </w:tblGrid>
      <w:tr w:rsidR="00B94B8C" w:rsidRPr="00D4120B" w14:paraId="3229ACD0" w14:textId="77777777">
        <w:trPr>
          <w:cantSplit/>
          <w:trHeight w:hRule="exact" w:val="360"/>
          <w:tblHeader/>
          <w:jc w:val="center"/>
        </w:trPr>
        <w:tc>
          <w:tcPr>
            <w:tcW w:w="12272" w:type="dxa"/>
            <w:gridSpan w:val="8"/>
            <w:shd w:val="clear" w:color="auto" w:fill="F3F3F3"/>
            <w:vAlign w:val="center"/>
          </w:tcPr>
          <w:p w14:paraId="4961F748" w14:textId="77777777" w:rsidR="00B94B8C" w:rsidRPr="002F0910" w:rsidRDefault="00B94B8C" w:rsidP="00B94B8C">
            <w:pPr>
              <w:pStyle w:val="Caption"/>
            </w:pPr>
            <w:bookmarkStart w:id="1961" w:name="_Toc189111868"/>
            <w:r>
              <w:t xml:space="preserve">Table </w:t>
            </w:r>
            <w:r w:rsidR="001C047D">
              <w:fldChar w:fldCharType="begin"/>
            </w:r>
            <w:r w:rsidR="001C047D">
              <w:instrText xml:space="preserve"> STYLEREF 1 \s </w:instrText>
            </w:r>
            <w:r w:rsidR="001C047D">
              <w:fldChar w:fldCharType="separate"/>
            </w:r>
            <w:r w:rsidR="002B0A1D">
              <w:rPr>
                <w:noProof/>
              </w:rPr>
              <w:t>2</w:t>
            </w:r>
            <w:r w:rsidR="001C047D">
              <w:rPr>
                <w:noProof/>
              </w:rPr>
              <w:fldChar w:fldCharType="end"/>
            </w:r>
            <w:r>
              <w:noBreakHyphen/>
            </w:r>
            <w:r w:rsidR="001C047D">
              <w:fldChar w:fldCharType="begin"/>
            </w:r>
            <w:r w:rsidR="001C047D">
              <w:instrText xml:space="preserve"> SEQ Table \* ARABIC \s 1 </w:instrText>
            </w:r>
            <w:r w:rsidR="001C047D">
              <w:fldChar w:fldCharType="separate"/>
            </w:r>
            <w:r w:rsidR="002B0A1D">
              <w:rPr>
                <w:noProof/>
              </w:rPr>
              <w:t>4</w:t>
            </w:r>
            <w:r w:rsidR="001C047D">
              <w:rPr>
                <w:noProof/>
              </w:rPr>
              <w:fldChar w:fldCharType="end"/>
            </w:r>
            <w:r>
              <w:t>. Extended Composite ID with Check Digit (CX</w:t>
            </w:r>
            <w:r w:rsidR="002E06E9">
              <w:t xml:space="preserve"> GU</w:t>
            </w:r>
            <w:r>
              <w:t>)</w:t>
            </w:r>
            <w:bookmarkEnd w:id="1961"/>
          </w:p>
          <w:p w14:paraId="4E587267" w14:textId="77777777" w:rsidR="00B94B8C" w:rsidRPr="00D4120B" w:rsidRDefault="00B94B8C" w:rsidP="00667BA9">
            <w:pPr>
              <w:pStyle w:val="TableHeadingB"/>
              <w:ind w:left="0"/>
            </w:pPr>
          </w:p>
        </w:tc>
      </w:tr>
      <w:tr w:rsidR="00667BA9" w:rsidRPr="00D4120B" w14:paraId="4B35E0D4" w14:textId="77777777">
        <w:trPr>
          <w:cantSplit/>
          <w:trHeight w:hRule="exact" w:val="360"/>
          <w:tblHeader/>
          <w:jc w:val="center"/>
        </w:trPr>
        <w:tc>
          <w:tcPr>
            <w:tcW w:w="630" w:type="dxa"/>
            <w:shd w:val="clear" w:color="auto" w:fill="F3F3F3"/>
            <w:vAlign w:val="center"/>
          </w:tcPr>
          <w:p w14:paraId="03D787C6" w14:textId="77777777" w:rsidR="00667BA9" w:rsidRPr="00D4120B" w:rsidRDefault="00667BA9" w:rsidP="00667BA9">
            <w:pPr>
              <w:pStyle w:val="TableHeadingB"/>
              <w:ind w:left="0"/>
            </w:pPr>
            <w:r w:rsidRPr="00D4120B">
              <w:t>SEQ</w:t>
            </w:r>
          </w:p>
        </w:tc>
        <w:tc>
          <w:tcPr>
            <w:tcW w:w="2356" w:type="dxa"/>
            <w:shd w:val="clear" w:color="auto" w:fill="F3F3F3"/>
            <w:vAlign w:val="center"/>
          </w:tcPr>
          <w:p w14:paraId="7E807318" w14:textId="77777777" w:rsidR="00667BA9" w:rsidRPr="00D4120B" w:rsidRDefault="00667BA9" w:rsidP="00667BA9">
            <w:pPr>
              <w:pStyle w:val="TableHeadingB"/>
              <w:ind w:left="0"/>
            </w:pPr>
            <w:r w:rsidRPr="00D4120B">
              <w:t>Component Name</w:t>
            </w:r>
          </w:p>
        </w:tc>
        <w:tc>
          <w:tcPr>
            <w:tcW w:w="720" w:type="dxa"/>
            <w:shd w:val="clear" w:color="auto" w:fill="F3F3F3"/>
            <w:vAlign w:val="center"/>
          </w:tcPr>
          <w:p w14:paraId="20CC5A74" w14:textId="77777777" w:rsidR="00667BA9" w:rsidRDefault="00667BA9" w:rsidP="00667BA9">
            <w:pPr>
              <w:pStyle w:val="TableHeadingB"/>
              <w:ind w:left="0"/>
            </w:pPr>
            <w:r w:rsidRPr="00D4120B">
              <w:t>DT</w:t>
            </w:r>
          </w:p>
        </w:tc>
        <w:tc>
          <w:tcPr>
            <w:tcW w:w="802" w:type="dxa"/>
            <w:shd w:val="clear" w:color="auto" w:fill="F3F3F3"/>
            <w:vAlign w:val="center"/>
          </w:tcPr>
          <w:p w14:paraId="5AB6DBFF" w14:textId="77777777" w:rsidR="00667BA9" w:rsidRPr="00D4120B" w:rsidRDefault="00667BA9" w:rsidP="00667BA9">
            <w:pPr>
              <w:pStyle w:val="TableHeadingB"/>
              <w:ind w:left="0"/>
            </w:pPr>
            <w:r>
              <w:t>Us</w:t>
            </w:r>
            <w:ins w:id="1962" w:author="Swain, Ashley" w:date="2011-11-27T20:57:00Z">
              <w:r w:rsidR="00AA7E62">
                <w:t>ag</w:t>
              </w:r>
            </w:ins>
            <w:r>
              <w:t>e</w:t>
            </w:r>
          </w:p>
        </w:tc>
        <w:tc>
          <w:tcPr>
            <w:tcW w:w="782" w:type="dxa"/>
            <w:shd w:val="clear" w:color="auto" w:fill="F3F3F3"/>
            <w:vAlign w:val="center"/>
          </w:tcPr>
          <w:p w14:paraId="3422A6E5" w14:textId="77777777" w:rsidR="00667BA9" w:rsidRPr="00D4120B" w:rsidRDefault="00667BA9" w:rsidP="00667BA9">
            <w:pPr>
              <w:pStyle w:val="TableHeadingB"/>
              <w:ind w:left="0"/>
            </w:pPr>
            <w:r>
              <w:t>LEN</w:t>
            </w:r>
          </w:p>
        </w:tc>
        <w:tc>
          <w:tcPr>
            <w:tcW w:w="838" w:type="dxa"/>
            <w:shd w:val="clear" w:color="auto" w:fill="F3F3F3"/>
            <w:vAlign w:val="center"/>
          </w:tcPr>
          <w:p w14:paraId="30697031" w14:textId="77777777" w:rsidR="00667BA9" w:rsidRPr="00D4120B" w:rsidRDefault="00667BA9" w:rsidP="00667BA9">
            <w:pPr>
              <w:pStyle w:val="TableHeadingB"/>
              <w:ind w:left="0"/>
            </w:pPr>
            <w:r>
              <w:t>C.LEN</w:t>
            </w:r>
          </w:p>
        </w:tc>
        <w:tc>
          <w:tcPr>
            <w:tcW w:w="1170" w:type="dxa"/>
            <w:shd w:val="clear" w:color="auto" w:fill="F3F3F3"/>
            <w:vAlign w:val="center"/>
          </w:tcPr>
          <w:p w14:paraId="5801C8D6" w14:textId="77777777" w:rsidR="00667BA9" w:rsidRPr="00D4120B" w:rsidRDefault="00667BA9" w:rsidP="00667BA9">
            <w:pPr>
              <w:pStyle w:val="TableHeadingB"/>
              <w:ind w:left="0"/>
            </w:pPr>
            <w:r w:rsidRPr="00D4120B">
              <w:t>Value Set</w:t>
            </w:r>
          </w:p>
        </w:tc>
        <w:tc>
          <w:tcPr>
            <w:tcW w:w="4974" w:type="dxa"/>
            <w:shd w:val="clear" w:color="auto" w:fill="F3F3F3"/>
            <w:vAlign w:val="center"/>
          </w:tcPr>
          <w:p w14:paraId="5782AD0E" w14:textId="77777777" w:rsidR="00667BA9" w:rsidRPr="00D4120B" w:rsidRDefault="00667BA9" w:rsidP="00667BA9">
            <w:pPr>
              <w:pStyle w:val="TableHeadingB"/>
              <w:ind w:left="0"/>
            </w:pPr>
            <w:r w:rsidRPr="00D4120B">
              <w:t>Comments</w:t>
            </w:r>
          </w:p>
        </w:tc>
      </w:tr>
      <w:tr w:rsidR="00667BA9" w:rsidRPr="00D4120B" w14:paraId="7EF3E6C1" w14:textId="77777777">
        <w:tblPrEx>
          <w:tblCellMar>
            <w:left w:w="86" w:type="dxa"/>
            <w:right w:w="86" w:type="dxa"/>
          </w:tblCellMar>
        </w:tblPrEx>
        <w:trPr>
          <w:cantSplit/>
          <w:jc w:val="center"/>
        </w:trPr>
        <w:tc>
          <w:tcPr>
            <w:tcW w:w="630" w:type="dxa"/>
          </w:tcPr>
          <w:p w14:paraId="6CFF10AF" w14:textId="77777777" w:rsidR="00667BA9" w:rsidRPr="00D4120B" w:rsidRDefault="00667BA9" w:rsidP="008F7891">
            <w:pPr>
              <w:pStyle w:val="TableContent"/>
            </w:pPr>
            <w:r w:rsidRPr="00D4120B">
              <w:t>1</w:t>
            </w:r>
          </w:p>
        </w:tc>
        <w:tc>
          <w:tcPr>
            <w:tcW w:w="2356" w:type="dxa"/>
          </w:tcPr>
          <w:p w14:paraId="10300A74" w14:textId="77777777" w:rsidR="00667BA9" w:rsidRPr="00D4120B" w:rsidRDefault="00667BA9" w:rsidP="008F7891">
            <w:pPr>
              <w:pStyle w:val="TableContent"/>
            </w:pPr>
            <w:r w:rsidRPr="00D4120B">
              <w:t>ID Number</w:t>
            </w:r>
          </w:p>
        </w:tc>
        <w:tc>
          <w:tcPr>
            <w:tcW w:w="720" w:type="dxa"/>
          </w:tcPr>
          <w:p w14:paraId="1E0DC7CE" w14:textId="77777777" w:rsidR="00667BA9" w:rsidRPr="00D4120B" w:rsidRDefault="00667BA9" w:rsidP="008F7891">
            <w:pPr>
              <w:pStyle w:val="TableContent"/>
            </w:pPr>
            <w:r w:rsidRPr="00D4120B">
              <w:t>ST</w:t>
            </w:r>
          </w:p>
        </w:tc>
        <w:tc>
          <w:tcPr>
            <w:tcW w:w="802" w:type="dxa"/>
          </w:tcPr>
          <w:p w14:paraId="11B6DE24" w14:textId="77777777" w:rsidR="00667BA9" w:rsidRPr="00D4120B" w:rsidRDefault="00667BA9" w:rsidP="008F7891">
            <w:pPr>
              <w:pStyle w:val="TableContent"/>
            </w:pPr>
            <w:r w:rsidRPr="00D4120B">
              <w:t>R</w:t>
            </w:r>
          </w:p>
        </w:tc>
        <w:tc>
          <w:tcPr>
            <w:tcW w:w="782" w:type="dxa"/>
          </w:tcPr>
          <w:p w14:paraId="2F74B650" w14:textId="77777777" w:rsidR="00667BA9" w:rsidRPr="00D4120B" w:rsidRDefault="00667BA9" w:rsidP="008F7891">
            <w:pPr>
              <w:pStyle w:val="TableContent"/>
            </w:pPr>
            <w:r w:rsidRPr="00D4120B">
              <w:t>1..15</w:t>
            </w:r>
          </w:p>
        </w:tc>
        <w:tc>
          <w:tcPr>
            <w:tcW w:w="838" w:type="dxa"/>
          </w:tcPr>
          <w:p w14:paraId="2B82ED7C" w14:textId="77777777" w:rsidR="00667BA9" w:rsidRPr="00D4120B" w:rsidRDefault="00447685" w:rsidP="008F7891">
            <w:pPr>
              <w:pStyle w:val="TableContent"/>
            </w:pPr>
            <w:r>
              <w:t>=</w:t>
            </w:r>
          </w:p>
        </w:tc>
        <w:tc>
          <w:tcPr>
            <w:tcW w:w="1170" w:type="dxa"/>
          </w:tcPr>
          <w:p w14:paraId="58DD8064" w14:textId="77777777" w:rsidR="00667BA9" w:rsidRPr="00D4120B" w:rsidRDefault="00667BA9" w:rsidP="008F7891">
            <w:pPr>
              <w:pStyle w:val="TableContent"/>
            </w:pPr>
          </w:p>
        </w:tc>
        <w:tc>
          <w:tcPr>
            <w:tcW w:w="4974" w:type="dxa"/>
          </w:tcPr>
          <w:p w14:paraId="44936E12" w14:textId="77777777" w:rsidR="00FE7D86" w:rsidRDefault="00667BA9" w:rsidP="00FE7D86">
            <w:pPr>
              <w:pStyle w:val="TableContent"/>
              <w:rPr>
                <w:ins w:id="1963" w:author="Bob Yencha" w:date="2011-12-27T11:19:00Z"/>
              </w:rPr>
            </w:pPr>
            <w:r w:rsidRPr="00D4120B">
              <w:t>The ID Number component combined with the Assigning Authority component must uniquely identify the associated object, i.e., any object with which the field is associated</w:t>
            </w:r>
            <w:r w:rsidR="00400CF4">
              <w:t xml:space="preserve">. </w:t>
            </w:r>
          </w:p>
          <w:p w14:paraId="66F27809" w14:textId="77777777" w:rsidR="00667BA9" w:rsidRPr="00D4120B" w:rsidRDefault="00667BA9" w:rsidP="00FE7D86">
            <w:pPr>
              <w:pStyle w:val="TableContent"/>
              <w:numPr>
                <w:ins w:id="1964" w:author="Bob Yencha" w:date="2011-12-27T11:19:00Z"/>
              </w:numPr>
            </w:pPr>
            <w:r w:rsidRPr="00D4120B">
              <w:t>Note</w:t>
            </w:r>
            <w:ins w:id="1965" w:author="Bob Yencha" w:date="2011-12-27T11:19:00Z">
              <w:r w:rsidR="00FE7D86">
                <w:t>:</w:t>
              </w:r>
            </w:ins>
            <w:r w:rsidRPr="00D4120B">
              <w:t xml:space="preserve"> </w:t>
            </w:r>
            <w:del w:id="1966" w:author="Bob Yencha" w:date="2011-12-27T11:19:00Z">
              <w:r w:rsidRPr="00D4120B" w:rsidDel="00FE7D86">
                <w:delText xml:space="preserve">- </w:delText>
              </w:r>
            </w:del>
            <w:r w:rsidRPr="00D4120B">
              <w:t>despite the component being named “ID Number” this component is an ST string data type, not numeric, so the component is not limited to just numbers.</w:t>
            </w:r>
          </w:p>
        </w:tc>
      </w:tr>
      <w:tr w:rsidR="00667BA9" w:rsidRPr="00D4120B" w14:paraId="2CEE29B9" w14:textId="77777777">
        <w:tblPrEx>
          <w:tblCellMar>
            <w:left w:w="86" w:type="dxa"/>
            <w:right w:w="86" w:type="dxa"/>
          </w:tblCellMar>
        </w:tblPrEx>
        <w:trPr>
          <w:cantSplit/>
          <w:jc w:val="center"/>
        </w:trPr>
        <w:tc>
          <w:tcPr>
            <w:tcW w:w="630" w:type="dxa"/>
          </w:tcPr>
          <w:p w14:paraId="6DE8731F" w14:textId="77777777" w:rsidR="00667BA9" w:rsidRPr="00D4120B" w:rsidRDefault="00667BA9" w:rsidP="008F7891">
            <w:pPr>
              <w:pStyle w:val="TableContent"/>
            </w:pPr>
            <w:r w:rsidRPr="00D4120B">
              <w:t>2</w:t>
            </w:r>
          </w:p>
        </w:tc>
        <w:tc>
          <w:tcPr>
            <w:tcW w:w="2356" w:type="dxa"/>
          </w:tcPr>
          <w:p w14:paraId="09955397" w14:textId="77777777" w:rsidR="00667BA9" w:rsidRPr="00D4120B" w:rsidRDefault="00667BA9" w:rsidP="008F7891">
            <w:pPr>
              <w:pStyle w:val="TableContent"/>
            </w:pPr>
            <w:r w:rsidRPr="00D4120B">
              <w:t>Check Digit</w:t>
            </w:r>
          </w:p>
        </w:tc>
        <w:tc>
          <w:tcPr>
            <w:tcW w:w="720" w:type="dxa"/>
          </w:tcPr>
          <w:p w14:paraId="40B48DEA" w14:textId="77777777" w:rsidR="00667BA9" w:rsidRPr="00D4120B" w:rsidRDefault="00667BA9" w:rsidP="008F7891">
            <w:pPr>
              <w:pStyle w:val="TableContent"/>
            </w:pPr>
            <w:r w:rsidRPr="00D4120B">
              <w:t>ST</w:t>
            </w:r>
          </w:p>
        </w:tc>
        <w:tc>
          <w:tcPr>
            <w:tcW w:w="802" w:type="dxa"/>
          </w:tcPr>
          <w:p w14:paraId="69B51D7A" w14:textId="77777777" w:rsidR="00667BA9" w:rsidRPr="00D4120B" w:rsidRDefault="00667BA9" w:rsidP="008F7891">
            <w:pPr>
              <w:pStyle w:val="TableContent"/>
            </w:pPr>
            <w:r w:rsidRPr="00D4120B">
              <w:t>O</w:t>
            </w:r>
          </w:p>
        </w:tc>
        <w:tc>
          <w:tcPr>
            <w:tcW w:w="782" w:type="dxa"/>
          </w:tcPr>
          <w:p w14:paraId="6438B87F" w14:textId="77777777" w:rsidR="00667BA9" w:rsidRPr="00D4120B" w:rsidRDefault="00667BA9" w:rsidP="008F7891">
            <w:pPr>
              <w:pStyle w:val="TableContent"/>
            </w:pPr>
            <w:r w:rsidRPr="00D4120B">
              <w:t>1..4</w:t>
            </w:r>
          </w:p>
        </w:tc>
        <w:tc>
          <w:tcPr>
            <w:tcW w:w="838" w:type="dxa"/>
          </w:tcPr>
          <w:p w14:paraId="6F0ABE8B" w14:textId="77777777" w:rsidR="00667BA9" w:rsidRPr="00D4120B" w:rsidRDefault="00447685" w:rsidP="008F7891">
            <w:pPr>
              <w:pStyle w:val="TableContent"/>
            </w:pPr>
            <w:r>
              <w:t>=</w:t>
            </w:r>
          </w:p>
        </w:tc>
        <w:tc>
          <w:tcPr>
            <w:tcW w:w="1170" w:type="dxa"/>
          </w:tcPr>
          <w:p w14:paraId="0A3CD59B" w14:textId="77777777" w:rsidR="00667BA9" w:rsidRPr="00D4120B" w:rsidRDefault="00667BA9" w:rsidP="008F7891">
            <w:pPr>
              <w:pStyle w:val="TableContent"/>
            </w:pPr>
          </w:p>
        </w:tc>
        <w:tc>
          <w:tcPr>
            <w:tcW w:w="4974" w:type="dxa"/>
          </w:tcPr>
          <w:p w14:paraId="5ADB5F91" w14:textId="77777777" w:rsidR="00667BA9" w:rsidRPr="00D4120B" w:rsidRDefault="00667BA9" w:rsidP="008F7891">
            <w:pPr>
              <w:pStyle w:val="TableContent"/>
            </w:pPr>
          </w:p>
        </w:tc>
      </w:tr>
      <w:tr w:rsidR="00667BA9" w:rsidRPr="00D4120B" w14:paraId="20334699" w14:textId="77777777">
        <w:tblPrEx>
          <w:tblCellMar>
            <w:left w:w="86" w:type="dxa"/>
            <w:right w:w="86" w:type="dxa"/>
          </w:tblCellMar>
        </w:tblPrEx>
        <w:trPr>
          <w:cantSplit/>
          <w:jc w:val="center"/>
        </w:trPr>
        <w:tc>
          <w:tcPr>
            <w:tcW w:w="630" w:type="dxa"/>
          </w:tcPr>
          <w:p w14:paraId="47C37533" w14:textId="77777777" w:rsidR="00667BA9" w:rsidRPr="0011591F" w:rsidRDefault="00515434" w:rsidP="008F7891">
            <w:pPr>
              <w:pStyle w:val="TableContent"/>
              <w:rPr>
                <w:highlight w:val="yellow"/>
              </w:rPr>
            </w:pPr>
            <w:commentRangeStart w:id="1967"/>
            <w:r w:rsidRPr="00515434">
              <w:rPr>
                <w:highlight w:val="yellow"/>
              </w:rPr>
              <w:t>3</w:t>
            </w:r>
          </w:p>
        </w:tc>
        <w:tc>
          <w:tcPr>
            <w:tcW w:w="2356" w:type="dxa"/>
          </w:tcPr>
          <w:p w14:paraId="3073FAF2" w14:textId="77777777" w:rsidR="00667BA9" w:rsidRPr="0011591F" w:rsidRDefault="00515434" w:rsidP="008F7891">
            <w:pPr>
              <w:pStyle w:val="TableContent"/>
              <w:rPr>
                <w:highlight w:val="yellow"/>
              </w:rPr>
            </w:pPr>
            <w:r w:rsidRPr="00515434">
              <w:rPr>
                <w:highlight w:val="yellow"/>
              </w:rPr>
              <w:t xml:space="preserve">Check Digit Scheme </w:t>
            </w:r>
          </w:p>
        </w:tc>
        <w:tc>
          <w:tcPr>
            <w:tcW w:w="720" w:type="dxa"/>
          </w:tcPr>
          <w:p w14:paraId="6C6EF273" w14:textId="77777777" w:rsidR="00667BA9" w:rsidRPr="0011591F" w:rsidRDefault="00515434" w:rsidP="008F7891">
            <w:pPr>
              <w:pStyle w:val="TableContent"/>
              <w:rPr>
                <w:highlight w:val="yellow"/>
              </w:rPr>
            </w:pPr>
            <w:r w:rsidRPr="00515434">
              <w:rPr>
                <w:highlight w:val="yellow"/>
              </w:rPr>
              <w:t>ID</w:t>
            </w:r>
          </w:p>
        </w:tc>
        <w:tc>
          <w:tcPr>
            <w:tcW w:w="802" w:type="dxa"/>
          </w:tcPr>
          <w:p w14:paraId="77580C20" w14:textId="77777777" w:rsidR="00667BA9" w:rsidRPr="0011591F" w:rsidRDefault="00515434" w:rsidP="008F7891">
            <w:pPr>
              <w:pStyle w:val="TableContent"/>
              <w:rPr>
                <w:highlight w:val="yellow"/>
              </w:rPr>
            </w:pPr>
            <w:ins w:id="1968" w:author="Swain, Ashley" w:date="2011-11-27T22:04:00Z">
              <w:r w:rsidRPr="00515434">
                <w:rPr>
                  <w:highlight w:val="yellow"/>
                </w:rPr>
                <w:t>C(</w:t>
              </w:r>
            </w:ins>
            <w:r w:rsidRPr="00515434">
              <w:rPr>
                <w:highlight w:val="yellow"/>
              </w:rPr>
              <w:t>O</w:t>
            </w:r>
            <w:ins w:id="1969" w:author="Swain, Ashley" w:date="2011-11-27T22:04:00Z">
              <w:r w:rsidRPr="00515434">
                <w:rPr>
                  <w:highlight w:val="yellow"/>
                </w:rPr>
                <w:t>/X)</w:t>
              </w:r>
            </w:ins>
          </w:p>
        </w:tc>
        <w:tc>
          <w:tcPr>
            <w:tcW w:w="782" w:type="dxa"/>
          </w:tcPr>
          <w:p w14:paraId="07D62CA0" w14:textId="77777777" w:rsidR="00667BA9" w:rsidRPr="0011591F" w:rsidRDefault="00515434" w:rsidP="008F7891">
            <w:pPr>
              <w:pStyle w:val="TableContent"/>
              <w:rPr>
                <w:highlight w:val="yellow"/>
              </w:rPr>
            </w:pPr>
            <w:r w:rsidRPr="00515434">
              <w:rPr>
                <w:highlight w:val="yellow"/>
              </w:rPr>
              <w:t>3..3</w:t>
            </w:r>
          </w:p>
        </w:tc>
        <w:tc>
          <w:tcPr>
            <w:tcW w:w="838" w:type="dxa"/>
          </w:tcPr>
          <w:p w14:paraId="3E7AB97C" w14:textId="77777777" w:rsidR="00667BA9" w:rsidRPr="0011591F" w:rsidRDefault="00515434" w:rsidP="008F7891">
            <w:pPr>
              <w:pStyle w:val="TableContent"/>
              <w:rPr>
                <w:highlight w:val="yellow"/>
              </w:rPr>
            </w:pPr>
            <w:r w:rsidRPr="00515434">
              <w:rPr>
                <w:highlight w:val="yellow"/>
              </w:rPr>
              <w:t>=</w:t>
            </w:r>
          </w:p>
        </w:tc>
        <w:tc>
          <w:tcPr>
            <w:tcW w:w="1170" w:type="dxa"/>
          </w:tcPr>
          <w:p w14:paraId="052AAF34" w14:textId="77777777" w:rsidR="00667BA9" w:rsidRPr="0011591F" w:rsidRDefault="00515434" w:rsidP="008F7891">
            <w:pPr>
              <w:pStyle w:val="TableContent"/>
              <w:rPr>
                <w:highlight w:val="yellow"/>
              </w:rPr>
            </w:pPr>
            <w:del w:id="1970" w:author="Bob Yencha" w:date="2011-11-29T09:47:00Z">
              <w:r w:rsidRPr="00515434">
                <w:rPr>
                  <w:highlight w:val="yellow"/>
                </w:rPr>
                <w:delText>HL7 0061</w:delText>
              </w:r>
            </w:del>
          </w:p>
        </w:tc>
        <w:tc>
          <w:tcPr>
            <w:tcW w:w="4974" w:type="dxa"/>
          </w:tcPr>
          <w:p w14:paraId="5190199C" w14:textId="77777777" w:rsidR="00667BA9" w:rsidRPr="0011591F" w:rsidRDefault="00515434" w:rsidP="008F7891">
            <w:pPr>
              <w:pStyle w:val="TableContent"/>
              <w:rPr>
                <w:highlight w:val="yellow"/>
              </w:rPr>
            </w:pPr>
            <w:commentRangeStart w:id="1971"/>
            <w:ins w:id="1972" w:author="Swain, Ashley" w:date="2011-11-27T22:04:00Z">
              <w:r w:rsidRPr="00515434">
                <w:rPr>
                  <w:highlight w:val="yellow"/>
                </w:rPr>
                <w:t>Refer to base standard</w:t>
              </w:r>
            </w:ins>
            <w:commentRangeEnd w:id="1971"/>
            <w:r w:rsidRPr="00515434">
              <w:rPr>
                <w:rStyle w:val="CommentReference"/>
                <w:rFonts w:ascii="Times New Roman" w:hAnsi="Times New Roman"/>
                <w:bCs w:val="0"/>
                <w:vanish/>
                <w:color w:val="auto"/>
                <w:highlight w:val="yellow"/>
                <w:lang w:eastAsia="de-DE"/>
              </w:rPr>
              <w:commentReference w:id="1971"/>
            </w:r>
            <w:commentRangeEnd w:id="1967"/>
            <w:r w:rsidR="0011591F">
              <w:rPr>
                <w:rStyle w:val="CommentReference"/>
                <w:rFonts w:ascii="Times New Roman" w:hAnsi="Times New Roman"/>
                <w:bCs w:val="0"/>
                <w:color w:val="auto"/>
                <w:lang w:eastAsia="de-DE"/>
              </w:rPr>
              <w:commentReference w:id="1967"/>
            </w:r>
          </w:p>
        </w:tc>
      </w:tr>
      <w:tr w:rsidR="00667BA9" w:rsidRPr="00D4120B" w14:paraId="71D88B6F" w14:textId="77777777">
        <w:tblPrEx>
          <w:tblCellMar>
            <w:left w:w="86" w:type="dxa"/>
            <w:right w:w="86" w:type="dxa"/>
          </w:tblCellMar>
        </w:tblPrEx>
        <w:trPr>
          <w:cantSplit/>
          <w:jc w:val="center"/>
        </w:trPr>
        <w:tc>
          <w:tcPr>
            <w:tcW w:w="630" w:type="dxa"/>
          </w:tcPr>
          <w:p w14:paraId="6A2815A6" w14:textId="77777777" w:rsidR="00667BA9" w:rsidRPr="00804D6C" w:rsidRDefault="00667BA9" w:rsidP="008F7891">
            <w:pPr>
              <w:pStyle w:val="TableContent"/>
            </w:pPr>
            <w:r w:rsidRPr="00804D6C">
              <w:t>4</w:t>
            </w:r>
          </w:p>
        </w:tc>
        <w:tc>
          <w:tcPr>
            <w:tcW w:w="2356" w:type="dxa"/>
          </w:tcPr>
          <w:p w14:paraId="1ED378BE" w14:textId="77777777" w:rsidR="00667BA9" w:rsidRPr="00804D6C" w:rsidRDefault="00667BA9" w:rsidP="008F7891">
            <w:pPr>
              <w:pStyle w:val="TableContent"/>
            </w:pPr>
            <w:r w:rsidRPr="00804D6C">
              <w:t>Assigning Authority</w:t>
            </w:r>
          </w:p>
        </w:tc>
        <w:tc>
          <w:tcPr>
            <w:tcW w:w="720" w:type="dxa"/>
          </w:tcPr>
          <w:p w14:paraId="31CBD908" w14:textId="77777777" w:rsidR="00667BA9" w:rsidRPr="00804D6C" w:rsidRDefault="00667BA9" w:rsidP="008F7891">
            <w:pPr>
              <w:pStyle w:val="TableContent"/>
            </w:pPr>
            <w:r w:rsidRPr="00804D6C">
              <w:t>HD</w:t>
            </w:r>
            <w:ins w:id="1973" w:author="Bob Yencha" w:date="2011-11-29T16:15:00Z">
              <w:r w:rsidR="00075E5F">
                <w:t>-</w:t>
              </w:r>
              <w:r w:rsidR="00221552">
                <w:t>GU</w:t>
              </w:r>
            </w:ins>
          </w:p>
        </w:tc>
        <w:tc>
          <w:tcPr>
            <w:tcW w:w="802" w:type="dxa"/>
          </w:tcPr>
          <w:p w14:paraId="7451D0BC" w14:textId="77777777" w:rsidR="00667BA9" w:rsidRPr="00804D6C" w:rsidRDefault="00667BA9" w:rsidP="008F7891">
            <w:pPr>
              <w:pStyle w:val="TableContent"/>
            </w:pPr>
            <w:r w:rsidRPr="00804D6C">
              <w:t>R</w:t>
            </w:r>
          </w:p>
        </w:tc>
        <w:tc>
          <w:tcPr>
            <w:tcW w:w="782" w:type="dxa"/>
          </w:tcPr>
          <w:p w14:paraId="01C1AB6B" w14:textId="77777777" w:rsidR="00667BA9" w:rsidRPr="00804D6C" w:rsidRDefault="00667BA9" w:rsidP="008F7891">
            <w:pPr>
              <w:pStyle w:val="TableContent"/>
            </w:pPr>
          </w:p>
        </w:tc>
        <w:tc>
          <w:tcPr>
            <w:tcW w:w="838" w:type="dxa"/>
          </w:tcPr>
          <w:p w14:paraId="7DD9E9BB" w14:textId="77777777" w:rsidR="00667BA9" w:rsidRPr="00804D6C" w:rsidRDefault="00447685" w:rsidP="008F7891">
            <w:pPr>
              <w:pStyle w:val="TableContent"/>
            </w:pPr>
            <w:r>
              <w:t>#</w:t>
            </w:r>
          </w:p>
        </w:tc>
        <w:tc>
          <w:tcPr>
            <w:tcW w:w="1170" w:type="dxa"/>
          </w:tcPr>
          <w:p w14:paraId="2BE89E2D" w14:textId="77777777" w:rsidR="00667BA9" w:rsidRPr="00804D6C" w:rsidRDefault="00667BA9" w:rsidP="008F7891">
            <w:pPr>
              <w:pStyle w:val="TableContent"/>
            </w:pPr>
          </w:p>
        </w:tc>
        <w:tc>
          <w:tcPr>
            <w:tcW w:w="4974" w:type="dxa"/>
          </w:tcPr>
          <w:p w14:paraId="1608FCD7" w14:textId="77777777" w:rsidR="00667BA9" w:rsidRPr="00D4120B" w:rsidRDefault="00667BA9" w:rsidP="00317CA0">
            <w:pPr>
              <w:pStyle w:val="TableContent"/>
            </w:pPr>
            <w:r w:rsidRPr="00804D6C">
              <w:t>The Assigning Authority component is used to identify the system, application, organization, etc. that assigned the ID Number in component 1.</w:t>
            </w:r>
          </w:p>
        </w:tc>
      </w:tr>
      <w:tr w:rsidR="00667BA9" w:rsidRPr="00D4120B" w14:paraId="35944714" w14:textId="77777777">
        <w:tblPrEx>
          <w:tblCellMar>
            <w:left w:w="86" w:type="dxa"/>
            <w:right w:w="86" w:type="dxa"/>
          </w:tblCellMar>
        </w:tblPrEx>
        <w:trPr>
          <w:cantSplit/>
          <w:jc w:val="center"/>
        </w:trPr>
        <w:tc>
          <w:tcPr>
            <w:tcW w:w="630" w:type="dxa"/>
          </w:tcPr>
          <w:p w14:paraId="1B6A1E88" w14:textId="77777777" w:rsidR="00667BA9" w:rsidRPr="00D4120B" w:rsidRDefault="00667BA9" w:rsidP="008F7891">
            <w:pPr>
              <w:pStyle w:val="TableContent"/>
            </w:pPr>
            <w:r w:rsidRPr="00D4120B">
              <w:t>5</w:t>
            </w:r>
          </w:p>
        </w:tc>
        <w:tc>
          <w:tcPr>
            <w:tcW w:w="2356" w:type="dxa"/>
          </w:tcPr>
          <w:p w14:paraId="51220EF6" w14:textId="77777777" w:rsidR="00667BA9" w:rsidRPr="00D4120B" w:rsidRDefault="00667BA9" w:rsidP="008F7891">
            <w:pPr>
              <w:pStyle w:val="TableContent"/>
            </w:pPr>
            <w:r w:rsidRPr="00D4120B">
              <w:t>Identifier Type Code</w:t>
            </w:r>
          </w:p>
        </w:tc>
        <w:tc>
          <w:tcPr>
            <w:tcW w:w="720" w:type="dxa"/>
          </w:tcPr>
          <w:p w14:paraId="22A4DF1E" w14:textId="77777777" w:rsidR="00667BA9" w:rsidRPr="00D4120B" w:rsidRDefault="00667BA9" w:rsidP="008F7891">
            <w:pPr>
              <w:pStyle w:val="TableContent"/>
            </w:pPr>
            <w:r w:rsidRPr="00D4120B">
              <w:t>ID</w:t>
            </w:r>
          </w:p>
        </w:tc>
        <w:tc>
          <w:tcPr>
            <w:tcW w:w="802" w:type="dxa"/>
          </w:tcPr>
          <w:p w14:paraId="2A103D05" w14:textId="77777777" w:rsidR="00667BA9" w:rsidRPr="00D4120B" w:rsidRDefault="00667BA9" w:rsidP="008F7891">
            <w:pPr>
              <w:pStyle w:val="TableContent"/>
            </w:pPr>
            <w:r w:rsidRPr="00D4120B">
              <w:t>R</w:t>
            </w:r>
          </w:p>
        </w:tc>
        <w:tc>
          <w:tcPr>
            <w:tcW w:w="782" w:type="dxa"/>
          </w:tcPr>
          <w:p w14:paraId="4C01A85B" w14:textId="77777777" w:rsidR="00667BA9" w:rsidRPr="00D4120B" w:rsidRDefault="00667BA9" w:rsidP="008F7891">
            <w:pPr>
              <w:pStyle w:val="TableContent"/>
            </w:pPr>
            <w:r w:rsidRPr="00D4120B">
              <w:t>2..5</w:t>
            </w:r>
          </w:p>
        </w:tc>
        <w:tc>
          <w:tcPr>
            <w:tcW w:w="838" w:type="dxa"/>
          </w:tcPr>
          <w:p w14:paraId="76A48618" w14:textId="77777777" w:rsidR="00667BA9" w:rsidRPr="00D4120B" w:rsidRDefault="00447685" w:rsidP="008F7891">
            <w:pPr>
              <w:pStyle w:val="TableContent"/>
            </w:pPr>
            <w:r>
              <w:t>=</w:t>
            </w:r>
          </w:p>
        </w:tc>
        <w:tc>
          <w:tcPr>
            <w:tcW w:w="1170" w:type="dxa"/>
          </w:tcPr>
          <w:p w14:paraId="20B93B29" w14:textId="77777777" w:rsidR="00667BA9" w:rsidRPr="00D4120B" w:rsidRDefault="00667BA9" w:rsidP="008F7891">
            <w:pPr>
              <w:pStyle w:val="TableContent"/>
            </w:pPr>
            <w:r w:rsidRPr="00D4120B">
              <w:t>HL70203</w:t>
            </w:r>
          </w:p>
        </w:tc>
        <w:tc>
          <w:tcPr>
            <w:tcW w:w="4974" w:type="dxa"/>
          </w:tcPr>
          <w:p w14:paraId="7D1F51DB" w14:textId="77777777" w:rsidR="00667BA9" w:rsidRPr="00D4120B" w:rsidRDefault="00667BA9" w:rsidP="008F7891">
            <w:pPr>
              <w:pStyle w:val="TableContent"/>
            </w:pPr>
          </w:p>
        </w:tc>
      </w:tr>
      <w:tr w:rsidR="00667BA9" w:rsidRPr="00D4120B" w14:paraId="3AFFF05A" w14:textId="77777777">
        <w:tblPrEx>
          <w:tblCellMar>
            <w:left w:w="86" w:type="dxa"/>
            <w:right w:w="86" w:type="dxa"/>
          </w:tblCellMar>
        </w:tblPrEx>
        <w:trPr>
          <w:cantSplit/>
          <w:jc w:val="center"/>
        </w:trPr>
        <w:tc>
          <w:tcPr>
            <w:tcW w:w="630" w:type="dxa"/>
          </w:tcPr>
          <w:p w14:paraId="1477A24F" w14:textId="77777777" w:rsidR="00667BA9" w:rsidRPr="00D4120B" w:rsidRDefault="00667BA9" w:rsidP="008F7891">
            <w:pPr>
              <w:pStyle w:val="TableContent"/>
            </w:pPr>
            <w:r w:rsidRPr="00D4120B">
              <w:t>6</w:t>
            </w:r>
          </w:p>
        </w:tc>
        <w:tc>
          <w:tcPr>
            <w:tcW w:w="2356" w:type="dxa"/>
          </w:tcPr>
          <w:p w14:paraId="4C9A7495" w14:textId="77777777" w:rsidR="00667BA9" w:rsidRPr="00D4120B" w:rsidRDefault="00667BA9" w:rsidP="008F7891">
            <w:pPr>
              <w:pStyle w:val="TableContent"/>
            </w:pPr>
            <w:r w:rsidRPr="00D4120B">
              <w:t>Assigning Facility</w:t>
            </w:r>
          </w:p>
        </w:tc>
        <w:tc>
          <w:tcPr>
            <w:tcW w:w="720" w:type="dxa"/>
          </w:tcPr>
          <w:p w14:paraId="5C7767B2" w14:textId="77777777" w:rsidR="00667BA9" w:rsidRPr="00D4120B" w:rsidRDefault="00667BA9" w:rsidP="008F7891">
            <w:pPr>
              <w:pStyle w:val="TableContent"/>
            </w:pPr>
            <w:r w:rsidRPr="00D4120B">
              <w:t>HD</w:t>
            </w:r>
          </w:p>
        </w:tc>
        <w:tc>
          <w:tcPr>
            <w:tcW w:w="802" w:type="dxa"/>
          </w:tcPr>
          <w:p w14:paraId="6BD20342" w14:textId="77777777" w:rsidR="00667BA9" w:rsidRPr="00D4120B" w:rsidRDefault="00667BA9" w:rsidP="008F7891">
            <w:pPr>
              <w:pStyle w:val="TableContent"/>
            </w:pPr>
            <w:r>
              <w:t>O</w:t>
            </w:r>
          </w:p>
        </w:tc>
        <w:tc>
          <w:tcPr>
            <w:tcW w:w="782" w:type="dxa"/>
          </w:tcPr>
          <w:p w14:paraId="72D3F4E2" w14:textId="77777777" w:rsidR="00667BA9" w:rsidRPr="00D4120B" w:rsidRDefault="00667BA9" w:rsidP="008F7891">
            <w:pPr>
              <w:pStyle w:val="TableContent"/>
            </w:pPr>
          </w:p>
        </w:tc>
        <w:tc>
          <w:tcPr>
            <w:tcW w:w="838" w:type="dxa"/>
          </w:tcPr>
          <w:p w14:paraId="48667052" w14:textId="77777777" w:rsidR="00667BA9" w:rsidRPr="00D4120B" w:rsidRDefault="00447685" w:rsidP="008F7891">
            <w:pPr>
              <w:pStyle w:val="TableContent"/>
            </w:pPr>
            <w:r>
              <w:t>#</w:t>
            </w:r>
          </w:p>
        </w:tc>
        <w:tc>
          <w:tcPr>
            <w:tcW w:w="1170" w:type="dxa"/>
          </w:tcPr>
          <w:p w14:paraId="1CEFDB20" w14:textId="77777777" w:rsidR="00667BA9" w:rsidRPr="00D4120B" w:rsidRDefault="00667BA9" w:rsidP="008F7891">
            <w:pPr>
              <w:pStyle w:val="TableContent"/>
            </w:pPr>
          </w:p>
        </w:tc>
        <w:tc>
          <w:tcPr>
            <w:tcW w:w="4974" w:type="dxa"/>
          </w:tcPr>
          <w:p w14:paraId="38B60C3A" w14:textId="77777777" w:rsidR="00667BA9" w:rsidRPr="00D4120B" w:rsidRDefault="00667BA9" w:rsidP="008F7891">
            <w:pPr>
              <w:pStyle w:val="TableContent"/>
            </w:pPr>
            <w:del w:id="1974" w:author="Bob Yencha" w:date="2011-11-29T09:47:00Z">
              <w:r w:rsidRPr="00D4120B" w:rsidDel="00303738">
                <w:delText>The Assigning Facility identifies the place or location that the ID Number was assigned for use.</w:delText>
              </w:r>
            </w:del>
          </w:p>
        </w:tc>
      </w:tr>
      <w:tr w:rsidR="00667BA9" w:rsidRPr="00D4120B" w14:paraId="101E105A" w14:textId="77777777">
        <w:tblPrEx>
          <w:tblCellMar>
            <w:left w:w="86" w:type="dxa"/>
            <w:right w:w="86" w:type="dxa"/>
          </w:tblCellMar>
        </w:tblPrEx>
        <w:trPr>
          <w:cantSplit/>
          <w:jc w:val="center"/>
        </w:trPr>
        <w:tc>
          <w:tcPr>
            <w:tcW w:w="630" w:type="dxa"/>
          </w:tcPr>
          <w:p w14:paraId="07B47A06" w14:textId="77777777" w:rsidR="00667BA9" w:rsidRPr="00D4120B" w:rsidRDefault="00667BA9" w:rsidP="008F7891">
            <w:pPr>
              <w:pStyle w:val="TableContent"/>
            </w:pPr>
            <w:r w:rsidRPr="00D4120B">
              <w:t>7</w:t>
            </w:r>
          </w:p>
        </w:tc>
        <w:tc>
          <w:tcPr>
            <w:tcW w:w="2356" w:type="dxa"/>
          </w:tcPr>
          <w:p w14:paraId="31B9FD0A" w14:textId="77777777" w:rsidR="00667BA9" w:rsidRPr="00D4120B" w:rsidRDefault="00667BA9" w:rsidP="008F7891">
            <w:pPr>
              <w:pStyle w:val="TableContent"/>
            </w:pPr>
            <w:r w:rsidRPr="00D4120B">
              <w:t>Effective Date</w:t>
            </w:r>
          </w:p>
        </w:tc>
        <w:tc>
          <w:tcPr>
            <w:tcW w:w="720" w:type="dxa"/>
          </w:tcPr>
          <w:p w14:paraId="472D3FB3" w14:textId="77777777" w:rsidR="00667BA9" w:rsidRPr="00D4120B" w:rsidRDefault="00667BA9" w:rsidP="008F7891">
            <w:pPr>
              <w:pStyle w:val="TableContent"/>
            </w:pPr>
            <w:r w:rsidRPr="00D4120B">
              <w:t>DT</w:t>
            </w:r>
          </w:p>
        </w:tc>
        <w:tc>
          <w:tcPr>
            <w:tcW w:w="802" w:type="dxa"/>
          </w:tcPr>
          <w:p w14:paraId="2DF1926A" w14:textId="77777777" w:rsidR="00667BA9" w:rsidRPr="00D4120B" w:rsidRDefault="00667BA9" w:rsidP="008F7891">
            <w:pPr>
              <w:pStyle w:val="TableContent"/>
            </w:pPr>
            <w:r w:rsidRPr="00D4120B">
              <w:t>O</w:t>
            </w:r>
          </w:p>
        </w:tc>
        <w:tc>
          <w:tcPr>
            <w:tcW w:w="782" w:type="dxa"/>
          </w:tcPr>
          <w:p w14:paraId="278AC4ED" w14:textId="77777777" w:rsidR="00667BA9" w:rsidRPr="00D4120B" w:rsidRDefault="00667BA9" w:rsidP="008F7891">
            <w:pPr>
              <w:pStyle w:val="TableContent"/>
            </w:pPr>
          </w:p>
        </w:tc>
        <w:tc>
          <w:tcPr>
            <w:tcW w:w="838" w:type="dxa"/>
          </w:tcPr>
          <w:p w14:paraId="11B17877" w14:textId="77777777" w:rsidR="00667BA9" w:rsidRPr="00D4120B" w:rsidRDefault="00447685" w:rsidP="008F7891">
            <w:pPr>
              <w:pStyle w:val="TableContent"/>
            </w:pPr>
            <w:r>
              <w:t>=</w:t>
            </w:r>
          </w:p>
        </w:tc>
        <w:tc>
          <w:tcPr>
            <w:tcW w:w="1170" w:type="dxa"/>
          </w:tcPr>
          <w:p w14:paraId="606721D4" w14:textId="77777777" w:rsidR="00667BA9" w:rsidRPr="00D4120B" w:rsidRDefault="00667BA9" w:rsidP="008F7891">
            <w:pPr>
              <w:pStyle w:val="TableContent"/>
            </w:pPr>
          </w:p>
        </w:tc>
        <w:tc>
          <w:tcPr>
            <w:tcW w:w="4974" w:type="dxa"/>
          </w:tcPr>
          <w:p w14:paraId="6F89AF7C" w14:textId="77777777" w:rsidR="00667BA9" w:rsidRPr="00D4120B" w:rsidRDefault="00667BA9" w:rsidP="008F7891">
            <w:pPr>
              <w:pStyle w:val="TableContent"/>
            </w:pPr>
          </w:p>
        </w:tc>
      </w:tr>
      <w:tr w:rsidR="00667BA9" w:rsidRPr="00D4120B" w14:paraId="66C3B094" w14:textId="77777777">
        <w:tblPrEx>
          <w:tblCellMar>
            <w:left w:w="86" w:type="dxa"/>
            <w:right w:w="86" w:type="dxa"/>
          </w:tblCellMar>
        </w:tblPrEx>
        <w:trPr>
          <w:cantSplit/>
          <w:jc w:val="center"/>
        </w:trPr>
        <w:tc>
          <w:tcPr>
            <w:tcW w:w="630" w:type="dxa"/>
          </w:tcPr>
          <w:p w14:paraId="6C65FA2D" w14:textId="77777777" w:rsidR="00667BA9" w:rsidRPr="00D4120B" w:rsidRDefault="00667BA9" w:rsidP="008F7891">
            <w:pPr>
              <w:pStyle w:val="TableContent"/>
            </w:pPr>
            <w:r w:rsidRPr="00D4120B">
              <w:t>8</w:t>
            </w:r>
          </w:p>
        </w:tc>
        <w:tc>
          <w:tcPr>
            <w:tcW w:w="2356" w:type="dxa"/>
          </w:tcPr>
          <w:p w14:paraId="1F3B7401" w14:textId="77777777" w:rsidR="00667BA9" w:rsidRPr="00D4120B" w:rsidRDefault="00667BA9" w:rsidP="008F7891">
            <w:pPr>
              <w:pStyle w:val="TableContent"/>
            </w:pPr>
            <w:r w:rsidRPr="00D4120B">
              <w:t>Expiration Date</w:t>
            </w:r>
          </w:p>
        </w:tc>
        <w:tc>
          <w:tcPr>
            <w:tcW w:w="720" w:type="dxa"/>
          </w:tcPr>
          <w:p w14:paraId="46DE1451" w14:textId="77777777" w:rsidR="00667BA9" w:rsidRPr="00D4120B" w:rsidRDefault="00667BA9" w:rsidP="008F7891">
            <w:pPr>
              <w:pStyle w:val="TableContent"/>
            </w:pPr>
            <w:r w:rsidRPr="00D4120B">
              <w:t>DT</w:t>
            </w:r>
          </w:p>
        </w:tc>
        <w:tc>
          <w:tcPr>
            <w:tcW w:w="802" w:type="dxa"/>
          </w:tcPr>
          <w:p w14:paraId="50BE4BFB" w14:textId="77777777" w:rsidR="00667BA9" w:rsidRPr="00D4120B" w:rsidRDefault="00667BA9" w:rsidP="008F7891">
            <w:pPr>
              <w:pStyle w:val="TableContent"/>
            </w:pPr>
            <w:r w:rsidRPr="00D4120B">
              <w:t>O</w:t>
            </w:r>
          </w:p>
        </w:tc>
        <w:tc>
          <w:tcPr>
            <w:tcW w:w="782" w:type="dxa"/>
          </w:tcPr>
          <w:p w14:paraId="2F75ACE2" w14:textId="77777777" w:rsidR="00667BA9" w:rsidRPr="00D4120B" w:rsidRDefault="00667BA9" w:rsidP="008F7891">
            <w:pPr>
              <w:pStyle w:val="TableContent"/>
            </w:pPr>
          </w:p>
        </w:tc>
        <w:tc>
          <w:tcPr>
            <w:tcW w:w="838" w:type="dxa"/>
          </w:tcPr>
          <w:p w14:paraId="507625A1" w14:textId="77777777" w:rsidR="00667BA9" w:rsidRPr="00D4120B" w:rsidRDefault="00447685" w:rsidP="008F7891">
            <w:pPr>
              <w:pStyle w:val="TableContent"/>
            </w:pPr>
            <w:r>
              <w:t>=</w:t>
            </w:r>
          </w:p>
        </w:tc>
        <w:tc>
          <w:tcPr>
            <w:tcW w:w="1170" w:type="dxa"/>
          </w:tcPr>
          <w:p w14:paraId="5F8E6EEC" w14:textId="77777777" w:rsidR="00667BA9" w:rsidRPr="00D4120B" w:rsidRDefault="00667BA9" w:rsidP="008F7891">
            <w:pPr>
              <w:pStyle w:val="TableContent"/>
            </w:pPr>
          </w:p>
        </w:tc>
        <w:tc>
          <w:tcPr>
            <w:tcW w:w="4974" w:type="dxa"/>
          </w:tcPr>
          <w:p w14:paraId="764240FA" w14:textId="77777777" w:rsidR="00667BA9" w:rsidRPr="00D4120B" w:rsidRDefault="00667BA9" w:rsidP="008F7891">
            <w:pPr>
              <w:pStyle w:val="TableContent"/>
            </w:pPr>
          </w:p>
        </w:tc>
      </w:tr>
      <w:tr w:rsidR="00667BA9" w:rsidRPr="00D4120B" w14:paraId="531373F3" w14:textId="77777777">
        <w:tblPrEx>
          <w:tblCellMar>
            <w:left w:w="86" w:type="dxa"/>
            <w:right w:w="86" w:type="dxa"/>
          </w:tblCellMar>
        </w:tblPrEx>
        <w:trPr>
          <w:cantSplit/>
          <w:jc w:val="center"/>
        </w:trPr>
        <w:tc>
          <w:tcPr>
            <w:tcW w:w="630" w:type="dxa"/>
          </w:tcPr>
          <w:p w14:paraId="7C59FE0C" w14:textId="77777777" w:rsidR="00667BA9" w:rsidRPr="00D4120B" w:rsidRDefault="00667BA9" w:rsidP="008F7891">
            <w:pPr>
              <w:pStyle w:val="TableContent"/>
            </w:pPr>
            <w:r w:rsidRPr="00D4120B">
              <w:t>9</w:t>
            </w:r>
          </w:p>
        </w:tc>
        <w:tc>
          <w:tcPr>
            <w:tcW w:w="2356" w:type="dxa"/>
          </w:tcPr>
          <w:p w14:paraId="2373FBDC" w14:textId="77777777" w:rsidR="00667BA9" w:rsidRPr="00D4120B" w:rsidRDefault="00667BA9" w:rsidP="008F7891">
            <w:pPr>
              <w:pStyle w:val="TableContent"/>
            </w:pPr>
            <w:r w:rsidRPr="00D4120B">
              <w:t>Assigning Jurisdiction</w:t>
            </w:r>
          </w:p>
        </w:tc>
        <w:tc>
          <w:tcPr>
            <w:tcW w:w="720" w:type="dxa"/>
          </w:tcPr>
          <w:p w14:paraId="3391F72C" w14:textId="77777777" w:rsidR="00667BA9" w:rsidRPr="00D4120B" w:rsidRDefault="00667BA9" w:rsidP="008F7891">
            <w:pPr>
              <w:pStyle w:val="TableContent"/>
            </w:pPr>
            <w:r w:rsidRPr="00D4120B">
              <w:t>CWE</w:t>
            </w:r>
          </w:p>
        </w:tc>
        <w:tc>
          <w:tcPr>
            <w:tcW w:w="802" w:type="dxa"/>
          </w:tcPr>
          <w:p w14:paraId="01C41B12" w14:textId="77777777" w:rsidR="00667BA9" w:rsidRPr="00D4120B" w:rsidRDefault="00667BA9" w:rsidP="008F7891">
            <w:pPr>
              <w:pStyle w:val="TableContent"/>
            </w:pPr>
            <w:r w:rsidRPr="00D4120B">
              <w:t>O</w:t>
            </w:r>
          </w:p>
        </w:tc>
        <w:tc>
          <w:tcPr>
            <w:tcW w:w="782" w:type="dxa"/>
          </w:tcPr>
          <w:p w14:paraId="5B4F2AF9" w14:textId="77777777" w:rsidR="00667BA9" w:rsidRPr="00D4120B" w:rsidRDefault="00667BA9" w:rsidP="008F7891">
            <w:pPr>
              <w:pStyle w:val="TableContent"/>
            </w:pPr>
          </w:p>
        </w:tc>
        <w:tc>
          <w:tcPr>
            <w:tcW w:w="838" w:type="dxa"/>
          </w:tcPr>
          <w:p w14:paraId="07307D76" w14:textId="77777777" w:rsidR="00667BA9" w:rsidRPr="00D4120B" w:rsidRDefault="00447685" w:rsidP="008F7891">
            <w:pPr>
              <w:pStyle w:val="TableContent"/>
            </w:pPr>
            <w:r>
              <w:t>#</w:t>
            </w:r>
          </w:p>
        </w:tc>
        <w:tc>
          <w:tcPr>
            <w:tcW w:w="1170" w:type="dxa"/>
          </w:tcPr>
          <w:p w14:paraId="6A49CAAB" w14:textId="77777777" w:rsidR="00667BA9" w:rsidRPr="00D4120B" w:rsidRDefault="00667BA9" w:rsidP="008F7891">
            <w:pPr>
              <w:pStyle w:val="TableContent"/>
            </w:pPr>
            <w:del w:id="1975" w:author="Bob Yencha" w:date="2011-11-29T15:44:00Z">
              <w:r w:rsidRPr="00D4120B" w:rsidDel="00A866A2">
                <w:delText>Local</w:delText>
              </w:r>
            </w:del>
          </w:p>
        </w:tc>
        <w:tc>
          <w:tcPr>
            <w:tcW w:w="4974" w:type="dxa"/>
          </w:tcPr>
          <w:p w14:paraId="2BF0E1CE" w14:textId="77777777" w:rsidR="00667BA9" w:rsidRPr="00D4120B" w:rsidRDefault="00667BA9" w:rsidP="008F7891">
            <w:pPr>
              <w:pStyle w:val="TableContent"/>
            </w:pPr>
          </w:p>
        </w:tc>
      </w:tr>
      <w:tr w:rsidR="00667BA9" w:rsidRPr="00D4120B" w14:paraId="5A7FDD75" w14:textId="77777777">
        <w:tblPrEx>
          <w:tblCellMar>
            <w:left w:w="86" w:type="dxa"/>
            <w:right w:w="86" w:type="dxa"/>
          </w:tblCellMar>
        </w:tblPrEx>
        <w:trPr>
          <w:cantSplit/>
          <w:jc w:val="center"/>
        </w:trPr>
        <w:tc>
          <w:tcPr>
            <w:tcW w:w="630" w:type="dxa"/>
          </w:tcPr>
          <w:p w14:paraId="2C54227F" w14:textId="77777777" w:rsidR="00667BA9" w:rsidRPr="00D4120B" w:rsidRDefault="00667BA9" w:rsidP="008F7891">
            <w:pPr>
              <w:pStyle w:val="TableContent"/>
            </w:pPr>
            <w:r w:rsidRPr="00D4120B">
              <w:t>10</w:t>
            </w:r>
          </w:p>
        </w:tc>
        <w:tc>
          <w:tcPr>
            <w:tcW w:w="2356" w:type="dxa"/>
          </w:tcPr>
          <w:p w14:paraId="32BC2739" w14:textId="77777777" w:rsidR="00667BA9" w:rsidRPr="00D4120B" w:rsidRDefault="00667BA9" w:rsidP="008F7891">
            <w:pPr>
              <w:pStyle w:val="TableContent"/>
            </w:pPr>
            <w:r w:rsidRPr="00D4120B">
              <w:t>Assigning Agency or Department</w:t>
            </w:r>
          </w:p>
        </w:tc>
        <w:tc>
          <w:tcPr>
            <w:tcW w:w="720" w:type="dxa"/>
          </w:tcPr>
          <w:p w14:paraId="77397B50" w14:textId="77777777" w:rsidR="00667BA9" w:rsidRPr="00D4120B" w:rsidRDefault="00667BA9" w:rsidP="008F7891">
            <w:pPr>
              <w:pStyle w:val="TableContent"/>
            </w:pPr>
            <w:r w:rsidRPr="00D4120B">
              <w:t>CWE</w:t>
            </w:r>
          </w:p>
        </w:tc>
        <w:tc>
          <w:tcPr>
            <w:tcW w:w="802" w:type="dxa"/>
          </w:tcPr>
          <w:p w14:paraId="733CA272" w14:textId="77777777" w:rsidR="00667BA9" w:rsidRPr="00D4120B" w:rsidRDefault="00667BA9" w:rsidP="008F7891">
            <w:pPr>
              <w:pStyle w:val="TableContent"/>
            </w:pPr>
            <w:r w:rsidRPr="00D4120B">
              <w:t>O</w:t>
            </w:r>
          </w:p>
        </w:tc>
        <w:tc>
          <w:tcPr>
            <w:tcW w:w="782" w:type="dxa"/>
          </w:tcPr>
          <w:p w14:paraId="7830EF50" w14:textId="77777777" w:rsidR="00667BA9" w:rsidRPr="00D4120B" w:rsidRDefault="00667BA9" w:rsidP="008F7891">
            <w:pPr>
              <w:pStyle w:val="TableContent"/>
            </w:pPr>
          </w:p>
        </w:tc>
        <w:tc>
          <w:tcPr>
            <w:tcW w:w="838" w:type="dxa"/>
          </w:tcPr>
          <w:p w14:paraId="0859D2AB" w14:textId="77777777" w:rsidR="00667BA9" w:rsidRPr="00D4120B" w:rsidRDefault="00447685" w:rsidP="008F7891">
            <w:pPr>
              <w:pStyle w:val="TableContent"/>
            </w:pPr>
            <w:r>
              <w:t>#</w:t>
            </w:r>
          </w:p>
        </w:tc>
        <w:tc>
          <w:tcPr>
            <w:tcW w:w="1170" w:type="dxa"/>
          </w:tcPr>
          <w:p w14:paraId="78F38E4F" w14:textId="77777777" w:rsidR="00667BA9" w:rsidRPr="00D4120B" w:rsidRDefault="00667BA9" w:rsidP="008F7891">
            <w:pPr>
              <w:pStyle w:val="TableContent"/>
            </w:pPr>
            <w:del w:id="1976" w:author="Bob Yencha" w:date="2011-11-29T15:44:00Z">
              <w:r w:rsidRPr="00D4120B" w:rsidDel="00A866A2">
                <w:delText>Local</w:delText>
              </w:r>
            </w:del>
          </w:p>
        </w:tc>
        <w:tc>
          <w:tcPr>
            <w:tcW w:w="4974" w:type="dxa"/>
          </w:tcPr>
          <w:p w14:paraId="32A762A3" w14:textId="77777777" w:rsidR="00667BA9" w:rsidRPr="00D4120B" w:rsidRDefault="00667BA9" w:rsidP="008F7891">
            <w:pPr>
              <w:pStyle w:val="TableContent"/>
            </w:pPr>
          </w:p>
        </w:tc>
      </w:tr>
    </w:tbl>
    <w:p w14:paraId="765FADF6" w14:textId="77777777" w:rsidR="00667BA9" w:rsidRPr="00421D3E" w:rsidRDefault="005A1C80" w:rsidP="00667BA9">
      <w:pPr>
        <w:pStyle w:val="UsageNote"/>
        <w:keepNext/>
      </w:pPr>
      <w:r w:rsidRPr="005A1C80">
        <w:t>Usage Note</w:t>
      </w:r>
    </w:p>
    <w:p w14:paraId="4FA1BC1D" w14:textId="77777777" w:rsidR="00667BA9" w:rsidRPr="003C6996" w:rsidRDefault="00667BA9" w:rsidP="00667BA9">
      <w:pPr>
        <w:pStyle w:val="UsageNoteIndent"/>
      </w:pPr>
      <w:r w:rsidRPr="003C6996">
        <w:t>The CX data type is used to carry identifiers</w:t>
      </w:r>
      <w:r w:rsidR="00400CF4">
        <w:t xml:space="preserve">. </w:t>
      </w:r>
      <w:r w:rsidRPr="003C6996">
        <w:t>Th</w:t>
      </w:r>
      <w:ins w:id="1977" w:author="Bob Yencha" w:date="2011-12-03T13:00:00Z">
        <w:r w:rsidR="00C2797E">
          <w:t xml:space="preserve">e GU profile </w:t>
        </w:r>
      </w:ins>
      <w:del w:id="1978" w:author="Bob Yencha" w:date="2011-12-03T13:00:00Z">
        <w:r w:rsidRPr="003C6996" w:rsidDel="00C2797E">
          <w:delText xml:space="preserve">is guide </w:delText>
        </w:r>
      </w:del>
      <w:r w:rsidRPr="003C6996">
        <w:t>requires that all identifiers be accompanied by assigning authorities, and that all identifiers carry an identifier type</w:t>
      </w:r>
      <w:r w:rsidR="00400CF4">
        <w:t xml:space="preserve">. </w:t>
      </w:r>
      <w:r w:rsidRPr="003C6996">
        <w:t xml:space="preserve">This method allows the exchange of </w:t>
      </w:r>
      <w:ins w:id="1979" w:author="Bob Yencha" w:date="2011-12-03T13:01:00Z">
        <w:r w:rsidR="00C2797E">
          <w:t xml:space="preserve">universally </w:t>
        </w:r>
      </w:ins>
      <w:r w:rsidRPr="003C6996">
        <w:t>unique identifiers for the associated object across organizational and enterprise boundaries, enabling broad interoperability.</w:t>
      </w:r>
    </w:p>
    <w:p w14:paraId="0ABA8738" w14:textId="77777777" w:rsidR="00667BA9" w:rsidRDefault="00667BA9" w:rsidP="00667BA9">
      <w:pPr>
        <w:pStyle w:val="UsageNoteIndent"/>
      </w:pPr>
      <w:r w:rsidRPr="003C6996">
        <w:t>Although the Identifier Type Code component is required, it is not a part of the actual identifier</w:t>
      </w:r>
      <w:r w:rsidR="00400CF4">
        <w:t xml:space="preserve">. </w:t>
      </w:r>
      <w:r w:rsidRPr="003C6996">
        <w:t>Rather, it is metadata about the identifier</w:t>
      </w:r>
      <w:r w:rsidR="00400CF4">
        <w:t xml:space="preserve">. </w:t>
      </w:r>
      <w:r w:rsidRPr="003C6996">
        <w:t>The ID Number and Assigning Authority component, together, constitute the actual identifier</w:t>
      </w:r>
      <w:r w:rsidR="00400CF4">
        <w:t xml:space="preserve">. </w:t>
      </w:r>
      <w:r w:rsidRPr="003C6996">
        <w:t>The reason for this requirement is to promote forward compatibility with HL7 Version 3 identifiers, where there is no concept of identifier type codes</w:t>
      </w:r>
      <w:r w:rsidR="002535BC">
        <w:t>.</w:t>
      </w:r>
    </w:p>
    <w:p w14:paraId="30E22B4A" w14:textId="77777777" w:rsidR="00667BA9" w:rsidRPr="00A9339B" w:rsidDel="00421D3E" w:rsidRDefault="00667BA9" w:rsidP="00667BA9">
      <w:pPr>
        <w:pStyle w:val="ConfTitle"/>
        <w:rPr>
          <w:del w:id="1980" w:author="Bob Yencha" w:date="2011-12-20T00:12:00Z"/>
        </w:rPr>
      </w:pPr>
      <w:del w:id="1981" w:author="Bob Yencha" w:date="2011-12-20T00:12:00Z">
        <w:r w:rsidDel="00421D3E">
          <w:delText>Conformance Statement: LRI-GU Profile</w:delText>
        </w:r>
      </w:del>
    </w:p>
    <w:p w14:paraId="6FA37558" w14:textId="77777777" w:rsidR="000202BA" w:rsidDel="0011591F" w:rsidRDefault="00667BA9" w:rsidP="00667BA9">
      <w:pPr>
        <w:pStyle w:val="ConfStmt"/>
        <w:numPr>
          <w:ilvl w:val="1"/>
          <w:numId w:val="22"/>
        </w:numPr>
        <w:rPr>
          <w:del w:id="1982" w:author="Robert Snelick" w:date="2011-12-02T11:15:00Z"/>
        </w:rPr>
      </w:pPr>
      <w:del w:id="1983" w:author="Robert Snelick" w:date="2011-12-02T11:15:00Z">
        <w:r w:rsidRPr="00A9339B" w:rsidDel="0011591F">
          <w:rPr>
            <w:b/>
          </w:rPr>
          <w:delText>LRI-CX</w:delText>
        </w:r>
        <w:r w:rsidR="00D6486D" w:rsidDel="0011591F">
          <w:rPr>
            <w:b/>
          </w:rPr>
          <w:delText>.a</w:delText>
        </w:r>
        <w:r w:rsidRPr="00A9339B" w:rsidDel="0011591F">
          <w:rPr>
            <w:b/>
          </w:rPr>
          <w:delText>-1</w:delText>
        </w:r>
        <w:r w:rsidRPr="00A9339B" w:rsidDel="0011591F">
          <w:delText xml:space="preserve">: </w:delText>
        </w:r>
        <w:r w:rsidDel="0011591F">
          <w:delText xml:space="preserve">The CX.4 (Assigning Authority) </w:delText>
        </w:r>
        <w:r w:rsidRPr="00A9339B" w:rsidDel="0011591F">
          <w:rPr>
            <w:b/>
          </w:rPr>
          <w:delText>SHALL</w:delText>
        </w:r>
        <w:r w:rsidRPr="00A9339B" w:rsidDel="0011591F">
          <w:delText xml:space="preserve"> </w:delText>
        </w:r>
        <w:r w:rsidDel="0011591F">
          <w:delText>use the HD-GU datatype definition</w:delText>
        </w:r>
        <w:r w:rsidRPr="00A9339B" w:rsidDel="0011591F">
          <w:delText>.</w:delText>
        </w:r>
      </w:del>
    </w:p>
    <w:p w14:paraId="6CD9AB66" w14:textId="77777777" w:rsidR="00667BA9" w:rsidRPr="00862885" w:rsidRDefault="00667BA9" w:rsidP="00084F3B">
      <w:pPr>
        <w:pStyle w:val="Heading2"/>
        <w:numPr>
          <w:ilvl w:val="1"/>
          <w:numId w:val="22"/>
        </w:numPr>
        <w:tabs>
          <w:tab w:val="left" w:pos="630"/>
        </w:tabs>
      </w:pPr>
      <w:bookmarkStart w:id="1984" w:name="_Toc206485726"/>
      <w:bookmarkStart w:id="1985" w:name="_Toc206489698"/>
      <w:bookmarkStart w:id="1986" w:name="_Toc206490075"/>
      <w:bookmarkStart w:id="1987" w:name="_Toc206988206"/>
      <w:bookmarkStart w:id="1988" w:name="_Toc206995619"/>
      <w:bookmarkStart w:id="1989" w:name="_Toc207005686"/>
      <w:bookmarkStart w:id="1990" w:name="_Toc207006595"/>
      <w:bookmarkStart w:id="1991" w:name="_Toc207093430"/>
      <w:bookmarkStart w:id="1992" w:name="_Toc207094336"/>
      <w:bookmarkStart w:id="1993" w:name="_CX_–_NG"/>
      <w:bookmarkStart w:id="1994" w:name="_CX_–_NG_1"/>
      <w:bookmarkStart w:id="1995" w:name="_CX_–_NG_2"/>
      <w:bookmarkStart w:id="1996" w:name="_Ref358258013"/>
      <w:bookmarkStart w:id="1997" w:name="_Toc359236015"/>
      <w:bookmarkStart w:id="1998" w:name="_Toc498145936"/>
      <w:bookmarkStart w:id="1999" w:name="_Toc527864505"/>
      <w:bookmarkStart w:id="2000" w:name="_Toc527865977"/>
      <w:bookmarkStart w:id="2001" w:name="_Toc528481880"/>
      <w:bookmarkStart w:id="2002" w:name="_Toc528482385"/>
      <w:bookmarkStart w:id="2003" w:name="_Toc528482684"/>
      <w:bookmarkStart w:id="2004" w:name="_Toc528482809"/>
      <w:bookmarkStart w:id="2005" w:name="_Toc528486117"/>
      <w:bookmarkStart w:id="2006" w:name="_Toc536689723"/>
      <w:bookmarkStart w:id="2007" w:name="_Toc496468"/>
      <w:bookmarkStart w:id="2008" w:name="_Toc524815"/>
      <w:bookmarkStart w:id="2009" w:name="_Toc1802398"/>
      <w:bookmarkStart w:id="2010" w:name="_Toc22448393"/>
      <w:bookmarkStart w:id="2011" w:name="_Toc22697585"/>
      <w:bookmarkStart w:id="2012" w:name="_Toc24273620"/>
      <w:bookmarkStart w:id="2013" w:name="_Toc164763603"/>
      <w:bookmarkStart w:id="2014" w:name="_Toc171137798"/>
      <w:bookmarkStart w:id="2015" w:name="_Toc207005687"/>
      <w:bookmarkStart w:id="2016" w:name="_Toc189111955"/>
      <w:bookmarkEnd w:id="1984"/>
      <w:bookmarkEnd w:id="1985"/>
      <w:bookmarkEnd w:id="1986"/>
      <w:bookmarkEnd w:id="1987"/>
      <w:bookmarkEnd w:id="1988"/>
      <w:bookmarkEnd w:id="1989"/>
      <w:bookmarkEnd w:id="1990"/>
      <w:bookmarkEnd w:id="1991"/>
      <w:bookmarkEnd w:id="1992"/>
      <w:bookmarkEnd w:id="1993"/>
      <w:bookmarkEnd w:id="1994"/>
      <w:bookmarkEnd w:id="1995"/>
      <w:r w:rsidRPr="00862885">
        <w:t>CX</w:t>
      </w:r>
      <w:ins w:id="2017" w:author="Bob Yencha" w:date="2011-12-03T12:59:00Z">
        <w:r w:rsidR="00075E5F">
          <w:t>-</w:t>
        </w:r>
      </w:ins>
      <w:del w:id="2018" w:author="Bob Yencha" w:date="2011-12-03T12:59:00Z">
        <w:r w:rsidRPr="00862885" w:rsidDel="00075E5F">
          <w:delText xml:space="preserve"> – </w:delText>
        </w:r>
      </w:del>
      <w:r w:rsidRPr="00862885">
        <w:t>NG – Extended Composite ID with Check Digit</w:t>
      </w:r>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r w:rsidR="005A19CB" w:rsidRPr="00862885">
        <w:t xml:space="preserve"> (Non-Globally Unique)</w:t>
      </w:r>
      <w:bookmarkEnd w:id="2016"/>
    </w:p>
    <w:tbl>
      <w:tblPr>
        <w:tblW w:w="4954" w:type="pct"/>
        <w:jc w:val="center"/>
        <w:tblBorders>
          <w:top w:val="single" w:sz="12" w:space="0" w:color="943634"/>
          <w:bottom w:val="single" w:sz="12" w:space="0" w:color="943634"/>
          <w:insideH w:val="single" w:sz="12" w:space="0" w:color="943634"/>
        </w:tblBorders>
        <w:tblLayout w:type="fixed"/>
        <w:tblCellMar>
          <w:left w:w="58" w:type="dxa"/>
          <w:right w:w="58" w:type="dxa"/>
        </w:tblCellMar>
        <w:tblLook w:val="0000" w:firstRow="0" w:lastRow="0" w:firstColumn="0" w:lastColumn="0" w:noHBand="0" w:noVBand="0"/>
      </w:tblPr>
      <w:tblGrid>
        <w:gridCol w:w="609"/>
        <w:gridCol w:w="2362"/>
        <w:gridCol w:w="720"/>
        <w:gridCol w:w="819"/>
        <w:gridCol w:w="675"/>
        <w:gridCol w:w="738"/>
        <w:gridCol w:w="1116"/>
        <w:gridCol w:w="5203"/>
      </w:tblGrid>
      <w:tr w:rsidR="00B94B8C" w:rsidRPr="00D4120B" w14:paraId="7EB7A592" w14:textId="77777777">
        <w:trPr>
          <w:cantSplit/>
          <w:trHeight w:hRule="exact" w:val="360"/>
          <w:tblHeader/>
          <w:jc w:val="center"/>
        </w:trPr>
        <w:tc>
          <w:tcPr>
            <w:tcW w:w="12242" w:type="dxa"/>
            <w:gridSpan w:val="8"/>
            <w:shd w:val="clear" w:color="auto" w:fill="F3F3F3"/>
            <w:vAlign w:val="center"/>
          </w:tcPr>
          <w:p w14:paraId="759160C3" w14:textId="77777777" w:rsidR="00B94B8C" w:rsidRPr="002F0910" w:rsidRDefault="00B94B8C" w:rsidP="00B94B8C">
            <w:pPr>
              <w:pStyle w:val="Caption"/>
            </w:pPr>
            <w:bookmarkStart w:id="2019" w:name="_Toc189111869"/>
            <w:r>
              <w:t xml:space="preserve">Table </w:t>
            </w:r>
            <w:r w:rsidR="001C047D">
              <w:fldChar w:fldCharType="begin"/>
            </w:r>
            <w:r w:rsidR="001C047D">
              <w:instrText xml:space="preserve"> STYLEREF 1 \s </w:instrText>
            </w:r>
            <w:r w:rsidR="001C047D">
              <w:fldChar w:fldCharType="separate"/>
            </w:r>
            <w:r w:rsidR="002B0A1D">
              <w:rPr>
                <w:noProof/>
              </w:rPr>
              <w:t>2</w:t>
            </w:r>
            <w:r w:rsidR="001C047D">
              <w:rPr>
                <w:noProof/>
              </w:rPr>
              <w:fldChar w:fldCharType="end"/>
            </w:r>
            <w:r>
              <w:noBreakHyphen/>
            </w:r>
            <w:r w:rsidR="001C047D">
              <w:fldChar w:fldCharType="begin"/>
            </w:r>
            <w:r w:rsidR="001C047D">
              <w:instrText xml:space="preserve"> SEQ Table \* ARABIC \s 1 </w:instrText>
            </w:r>
            <w:r w:rsidR="001C047D">
              <w:fldChar w:fldCharType="separate"/>
            </w:r>
            <w:r w:rsidR="002B0A1D">
              <w:rPr>
                <w:noProof/>
              </w:rPr>
              <w:t>5</w:t>
            </w:r>
            <w:r w:rsidR="001C047D">
              <w:rPr>
                <w:noProof/>
              </w:rPr>
              <w:fldChar w:fldCharType="end"/>
            </w:r>
            <w:r>
              <w:t>. Extended Composite ID with Check Digit (CX</w:t>
            </w:r>
            <w:r w:rsidR="002E06E9">
              <w:t xml:space="preserve"> NG</w:t>
            </w:r>
            <w:r>
              <w:t>)</w:t>
            </w:r>
            <w:bookmarkEnd w:id="2019"/>
          </w:p>
          <w:p w14:paraId="653A0AA7" w14:textId="77777777" w:rsidR="00B94B8C" w:rsidRPr="00D4120B" w:rsidRDefault="00B94B8C" w:rsidP="00667BA9">
            <w:pPr>
              <w:pStyle w:val="TableHeadingB"/>
              <w:ind w:left="0"/>
            </w:pPr>
          </w:p>
        </w:tc>
      </w:tr>
      <w:tr w:rsidR="00667BA9" w:rsidRPr="00D4120B" w14:paraId="163D667E" w14:textId="77777777">
        <w:trPr>
          <w:cantSplit/>
          <w:trHeight w:hRule="exact" w:val="360"/>
          <w:tblHeader/>
          <w:jc w:val="center"/>
        </w:trPr>
        <w:tc>
          <w:tcPr>
            <w:tcW w:w="609" w:type="dxa"/>
            <w:shd w:val="clear" w:color="auto" w:fill="F3F3F3"/>
            <w:vAlign w:val="center"/>
          </w:tcPr>
          <w:p w14:paraId="6657CA5F" w14:textId="77777777" w:rsidR="00667BA9" w:rsidRPr="00D4120B" w:rsidRDefault="00667BA9" w:rsidP="00667BA9">
            <w:pPr>
              <w:pStyle w:val="TableHeadingB"/>
              <w:ind w:left="0"/>
            </w:pPr>
            <w:r w:rsidRPr="00D4120B">
              <w:t>SEQ</w:t>
            </w:r>
          </w:p>
        </w:tc>
        <w:tc>
          <w:tcPr>
            <w:tcW w:w="2362" w:type="dxa"/>
            <w:shd w:val="clear" w:color="auto" w:fill="F3F3F3"/>
            <w:vAlign w:val="center"/>
          </w:tcPr>
          <w:p w14:paraId="50FB93EC" w14:textId="77777777" w:rsidR="00667BA9" w:rsidRPr="00D4120B" w:rsidRDefault="00667BA9" w:rsidP="00667BA9">
            <w:pPr>
              <w:pStyle w:val="TableHeadingB"/>
              <w:ind w:left="0"/>
            </w:pPr>
            <w:r w:rsidRPr="00D4120B">
              <w:t>Component Name</w:t>
            </w:r>
          </w:p>
        </w:tc>
        <w:tc>
          <w:tcPr>
            <w:tcW w:w="720" w:type="dxa"/>
            <w:shd w:val="clear" w:color="auto" w:fill="F3F3F3"/>
            <w:vAlign w:val="center"/>
          </w:tcPr>
          <w:p w14:paraId="5E66B6C6" w14:textId="77777777" w:rsidR="00667BA9" w:rsidRDefault="00667BA9" w:rsidP="00667BA9">
            <w:pPr>
              <w:pStyle w:val="TableHeadingB"/>
              <w:ind w:left="0"/>
            </w:pPr>
            <w:r w:rsidRPr="00D4120B">
              <w:t>DT</w:t>
            </w:r>
          </w:p>
        </w:tc>
        <w:tc>
          <w:tcPr>
            <w:tcW w:w="819" w:type="dxa"/>
            <w:shd w:val="clear" w:color="auto" w:fill="F3F3F3"/>
            <w:vAlign w:val="center"/>
          </w:tcPr>
          <w:p w14:paraId="257EB54E" w14:textId="77777777" w:rsidR="00667BA9" w:rsidRPr="00D4120B" w:rsidRDefault="00667BA9" w:rsidP="00667BA9">
            <w:pPr>
              <w:pStyle w:val="TableHeadingB"/>
              <w:ind w:left="0"/>
            </w:pPr>
            <w:r>
              <w:t>Us</w:t>
            </w:r>
            <w:ins w:id="2020" w:author="Swain, Ashley" w:date="2011-11-27T20:58:00Z">
              <w:r w:rsidR="00AA7E62">
                <w:t>ag</w:t>
              </w:r>
            </w:ins>
            <w:r>
              <w:t>e</w:t>
            </w:r>
          </w:p>
        </w:tc>
        <w:tc>
          <w:tcPr>
            <w:tcW w:w="675" w:type="dxa"/>
            <w:shd w:val="clear" w:color="auto" w:fill="F3F3F3"/>
            <w:vAlign w:val="center"/>
          </w:tcPr>
          <w:p w14:paraId="08FE2FFB" w14:textId="77777777" w:rsidR="00667BA9" w:rsidRPr="00D4120B" w:rsidRDefault="00667BA9" w:rsidP="00667BA9">
            <w:pPr>
              <w:pStyle w:val="TableHeadingB"/>
              <w:ind w:left="0"/>
            </w:pPr>
            <w:r>
              <w:t>LEN</w:t>
            </w:r>
          </w:p>
        </w:tc>
        <w:tc>
          <w:tcPr>
            <w:tcW w:w="738" w:type="dxa"/>
            <w:shd w:val="clear" w:color="auto" w:fill="F3F3F3"/>
            <w:vAlign w:val="center"/>
          </w:tcPr>
          <w:p w14:paraId="1A835DF8" w14:textId="77777777" w:rsidR="00667BA9" w:rsidRPr="00D4120B" w:rsidRDefault="00667BA9" w:rsidP="00667BA9">
            <w:pPr>
              <w:pStyle w:val="TableHeadingB"/>
              <w:ind w:left="0"/>
            </w:pPr>
            <w:r>
              <w:t>C.LEN</w:t>
            </w:r>
          </w:p>
        </w:tc>
        <w:tc>
          <w:tcPr>
            <w:tcW w:w="1116" w:type="dxa"/>
            <w:shd w:val="clear" w:color="auto" w:fill="F3F3F3"/>
            <w:vAlign w:val="center"/>
          </w:tcPr>
          <w:p w14:paraId="3CB8A5E5" w14:textId="77777777" w:rsidR="00667BA9" w:rsidRPr="00D4120B" w:rsidRDefault="00667BA9" w:rsidP="00667BA9">
            <w:pPr>
              <w:pStyle w:val="TableHeadingB"/>
              <w:ind w:left="0"/>
            </w:pPr>
            <w:r w:rsidRPr="00D4120B">
              <w:t>Value Set</w:t>
            </w:r>
          </w:p>
        </w:tc>
        <w:tc>
          <w:tcPr>
            <w:tcW w:w="5203" w:type="dxa"/>
            <w:shd w:val="clear" w:color="auto" w:fill="F3F3F3"/>
            <w:vAlign w:val="center"/>
          </w:tcPr>
          <w:p w14:paraId="12C121E1" w14:textId="77777777" w:rsidR="00667BA9" w:rsidRPr="00D4120B" w:rsidRDefault="00667BA9" w:rsidP="00667BA9">
            <w:pPr>
              <w:pStyle w:val="TableHeadingB"/>
              <w:ind w:left="0"/>
            </w:pPr>
            <w:r w:rsidRPr="00D4120B">
              <w:t>Comments</w:t>
            </w:r>
          </w:p>
        </w:tc>
      </w:tr>
      <w:tr w:rsidR="00667BA9" w:rsidRPr="00D4120B" w14:paraId="71CA3F53" w14:textId="77777777">
        <w:tblPrEx>
          <w:tblCellMar>
            <w:left w:w="86" w:type="dxa"/>
            <w:right w:w="86" w:type="dxa"/>
          </w:tblCellMar>
        </w:tblPrEx>
        <w:trPr>
          <w:cantSplit/>
          <w:jc w:val="center"/>
        </w:trPr>
        <w:tc>
          <w:tcPr>
            <w:tcW w:w="609" w:type="dxa"/>
          </w:tcPr>
          <w:p w14:paraId="4C91BAA0" w14:textId="77777777" w:rsidR="00667BA9" w:rsidRPr="00D4120B" w:rsidRDefault="00667BA9" w:rsidP="008F7891">
            <w:pPr>
              <w:pStyle w:val="TableContent"/>
            </w:pPr>
            <w:r w:rsidRPr="00D4120B">
              <w:t>1</w:t>
            </w:r>
          </w:p>
        </w:tc>
        <w:tc>
          <w:tcPr>
            <w:tcW w:w="2362" w:type="dxa"/>
          </w:tcPr>
          <w:p w14:paraId="0DB17793" w14:textId="77777777" w:rsidR="00667BA9" w:rsidRPr="00D4120B" w:rsidRDefault="00667BA9" w:rsidP="008F7891">
            <w:pPr>
              <w:pStyle w:val="TableContent"/>
            </w:pPr>
            <w:r w:rsidRPr="00D4120B">
              <w:t>ID Number</w:t>
            </w:r>
          </w:p>
        </w:tc>
        <w:tc>
          <w:tcPr>
            <w:tcW w:w="720" w:type="dxa"/>
          </w:tcPr>
          <w:p w14:paraId="6C450802" w14:textId="77777777" w:rsidR="00667BA9" w:rsidRPr="00D4120B" w:rsidRDefault="00667BA9" w:rsidP="008F7891">
            <w:pPr>
              <w:pStyle w:val="TableContent"/>
            </w:pPr>
            <w:r w:rsidRPr="00D4120B">
              <w:t>ST</w:t>
            </w:r>
          </w:p>
        </w:tc>
        <w:tc>
          <w:tcPr>
            <w:tcW w:w="819" w:type="dxa"/>
          </w:tcPr>
          <w:p w14:paraId="2F512B1D" w14:textId="77777777" w:rsidR="00667BA9" w:rsidRPr="00D4120B" w:rsidRDefault="00667BA9" w:rsidP="008F7891">
            <w:pPr>
              <w:pStyle w:val="TableContent"/>
            </w:pPr>
            <w:r w:rsidRPr="00D4120B">
              <w:t>R</w:t>
            </w:r>
          </w:p>
        </w:tc>
        <w:tc>
          <w:tcPr>
            <w:tcW w:w="675" w:type="dxa"/>
          </w:tcPr>
          <w:p w14:paraId="57EFD113" w14:textId="77777777" w:rsidR="00667BA9" w:rsidRPr="00D4120B" w:rsidRDefault="00667BA9" w:rsidP="008F7891">
            <w:pPr>
              <w:pStyle w:val="TableContent"/>
            </w:pPr>
            <w:r w:rsidRPr="00D4120B">
              <w:t>1..15</w:t>
            </w:r>
          </w:p>
        </w:tc>
        <w:tc>
          <w:tcPr>
            <w:tcW w:w="738" w:type="dxa"/>
          </w:tcPr>
          <w:p w14:paraId="2634A211" w14:textId="77777777" w:rsidR="00667BA9" w:rsidRPr="00D4120B" w:rsidRDefault="00447685" w:rsidP="008F7891">
            <w:pPr>
              <w:pStyle w:val="TableContent"/>
            </w:pPr>
            <w:r>
              <w:t>=</w:t>
            </w:r>
          </w:p>
        </w:tc>
        <w:tc>
          <w:tcPr>
            <w:tcW w:w="1116" w:type="dxa"/>
          </w:tcPr>
          <w:p w14:paraId="4C3A29B0" w14:textId="77777777" w:rsidR="00667BA9" w:rsidRPr="00D4120B" w:rsidRDefault="00667BA9" w:rsidP="008F7891">
            <w:pPr>
              <w:pStyle w:val="TableContent"/>
            </w:pPr>
          </w:p>
        </w:tc>
        <w:tc>
          <w:tcPr>
            <w:tcW w:w="5203" w:type="dxa"/>
          </w:tcPr>
          <w:p w14:paraId="6E5E11A9" w14:textId="77777777" w:rsidR="00BD3F48" w:rsidRDefault="00667BA9" w:rsidP="008F7891">
            <w:pPr>
              <w:pStyle w:val="TableContent"/>
              <w:rPr>
                <w:ins w:id="2021" w:author="Bob Yencha" w:date="2012-01-19T17:07:00Z"/>
              </w:rPr>
            </w:pPr>
            <w:r w:rsidRPr="00D4120B">
              <w:t>The ID Number component combined with the Assigning Authority component must uniquely identify the associated object, i.e., any object with which the field is associated</w:t>
            </w:r>
            <w:r w:rsidR="00400CF4">
              <w:t xml:space="preserve">. </w:t>
            </w:r>
          </w:p>
          <w:p w14:paraId="29D88099" w14:textId="77777777" w:rsidR="00667BA9" w:rsidRPr="00D4120B" w:rsidRDefault="00667BA9" w:rsidP="008F7891">
            <w:pPr>
              <w:pStyle w:val="TableContent"/>
              <w:numPr>
                <w:ins w:id="2022" w:author="Bob Yencha" w:date="2012-01-19T17:07:00Z"/>
              </w:numPr>
            </w:pPr>
            <w:del w:id="2023" w:author="Bob Yencha" w:date="2011-12-27T11:20:00Z">
              <w:r w:rsidRPr="00D4120B" w:rsidDel="0063008A">
                <w:delText>Note -</w:delText>
              </w:r>
            </w:del>
            <w:ins w:id="2024" w:author="Bob Yencha" w:date="2011-12-27T11:20:00Z">
              <w:r w:rsidR="0063008A">
                <w:t xml:space="preserve">Note: </w:t>
              </w:r>
            </w:ins>
            <w:del w:id="2025" w:author="Bob Yencha" w:date="2012-01-19T17:07:00Z">
              <w:r w:rsidRPr="00D4120B" w:rsidDel="00BD3F48">
                <w:delText xml:space="preserve"> </w:delText>
              </w:r>
            </w:del>
            <w:r w:rsidRPr="00D4120B">
              <w:t>despite the component being named “ID Number” this component is an ST string data type, not numeric, so the component is not limited to just numbers.</w:t>
            </w:r>
          </w:p>
        </w:tc>
      </w:tr>
      <w:tr w:rsidR="00667BA9" w:rsidRPr="00D4120B" w14:paraId="776C0AEF" w14:textId="77777777">
        <w:tblPrEx>
          <w:tblCellMar>
            <w:left w:w="86" w:type="dxa"/>
            <w:right w:w="86" w:type="dxa"/>
          </w:tblCellMar>
        </w:tblPrEx>
        <w:trPr>
          <w:cantSplit/>
          <w:jc w:val="center"/>
        </w:trPr>
        <w:tc>
          <w:tcPr>
            <w:tcW w:w="609" w:type="dxa"/>
          </w:tcPr>
          <w:p w14:paraId="76EC59DF" w14:textId="77777777" w:rsidR="00667BA9" w:rsidRPr="00D4120B" w:rsidRDefault="00667BA9" w:rsidP="008F7891">
            <w:pPr>
              <w:pStyle w:val="TableContent"/>
            </w:pPr>
            <w:r w:rsidRPr="00D4120B">
              <w:t>2</w:t>
            </w:r>
          </w:p>
        </w:tc>
        <w:tc>
          <w:tcPr>
            <w:tcW w:w="2362" w:type="dxa"/>
          </w:tcPr>
          <w:p w14:paraId="6440B0A1" w14:textId="77777777" w:rsidR="00667BA9" w:rsidRPr="00D4120B" w:rsidRDefault="00667BA9" w:rsidP="008F7891">
            <w:pPr>
              <w:pStyle w:val="TableContent"/>
            </w:pPr>
            <w:r w:rsidRPr="00D4120B">
              <w:t>Check Digit</w:t>
            </w:r>
          </w:p>
        </w:tc>
        <w:tc>
          <w:tcPr>
            <w:tcW w:w="720" w:type="dxa"/>
          </w:tcPr>
          <w:p w14:paraId="20C4EAA1" w14:textId="77777777" w:rsidR="00667BA9" w:rsidRPr="00D4120B" w:rsidRDefault="00667BA9" w:rsidP="008F7891">
            <w:pPr>
              <w:pStyle w:val="TableContent"/>
            </w:pPr>
            <w:r w:rsidRPr="00D4120B">
              <w:t>ST</w:t>
            </w:r>
          </w:p>
        </w:tc>
        <w:tc>
          <w:tcPr>
            <w:tcW w:w="819" w:type="dxa"/>
          </w:tcPr>
          <w:p w14:paraId="3D69E9AC" w14:textId="77777777" w:rsidR="00667BA9" w:rsidRPr="00D4120B" w:rsidRDefault="00667BA9" w:rsidP="008F7891">
            <w:pPr>
              <w:pStyle w:val="TableContent"/>
            </w:pPr>
            <w:r w:rsidRPr="00D4120B">
              <w:t>O</w:t>
            </w:r>
          </w:p>
        </w:tc>
        <w:tc>
          <w:tcPr>
            <w:tcW w:w="675" w:type="dxa"/>
          </w:tcPr>
          <w:p w14:paraId="23363464" w14:textId="77777777" w:rsidR="00667BA9" w:rsidRPr="00D4120B" w:rsidRDefault="00667BA9" w:rsidP="008F7891">
            <w:pPr>
              <w:pStyle w:val="TableContent"/>
            </w:pPr>
            <w:r w:rsidRPr="00D4120B">
              <w:t>1..4</w:t>
            </w:r>
          </w:p>
        </w:tc>
        <w:tc>
          <w:tcPr>
            <w:tcW w:w="738" w:type="dxa"/>
          </w:tcPr>
          <w:p w14:paraId="7184B00D" w14:textId="77777777" w:rsidR="00667BA9" w:rsidRPr="00D4120B" w:rsidRDefault="00447685" w:rsidP="008F7891">
            <w:pPr>
              <w:pStyle w:val="TableContent"/>
            </w:pPr>
            <w:r>
              <w:t>=</w:t>
            </w:r>
          </w:p>
        </w:tc>
        <w:tc>
          <w:tcPr>
            <w:tcW w:w="1116" w:type="dxa"/>
          </w:tcPr>
          <w:p w14:paraId="0A62C6C1" w14:textId="77777777" w:rsidR="00667BA9" w:rsidRPr="00D4120B" w:rsidRDefault="00667BA9" w:rsidP="008F7891">
            <w:pPr>
              <w:pStyle w:val="TableContent"/>
            </w:pPr>
          </w:p>
        </w:tc>
        <w:tc>
          <w:tcPr>
            <w:tcW w:w="5203" w:type="dxa"/>
          </w:tcPr>
          <w:p w14:paraId="0A6FA079" w14:textId="77777777" w:rsidR="00667BA9" w:rsidRPr="00D4120B" w:rsidRDefault="00667BA9" w:rsidP="008F7891">
            <w:pPr>
              <w:pStyle w:val="TableContent"/>
            </w:pPr>
          </w:p>
        </w:tc>
      </w:tr>
      <w:tr w:rsidR="00667BA9" w:rsidRPr="00D4120B" w14:paraId="6C0DFD3D" w14:textId="77777777">
        <w:tblPrEx>
          <w:tblCellMar>
            <w:left w:w="86" w:type="dxa"/>
            <w:right w:w="86" w:type="dxa"/>
          </w:tblCellMar>
        </w:tblPrEx>
        <w:trPr>
          <w:cantSplit/>
          <w:jc w:val="center"/>
        </w:trPr>
        <w:tc>
          <w:tcPr>
            <w:tcW w:w="609" w:type="dxa"/>
          </w:tcPr>
          <w:p w14:paraId="06EC6FE2" w14:textId="77777777" w:rsidR="00667BA9" w:rsidRPr="00D43033" w:rsidRDefault="00667BA9" w:rsidP="008F7891">
            <w:pPr>
              <w:pStyle w:val="TableContent"/>
            </w:pPr>
            <w:commentRangeStart w:id="2026"/>
            <w:r w:rsidRPr="00D43033">
              <w:t>3</w:t>
            </w:r>
          </w:p>
        </w:tc>
        <w:tc>
          <w:tcPr>
            <w:tcW w:w="2362" w:type="dxa"/>
          </w:tcPr>
          <w:p w14:paraId="378CEAB9" w14:textId="77777777" w:rsidR="00667BA9" w:rsidRPr="00D43033" w:rsidRDefault="00667BA9" w:rsidP="008F7891">
            <w:pPr>
              <w:pStyle w:val="TableContent"/>
            </w:pPr>
            <w:r w:rsidRPr="00D43033">
              <w:t xml:space="preserve">Check Digit Scheme </w:t>
            </w:r>
          </w:p>
        </w:tc>
        <w:tc>
          <w:tcPr>
            <w:tcW w:w="720" w:type="dxa"/>
          </w:tcPr>
          <w:p w14:paraId="341588D5" w14:textId="77777777" w:rsidR="00667BA9" w:rsidRPr="00D43033" w:rsidRDefault="00667BA9" w:rsidP="008F7891">
            <w:pPr>
              <w:pStyle w:val="TableContent"/>
            </w:pPr>
            <w:r w:rsidRPr="00D43033">
              <w:t>ID</w:t>
            </w:r>
          </w:p>
        </w:tc>
        <w:tc>
          <w:tcPr>
            <w:tcW w:w="819" w:type="dxa"/>
          </w:tcPr>
          <w:p w14:paraId="392F341D" w14:textId="77777777" w:rsidR="00667BA9" w:rsidRPr="00D43033" w:rsidRDefault="00CC689B" w:rsidP="008F7891">
            <w:pPr>
              <w:pStyle w:val="TableContent"/>
            </w:pPr>
            <w:ins w:id="2027" w:author="Swain, Ashley" w:date="2011-11-27T22:04:00Z">
              <w:r w:rsidRPr="00D43033">
                <w:t>C(</w:t>
              </w:r>
            </w:ins>
            <w:r w:rsidR="00667BA9" w:rsidRPr="00D43033">
              <w:t>O</w:t>
            </w:r>
            <w:ins w:id="2028" w:author="Swain, Ashley" w:date="2011-11-27T22:04:00Z">
              <w:r w:rsidRPr="00D43033">
                <w:t>/X)</w:t>
              </w:r>
            </w:ins>
          </w:p>
        </w:tc>
        <w:tc>
          <w:tcPr>
            <w:tcW w:w="675" w:type="dxa"/>
          </w:tcPr>
          <w:p w14:paraId="62EF031E" w14:textId="77777777" w:rsidR="00667BA9" w:rsidRPr="00D43033" w:rsidRDefault="00667BA9" w:rsidP="008F7891">
            <w:pPr>
              <w:pStyle w:val="TableContent"/>
            </w:pPr>
            <w:r w:rsidRPr="00D43033">
              <w:t>3..3</w:t>
            </w:r>
          </w:p>
        </w:tc>
        <w:tc>
          <w:tcPr>
            <w:tcW w:w="738" w:type="dxa"/>
          </w:tcPr>
          <w:p w14:paraId="065773CA" w14:textId="77777777" w:rsidR="00667BA9" w:rsidRPr="00D43033" w:rsidRDefault="00447685" w:rsidP="008F7891">
            <w:pPr>
              <w:pStyle w:val="TableContent"/>
            </w:pPr>
            <w:r w:rsidRPr="00D43033">
              <w:t>=</w:t>
            </w:r>
          </w:p>
        </w:tc>
        <w:tc>
          <w:tcPr>
            <w:tcW w:w="1116" w:type="dxa"/>
          </w:tcPr>
          <w:p w14:paraId="6401B059" w14:textId="77777777" w:rsidR="00667BA9" w:rsidRPr="00D43033" w:rsidRDefault="00667BA9" w:rsidP="008F7891">
            <w:pPr>
              <w:pStyle w:val="TableContent"/>
            </w:pPr>
            <w:del w:id="2029" w:author="Bob Yencha" w:date="2011-11-29T09:48:00Z">
              <w:r w:rsidRPr="00D43033" w:rsidDel="00303738">
                <w:delText>HL7 0061</w:delText>
              </w:r>
            </w:del>
          </w:p>
        </w:tc>
        <w:tc>
          <w:tcPr>
            <w:tcW w:w="5203" w:type="dxa"/>
          </w:tcPr>
          <w:p w14:paraId="2FD7275E" w14:textId="77777777" w:rsidR="00667BA9" w:rsidRPr="00D43033" w:rsidRDefault="00F02BBB" w:rsidP="008F7891">
            <w:pPr>
              <w:pStyle w:val="TableContent"/>
            </w:pPr>
            <w:ins w:id="2030" w:author="Robert Snelick" w:date="2011-12-02T19:01:00Z">
              <w:r>
                <w:t xml:space="preserve">Condition Predicate: </w:t>
              </w:r>
            </w:ins>
            <w:ins w:id="2031" w:author="Swain, Ashley" w:date="2011-11-27T22:05:00Z">
              <w:del w:id="2032" w:author="Bob Yencha" w:date="2011-11-29T09:48:00Z">
                <w:r w:rsidR="00CC689B" w:rsidRPr="00D43033" w:rsidDel="00303738">
                  <w:delText>Refer to base standard</w:delText>
                </w:r>
              </w:del>
            </w:ins>
            <w:commentRangeEnd w:id="2026"/>
            <w:r w:rsidR="00D43033" w:rsidRPr="00D43033">
              <w:rPr>
                <w:rStyle w:val="CommentReference"/>
                <w:rFonts w:ascii="Times New Roman" w:hAnsi="Times New Roman"/>
                <w:bCs w:val="0"/>
                <w:color w:val="auto"/>
                <w:lang w:eastAsia="de-DE"/>
              </w:rPr>
              <w:commentReference w:id="2026"/>
            </w:r>
          </w:p>
        </w:tc>
      </w:tr>
      <w:tr w:rsidR="00667BA9" w:rsidRPr="00D4120B" w14:paraId="3A6186EC" w14:textId="77777777">
        <w:tblPrEx>
          <w:tblCellMar>
            <w:left w:w="86" w:type="dxa"/>
            <w:right w:w="86" w:type="dxa"/>
          </w:tblCellMar>
        </w:tblPrEx>
        <w:trPr>
          <w:cantSplit/>
          <w:jc w:val="center"/>
        </w:trPr>
        <w:tc>
          <w:tcPr>
            <w:tcW w:w="609" w:type="dxa"/>
          </w:tcPr>
          <w:p w14:paraId="6FB900EC" w14:textId="77777777" w:rsidR="00667BA9" w:rsidRPr="00804D6C" w:rsidRDefault="00667BA9" w:rsidP="008F7891">
            <w:pPr>
              <w:pStyle w:val="TableContent"/>
            </w:pPr>
            <w:r w:rsidRPr="00804D6C">
              <w:t>4</w:t>
            </w:r>
          </w:p>
        </w:tc>
        <w:tc>
          <w:tcPr>
            <w:tcW w:w="2362" w:type="dxa"/>
          </w:tcPr>
          <w:p w14:paraId="27655000" w14:textId="77777777" w:rsidR="00667BA9" w:rsidRPr="00804D6C" w:rsidRDefault="00667BA9" w:rsidP="008F7891">
            <w:pPr>
              <w:pStyle w:val="TableContent"/>
            </w:pPr>
            <w:r w:rsidRPr="00804D6C">
              <w:t>Assigning Authority</w:t>
            </w:r>
          </w:p>
        </w:tc>
        <w:tc>
          <w:tcPr>
            <w:tcW w:w="720" w:type="dxa"/>
          </w:tcPr>
          <w:p w14:paraId="74BAE9FC" w14:textId="77777777" w:rsidR="00667BA9" w:rsidRPr="00804D6C" w:rsidRDefault="00667BA9" w:rsidP="008F7891">
            <w:pPr>
              <w:pStyle w:val="TableContent"/>
            </w:pPr>
            <w:del w:id="2033" w:author="Bob Yencha" w:date="2011-12-03T13:06:00Z">
              <w:r w:rsidRPr="00804D6C" w:rsidDel="00C2797E">
                <w:delText>HD</w:delText>
              </w:r>
            </w:del>
            <w:ins w:id="2034" w:author="Bob Yencha" w:date="2011-12-03T13:06:00Z">
              <w:r w:rsidR="00C2797E">
                <w:t>HD-NG</w:t>
              </w:r>
            </w:ins>
          </w:p>
        </w:tc>
        <w:tc>
          <w:tcPr>
            <w:tcW w:w="819" w:type="dxa"/>
          </w:tcPr>
          <w:p w14:paraId="41AF6E85" w14:textId="77777777" w:rsidR="00667BA9" w:rsidRPr="00804D6C" w:rsidRDefault="00667BA9" w:rsidP="008F7891">
            <w:pPr>
              <w:pStyle w:val="TableContent"/>
            </w:pPr>
            <w:r w:rsidRPr="00804D6C">
              <w:t>RE</w:t>
            </w:r>
          </w:p>
        </w:tc>
        <w:tc>
          <w:tcPr>
            <w:tcW w:w="675" w:type="dxa"/>
          </w:tcPr>
          <w:p w14:paraId="022FB578" w14:textId="77777777" w:rsidR="00667BA9" w:rsidRPr="00804D6C" w:rsidRDefault="00667BA9" w:rsidP="008F7891">
            <w:pPr>
              <w:pStyle w:val="TableContent"/>
            </w:pPr>
          </w:p>
        </w:tc>
        <w:tc>
          <w:tcPr>
            <w:tcW w:w="738" w:type="dxa"/>
          </w:tcPr>
          <w:p w14:paraId="7B516534" w14:textId="77777777" w:rsidR="00667BA9" w:rsidRPr="00804D6C" w:rsidRDefault="00447685" w:rsidP="008F7891">
            <w:pPr>
              <w:pStyle w:val="TableContent"/>
            </w:pPr>
            <w:r>
              <w:t>#</w:t>
            </w:r>
          </w:p>
        </w:tc>
        <w:tc>
          <w:tcPr>
            <w:tcW w:w="1116" w:type="dxa"/>
          </w:tcPr>
          <w:p w14:paraId="7CA466F6" w14:textId="77777777" w:rsidR="00667BA9" w:rsidRPr="00804D6C" w:rsidRDefault="00667BA9" w:rsidP="008F7891">
            <w:pPr>
              <w:pStyle w:val="TableContent"/>
            </w:pPr>
          </w:p>
        </w:tc>
        <w:tc>
          <w:tcPr>
            <w:tcW w:w="5203" w:type="dxa"/>
          </w:tcPr>
          <w:p w14:paraId="4A0EF1DD" w14:textId="77777777" w:rsidR="00667BA9" w:rsidRPr="00D4120B" w:rsidRDefault="00667BA9" w:rsidP="00317CA0">
            <w:pPr>
              <w:pStyle w:val="TableContent"/>
            </w:pPr>
            <w:r w:rsidRPr="00804D6C">
              <w:t>The Assigning Authority component is used to identify the system, application, organization, etc. that assigned the ID Number in component 1.</w:t>
            </w:r>
          </w:p>
        </w:tc>
      </w:tr>
      <w:tr w:rsidR="00667BA9" w:rsidRPr="00D4120B" w14:paraId="1208EA9B" w14:textId="77777777">
        <w:tblPrEx>
          <w:tblCellMar>
            <w:left w:w="86" w:type="dxa"/>
            <w:right w:w="86" w:type="dxa"/>
          </w:tblCellMar>
        </w:tblPrEx>
        <w:trPr>
          <w:cantSplit/>
          <w:jc w:val="center"/>
        </w:trPr>
        <w:tc>
          <w:tcPr>
            <w:tcW w:w="609" w:type="dxa"/>
          </w:tcPr>
          <w:p w14:paraId="4A81EB31" w14:textId="77777777" w:rsidR="00667BA9" w:rsidRPr="00D4120B" w:rsidRDefault="00667BA9" w:rsidP="008F7891">
            <w:pPr>
              <w:pStyle w:val="TableContent"/>
            </w:pPr>
            <w:r w:rsidRPr="00D4120B">
              <w:t>5</w:t>
            </w:r>
          </w:p>
        </w:tc>
        <w:tc>
          <w:tcPr>
            <w:tcW w:w="2362" w:type="dxa"/>
          </w:tcPr>
          <w:p w14:paraId="7528A05F" w14:textId="77777777" w:rsidR="00667BA9" w:rsidRPr="00D4120B" w:rsidRDefault="00667BA9" w:rsidP="008F7891">
            <w:pPr>
              <w:pStyle w:val="TableContent"/>
            </w:pPr>
            <w:r w:rsidRPr="00D4120B">
              <w:t>Identifier Type Code</w:t>
            </w:r>
          </w:p>
        </w:tc>
        <w:tc>
          <w:tcPr>
            <w:tcW w:w="720" w:type="dxa"/>
          </w:tcPr>
          <w:p w14:paraId="329D5A18" w14:textId="77777777" w:rsidR="00667BA9" w:rsidRPr="00D4120B" w:rsidRDefault="00667BA9" w:rsidP="008F7891">
            <w:pPr>
              <w:pStyle w:val="TableContent"/>
            </w:pPr>
            <w:r w:rsidRPr="00D4120B">
              <w:t>ID</w:t>
            </w:r>
          </w:p>
        </w:tc>
        <w:tc>
          <w:tcPr>
            <w:tcW w:w="819" w:type="dxa"/>
          </w:tcPr>
          <w:p w14:paraId="59960EAD" w14:textId="77777777" w:rsidR="00667BA9" w:rsidRPr="00D4120B" w:rsidRDefault="00667BA9" w:rsidP="008F7891">
            <w:pPr>
              <w:pStyle w:val="TableContent"/>
            </w:pPr>
            <w:r w:rsidRPr="00D4120B">
              <w:t>R</w:t>
            </w:r>
          </w:p>
        </w:tc>
        <w:tc>
          <w:tcPr>
            <w:tcW w:w="675" w:type="dxa"/>
          </w:tcPr>
          <w:p w14:paraId="6CBDF962" w14:textId="77777777" w:rsidR="00667BA9" w:rsidRPr="00D4120B" w:rsidRDefault="00667BA9" w:rsidP="008F7891">
            <w:pPr>
              <w:pStyle w:val="TableContent"/>
            </w:pPr>
            <w:r w:rsidRPr="00D4120B">
              <w:t>2..5</w:t>
            </w:r>
          </w:p>
        </w:tc>
        <w:tc>
          <w:tcPr>
            <w:tcW w:w="738" w:type="dxa"/>
          </w:tcPr>
          <w:p w14:paraId="4F150C14" w14:textId="77777777" w:rsidR="00667BA9" w:rsidRPr="00D4120B" w:rsidRDefault="00447685" w:rsidP="008F7891">
            <w:pPr>
              <w:pStyle w:val="TableContent"/>
            </w:pPr>
            <w:r>
              <w:t>=</w:t>
            </w:r>
          </w:p>
        </w:tc>
        <w:tc>
          <w:tcPr>
            <w:tcW w:w="1116" w:type="dxa"/>
          </w:tcPr>
          <w:p w14:paraId="757D2F42" w14:textId="77777777" w:rsidR="00667BA9" w:rsidRPr="00D4120B" w:rsidRDefault="00667BA9" w:rsidP="008F7891">
            <w:pPr>
              <w:pStyle w:val="TableContent"/>
            </w:pPr>
            <w:r w:rsidRPr="00D4120B">
              <w:t>HL70203</w:t>
            </w:r>
          </w:p>
        </w:tc>
        <w:tc>
          <w:tcPr>
            <w:tcW w:w="5203" w:type="dxa"/>
          </w:tcPr>
          <w:p w14:paraId="5E8AE891" w14:textId="77777777" w:rsidR="00667BA9" w:rsidRPr="00D4120B" w:rsidRDefault="00667BA9" w:rsidP="008F7891">
            <w:pPr>
              <w:pStyle w:val="TableContent"/>
            </w:pPr>
          </w:p>
        </w:tc>
      </w:tr>
      <w:tr w:rsidR="00667BA9" w:rsidRPr="00D4120B" w14:paraId="53D79ADD" w14:textId="77777777">
        <w:tblPrEx>
          <w:tblCellMar>
            <w:left w:w="86" w:type="dxa"/>
            <w:right w:w="86" w:type="dxa"/>
          </w:tblCellMar>
        </w:tblPrEx>
        <w:trPr>
          <w:cantSplit/>
          <w:jc w:val="center"/>
        </w:trPr>
        <w:tc>
          <w:tcPr>
            <w:tcW w:w="609" w:type="dxa"/>
          </w:tcPr>
          <w:p w14:paraId="7B1CED4F" w14:textId="77777777" w:rsidR="00667BA9" w:rsidRPr="00D4120B" w:rsidRDefault="00667BA9" w:rsidP="008F7891">
            <w:pPr>
              <w:pStyle w:val="TableContent"/>
            </w:pPr>
            <w:r w:rsidRPr="00D4120B">
              <w:t>6</w:t>
            </w:r>
          </w:p>
        </w:tc>
        <w:tc>
          <w:tcPr>
            <w:tcW w:w="2362" w:type="dxa"/>
          </w:tcPr>
          <w:p w14:paraId="1FC8E7F6" w14:textId="77777777" w:rsidR="00667BA9" w:rsidRPr="00D4120B" w:rsidRDefault="00667BA9" w:rsidP="008F7891">
            <w:pPr>
              <w:pStyle w:val="TableContent"/>
            </w:pPr>
            <w:r w:rsidRPr="00D4120B">
              <w:t>Assigning Facility</w:t>
            </w:r>
          </w:p>
        </w:tc>
        <w:tc>
          <w:tcPr>
            <w:tcW w:w="720" w:type="dxa"/>
          </w:tcPr>
          <w:p w14:paraId="7977905F" w14:textId="77777777" w:rsidR="00667BA9" w:rsidRPr="00D4120B" w:rsidRDefault="00667BA9" w:rsidP="008F7891">
            <w:pPr>
              <w:pStyle w:val="TableContent"/>
            </w:pPr>
            <w:r w:rsidRPr="00D4120B">
              <w:t>HD</w:t>
            </w:r>
          </w:p>
        </w:tc>
        <w:tc>
          <w:tcPr>
            <w:tcW w:w="819" w:type="dxa"/>
          </w:tcPr>
          <w:p w14:paraId="7AEA7BB4" w14:textId="77777777" w:rsidR="00667BA9" w:rsidRPr="00D4120B" w:rsidRDefault="00667BA9" w:rsidP="008F7891">
            <w:pPr>
              <w:pStyle w:val="TableContent"/>
            </w:pPr>
            <w:r>
              <w:t>O</w:t>
            </w:r>
          </w:p>
        </w:tc>
        <w:tc>
          <w:tcPr>
            <w:tcW w:w="675" w:type="dxa"/>
          </w:tcPr>
          <w:p w14:paraId="10989783" w14:textId="77777777" w:rsidR="00667BA9" w:rsidRPr="00D4120B" w:rsidRDefault="00667BA9" w:rsidP="008F7891">
            <w:pPr>
              <w:pStyle w:val="TableContent"/>
            </w:pPr>
          </w:p>
        </w:tc>
        <w:tc>
          <w:tcPr>
            <w:tcW w:w="738" w:type="dxa"/>
          </w:tcPr>
          <w:p w14:paraId="48F93E74" w14:textId="77777777" w:rsidR="00667BA9" w:rsidRPr="00D4120B" w:rsidRDefault="00447685" w:rsidP="008F7891">
            <w:pPr>
              <w:pStyle w:val="TableContent"/>
            </w:pPr>
            <w:r>
              <w:t>#</w:t>
            </w:r>
          </w:p>
        </w:tc>
        <w:tc>
          <w:tcPr>
            <w:tcW w:w="1116" w:type="dxa"/>
          </w:tcPr>
          <w:p w14:paraId="1CDDB505" w14:textId="77777777" w:rsidR="00667BA9" w:rsidRPr="00D4120B" w:rsidRDefault="00667BA9" w:rsidP="008F7891">
            <w:pPr>
              <w:pStyle w:val="TableContent"/>
            </w:pPr>
          </w:p>
        </w:tc>
        <w:tc>
          <w:tcPr>
            <w:tcW w:w="5203" w:type="dxa"/>
          </w:tcPr>
          <w:p w14:paraId="0076423C" w14:textId="77777777" w:rsidR="00667BA9" w:rsidRPr="00D4120B" w:rsidRDefault="00667BA9" w:rsidP="008F7891">
            <w:pPr>
              <w:pStyle w:val="TableContent"/>
            </w:pPr>
            <w:del w:id="2035" w:author="Bob Yencha" w:date="2011-11-29T09:48:00Z">
              <w:r w:rsidRPr="00D4120B" w:rsidDel="00303738">
                <w:delText>The Assigning Facility identifies the place or location that the ID Number was assigned for use.</w:delText>
              </w:r>
            </w:del>
          </w:p>
        </w:tc>
      </w:tr>
      <w:tr w:rsidR="00667BA9" w:rsidRPr="00D4120B" w14:paraId="41F6F2FA" w14:textId="77777777">
        <w:tblPrEx>
          <w:tblCellMar>
            <w:left w:w="86" w:type="dxa"/>
            <w:right w:w="86" w:type="dxa"/>
          </w:tblCellMar>
        </w:tblPrEx>
        <w:trPr>
          <w:cantSplit/>
          <w:jc w:val="center"/>
        </w:trPr>
        <w:tc>
          <w:tcPr>
            <w:tcW w:w="609" w:type="dxa"/>
          </w:tcPr>
          <w:p w14:paraId="115CEA6E" w14:textId="77777777" w:rsidR="00667BA9" w:rsidRPr="00D4120B" w:rsidRDefault="00667BA9" w:rsidP="008F7891">
            <w:pPr>
              <w:pStyle w:val="TableContent"/>
            </w:pPr>
            <w:r w:rsidRPr="00D4120B">
              <w:t>7</w:t>
            </w:r>
          </w:p>
        </w:tc>
        <w:tc>
          <w:tcPr>
            <w:tcW w:w="2362" w:type="dxa"/>
          </w:tcPr>
          <w:p w14:paraId="349A2A3F" w14:textId="77777777" w:rsidR="00667BA9" w:rsidRPr="00D4120B" w:rsidRDefault="00667BA9" w:rsidP="008F7891">
            <w:pPr>
              <w:pStyle w:val="TableContent"/>
            </w:pPr>
            <w:r w:rsidRPr="00D4120B">
              <w:t>Effective Date</w:t>
            </w:r>
          </w:p>
        </w:tc>
        <w:tc>
          <w:tcPr>
            <w:tcW w:w="720" w:type="dxa"/>
          </w:tcPr>
          <w:p w14:paraId="195373C7" w14:textId="77777777" w:rsidR="00667BA9" w:rsidRPr="00D4120B" w:rsidRDefault="00667BA9" w:rsidP="008F7891">
            <w:pPr>
              <w:pStyle w:val="TableContent"/>
            </w:pPr>
            <w:r w:rsidRPr="00D4120B">
              <w:t>DT</w:t>
            </w:r>
          </w:p>
        </w:tc>
        <w:tc>
          <w:tcPr>
            <w:tcW w:w="819" w:type="dxa"/>
          </w:tcPr>
          <w:p w14:paraId="318D584F" w14:textId="77777777" w:rsidR="00667BA9" w:rsidRPr="00D4120B" w:rsidRDefault="00667BA9" w:rsidP="008F7891">
            <w:pPr>
              <w:pStyle w:val="TableContent"/>
            </w:pPr>
            <w:r w:rsidRPr="00D4120B">
              <w:t>O</w:t>
            </w:r>
          </w:p>
        </w:tc>
        <w:tc>
          <w:tcPr>
            <w:tcW w:w="675" w:type="dxa"/>
          </w:tcPr>
          <w:p w14:paraId="16819F53" w14:textId="77777777" w:rsidR="00667BA9" w:rsidRPr="00D4120B" w:rsidRDefault="00667BA9" w:rsidP="008F7891">
            <w:pPr>
              <w:pStyle w:val="TableContent"/>
            </w:pPr>
          </w:p>
        </w:tc>
        <w:tc>
          <w:tcPr>
            <w:tcW w:w="738" w:type="dxa"/>
          </w:tcPr>
          <w:p w14:paraId="05C9F7B7" w14:textId="77777777" w:rsidR="00667BA9" w:rsidRPr="00D4120B" w:rsidRDefault="00447685" w:rsidP="008F7891">
            <w:pPr>
              <w:pStyle w:val="TableContent"/>
            </w:pPr>
            <w:r>
              <w:t>=</w:t>
            </w:r>
          </w:p>
        </w:tc>
        <w:tc>
          <w:tcPr>
            <w:tcW w:w="1116" w:type="dxa"/>
          </w:tcPr>
          <w:p w14:paraId="3030E2AD" w14:textId="77777777" w:rsidR="00667BA9" w:rsidRPr="00D4120B" w:rsidRDefault="00667BA9" w:rsidP="008F7891">
            <w:pPr>
              <w:pStyle w:val="TableContent"/>
            </w:pPr>
          </w:p>
        </w:tc>
        <w:tc>
          <w:tcPr>
            <w:tcW w:w="5203" w:type="dxa"/>
          </w:tcPr>
          <w:p w14:paraId="5E74CD5B" w14:textId="77777777" w:rsidR="00667BA9" w:rsidRPr="00D4120B" w:rsidRDefault="00667BA9" w:rsidP="008F7891">
            <w:pPr>
              <w:pStyle w:val="TableContent"/>
            </w:pPr>
          </w:p>
        </w:tc>
      </w:tr>
      <w:tr w:rsidR="00667BA9" w:rsidRPr="00D4120B" w14:paraId="429ACF71" w14:textId="77777777">
        <w:tblPrEx>
          <w:tblCellMar>
            <w:left w:w="86" w:type="dxa"/>
            <w:right w:w="86" w:type="dxa"/>
          </w:tblCellMar>
        </w:tblPrEx>
        <w:trPr>
          <w:cantSplit/>
          <w:jc w:val="center"/>
        </w:trPr>
        <w:tc>
          <w:tcPr>
            <w:tcW w:w="609" w:type="dxa"/>
          </w:tcPr>
          <w:p w14:paraId="39D42F45" w14:textId="77777777" w:rsidR="00667BA9" w:rsidRPr="00D4120B" w:rsidRDefault="00667BA9" w:rsidP="008F7891">
            <w:pPr>
              <w:pStyle w:val="TableContent"/>
            </w:pPr>
            <w:r w:rsidRPr="00D4120B">
              <w:t>8</w:t>
            </w:r>
          </w:p>
        </w:tc>
        <w:tc>
          <w:tcPr>
            <w:tcW w:w="2362" w:type="dxa"/>
          </w:tcPr>
          <w:p w14:paraId="1C264ABA" w14:textId="77777777" w:rsidR="00667BA9" w:rsidRPr="00D4120B" w:rsidRDefault="00667BA9" w:rsidP="008F7891">
            <w:pPr>
              <w:pStyle w:val="TableContent"/>
            </w:pPr>
            <w:r w:rsidRPr="00D4120B">
              <w:t>Expiration Date</w:t>
            </w:r>
          </w:p>
        </w:tc>
        <w:tc>
          <w:tcPr>
            <w:tcW w:w="720" w:type="dxa"/>
          </w:tcPr>
          <w:p w14:paraId="040D8130" w14:textId="77777777" w:rsidR="00667BA9" w:rsidRPr="00D4120B" w:rsidRDefault="00667BA9" w:rsidP="008F7891">
            <w:pPr>
              <w:pStyle w:val="TableContent"/>
            </w:pPr>
            <w:r w:rsidRPr="00D4120B">
              <w:t>DT</w:t>
            </w:r>
          </w:p>
        </w:tc>
        <w:tc>
          <w:tcPr>
            <w:tcW w:w="819" w:type="dxa"/>
          </w:tcPr>
          <w:p w14:paraId="1521CA15" w14:textId="77777777" w:rsidR="00667BA9" w:rsidRPr="00D4120B" w:rsidRDefault="00667BA9" w:rsidP="008F7891">
            <w:pPr>
              <w:pStyle w:val="TableContent"/>
            </w:pPr>
            <w:r w:rsidRPr="00D4120B">
              <w:t>O</w:t>
            </w:r>
          </w:p>
        </w:tc>
        <w:tc>
          <w:tcPr>
            <w:tcW w:w="675" w:type="dxa"/>
          </w:tcPr>
          <w:p w14:paraId="4C525195" w14:textId="77777777" w:rsidR="00667BA9" w:rsidRPr="00D4120B" w:rsidRDefault="00667BA9" w:rsidP="008F7891">
            <w:pPr>
              <w:pStyle w:val="TableContent"/>
            </w:pPr>
          </w:p>
        </w:tc>
        <w:tc>
          <w:tcPr>
            <w:tcW w:w="738" w:type="dxa"/>
          </w:tcPr>
          <w:p w14:paraId="0D10A5B0" w14:textId="77777777" w:rsidR="00667BA9" w:rsidRPr="00D4120B" w:rsidRDefault="00447685" w:rsidP="008F7891">
            <w:pPr>
              <w:pStyle w:val="TableContent"/>
            </w:pPr>
            <w:r>
              <w:t>=</w:t>
            </w:r>
          </w:p>
        </w:tc>
        <w:tc>
          <w:tcPr>
            <w:tcW w:w="1116" w:type="dxa"/>
          </w:tcPr>
          <w:p w14:paraId="52B0FB45" w14:textId="77777777" w:rsidR="00667BA9" w:rsidRPr="00D4120B" w:rsidRDefault="00667BA9" w:rsidP="008F7891">
            <w:pPr>
              <w:pStyle w:val="TableContent"/>
            </w:pPr>
          </w:p>
        </w:tc>
        <w:tc>
          <w:tcPr>
            <w:tcW w:w="5203" w:type="dxa"/>
          </w:tcPr>
          <w:p w14:paraId="6AA477F5" w14:textId="77777777" w:rsidR="00667BA9" w:rsidRPr="00D4120B" w:rsidRDefault="00667BA9" w:rsidP="008F7891">
            <w:pPr>
              <w:pStyle w:val="TableContent"/>
            </w:pPr>
          </w:p>
        </w:tc>
      </w:tr>
      <w:tr w:rsidR="00667BA9" w:rsidRPr="00D4120B" w14:paraId="123A73F8" w14:textId="77777777">
        <w:tblPrEx>
          <w:tblCellMar>
            <w:left w:w="86" w:type="dxa"/>
            <w:right w:w="86" w:type="dxa"/>
          </w:tblCellMar>
        </w:tblPrEx>
        <w:trPr>
          <w:cantSplit/>
          <w:jc w:val="center"/>
        </w:trPr>
        <w:tc>
          <w:tcPr>
            <w:tcW w:w="609" w:type="dxa"/>
          </w:tcPr>
          <w:p w14:paraId="4814E8EF" w14:textId="77777777" w:rsidR="00667BA9" w:rsidRPr="00D4120B" w:rsidRDefault="00667BA9" w:rsidP="008F7891">
            <w:pPr>
              <w:pStyle w:val="TableContent"/>
            </w:pPr>
            <w:r w:rsidRPr="00D4120B">
              <w:t>9</w:t>
            </w:r>
          </w:p>
        </w:tc>
        <w:tc>
          <w:tcPr>
            <w:tcW w:w="2362" w:type="dxa"/>
          </w:tcPr>
          <w:p w14:paraId="6538EC38" w14:textId="77777777" w:rsidR="00667BA9" w:rsidRPr="00D4120B" w:rsidRDefault="00667BA9" w:rsidP="008F7891">
            <w:pPr>
              <w:pStyle w:val="TableContent"/>
            </w:pPr>
            <w:r w:rsidRPr="00D4120B">
              <w:t>Assigning Jurisdiction</w:t>
            </w:r>
          </w:p>
        </w:tc>
        <w:tc>
          <w:tcPr>
            <w:tcW w:w="720" w:type="dxa"/>
          </w:tcPr>
          <w:p w14:paraId="53CB008D" w14:textId="77777777" w:rsidR="00667BA9" w:rsidRPr="00D4120B" w:rsidRDefault="00667BA9" w:rsidP="008F7891">
            <w:pPr>
              <w:pStyle w:val="TableContent"/>
            </w:pPr>
            <w:r w:rsidRPr="00D4120B">
              <w:t>CWE</w:t>
            </w:r>
          </w:p>
        </w:tc>
        <w:tc>
          <w:tcPr>
            <w:tcW w:w="819" w:type="dxa"/>
          </w:tcPr>
          <w:p w14:paraId="2DE103C1" w14:textId="77777777" w:rsidR="00667BA9" w:rsidRPr="00D4120B" w:rsidRDefault="00667BA9" w:rsidP="008F7891">
            <w:pPr>
              <w:pStyle w:val="TableContent"/>
            </w:pPr>
            <w:r w:rsidRPr="00D4120B">
              <w:t>O</w:t>
            </w:r>
          </w:p>
        </w:tc>
        <w:tc>
          <w:tcPr>
            <w:tcW w:w="675" w:type="dxa"/>
          </w:tcPr>
          <w:p w14:paraId="2C59D77C" w14:textId="77777777" w:rsidR="00667BA9" w:rsidRPr="00D4120B" w:rsidRDefault="00667BA9" w:rsidP="008F7891">
            <w:pPr>
              <w:pStyle w:val="TableContent"/>
            </w:pPr>
          </w:p>
        </w:tc>
        <w:tc>
          <w:tcPr>
            <w:tcW w:w="738" w:type="dxa"/>
          </w:tcPr>
          <w:p w14:paraId="0DAC77C2" w14:textId="77777777" w:rsidR="00667BA9" w:rsidRPr="00D4120B" w:rsidRDefault="00447685" w:rsidP="008F7891">
            <w:pPr>
              <w:pStyle w:val="TableContent"/>
            </w:pPr>
            <w:r>
              <w:t>#</w:t>
            </w:r>
          </w:p>
        </w:tc>
        <w:tc>
          <w:tcPr>
            <w:tcW w:w="1116" w:type="dxa"/>
          </w:tcPr>
          <w:p w14:paraId="2C7AFA6F" w14:textId="77777777" w:rsidR="00667BA9" w:rsidRPr="00D4120B" w:rsidRDefault="00667BA9" w:rsidP="008F7891">
            <w:pPr>
              <w:pStyle w:val="TableContent"/>
            </w:pPr>
            <w:del w:id="2036" w:author="Bob Yencha" w:date="2011-11-29T15:44:00Z">
              <w:r w:rsidRPr="00D4120B" w:rsidDel="00A866A2">
                <w:delText>Local</w:delText>
              </w:r>
            </w:del>
          </w:p>
        </w:tc>
        <w:tc>
          <w:tcPr>
            <w:tcW w:w="5203" w:type="dxa"/>
          </w:tcPr>
          <w:p w14:paraId="04E64D91" w14:textId="77777777" w:rsidR="00667BA9" w:rsidRPr="00D4120B" w:rsidRDefault="00667BA9" w:rsidP="008F7891">
            <w:pPr>
              <w:pStyle w:val="TableContent"/>
            </w:pPr>
          </w:p>
        </w:tc>
      </w:tr>
      <w:tr w:rsidR="00667BA9" w:rsidRPr="00D4120B" w14:paraId="32583C3A" w14:textId="77777777">
        <w:tblPrEx>
          <w:tblCellMar>
            <w:left w:w="86" w:type="dxa"/>
            <w:right w:w="86" w:type="dxa"/>
          </w:tblCellMar>
        </w:tblPrEx>
        <w:trPr>
          <w:cantSplit/>
          <w:jc w:val="center"/>
        </w:trPr>
        <w:tc>
          <w:tcPr>
            <w:tcW w:w="609" w:type="dxa"/>
          </w:tcPr>
          <w:p w14:paraId="677F9EB9" w14:textId="77777777" w:rsidR="00667BA9" w:rsidRPr="00D4120B" w:rsidRDefault="00667BA9" w:rsidP="008F7891">
            <w:pPr>
              <w:pStyle w:val="TableContent"/>
            </w:pPr>
            <w:r w:rsidRPr="00D4120B">
              <w:t>10</w:t>
            </w:r>
          </w:p>
        </w:tc>
        <w:tc>
          <w:tcPr>
            <w:tcW w:w="2362" w:type="dxa"/>
          </w:tcPr>
          <w:p w14:paraId="25F910CD" w14:textId="77777777" w:rsidR="00667BA9" w:rsidRPr="00D4120B" w:rsidRDefault="00667BA9" w:rsidP="008F7891">
            <w:pPr>
              <w:pStyle w:val="TableContent"/>
            </w:pPr>
            <w:r w:rsidRPr="00D4120B">
              <w:t>Assigning Agency or Department</w:t>
            </w:r>
          </w:p>
        </w:tc>
        <w:tc>
          <w:tcPr>
            <w:tcW w:w="720" w:type="dxa"/>
          </w:tcPr>
          <w:p w14:paraId="5F064A09" w14:textId="77777777" w:rsidR="00667BA9" w:rsidRPr="00D4120B" w:rsidRDefault="00667BA9" w:rsidP="008F7891">
            <w:pPr>
              <w:pStyle w:val="TableContent"/>
            </w:pPr>
            <w:r w:rsidRPr="00D4120B">
              <w:t>CWE</w:t>
            </w:r>
          </w:p>
        </w:tc>
        <w:tc>
          <w:tcPr>
            <w:tcW w:w="819" w:type="dxa"/>
          </w:tcPr>
          <w:p w14:paraId="0F5312A4" w14:textId="77777777" w:rsidR="00667BA9" w:rsidRPr="00D4120B" w:rsidRDefault="00667BA9" w:rsidP="008F7891">
            <w:pPr>
              <w:pStyle w:val="TableContent"/>
            </w:pPr>
            <w:r w:rsidRPr="00D4120B">
              <w:t>O</w:t>
            </w:r>
          </w:p>
        </w:tc>
        <w:tc>
          <w:tcPr>
            <w:tcW w:w="675" w:type="dxa"/>
          </w:tcPr>
          <w:p w14:paraId="00FEC91E" w14:textId="77777777" w:rsidR="00667BA9" w:rsidRPr="00D4120B" w:rsidRDefault="00667BA9" w:rsidP="008F7891">
            <w:pPr>
              <w:pStyle w:val="TableContent"/>
            </w:pPr>
          </w:p>
        </w:tc>
        <w:tc>
          <w:tcPr>
            <w:tcW w:w="738" w:type="dxa"/>
          </w:tcPr>
          <w:p w14:paraId="49762577" w14:textId="77777777" w:rsidR="00667BA9" w:rsidRPr="00D4120B" w:rsidRDefault="00447685" w:rsidP="008F7891">
            <w:pPr>
              <w:pStyle w:val="TableContent"/>
            </w:pPr>
            <w:r>
              <w:t>#</w:t>
            </w:r>
          </w:p>
        </w:tc>
        <w:tc>
          <w:tcPr>
            <w:tcW w:w="1116" w:type="dxa"/>
          </w:tcPr>
          <w:p w14:paraId="54882E75" w14:textId="77777777" w:rsidR="00667BA9" w:rsidRPr="00D4120B" w:rsidRDefault="00667BA9" w:rsidP="008F7891">
            <w:pPr>
              <w:pStyle w:val="TableContent"/>
            </w:pPr>
            <w:del w:id="2037" w:author="Bob Yencha" w:date="2011-11-29T15:44:00Z">
              <w:r w:rsidRPr="00D4120B" w:rsidDel="00A866A2">
                <w:delText>Local</w:delText>
              </w:r>
            </w:del>
          </w:p>
        </w:tc>
        <w:tc>
          <w:tcPr>
            <w:tcW w:w="5203" w:type="dxa"/>
          </w:tcPr>
          <w:p w14:paraId="076B16D9" w14:textId="77777777" w:rsidR="00667BA9" w:rsidRPr="00D4120B" w:rsidRDefault="00667BA9" w:rsidP="008F7891">
            <w:pPr>
              <w:pStyle w:val="TableContent"/>
            </w:pPr>
          </w:p>
        </w:tc>
      </w:tr>
    </w:tbl>
    <w:p w14:paraId="7E0B5C27" w14:textId="77777777" w:rsidR="00667BA9" w:rsidRPr="00421D3E" w:rsidRDefault="005A1C80" w:rsidP="00667BA9">
      <w:pPr>
        <w:pStyle w:val="UsageNote"/>
        <w:keepNext/>
      </w:pPr>
      <w:r w:rsidRPr="005A1C80">
        <w:t>Usage Note</w:t>
      </w:r>
    </w:p>
    <w:p w14:paraId="14DB3144" w14:textId="77777777" w:rsidR="00667BA9" w:rsidRPr="003C6996" w:rsidRDefault="00667BA9" w:rsidP="00667BA9">
      <w:pPr>
        <w:pStyle w:val="UsageNoteIndent"/>
      </w:pPr>
      <w:commentRangeStart w:id="2038"/>
      <w:r w:rsidRPr="003C6996">
        <w:t>The CX data type is used to carry identifiers</w:t>
      </w:r>
      <w:r w:rsidR="00400CF4">
        <w:t xml:space="preserve">. </w:t>
      </w:r>
      <w:r w:rsidRPr="003C6996">
        <w:t xml:space="preserve">This guide requires that </w:t>
      </w:r>
      <w:r w:rsidR="0072417F" w:rsidRPr="003C6996">
        <w:t>assigning authorities accompany all identifiers</w:t>
      </w:r>
      <w:r w:rsidRPr="003C6996">
        <w:t>, and that all identifiers carry an identifier type</w:t>
      </w:r>
      <w:r w:rsidR="00400CF4">
        <w:t xml:space="preserve">. </w:t>
      </w:r>
      <w:r w:rsidRPr="003C6996">
        <w:t>This method allows the exchange of unique identifiers for the associated object across organizational and enterprise boundaries, enabling broad interoperability.</w:t>
      </w:r>
    </w:p>
    <w:p w14:paraId="37FDC32A" w14:textId="77777777" w:rsidR="00667BA9" w:rsidRDefault="00667BA9" w:rsidP="00667BA9">
      <w:pPr>
        <w:pStyle w:val="UsageNoteIndent"/>
      </w:pPr>
      <w:r w:rsidRPr="003C6996">
        <w:t>Although the Identifier Type Code component is required, it is not a part of the actual identifier</w:t>
      </w:r>
      <w:r w:rsidR="00400CF4">
        <w:t xml:space="preserve">. </w:t>
      </w:r>
      <w:r w:rsidRPr="003C6996">
        <w:t>Rather, it is metadata about the identifier</w:t>
      </w:r>
      <w:r w:rsidR="00400CF4">
        <w:t xml:space="preserve">. </w:t>
      </w:r>
      <w:r w:rsidRPr="003C6996">
        <w:t>The ID Number and Assigning Authority component, together, constitute the actual identifier</w:t>
      </w:r>
      <w:r w:rsidR="00400CF4">
        <w:t xml:space="preserve">. </w:t>
      </w:r>
      <w:r w:rsidRPr="003C6996">
        <w:t>The reason for this requirement is to promote forward compatibility with HL7 Version 3 identifiers, where there is no concept of identifier type codes</w:t>
      </w:r>
      <w:r w:rsidR="00400CF4">
        <w:t xml:space="preserve">. </w:t>
      </w:r>
      <w:commentRangeEnd w:id="2038"/>
      <w:r w:rsidR="00C2797E">
        <w:rPr>
          <w:rStyle w:val="CommentReference"/>
          <w:vanish/>
        </w:rPr>
        <w:commentReference w:id="2038"/>
      </w:r>
    </w:p>
    <w:p w14:paraId="1D34E459" w14:textId="77777777" w:rsidR="00667BA9" w:rsidRPr="00A9339B" w:rsidDel="00421D3E" w:rsidRDefault="00667BA9" w:rsidP="00667BA9">
      <w:pPr>
        <w:pStyle w:val="ConfTitle"/>
        <w:rPr>
          <w:del w:id="2039" w:author="Bob Yencha" w:date="2011-12-20T00:12:00Z"/>
        </w:rPr>
      </w:pPr>
      <w:del w:id="2040" w:author="Bob Yencha" w:date="2011-12-20T00:12:00Z">
        <w:r w:rsidDel="00421D3E">
          <w:delText>Conformance Statement: LRI-NG Profile</w:delText>
        </w:r>
      </w:del>
    </w:p>
    <w:p w14:paraId="1128E5C1" w14:textId="77777777" w:rsidR="000202BA" w:rsidDel="00D43033" w:rsidRDefault="00667BA9" w:rsidP="00667BA9">
      <w:pPr>
        <w:pStyle w:val="ConfStmt"/>
        <w:numPr>
          <w:ilvl w:val="1"/>
          <w:numId w:val="22"/>
        </w:numPr>
        <w:rPr>
          <w:del w:id="2041" w:author="Robert Snelick" w:date="2011-12-02T11:22:00Z"/>
        </w:rPr>
      </w:pPr>
      <w:del w:id="2042" w:author="Robert Snelick" w:date="2011-12-02T11:22:00Z">
        <w:r w:rsidRPr="00A9339B" w:rsidDel="00D43033">
          <w:rPr>
            <w:b/>
          </w:rPr>
          <w:delText>LRI-CX</w:delText>
        </w:r>
        <w:r w:rsidR="00D6486D" w:rsidDel="00D43033">
          <w:rPr>
            <w:b/>
          </w:rPr>
          <w:delText>.b</w:delText>
        </w:r>
        <w:r w:rsidRPr="00A9339B" w:rsidDel="00D43033">
          <w:rPr>
            <w:b/>
          </w:rPr>
          <w:delText>-</w:delText>
        </w:r>
        <w:r w:rsidR="00AE58BA" w:rsidDel="00D43033">
          <w:rPr>
            <w:b/>
          </w:rPr>
          <w:delText>1</w:delText>
        </w:r>
        <w:r w:rsidRPr="00A9339B" w:rsidDel="00D43033">
          <w:delText xml:space="preserve">: </w:delText>
        </w:r>
        <w:r w:rsidDel="00D43033">
          <w:delText xml:space="preserve">The CX.4 (Assigning Authority) </w:delText>
        </w:r>
        <w:r w:rsidRPr="00A9339B" w:rsidDel="00D43033">
          <w:rPr>
            <w:b/>
          </w:rPr>
          <w:delText>SHALL</w:delText>
        </w:r>
        <w:r w:rsidRPr="00A9339B" w:rsidDel="00D43033">
          <w:delText xml:space="preserve"> </w:delText>
        </w:r>
        <w:r w:rsidDel="00D43033">
          <w:delText>use the HD-NG datatype definition</w:delText>
        </w:r>
        <w:r w:rsidRPr="00A9339B" w:rsidDel="00D43033">
          <w:delText>.</w:delText>
        </w:r>
      </w:del>
    </w:p>
    <w:p w14:paraId="6902D229" w14:textId="77777777" w:rsidR="00667BA9" w:rsidRPr="00D40BB2" w:rsidRDefault="00667BA9" w:rsidP="00084F3B">
      <w:pPr>
        <w:pStyle w:val="Heading2"/>
        <w:numPr>
          <w:ilvl w:val="1"/>
          <w:numId w:val="22"/>
        </w:numPr>
        <w:tabs>
          <w:tab w:val="left" w:pos="630"/>
        </w:tabs>
      </w:pPr>
      <w:bookmarkStart w:id="2043" w:name="_Ref485523694"/>
      <w:bookmarkStart w:id="2044" w:name="_Toc498145949"/>
      <w:bookmarkStart w:id="2045" w:name="_Toc527864518"/>
      <w:bookmarkStart w:id="2046" w:name="_Toc527865990"/>
      <w:bookmarkStart w:id="2047" w:name="_Toc528481882"/>
      <w:bookmarkStart w:id="2048" w:name="_Toc528482387"/>
      <w:bookmarkStart w:id="2049" w:name="_Toc528482686"/>
      <w:bookmarkStart w:id="2050" w:name="_Toc528482811"/>
      <w:bookmarkStart w:id="2051" w:name="_Toc528486119"/>
      <w:bookmarkStart w:id="2052" w:name="_Toc536689729"/>
      <w:bookmarkStart w:id="2053" w:name="_Toc496474"/>
      <w:bookmarkStart w:id="2054" w:name="_Toc524821"/>
      <w:bookmarkStart w:id="2055" w:name="_Toc1802404"/>
      <w:bookmarkStart w:id="2056" w:name="_Toc22448399"/>
      <w:bookmarkStart w:id="2057" w:name="_Toc22697591"/>
      <w:bookmarkStart w:id="2058" w:name="_Toc24273626"/>
      <w:bookmarkStart w:id="2059" w:name="_Toc164763609"/>
      <w:bookmarkStart w:id="2060" w:name="_Toc171137799"/>
      <w:bookmarkStart w:id="2061" w:name="_Toc207005688"/>
      <w:bookmarkStart w:id="2062" w:name="_Toc189111956"/>
      <w:r w:rsidRPr="00D40BB2">
        <w:t>DR – Date/Time Range</w:t>
      </w:r>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p>
    <w:tbl>
      <w:tblPr>
        <w:tblW w:w="4975" w:type="pct"/>
        <w:jc w:val="center"/>
        <w:tblBorders>
          <w:top w:val="single" w:sz="12" w:space="0" w:color="943634"/>
          <w:bottom w:val="single" w:sz="12" w:space="0" w:color="943634"/>
          <w:insideH w:val="single" w:sz="12" w:space="0" w:color="943634"/>
        </w:tblBorders>
        <w:tblLayout w:type="fixed"/>
        <w:tblCellMar>
          <w:left w:w="58" w:type="dxa"/>
          <w:right w:w="58" w:type="dxa"/>
        </w:tblCellMar>
        <w:tblLook w:val="0000" w:firstRow="0" w:lastRow="0" w:firstColumn="0" w:lastColumn="0" w:noHBand="0" w:noVBand="0"/>
      </w:tblPr>
      <w:tblGrid>
        <w:gridCol w:w="597"/>
        <w:gridCol w:w="2402"/>
        <w:gridCol w:w="628"/>
        <w:gridCol w:w="797"/>
        <w:gridCol w:w="673"/>
        <w:gridCol w:w="793"/>
        <w:gridCol w:w="1414"/>
        <w:gridCol w:w="4990"/>
      </w:tblGrid>
      <w:tr w:rsidR="00B94B8C" w:rsidRPr="00D4120B" w14:paraId="5BE8DACE" w14:textId="77777777">
        <w:trPr>
          <w:cantSplit/>
          <w:trHeight w:hRule="exact" w:val="360"/>
          <w:tblHeader/>
          <w:jc w:val="center"/>
        </w:trPr>
        <w:tc>
          <w:tcPr>
            <w:tcW w:w="12294" w:type="dxa"/>
            <w:gridSpan w:val="8"/>
            <w:shd w:val="clear" w:color="auto" w:fill="F3F3F3"/>
            <w:vAlign w:val="center"/>
          </w:tcPr>
          <w:p w14:paraId="2C455FD0" w14:textId="77777777" w:rsidR="00B94B8C" w:rsidRPr="002F0910" w:rsidRDefault="00B94B8C" w:rsidP="00B94B8C">
            <w:pPr>
              <w:pStyle w:val="Caption"/>
            </w:pPr>
            <w:bookmarkStart w:id="2063" w:name="_Toc189111870"/>
            <w:r>
              <w:t xml:space="preserve">Table </w:t>
            </w:r>
            <w:r w:rsidR="001C047D">
              <w:fldChar w:fldCharType="begin"/>
            </w:r>
            <w:r w:rsidR="001C047D">
              <w:instrText xml:space="preserve"> STYLEREF 1 \s </w:instrText>
            </w:r>
            <w:r w:rsidR="001C047D">
              <w:fldChar w:fldCharType="separate"/>
            </w:r>
            <w:r w:rsidR="002B0A1D">
              <w:rPr>
                <w:noProof/>
              </w:rPr>
              <w:t>2</w:t>
            </w:r>
            <w:r w:rsidR="001C047D">
              <w:rPr>
                <w:noProof/>
              </w:rPr>
              <w:fldChar w:fldCharType="end"/>
            </w:r>
            <w:r>
              <w:noBreakHyphen/>
            </w:r>
            <w:r w:rsidR="001C047D">
              <w:fldChar w:fldCharType="begin"/>
            </w:r>
            <w:r w:rsidR="001C047D">
              <w:instrText xml:space="preserve"> SEQ Table \* ARABIC \s 1 </w:instrText>
            </w:r>
            <w:r w:rsidR="001C047D">
              <w:fldChar w:fldCharType="separate"/>
            </w:r>
            <w:r w:rsidR="002B0A1D">
              <w:rPr>
                <w:noProof/>
              </w:rPr>
              <w:t>6</w:t>
            </w:r>
            <w:r w:rsidR="001C047D">
              <w:rPr>
                <w:noProof/>
              </w:rPr>
              <w:fldChar w:fldCharType="end"/>
            </w:r>
            <w:r>
              <w:t xml:space="preserve">. </w:t>
            </w:r>
            <w:r w:rsidRPr="002F0910">
              <w:t>Date/Time Range (DR)</w:t>
            </w:r>
            <w:bookmarkEnd w:id="2063"/>
          </w:p>
          <w:p w14:paraId="7C797E22" w14:textId="77777777" w:rsidR="00B94B8C" w:rsidRPr="00D4120B" w:rsidRDefault="00B94B8C" w:rsidP="00667BA9">
            <w:pPr>
              <w:pStyle w:val="TableHeadingB"/>
            </w:pPr>
          </w:p>
        </w:tc>
      </w:tr>
      <w:tr w:rsidR="00667BA9" w:rsidRPr="00D4120B" w14:paraId="138E450F" w14:textId="77777777">
        <w:trPr>
          <w:cantSplit/>
          <w:trHeight w:hRule="exact" w:val="360"/>
          <w:tblHeader/>
          <w:jc w:val="center"/>
        </w:trPr>
        <w:tc>
          <w:tcPr>
            <w:tcW w:w="597" w:type="dxa"/>
            <w:shd w:val="clear" w:color="auto" w:fill="F3F3F3"/>
            <w:vAlign w:val="center"/>
          </w:tcPr>
          <w:p w14:paraId="0F1F05CD" w14:textId="77777777" w:rsidR="00667BA9" w:rsidRPr="00D4120B" w:rsidRDefault="00667BA9" w:rsidP="00667BA9">
            <w:pPr>
              <w:pStyle w:val="TableHeadingB"/>
              <w:ind w:left="0"/>
            </w:pPr>
            <w:r w:rsidRPr="00D4120B">
              <w:t>SEQ</w:t>
            </w:r>
          </w:p>
        </w:tc>
        <w:tc>
          <w:tcPr>
            <w:tcW w:w="2402" w:type="dxa"/>
            <w:shd w:val="clear" w:color="auto" w:fill="F3F3F3"/>
            <w:vAlign w:val="center"/>
          </w:tcPr>
          <w:p w14:paraId="342E51B4" w14:textId="77777777" w:rsidR="00667BA9" w:rsidRPr="00D4120B" w:rsidRDefault="00667BA9" w:rsidP="00667BA9">
            <w:pPr>
              <w:pStyle w:val="TableHeadingB"/>
              <w:ind w:left="0"/>
            </w:pPr>
            <w:r w:rsidRPr="00D4120B">
              <w:t>Component Name</w:t>
            </w:r>
          </w:p>
        </w:tc>
        <w:tc>
          <w:tcPr>
            <w:tcW w:w="628" w:type="dxa"/>
            <w:shd w:val="clear" w:color="auto" w:fill="F3F3F3"/>
            <w:vAlign w:val="center"/>
          </w:tcPr>
          <w:p w14:paraId="70014420" w14:textId="77777777" w:rsidR="00667BA9" w:rsidRPr="00D4120B" w:rsidRDefault="00667BA9" w:rsidP="00667BA9">
            <w:pPr>
              <w:pStyle w:val="TableHeadingB"/>
              <w:ind w:left="0"/>
            </w:pPr>
            <w:r w:rsidRPr="00D4120B">
              <w:t>DT</w:t>
            </w:r>
          </w:p>
        </w:tc>
        <w:tc>
          <w:tcPr>
            <w:tcW w:w="797" w:type="dxa"/>
            <w:shd w:val="clear" w:color="auto" w:fill="F3F3F3"/>
            <w:vAlign w:val="center"/>
          </w:tcPr>
          <w:p w14:paraId="7B9F6261" w14:textId="77777777" w:rsidR="00667BA9" w:rsidRPr="00D4120B" w:rsidRDefault="00667BA9" w:rsidP="00667BA9">
            <w:pPr>
              <w:pStyle w:val="TableHeadingB"/>
              <w:ind w:left="0"/>
            </w:pPr>
            <w:r>
              <w:t>Us</w:t>
            </w:r>
            <w:ins w:id="2064" w:author="Swain, Ashley" w:date="2011-11-27T20:58:00Z">
              <w:r w:rsidR="00AA7E62">
                <w:t>ag</w:t>
              </w:r>
            </w:ins>
            <w:r>
              <w:t>e</w:t>
            </w:r>
          </w:p>
        </w:tc>
        <w:tc>
          <w:tcPr>
            <w:tcW w:w="673" w:type="dxa"/>
            <w:shd w:val="clear" w:color="auto" w:fill="F3F3F3"/>
            <w:vAlign w:val="center"/>
          </w:tcPr>
          <w:p w14:paraId="2C8E0CAA" w14:textId="77777777" w:rsidR="00667BA9" w:rsidRPr="00D4120B" w:rsidRDefault="00667BA9" w:rsidP="00667BA9">
            <w:pPr>
              <w:pStyle w:val="TableHeadingB"/>
              <w:ind w:left="0"/>
            </w:pPr>
            <w:r w:rsidRPr="00D4120B">
              <w:t>L</w:t>
            </w:r>
            <w:r>
              <w:t>EN</w:t>
            </w:r>
          </w:p>
        </w:tc>
        <w:tc>
          <w:tcPr>
            <w:tcW w:w="793" w:type="dxa"/>
            <w:shd w:val="clear" w:color="auto" w:fill="F3F3F3"/>
            <w:vAlign w:val="center"/>
          </w:tcPr>
          <w:p w14:paraId="60889F1C" w14:textId="77777777" w:rsidR="00667BA9" w:rsidRPr="00D4120B" w:rsidRDefault="00667BA9" w:rsidP="00667BA9">
            <w:pPr>
              <w:pStyle w:val="TableHeadingB"/>
              <w:ind w:left="0"/>
            </w:pPr>
            <w:r>
              <w:t>C.LEN</w:t>
            </w:r>
          </w:p>
        </w:tc>
        <w:tc>
          <w:tcPr>
            <w:tcW w:w="1414" w:type="dxa"/>
            <w:shd w:val="clear" w:color="auto" w:fill="F3F3F3"/>
            <w:vAlign w:val="center"/>
          </w:tcPr>
          <w:p w14:paraId="744CEEB4" w14:textId="77777777" w:rsidR="00667BA9" w:rsidRPr="00D4120B" w:rsidRDefault="00667BA9" w:rsidP="00667BA9">
            <w:pPr>
              <w:pStyle w:val="TableHeadingB"/>
            </w:pPr>
            <w:r w:rsidRPr="00D4120B">
              <w:t>Value Set</w:t>
            </w:r>
          </w:p>
        </w:tc>
        <w:tc>
          <w:tcPr>
            <w:tcW w:w="4990" w:type="dxa"/>
            <w:shd w:val="clear" w:color="auto" w:fill="F3F3F3"/>
            <w:vAlign w:val="center"/>
          </w:tcPr>
          <w:p w14:paraId="466E610F" w14:textId="77777777" w:rsidR="00667BA9" w:rsidRPr="00D4120B" w:rsidRDefault="00667BA9" w:rsidP="00667BA9">
            <w:pPr>
              <w:pStyle w:val="TableHeadingB"/>
            </w:pPr>
            <w:r w:rsidRPr="00D4120B">
              <w:t>Comments</w:t>
            </w:r>
          </w:p>
        </w:tc>
      </w:tr>
      <w:tr w:rsidR="00667BA9" w:rsidRPr="00D4120B" w14:paraId="6D147147" w14:textId="77777777">
        <w:trPr>
          <w:cantSplit/>
          <w:jc w:val="center"/>
        </w:trPr>
        <w:tc>
          <w:tcPr>
            <w:tcW w:w="597" w:type="dxa"/>
          </w:tcPr>
          <w:p w14:paraId="53FC044C" w14:textId="77777777" w:rsidR="00667BA9" w:rsidRPr="00D4120B" w:rsidRDefault="00667BA9" w:rsidP="008F7891">
            <w:pPr>
              <w:pStyle w:val="TableContent"/>
            </w:pPr>
            <w:r w:rsidRPr="00D4120B">
              <w:t>1</w:t>
            </w:r>
          </w:p>
        </w:tc>
        <w:tc>
          <w:tcPr>
            <w:tcW w:w="2402" w:type="dxa"/>
          </w:tcPr>
          <w:p w14:paraId="063DCC20" w14:textId="77777777" w:rsidR="00667BA9" w:rsidRPr="00D4120B" w:rsidRDefault="00667BA9" w:rsidP="008F7891">
            <w:pPr>
              <w:pStyle w:val="TableContent"/>
            </w:pPr>
            <w:r w:rsidRPr="00D4120B">
              <w:t>Range Start Date/Time</w:t>
            </w:r>
          </w:p>
        </w:tc>
        <w:tc>
          <w:tcPr>
            <w:tcW w:w="628" w:type="dxa"/>
          </w:tcPr>
          <w:p w14:paraId="0BCCAC6A" w14:textId="77777777" w:rsidR="00667BA9" w:rsidRPr="00D4120B" w:rsidRDefault="00667BA9" w:rsidP="008F7891">
            <w:pPr>
              <w:pStyle w:val="TableContent"/>
            </w:pPr>
            <w:r w:rsidRPr="00D4120B">
              <w:t>TS</w:t>
            </w:r>
          </w:p>
        </w:tc>
        <w:tc>
          <w:tcPr>
            <w:tcW w:w="797" w:type="dxa"/>
          </w:tcPr>
          <w:p w14:paraId="45FF083E" w14:textId="77777777" w:rsidR="00667BA9" w:rsidRPr="00D4120B" w:rsidRDefault="00667BA9" w:rsidP="008F7891">
            <w:pPr>
              <w:pStyle w:val="TableContent"/>
            </w:pPr>
            <w:r w:rsidRPr="00D4120B">
              <w:t>R</w:t>
            </w:r>
            <w:r w:rsidR="005E780D">
              <w:t>E</w:t>
            </w:r>
          </w:p>
        </w:tc>
        <w:tc>
          <w:tcPr>
            <w:tcW w:w="673" w:type="dxa"/>
          </w:tcPr>
          <w:p w14:paraId="63EC1307" w14:textId="77777777" w:rsidR="00667BA9" w:rsidRPr="00D4120B" w:rsidRDefault="00667BA9" w:rsidP="008F7891">
            <w:pPr>
              <w:pStyle w:val="TableContent"/>
            </w:pPr>
          </w:p>
        </w:tc>
        <w:tc>
          <w:tcPr>
            <w:tcW w:w="793" w:type="dxa"/>
          </w:tcPr>
          <w:p w14:paraId="72A2F1F2" w14:textId="77777777" w:rsidR="00667BA9" w:rsidRPr="00D4120B" w:rsidRDefault="009A293D" w:rsidP="008F7891">
            <w:pPr>
              <w:pStyle w:val="TableContent"/>
            </w:pPr>
            <w:r>
              <w:t>#</w:t>
            </w:r>
          </w:p>
        </w:tc>
        <w:tc>
          <w:tcPr>
            <w:tcW w:w="1414" w:type="dxa"/>
          </w:tcPr>
          <w:p w14:paraId="7028BB29" w14:textId="77777777" w:rsidR="00667BA9" w:rsidRPr="00D4120B" w:rsidRDefault="00667BA9" w:rsidP="008F7891">
            <w:pPr>
              <w:pStyle w:val="TableContent"/>
            </w:pPr>
          </w:p>
        </w:tc>
        <w:tc>
          <w:tcPr>
            <w:tcW w:w="4990" w:type="dxa"/>
          </w:tcPr>
          <w:p w14:paraId="65A1039C" w14:textId="77777777" w:rsidR="00667BA9" w:rsidRPr="00D4120B" w:rsidRDefault="00667BA9" w:rsidP="008F7891">
            <w:pPr>
              <w:pStyle w:val="TableContent"/>
            </w:pPr>
            <w:del w:id="2065" w:author="Bob Yencha" w:date="2011-12-19T01:08:00Z">
              <w:r w:rsidRPr="00901817" w:rsidDel="00A06A48">
                <w:delText>To be addressed per field (in SPM)</w:delText>
              </w:r>
            </w:del>
          </w:p>
        </w:tc>
      </w:tr>
      <w:tr w:rsidR="00667BA9" w:rsidRPr="00D4120B" w14:paraId="60E01347" w14:textId="77777777">
        <w:trPr>
          <w:cantSplit/>
          <w:jc w:val="center"/>
        </w:trPr>
        <w:tc>
          <w:tcPr>
            <w:tcW w:w="597" w:type="dxa"/>
          </w:tcPr>
          <w:p w14:paraId="444AA96D" w14:textId="77777777" w:rsidR="00667BA9" w:rsidRPr="00D4120B" w:rsidRDefault="00667BA9" w:rsidP="008F7891">
            <w:pPr>
              <w:pStyle w:val="TableContent"/>
            </w:pPr>
            <w:r w:rsidRPr="00D4120B">
              <w:t>2</w:t>
            </w:r>
          </w:p>
        </w:tc>
        <w:tc>
          <w:tcPr>
            <w:tcW w:w="2402" w:type="dxa"/>
          </w:tcPr>
          <w:p w14:paraId="7F52A584" w14:textId="77777777" w:rsidR="00667BA9" w:rsidRPr="00D4120B" w:rsidRDefault="00667BA9" w:rsidP="008F7891">
            <w:pPr>
              <w:pStyle w:val="TableContent"/>
            </w:pPr>
            <w:r w:rsidRPr="00D4120B">
              <w:t>Range End Date/Time</w:t>
            </w:r>
          </w:p>
        </w:tc>
        <w:tc>
          <w:tcPr>
            <w:tcW w:w="628" w:type="dxa"/>
          </w:tcPr>
          <w:p w14:paraId="20A4C0E0" w14:textId="77777777" w:rsidR="00667BA9" w:rsidRPr="00D4120B" w:rsidRDefault="00667BA9" w:rsidP="008F7891">
            <w:pPr>
              <w:pStyle w:val="TableContent"/>
            </w:pPr>
            <w:r w:rsidRPr="00D4120B">
              <w:t>TS</w:t>
            </w:r>
          </w:p>
        </w:tc>
        <w:tc>
          <w:tcPr>
            <w:tcW w:w="797" w:type="dxa"/>
          </w:tcPr>
          <w:p w14:paraId="6B881808" w14:textId="77777777" w:rsidR="00667BA9" w:rsidRPr="00D4120B" w:rsidRDefault="00667BA9" w:rsidP="008F7891">
            <w:pPr>
              <w:pStyle w:val="TableContent"/>
            </w:pPr>
            <w:r w:rsidRPr="00D4120B">
              <w:t>RE</w:t>
            </w:r>
          </w:p>
        </w:tc>
        <w:tc>
          <w:tcPr>
            <w:tcW w:w="673" w:type="dxa"/>
          </w:tcPr>
          <w:p w14:paraId="5F0ECFC2" w14:textId="77777777" w:rsidR="00667BA9" w:rsidRPr="00D4120B" w:rsidRDefault="00667BA9" w:rsidP="008F7891">
            <w:pPr>
              <w:pStyle w:val="TableContent"/>
            </w:pPr>
          </w:p>
        </w:tc>
        <w:tc>
          <w:tcPr>
            <w:tcW w:w="793" w:type="dxa"/>
          </w:tcPr>
          <w:p w14:paraId="56453232" w14:textId="77777777" w:rsidR="00667BA9" w:rsidRPr="00D4120B" w:rsidRDefault="009A293D" w:rsidP="008F7891">
            <w:pPr>
              <w:pStyle w:val="TableContent"/>
            </w:pPr>
            <w:r>
              <w:t>#</w:t>
            </w:r>
          </w:p>
        </w:tc>
        <w:tc>
          <w:tcPr>
            <w:tcW w:w="1414" w:type="dxa"/>
          </w:tcPr>
          <w:p w14:paraId="37A39782" w14:textId="77777777" w:rsidR="00667BA9" w:rsidRPr="00D4120B" w:rsidRDefault="00667BA9" w:rsidP="008F7891">
            <w:pPr>
              <w:pStyle w:val="TableContent"/>
            </w:pPr>
          </w:p>
        </w:tc>
        <w:tc>
          <w:tcPr>
            <w:tcW w:w="4990" w:type="dxa"/>
          </w:tcPr>
          <w:p w14:paraId="19F82CEC" w14:textId="77777777" w:rsidR="00667BA9" w:rsidRPr="00D4120B" w:rsidRDefault="00667BA9" w:rsidP="008F7891">
            <w:pPr>
              <w:pStyle w:val="TableContent"/>
            </w:pPr>
          </w:p>
        </w:tc>
      </w:tr>
    </w:tbl>
    <w:p w14:paraId="0F5077D1" w14:textId="77777777" w:rsidR="002265F8" w:rsidRDefault="002265F8" w:rsidP="00084F3B">
      <w:pPr>
        <w:pStyle w:val="Heading2"/>
        <w:numPr>
          <w:ilvl w:val="1"/>
          <w:numId w:val="22"/>
        </w:numPr>
        <w:tabs>
          <w:tab w:val="left" w:pos="630"/>
        </w:tabs>
      </w:pPr>
      <w:bookmarkStart w:id="2066" w:name="_Toc206995622"/>
      <w:bookmarkStart w:id="2067" w:name="_Toc207005689"/>
      <w:bookmarkStart w:id="2068" w:name="_Toc207006598"/>
      <w:bookmarkStart w:id="2069" w:name="_Toc207093433"/>
      <w:bookmarkStart w:id="2070" w:name="_Toc207094339"/>
      <w:bookmarkStart w:id="2071" w:name="_Toc177091270"/>
      <w:bookmarkStart w:id="2072" w:name="_Toc189111957"/>
      <w:bookmarkEnd w:id="2066"/>
      <w:bookmarkEnd w:id="2067"/>
      <w:bookmarkEnd w:id="2068"/>
      <w:bookmarkEnd w:id="2069"/>
      <w:bookmarkEnd w:id="2070"/>
      <w:r w:rsidRPr="00D4120B">
        <w:t>DT – Date</w:t>
      </w:r>
      <w:bookmarkEnd w:id="2071"/>
      <w:bookmarkEnd w:id="2072"/>
    </w:p>
    <w:tbl>
      <w:tblPr>
        <w:tblW w:w="4942" w:type="pct"/>
        <w:jc w:val="center"/>
        <w:tblBorders>
          <w:top w:val="single" w:sz="12" w:space="0" w:color="943634"/>
          <w:bottom w:val="single" w:sz="12" w:space="0" w:color="943634"/>
          <w:insideH w:val="single" w:sz="12" w:space="0" w:color="943634"/>
        </w:tblBorders>
        <w:tblLayout w:type="fixed"/>
        <w:tblCellMar>
          <w:left w:w="86" w:type="dxa"/>
          <w:right w:w="86" w:type="dxa"/>
        </w:tblCellMar>
        <w:tblLook w:val="0000" w:firstRow="0" w:lastRow="0" w:firstColumn="0" w:lastColumn="0" w:noHBand="0" w:noVBand="0"/>
      </w:tblPr>
      <w:tblGrid>
        <w:gridCol w:w="581"/>
        <w:gridCol w:w="2394"/>
        <w:gridCol w:w="549"/>
        <w:gridCol w:w="873"/>
        <w:gridCol w:w="675"/>
        <w:gridCol w:w="783"/>
        <w:gridCol w:w="1440"/>
        <w:gridCol w:w="4973"/>
      </w:tblGrid>
      <w:tr w:rsidR="00B94B8C" w:rsidRPr="00D4120B" w14:paraId="4733F6AC" w14:textId="77777777">
        <w:trPr>
          <w:cantSplit/>
          <w:trHeight w:hRule="exact" w:val="360"/>
          <w:tblHeader/>
          <w:jc w:val="center"/>
        </w:trPr>
        <w:tc>
          <w:tcPr>
            <w:tcW w:w="12268" w:type="dxa"/>
            <w:gridSpan w:val="8"/>
            <w:shd w:val="clear" w:color="auto" w:fill="F3F3F3"/>
            <w:vAlign w:val="center"/>
          </w:tcPr>
          <w:p w14:paraId="1D114B6B" w14:textId="77777777" w:rsidR="00B94B8C" w:rsidRPr="002F0910" w:rsidRDefault="00B94B8C" w:rsidP="00B94B8C">
            <w:pPr>
              <w:pStyle w:val="Caption"/>
            </w:pPr>
            <w:bookmarkStart w:id="2073" w:name="_Toc189111871"/>
            <w:r>
              <w:t xml:space="preserve">Table </w:t>
            </w:r>
            <w:r w:rsidR="001C047D">
              <w:fldChar w:fldCharType="begin"/>
            </w:r>
            <w:r w:rsidR="001C047D">
              <w:instrText xml:space="preserve"> STYLEREF 1 \s </w:instrText>
            </w:r>
            <w:r w:rsidR="001C047D">
              <w:fldChar w:fldCharType="separate"/>
            </w:r>
            <w:r w:rsidR="002B0A1D">
              <w:rPr>
                <w:noProof/>
              </w:rPr>
              <w:t>2</w:t>
            </w:r>
            <w:r w:rsidR="001C047D">
              <w:rPr>
                <w:noProof/>
              </w:rPr>
              <w:fldChar w:fldCharType="end"/>
            </w:r>
            <w:r>
              <w:noBreakHyphen/>
            </w:r>
            <w:r w:rsidR="001C047D">
              <w:fldChar w:fldCharType="begin"/>
            </w:r>
            <w:r w:rsidR="001C047D">
              <w:instrText xml:space="preserve"> SEQ Table \* ARABIC \s 1 </w:instrText>
            </w:r>
            <w:r w:rsidR="001C047D">
              <w:fldChar w:fldCharType="separate"/>
            </w:r>
            <w:r w:rsidR="002B0A1D">
              <w:rPr>
                <w:noProof/>
              </w:rPr>
              <w:t>7</w:t>
            </w:r>
            <w:r w:rsidR="001C047D">
              <w:rPr>
                <w:noProof/>
              </w:rPr>
              <w:fldChar w:fldCharType="end"/>
            </w:r>
            <w:r>
              <w:t>. Date (DT)</w:t>
            </w:r>
            <w:bookmarkEnd w:id="2073"/>
          </w:p>
          <w:p w14:paraId="3B870E14" w14:textId="77777777" w:rsidR="00B94B8C" w:rsidRPr="00D4120B" w:rsidRDefault="00B94B8C" w:rsidP="00667BA9">
            <w:pPr>
              <w:pStyle w:val="TableHeadingB"/>
              <w:ind w:left="0"/>
            </w:pPr>
          </w:p>
        </w:tc>
      </w:tr>
      <w:tr w:rsidR="00667BA9" w:rsidRPr="00D4120B" w14:paraId="0515E688" w14:textId="77777777">
        <w:trPr>
          <w:cantSplit/>
          <w:trHeight w:hRule="exact" w:val="360"/>
          <w:tblHeader/>
          <w:jc w:val="center"/>
        </w:trPr>
        <w:tc>
          <w:tcPr>
            <w:tcW w:w="581" w:type="dxa"/>
            <w:shd w:val="clear" w:color="auto" w:fill="F3F3F3"/>
            <w:vAlign w:val="center"/>
          </w:tcPr>
          <w:p w14:paraId="2F8B036B" w14:textId="77777777" w:rsidR="00667BA9" w:rsidRPr="00D4120B" w:rsidRDefault="00667BA9" w:rsidP="00667BA9">
            <w:pPr>
              <w:pStyle w:val="TableHeadingB"/>
              <w:ind w:left="0"/>
            </w:pPr>
            <w:r w:rsidRPr="00D4120B">
              <w:t>SEQ</w:t>
            </w:r>
          </w:p>
        </w:tc>
        <w:tc>
          <w:tcPr>
            <w:tcW w:w="2394" w:type="dxa"/>
            <w:shd w:val="clear" w:color="auto" w:fill="F3F3F3"/>
            <w:vAlign w:val="center"/>
          </w:tcPr>
          <w:p w14:paraId="030EFF09" w14:textId="77777777" w:rsidR="00667BA9" w:rsidRPr="00D4120B" w:rsidRDefault="00667BA9" w:rsidP="00667BA9">
            <w:pPr>
              <w:pStyle w:val="TableHeadingB"/>
              <w:ind w:left="0"/>
            </w:pPr>
            <w:r w:rsidRPr="00D4120B">
              <w:t>Component Name</w:t>
            </w:r>
          </w:p>
        </w:tc>
        <w:tc>
          <w:tcPr>
            <w:tcW w:w="549" w:type="dxa"/>
            <w:shd w:val="clear" w:color="auto" w:fill="F3F3F3"/>
            <w:vAlign w:val="center"/>
          </w:tcPr>
          <w:p w14:paraId="715AA39B" w14:textId="77777777" w:rsidR="00667BA9" w:rsidRDefault="00667BA9" w:rsidP="00667BA9">
            <w:pPr>
              <w:pStyle w:val="TableHeadingB"/>
              <w:ind w:left="0"/>
            </w:pPr>
            <w:r w:rsidRPr="00D4120B">
              <w:t>DT</w:t>
            </w:r>
          </w:p>
        </w:tc>
        <w:tc>
          <w:tcPr>
            <w:tcW w:w="873" w:type="dxa"/>
            <w:shd w:val="clear" w:color="auto" w:fill="F3F3F3"/>
            <w:vAlign w:val="center"/>
          </w:tcPr>
          <w:p w14:paraId="3D435903" w14:textId="77777777" w:rsidR="00667BA9" w:rsidRPr="00D4120B" w:rsidRDefault="00667BA9" w:rsidP="00667BA9">
            <w:pPr>
              <w:pStyle w:val="TableHeadingB"/>
              <w:ind w:left="0"/>
            </w:pPr>
            <w:r>
              <w:t>Us</w:t>
            </w:r>
            <w:ins w:id="2074" w:author="Swain, Ashley" w:date="2011-11-27T20:58:00Z">
              <w:r w:rsidR="00AA7E62">
                <w:t>ag</w:t>
              </w:r>
            </w:ins>
            <w:r>
              <w:t>e</w:t>
            </w:r>
          </w:p>
        </w:tc>
        <w:tc>
          <w:tcPr>
            <w:tcW w:w="675" w:type="dxa"/>
            <w:shd w:val="clear" w:color="auto" w:fill="F3F3F3"/>
            <w:vAlign w:val="center"/>
          </w:tcPr>
          <w:p w14:paraId="5BBAA1A1" w14:textId="77777777" w:rsidR="00667BA9" w:rsidRPr="00D4120B" w:rsidRDefault="00667BA9" w:rsidP="00667BA9">
            <w:pPr>
              <w:pStyle w:val="TableHeadingB"/>
              <w:ind w:left="0"/>
            </w:pPr>
            <w:r w:rsidRPr="00D4120B">
              <w:t>LEN</w:t>
            </w:r>
          </w:p>
        </w:tc>
        <w:tc>
          <w:tcPr>
            <w:tcW w:w="783" w:type="dxa"/>
            <w:shd w:val="clear" w:color="auto" w:fill="F3F3F3"/>
            <w:vAlign w:val="center"/>
          </w:tcPr>
          <w:p w14:paraId="21D779A7" w14:textId="77777777" w:rsidR="00667BA9" w:rsidRPr="00D4120B" w:rsidRDefault="00667BA9" w:rsidP="00667BA9">
            <w:pPr>
              <w:pStyle w:val="TableHeadingB"/>
              <w:ind w:left="0"/>
            </w:pPr>
            <w:r>
              <w:t>C.LEN</w:t>
            </w:r>
          </w:p>
        </w:tc>
        <w:tc>
          <w:tcPr>
            <w:tcW w:w="1440" w:type="dxa"/>
            <w:shd w:val="clear" w:color="auto" w:fill="F3F3F3"/>
            <w:vAlign w:val="center"/>
          </w:tcPr>
          <w:p w14:paraId="6262BF2D" w14:textId="77777777" w:rsidR="00667BA9" w:rsidRPr="00D4120B" w:rsidRDefault="00667BA9" w:rsidP="00667BA9">
            <w:pPr>
              <w:pStyle w:val="TableHeadingB"/>
              <w:ind w:left="0"/>
            </w:pPr>
            <w:r w:rsidRPr="00D4120B">
              <w:t>Value Set</w:t>
            </w:r>
          </w:p>
        </w:tc>
        <w:tc>
          <w:tcPr>
            <w:tcW w:w="4973" w:type="dxa"/>
            <w:shd w:val="clear" w:color="auto" w:fill="F3F3F3"/>
            <w:vAlign w:val="center"/>
          </w:tcPr>
          <w:p w14:paraId="014D1471" w14:textId="77777777" w:rsidR="00667BA9" w:rsidRPr="00D4120B" w:rsidRDefault="00667BA9" w:rsidP="00667BA9">
            <w:pPr>
              <w:pStyle w:val="TableHeadingB"/>
              <w:ind w:left="0"/>
            </w:pPr>
            <w:r w:rsidRPr="00D4120B">
              <w:t>Comments</w:t>
            </w:r>
          </w:p>
        </w:tc>
      </w:tr>
      <w:tr w:rsidR="00667BA9" w:rsidRPr="00D4120B" w14:paraId="182EC924" w14:textId="77777777">
        <w:trPr>
          <w:cantSplit/>
          <w:jc w:val="center"/>
        </w:trPr>
        <w:tc>
          <w:tcPr>
            <w:tcW w:w="581" w:type="dxa"/>
          </w:tcPr>
          <w:p w14:paraId="34399AB8" w14:textId="77777777" w:rsidR="00667BA9" w:rsidRPr="00D4120B" w:rsidRDefault="00667BA9" w:rsidP="008F7891">
            <w:pPr>
              <w:pStyle w:val="TableContent"/>
            </w:pPr>
            <w:r w:rsidRPr="00D4120B">
              <w:t>1</w:t>
            </w:r>
          </w:p>
        </w:tc>
        <w:tc>
          <w:tcPr>
            <w:tcW w:w="2394" w:type="dxa"/>
          </w:tcPr>
          <w:p w14:paraId="20F1435E" w14:textId="77777777" w:rsidR="00667BA9" w:rsidRPr="00D4120B" w:rsidRDefault="00667BA9" w:rsidP="008F7891">
            <w:pPr>
              <w:pStyle w:val="TableContent"/>
            </w:pPr>
            <w:r w:rsidRPr="00D4120B">
              <w:t>Date</w:t>
            </w:r>
          </w:p>
        </w:tc>
        <w:tc>
          <w:tcPr>
            <w:tcW w:w="549" w:type="dxa"/>
          </w:tcPr>
          <w:p w14:paraId="62B24261" w14:textId="77777777" w:rsidR="00667BA9" w:rsidRPr="00D4120B" w:rsidRDefault="00667BA9" w:rsidP="008F7891">
            <w:pPr>
              <w:pStyle w:val="TableContent"/>
            </w:pPr>
            <w:r w:rsidRPr="00D4120B">
              <w:t>-</w:t>
            </w:r>
          </w:p>
        </w:tc>
        <w:tc>
          <w:tcPr>
            <w:tcW w:w="873" w:type="dxa"/>
          </w:tcPr>
          <w:p w14:paraId="6BA96188" w14:textId="77777777" w:rsidR="00667BA9" w:rsidRPr="00D4120B" w:rsidRDefault="00667BA9" w:rsidP="008F7891">
            <w:pPr>
              <w:pStyle w:val="TableContent"/>
            </w:pPr>
            <w:r w:rsidRPr="00D4120B">
              <w:t>R</w:t>
            </w:r>
          </w:p>
        </w:tc>
        <w:tc>
          <w:tcPr>
            <w:tcW w:w="675" w:type="dxa"/>
          </w:tcPr>
          <w:p w14:paraId="5C0FA247" w14:textId="77777777" w:rsidR="00667BA9" w:rsidRPr="00D4120B" w:rsidRDefault="00667BA9" w:rsidP="008F7891">
            <w:pPr>
              <w:pStyle w:val="TableContent"/>
            </w:pPr>
            <w:r w:rsidRPr="00D4120B">
              <w:t>4..8</w:t>
            </w:r>
          </w:p>
        </w:tc>
        <w:tc>
          <w:tcPr>
            <w:tcW w:w="783" w:type="dxa"/>
          </w:tcPr>
          <w:p w14:paraId="5ED17201" w14:textId="77777777" w:rsidR="00667BA9" w:rsidRPr="00D4120B" w:rsidRDefault="00116C72" w:rsidP="008F7891">
            <w:pPr>
              <w:pStyle w:val="TableContent"/>
            </w:pPr>
            <w:r>
              <w:t>=</w:t>
            </w:r>
          </w:p>
        </w:tc>
        <w:tc>
          <w:tcPr>
            <w:tcW w:w="1440" w:type="dxa"/>
          </w:tcPr>
          <w:p w14:paraId="240F8601" w14:textId="77777777" w:rsidR="00667BA9" w:rsidRPr="00D4120B" w:rsidRDefault="00667BA9" w:rsidP="008F7891">
            <w:pPr>
              <w:pStyle w:val="TableContent"/>
            </w:pPr>
          </w:p>
        </w:tc>
        <w:tc>
          <w:tcPr>
            <w:tcW w:w="4973" w:type="dxa"/>
          </w:tcPr>
          <w:p w14:paraId="02948E96" w14:textId="77777777" w:rsidR="00667BA9" w:rsidRPr="00D4120B" w:rsidRDefault="00667BA9" w:rsidP="008F7891">
            <w:pPr>
              <w:pStyle w:val="TableContent"/>
            </w:pPr>
            <w:r w:rsidRPr="00D4120B">
              <w:t>Format:  YYYY[MM[DD]]</w:t>
            </w:r>
          </w:p>
        </w:tc>
      </w:tr>
    </w:tbl>
    <w:p w14:paraId="55E729D8" w14:textId="77777777" w:rsidR="00667BA9" w:rsidRPr="008606A6" w:rsidRDefault="00667BA9" w:rsidP="00084F3B">
      <w:pPr>
        <w:pStyle w:val="Heading2"/>
        <w:numPr>
          <w:ilvl w:val="1"/>
          <w:numId w:val="22"/>
        </w:numPr>
        <w:tabs>
          <w:tab w:val="left" w:pos="630"/>
        </w:tabs>
      </w:pPr>
      <w:bookmarkStart w:id="2075" w:name="_Toc206995624"/>
      <w:bookmarkStart w:id="2076" w:name="_Toc207005691"/>
      <w:bookmarkStart w:id="2077" w:name="_Toc207006600"/>
      <w:bookmarkStart w:id="2078" w:name="_Toc207093435"/>
      <w:bookmarkStart w:id="2079" w:name="_Toc207094341"/>
      <w:bookmarkStart w:id="2080" w:name="_Ref536696707"/>
      <w:bookmarkStart w:id="2081" w:name="_Toc496476"/>
      <w:bookmarkStart w:id="2082" w:name="_Toc524823"/>
      <w:bookmarkStart w:id="2083" w:name="_Toc1802406"/>
      <w:bookmarkStart w:id="2084" w:name="_Toc22448401"/>
      <w:bookmarkStart w:id="2085" w:name="_Toc22697593"/>
      <w:bookmarkStart w:id="2086" w:name="_Toc24273628"/>
      <w:bookmarkStart w:id="2087" w:name="_Toc164763611"/>
      <w:bookmarkStart w:id="2088" w:name="_Toc171137801"/>
      <w:bookmarkStart w:id="2089" w:name="_Toc207005692"/>
      <w:bookmarkStart w:id="2090" w:name="_Toc189111958"/>
      <w:bookmarkEnd w:id="2075"/>
      <w:bookmarkEnd w:id="2076"/>
      <w:bookmarkEnd w:id="2077"/>
      <w:bookmarkEnd w:id="2078"/>
      <w:bookmarkEnd w:id="2079"/>
      <w:r w:rsidRPr="008606A6">
        <w:t>DTM – Date/Time</w:t>
      </w:r>
      <w:bookmarkEnd w:id="2080"/>
      <w:bookmarkEnd w:id="2081"/>
      <w:bookmarkEnd w:id="2082"/>
      <w:bookmarkEnd w:id="2083"/>
      <w:bookmarkEnd w:id="2084"/>
      <w:bookmarkEnd w:id="2085"/>
      <w:bookmarkEnd w:id="2086"/>
      <w:bookmarkEnd w:id="2087"/>
      <w:bookmarkEnd w:id="2088"/>
      <w:bookmarkEnd w:id="2089"/>
      <w:bookmarkEnd w:id="2090"/>
      <w:r w:rsidRPr="008606A6">
        <w:t xml:space="preserve"> </w:t>
      </w:r>
    </w:p>
    <w:tbl>
      <w:tblPr>
        <w:tblW w:w="4948" w:type="pct"/>
        <w:jc w:val="center"/>
        <w:tblBorders>
          <w:top w:val="single" w:sz="12" w:space="0" w:color="943634"/>
          <w:bottom w:val="single" w:sz="12" w:space="0" w:color="943634"/>
          <w:insideH w:val="single" w:sz="12" w:space="0" w:color="943634"/>
        </w:tblBorders>
        <w:tblLayout w:type="fixed"/>
        <w:tblCellMar>
          <w:left w:w="86" w:type="dxa"/>
          <w:right w:w="86" w:type="dxa"/>
        </w:tblCellMar>
        <w:tblLook w:val="0000" w:firstRow="0" w:lastRow="0" w:firstColumn="0" w:lastColumn="0" w:noHBand="0" w:noVBand="0"/>
      </w:tblPr>
      <w:tblGrid>
        <w:gridCol w:w="585"/>
        <w:gridCol w:w="2403"/>
        <w:gridCol w:w="544"/>
        <w:gridCol w:w="869"/>
        <w:gridCol w:w="693"/>
        <w:gridCol w:w="783"/>
        <w:gridCol w:w="1440"/>
        <w:gridCol w:w="4966"/>
      </w:tblGrid>
      <w:tr w:rsidR="00B94B8C" w:rsidRPr="00B94B8C" w14:paraId="649CE5BB" w14:textId="77777777">
        <w:trPr>
          <w:cantSplit/>
          <w:trHeight w:val="360"/>
          <w:tblHeader/>
          <w:jc w:val="center"/>
        </w:trPr>
        <w:tc>
          <w:tcPr>
            <w:tcW w:w="12283" w:type="dxa"/>
            <w:gridSpan w:val="8"/>
            <w:shd w:val="clear" w:color="auto" w:fill="F3F3F3"/>
            <w:vAlign w:val="center"/>
          </w:tcPr>
          <w:p w14:paraId="203D240E" w14:textId="77777777" w:rsidR="00B94B8C" w:rsidRPr="00D4120B" w:rsidRDefault="00B94B8C" w:rsidP="00B94B8C">
            <w:pPr>
              <w:pStyle w:val="Caption"/>
            </w:pPr>
            <w:bookmarkStart w:id="2091" w:name="_Toc189111872"/>
            <w:r>
              <w:t xml:space="preserve">Table </w:t>
            </w:r>
            <w:r w:rsidR="001C047D">
              <w:fldChar w:fldCharType="begin"/>
            </w:r>
            <w:r w:rsidR="001C047D">
              <w:instrText xml:space="preserve"> STYLEREF 1 \s </w:instrText>
            </w:r>
            <w:r w:rsidR="001C047D">
              <w:fldChar w:fldCharType="separate"/>
            </w:r>
            <w:r w:rsidR="002B0A1D">
              <w:rPr>
                <w:noProof/>
              </w:rPr>
              <w:t>2</w:t>
            </w:r>
            <w:r w:rsidR="001C047D">
              <w:rPr>
                <w:noProof/>
              </w:rPr>
              <w:fldChar w:fldCharType="end"/>
            </w:r>
            <w:r>
              <w:noBreakHyphen/>
            </w:r>
            <w:r w:rsidR="001C047D">
              <w:fldChar w:fldCharType="begin"/>
            </w:r>
            <w:r w:rsidR="001C047D">
              <w:instrText xml:space="preserve"> SEQ Table \* ARABIC \s 1 </w:instrText>
            </w:r>
            <w:r w:rsidR="001C047D">
              <w:fldChar w:fldCharType="separate"/>
            </w:r>
            <w:r w:rsidR="002B0A1D">
              <w:rPr>
                <w:noProof/>
              </w:rPr>
              <w:t>8</w:t>
            </w:r>
            <w:r w:rsidR="001C047D">
              <w:rPr>
                <w:noProof/>
              </w:rPr>
              <w:fldChar w:fldCharType="end"/>
            </w:r>
            <w:r>
              <w:t>. Date/Time (DTM)</w:t>
            </w:r>
            <w:bookmarkEnd w:id="2091"/>
          </w:p>
        </w:tc>
      </w:tr>
      <w:tr w:rsidR="00667BA9" w:rsidRPr="00D4120B" w14:paraId="36A5181A" w14:textId="77777777">
        <w:trPr>
          <w:cantSplit/>
          <w:trHeight w:val="360"/>
          <w:tblHeader/>
          <w:jc w:val="center"/>
        </w:trPr>
        <w:tc>
          <w:tcPr>
            <w:tcW w:w="585" w:type="dxa"/>
            <w:shd w:val="clear" w:color="auto" w:fill="F3F3F3"/>
            <w:vAlign w:val="center"/>
          </w:tcPr>
          <w:p w14:paraId="72261D0F" w14:textId="77777777" w:rsidR="00667BA9" w:rsidRPr="00D4120B" w:rsidRDefault="00667BA9" w:rsidP="00667BA9">
            <w:pPr>
              <w:pStyle w:val="TableHeadingB"/>
              <w:ind w:left="0"/>
            </w:pPr>
            <w:r w:rsidRPr="00D4120B">
              <w:t>SEQ</w:t>
            </w:r>
          </w:p>
        </w:tc>
        <w:tc>
          <w:tcPr>
            <w:tcW w:w="2403" w:type="dxa"/>
            <w:shd w:val="clear" w:color="auto" w:fill="F3F3F3"/>
            <w:vAlign w:val="center"/>
          </w:tcPr>
          <w:p w14:paraId="3B35B865" w14:textId="77777777" w:rsidR="00667BA9" w:rsidRPr="00D4120B" w:rsidRDefault="00667BA9" w:rsidP="00667BA9">
            <w:pPr>
              <w:pStyle w:val="TableHeadingB"/>
              <w:ind w:left="0"/>
            </w:pPr>
            <w:r w:rsidRPr="00D4120B">
              <w:t>Component Name</w:t>
            </w:r>
          </w:p>
        </w:tc>
        <w:tc>
          <w:tcPr>
            <w:tcW w:w="544" w:type="dxa"/>
            <w:shd w:val="clear" w:color="auto" w:fill="F3F3F3"/>
            <w:vAlign w:val="center"/>
          </w:tcPr>
          <w:p w14:paraId="16EFBC8E" w14:textId="77777777" w:rsidR="00667BA9" w:rsidRPr="00D4120B" w:rsidRDefault="00667BA9" w:rsidP="00667BA9">
            <w:pPr>
              <w:pStyle w:val="TableHeadingB"/>
            </w:pPr>
            <w:r w:rsidRPr="00D4120B">
              <w:t>DT</w:t>
            </w:r>
          </w:p>
        </w:tc>
        <w:tc>
          <w:tcPr>
            <w:tcW w:w="869" w:type="dxa"/>
            <w:shd w:val="clear" w:color="auto" w:fill="F3F3F3"/>
            <w:vAlign w:val="center"/>
          </w:tcPr>
          <w:p w14:paraId="06216077" w14:textId="77777777" w:rsidR="00667BA9" w:rsidRPr="00D4120B" w:rsidRDefault="00667BA9" w:rsidP="00667BA9">
            <w:pPr>
              <w:pStyle w:val="TableHeadingB"/>
            </w:pPr>
            <w:r>
              <w:t>Us</w:t>
            </w:r>
            <w:ins w:id="2092" w:author="Swain, Ashley" w:date="2011-11-27T20:59:00Z">
              <w:r w:rsidR="00AA7E62">
                <w:t>ag</w:t>
              </w:r>
            </w:ins>
            <w:r>
              <w:t>e</w:t>
            </w:r>
          </w:p>
        </w:tc>
        <w:tc>
          <w:tcPr>
            <w:tcW w:w="693" w:type="dxa"/>
            <w:shd w:val="clear" w:color="auto" w:fill="F3F3F3"/>
            <w:vAlign w:val="center"/>
          </w:tcPr>
          <w:p w14:paraId="497E76A5" w14:textId="77777777" w:rsidR="00667BA9" w:rsidDel="00DF7A7C" w:rsidRDefault="00667BA9" w:rsidP="00667BA9">
            <w:pPr>
              <w:pStyle w:val="TableHeadingB"/>
              <w:ind w:left="0"/>
            </w:pPr>
            <w:r w:rsidRPr="00D4120B">
              <w:t>LEN</w:t>
            </w:r>
          </w:p>
        </w:tc>
        <w:tc>
          <w:tcPr>
            <w:tcW w:w="783" w:type="dxa"/>
            <w:shd w:val="clear" w:color="auto" w:fill="F3F3F3"/>
            <w:vAlign w:val="center"/>
          </w:tcPr>
          <w:p w14:paraId="139A6160" w14:textId="77777777" w:rsidR="00667BA9" w:rsidDel="00DF7A7C" w:rsidRDefault="00667BA9" w:rsidP="00667BA9">
            <w:pPr>
              <w:pStyle w:val="TableHeadingB"/>
              <w:ind w:left="0"/>
            </w:pPr>
            <w:r>
              <w:t>C.LEN</w:t>
            </w:r>
          </w:p>
        </w:tc>
        <w:tc>
          <w:tcPr>
            <w:tcW w:w="1440" w:type="dxa"/>
            <w:shd w:val="clear" w:color="auto" w:fill="F3F3F3"/>
            <w:vAlign w:val="center"/>
          </w:tcPr>
          <w:p w14:paraId="249653A7" w14:textId="77777777" w:rsidR="00667BA9" w:rsidRPr="00D4120B" w:rsidRDefault="00667BA9" w:rsidP="00667BA9">
            <w:pPr>
              <w:pStyle w:val="TableHeadingB"/>
              <w:ind w:left="0"/>
            </w:pPr>
            <w:r w:rsidRPr="00D4120B">
              <w:t>Value Set</w:t>
            </w:r>
          </w:p>
        </w:tc>
        <w:tc>
          <w:tcPr>
            <w:tcW w:w="4966" w:type="dxa"/>
            <w:shd w:val="clear" w:color="auto" w:fill="F3F3F3"/>
            <w:vAlign w:val="center"/>
          </w:tcPr>
          <w:p w14:paraId="3613F4DA" w14:textId="77777777" w:rsidR="00667BA9" w:rsidRPr="00D4120B" w:rsidRDefault="00667BA9" w:rsidP="00667BA9">
            <w:pPr>
              <w:pStyle w:val="TableHeadingB"/>
              <w:ind w:left="0"/>
            </w:pPr>
            <w:r w:rsidRPr="00D4120B">
              <w:t>Comments</w:t>
            </w:r>
          </w:p>
        </w:tc>
      </w:tr>
      <w:tr w:rsidR="00667BA9" w:rsidRPr="00D4120B" w14:paraId="4B4DF2C8" w14:textId="77777777">
        <w:trPr>
          <w:cantSplit/>
          <w:jc w:val="center"/>
        </w:trPr>
        <w:tc>
          <w:tcPr>
            <w:tcW w:w="585" w:type="dxa"/>
          </w:tcPr>
          <w:p w14:paraId="769A6D2A" w14:textId="77777777" w:rsidR="00667BA9" w:rsidRPr="00D4120B" w:rsidRDefault="00667BA9" w:rsidP="008F7891">
            <w:pPr>
              <w:pStyle w:val="TableContent"/>
            </w:pPr>
            <w:r w:rsidRPr="00D4120B">
              <w:t>1</w:t>
            </w:r>
          </w:p>
        </w:tc>
        <w:tc>
          <w:tcPr>
            <w:tcW w:w="2403" w:type="dxa"/>
          </w:tcPr>
          <w:p w14:paraId="1D5AEEA7" w14:textId="77777777" w:rsidR="00667BA9" w:rsidRPr="00D4120B" w:rsidRDefault="00667BA9" w:rsidP="008F7891">
            <w:pPr>
              <w:pStyle w:val="TableContent"/>
            </w:pPr>
            <w:r w:rsidRPr="00D4120B">
              <w:t xml:space="preserve">Date/Time </w:t>
            </w:r>
          </w:p>
        </w:tc>
        <w:tc>
          <w:tcPr>
            <w:tcW w:w="544" w:type="dxa"/>
          </w:tcPr>
          <w:p w14:paraId="44824307" w14:textId="77777777" w:rsidR="00667BA9" w:rsidRPr="00D4120B" w:rsidRDefault="00667BA9" w:rsidP="008F7891">
            <w:pPr>
              <w:pStyle w:val="TableContent"/>
            </w:pPr>
            <w:r w:rsidRPr="00D4120B">
              <w:t>-</w:t>
            </w:r>
          </w:p>
        </w:tc>
        <w:tc>
          <w:tcPr>
            <w:tcW w:w="869" w:type="dxa"/>
          </w:tcPr>
          <w:p w14:paraId="54522C86" w14:textId="77777777" w:rsidR="00667BA9" w:rsidRPr="00D4120B" w:rsidRDefault="00667BA9" w:rsidP="008F7891">
            <w:pPr>
              <w:pStyle w:val="TableContent"/>
            </w:pPr>
            <w:r w:rsidRPr="00D4120B">
              <w:t>R</w:t>
            </w:r>
          </w:p>
        </w:tc>
        <w:tc>
          <w:tcPr>
            <w:tcW w:w="693" w:type="dxa"/>
          </w:tcPr>
          <w:p w14:paraId="6F82E75F" w14:textId="77777777" w:rsidR="00667BA9" w:rsidRPr="00D4120B" w:rsidRDefault="00667BA9" w:rsidP="008F7891">
            <w:pPr>
              <w:pStyle w:val="TableContent"/>
            </w:pPr>
            <w:r w:rsidRPr="00D4120B">
              <w:t>4..24</w:t>
            </w:r>
          </w:p>
        </w:tc>
        <w:tc>
          <w:tcPr>
            <w:tcW w:w="783" w:type="dxa"/>
          </w:tcPr>
          <w:p w14:paraId="0BF3076C" w14:textId="77777777" w:rsidR="00667BA9" w:rsidRPr="00D4120B" w:rsidRDefault="002738C0" w:rsidP="008F7891">
            <w:pPr>
              <w:pStyle w:val="TableContent"/>
            </w:pPr>
            <w:r>
              <w:t>=</w:t>
            </w:r>
          </w:p>
        </w:tc>
        <w:tc>
          <w:tcPr>
            <w:tcW w:w="1440" w:type="dxa"/>
          </w:tcPr>
          <w:p w14:paraId="057080E5" w14:textId="77777777" w:rsidR="00667BA9" w:rsidRPr="00D4120B" w:rsidRDefault="00667BA9" w:rsidP="008F7891">
            <w:pPr>
              <w:pStyle w:val="TableContent"/>
            </w:pPr>
          </w:p>
        </w:tc>
        <w:tc>
          <w:tcPr>
            <w:tcW w:w="4966" w:type="dxa"/>
          </w:tcPr>
          <w:p w14:paraId="480D8FAE" w14:textId="77777777" w:rsidR="00667BA9" w:rsidRPr="00D4120B" w:rsidRDefault="00667BA9" w:rsidP="008F7891">
            <w:pPr>
              <w:pStyle w:val="TableContent"/>
            </w:pPr>
            <w:r w:rsidRPr="00D4120B">
              <w:t>Format: YYYY[MM[DD[HH[MM[SS[.S[S[S[S]]]]]]]]][+/-ZZZZ]</w:t>
            </w:r>
          </w:p>
        </w:tc>
      </w:tr>
    </w:tbl>
    <w:p w14:paraId="0867C411" w14:textId="77777777" w:rsidR="002265F8" w:rsidRPr="00421D3E" w:rsidRDefault="005A1C80" w:rsidP="002265F8">
      <w:pPr>
        <w:pStyle w:val="UsageNote"/>
      </w:pPr>
      <w:bookmarkStart w:id="2093" w:name="_Toc171137802"/>
      <w:bookmarkStart w:id="2094" w:name="_Toc207005693"/>
      <w:r w:rsidRPr="005A1C80">
        <w:t>Usage Note</w:t>
      </w:r>
    </w:p>
    <w:p w14:paraId="0FD978C0" w14:textId="77777777" w:rsidR="000202BA" w:rsidRDefault="002265F8" w:rsidP="000202BA">
      <w:pPr>
        <w:pStyle w:val="ConfStmt"/>
      </w:pPr>
      <w:r w:rsidRPr="00D4120B">
        <w:t>It is strongly recommended that the time zone offset always be included in the DTM particularly if the granularity includes hours, minutes, seconds, etc</w:t>
      </w:r>
      <w:r w:rsidR="00400CF4">
        <w:t xml:space="preserve">. </w:t>
      </w:r>
      <w:r w:rsidRPr="00D4120B">
        <w:t>Specific fields in this implementation guide may require Date/Time to a specific level of granularity, which may require the time zone offset.</w:t>
      </w:r>
      <w:r>
        <w:t xml:space="preserve"> The granularity of the DTM as well as whether the time zone offset is required or recommended is set for each field separately in the comments section.</w:t>
      </w:r>
      <w:r w:rsidR="000202BA" w:rsidRPr="000202BA">
        <w:t xml:space="preserve"> </w:t>
      </w:r>
    </w:p>
    <w:p w14:paraId="24FA168C" w14:textId="77777777" w:rsidR="00667BA9" w:rsidRPr="008606A6" w:rsidRDefault="00667BA9" w:rsidP="00084F3B">
      <w:pPr>
        <w:pStyle w:val="Heading2"/>
        <w:numPr>
          <w:ilvl w:val="1"/>
          <w:numId w:val="22"/>
        </w:numPr>
        <w:tabs>
          <w:tab w:val="left" w:pos="630"/>
        </w:tabs>
      </w:pPr>
      <w:bookmarkStart w:id="2095" w:name="_Toc189111959"/>
      <w:r w:rsidRPr="008606A6">
        <w:t>ED – Encapsulated Data</w:t>
      </w:r>
      <w:bookmarkEnd w:id="2093"/>
      <w:bookmarkEnd w:id="2094"/>
      <w:bookmarkEnd w:id="2095"/>
    </w:p>
    <w:tbl>
      <w:tblPr>
        <w:tblW w:w="0" w:type="auto"/>
        <w:jc w:val="center"/>
        <w:tblBorders>
          <w:top w:val="single" w:sz="12" w:space="0" w:color="943634"/>
          <w:bottom w:val="single" w:sz="12" w:space="0" w:color="943634"/>
          <w:insideH w:val="single" w:sz="12" w:space="0" w:color="943634"/>
        </w:tblBorders>
        <w:tblLayout w:type="fixed"/>
        <w:tblCellMar>
          <w:left w:w="58" w:type="dxa"/>
          <w:right w:w="58" w:type="dxa"/>
        </w:tblCellMar>
        <w:tblLook w:val="0000" w:firstRow="0" w:lastRow="0" w:firstColumn="0" w:lastColumn="0" w:noHBand="0" w:noVBand="0"/>
      </w:tblPr>
      <w:tblGrid>
        <w:gridCol w:w="549"/>
        <w:gridCol w:w="2403"/>
        <w:gridCol w:w="576"/>
        <w:gridCol w:w="846"/>
        <w:gridCol w:w="675"/>
        <w:gridCol w:w="1278"/>
        <w:gridCol w:w="1603"/>
        <w:gridCol w:w="4346"/>
      </w:tblGrid>
      <w:tr w:rsidR="009F3D3A" w:rsidRPr="00D4120B" w14:paraId="417D2021" w14:textId="77777777">
        <w:trPr>
          <w:cantSplit/>
          <w:trHeight w:hRule="exact" w:val="360"/>
          <w:tblHeader/>
          <w:jc w:val="center"/>
        </w:trPr>
        <w:tc>
          <w:tcPr>
            <w:tcW w:w="12276" w:type="dxa"/>
            <w:gridSpan w:val="8"/>
            <w:shd w:val="clear" w:color="auto" w:fill="F3F3F3"/>
            <w:vAlign w:val="center"/>
          </w:tcPr>
          <w:p w14:paraId="293FC690" w14:textId="77777777" w:rsidR="009F3D3A" w:rsidRDefault="009F3D3A" w:rsidP="009F3D3A">
            <w:pPr>
              <w:pStyle w:val="Caption"/>
            </w:pPr>
            <w:bookmarkStart w:id="2096" w:name="_Toc189111873"/>
            <w:r>
              <w:t xml:space="preserve">Table </w:t>
            </w:r>
            <w:r w:rsidR="001C047D">
              <w:fldChar w:fldCharType="begin"/>
            </w:r>
            <w:r w:rsidR="001C047D">
              <w:instrText xml:space="preserve"> STYLEREF 1 \s </w:instrText>
            </w:r>
            <w:r w:rsidR="001C047D">
              <w:fldChar w:fldCharType="separate"/>
            </w:r>
            <w:r w:rsidR="002B0A1D">
              <w:rPr>
                <w:noProof/>
              </w:rPr>
              <w:t>2</w:t>
            </w:r>
            <w:r w:rsidR="001C047D">
              <w:rPr>
                <w:noProof/>
              </w:rPr>
              <w:fldChar w:fldCharType="end"/>
            </w:r>
            <w:r>
              <w:noBreakHyphen/>
            </w:r>
            <w:r w:rsidR="001C047D">
              <w:fldChar w:fldCharType="begin"/>
            </w:r>
            <w:r w:rsidR="001C047D">
              <w:instrText xml:space="preserve"> SEQ Table \* ARABIC \s 1 </w:instrText>
            </w:r>
            <w:r w:rsidR="001C047D">
              <w:fldChar w:fldCharType="separate"/>
            </w:r>
            <w:r w:rsidR="002B0A1D">
              <w:rPr>
                <w:noProof/>
              </w:rPr>
              <w:t>9</w:t>
            </w:r>
            <w:r w:rsidR="001C047D">
              <w:rPr>
                <w:noProof/>
              </w:rPr>
              <w:fldChar w:fldCharType="end"/>
            </w:r>
            <w:r>
              <w:t xml:space="preserve">. </w:t>
            </w:r>
            <w:r w:rsidRPr="004913B8">
              <w:t>Encapsulated Data</w:t>
            </w:r>
            <w:r>
              <w:t xml:space="preserve"> (ED)</w:t>
            </w:r>
            <w:bookmarkEnd w:id="2096"/>
          </w:p>
          <w:p w14:paraId="0EB143A7" w14:textId="77777777" w:rsidR="009F3D3A" w:rsidRPr="00D4120B" w:rsidRDefault="009F3D3A" w:rsidP="00667BA9">
            <w:pPr>
              <w:pStyle w:val="TableHeadingB"/>
            </w:pPr>
          </w:p>
        </w:tc>
      </w:tr>
      <w:tr w:rsidR="00667BA9" w:rsidRPr="00D4120B" w14:paraId="3E812AFB" w14:textId="77777777">
        <w:trPr>
          <w:cantSplit/>
          <w:trHeight w:hRule="exact" w:val="360"/>
          <w:tblHeader/>
          <w:jc w:val="center"/>
        </w:trPr>
        <w:tc>
          <w:tcPr>
            <w:tcW w:w="549" w:type="dxa"/>
            <w:shd w:val="clear" w:color="auto" w:fill="F3F3F3"/>
            <w:vAlign w:val="center"/>
          </w:tcPr>
          <w:p w14:paraId="7846703F" w14:textId="77777777" w:rsidR="00667BA9" w:rsidRPr="00D4120B" w:rsidRDefault="00667BA9" w:rsidP="00667BA9">
            <w:pPr>
              <w:pStyle w:val="TableHeadingB"/>
            </w:pPr>
            <w:bookmarkStart w:id="2097" w:name="#ED"/>
            <w:bookmarkEnd w:id="2097"/>
            <w:r w:rsidRPr="00D4120B">
              <w:t>SEQ</w:t>
            </w:r>
          </w:p>
        </w:tc>
        <w:tc>
          <w:tcPr>
            <w:tcW w:w="2403" w:type="dxa"/>
            <w:shd w:val="clear" w:color="auto" w:fill="F3F3F3"/>
            <w:vAlign w:val="center"/>
          </w:tcPr>
          <w:p w14:paraId="414D0E0F" w14:textId="77777777" w:rsidR="00667BA9" w:rsidRPr="00D4120B" w:rsidRDefault="00667BA9" w:rsidP="00667BA9">
            <w:pPr>
              <w:pStyle w:val="TableHeadingB"/>
            </w:pPr>
            <w:r w:rsidRPr="00D4120B">
              <w:t>Component Name</w:t>
            </w:r>
          </w:p>
        </w:tc>
        <w:tc>
          <w:tcPr>
            <w:tcW w:w="576" w:type="dxa"/>
            <w:shd w:val="clear" w:color="auto" w:fill="F3F3F3"/>
            <w:vAlign w:val="center"/>
          </w:tcPr>
          <w:p w14:paraId="442121F3" w14:textId="77777777" w:rsidR="00667BA9" w:rsidRPr="00D4120B" w:rsidRDefault="00667BA9" w:rsidP="00667BA9">
            <w:pPr>
              <w:pStyle w:val="TableHeadingB"/>
            </w:pPr>
            <w:r w:rsidRPr="00D4120B">
              <w:t>DT</w:t>
            </w:r>
          </w:p>
        </w:tc>
        <w:tc>
          <w:tcPr>
            <w:tcW w:w="846" w:type="dxa"/>
            <w:shd w:val="clear" w:color="auto" w:fill="F3F3F3"/>
            <w:vAlign w:val="center"/>
          </w:tcPr>
          <w:p w14:paraId="46205293" w14:textId="77777777" w:rsidR="00667BA9" w:rsidRPr="00D4120B" w:rsidRDefault="00667BA9" w:rsidP="00667BA9">
            <w:pPr>
              <w:pStyle w:val="TableHeadingB"/>
            </w:pPr>
            <w:r>
              <w:t>Us</w:t>
            </w:r>
            <w:ins w:id="2098" w:author="Swain, Ashley" w:date="2011-11-27T20:59:00Z">
              <w:r w:rsidR="00AA7E62">
                <w:t>ag</w:t>
              </w:r>
            </w:ins>
            <w:r>
              <w:t>e</w:t>
            </w:r>
          </w:p>
        </w:tc>
        <w:tc>
          <w:tcPr>
            <w:tcW w:w="675" w:type="dxa"/>
            <w:shd w:val="clear" w:color="auto" w:fill="F3F3F3"/>
            <w:vAlign w:val="center"/>
          </w:tcPr>
          <w:p w14:paraId="610CAF70" w14:textId="77777777" w:rsidR="00667BA9" w:rsidRPr="00D4120B" w:rsidRDefault="00667BA9" w:rsidP="00667BA9">
            <w:pPr>
              <w:pStyle w:val="TableHeadingB"/>
            </w:pPr>
            <w:r w:rsidRPr="00D4120B">
              <w:t>LEN</w:t>
            </w:r>
          </w:p>
        </w:tc>
        <w:tc>
          <w:tcPr>
            <w:tcW w:w="1278" w:type="dxa"/>
            <w:shd w:val="clear" w:color="auto" w:fill="F3F3F3"/>
            <w:vAlign w:val="center"/>
          </w:tcPr>
          <w:p w14:paraId="3EB333F4" w14:textId="77777777" w:rsidR="00667BA9" w:rsidRPr="00D4120B" w:rsidRDefault="00667BA9" w:rsidP="00667BA9">
            <w:pPr>
              <w:pStyle w:val="TableHeadingB"/>
            </w:pPr>
            <w:r>
              <w:t>C.LEN</w:t>
            </w:r>
          </w:p>
        </w:tc>
        <w:tc>
          <w:tcPr>
            <w:tcW w:w="1603" w:type="dxa"/>
            <w:shd w:val="clear" w:color="auto" w:fill="F3F3F3"/>
            <w:vAlign w:val="center"/>
          </w:tcPr>
          <w:p w14:paraId="7BDCF06D" w14:textId="77777777" w:rsidR="00667BA9" w:rsidRPr="00D4120B" w:rsidRDefault="00667BA9" w:rsidP="00667BA9">
            <w:pPr>
              <w:pStyle w:val="TableHeadingB"/>
            </w:pPr>
            <w:r w:rsidRPr="00D4120B">
              <w:t>Value Set</w:t>
            </w:r>
          </w:p>
        </w:tc>
        <w:tc>
          <w:tcPr>
            <w:tcW w:w="4346" w:type="dxa"/>
            <w:shd w:val="clear" w:color="auto" w:fill="F3F3F3"/>
            <w:vAlign w:val="center"/>
          </w:tcPr>
          <w:p w14:paraId="66008F2A" w14:textId="77777777" w:rsidR="00667BA9" w:rsidRPr="00D4120B" w:rsidRDefault="00667BA9" w:rsidP="00667BA9">
            <w:pPr>
              <w:pStyle w:val="TableHeadingB"/>
            </w:pPr>
            <w:r w:rsidRPr="00D4120B">
              <w:t>Comments</w:t>
            </w:r>
          </w:p>
        </w:tc>
      </w:tr>
      <w:tr w:rsidR="00667BA9" w:rsidRPr="00D4120B" w14:paraId="2A47CCA0" w14:textId="77777777">
        <w:trPr>
          <w:cantSplit/>
          <w:jc w:val="center"/>
        </w:trPr>
        <w:tc>
          <w:tcPr>
            <w:tcW w:w="549" w:type="dxa"/>
          </w:tcPr>
          <w:p w14:paraId="7C5AA829" w14:textId="77777777" w:rsidR="00667BA9" w:rsidRPr="00D4120B" w:rsidRDefault="00667BA9" w:rsidP="008F7891">
            <w:pPr>
              <w:pStyle w:val="TableContentIndent"/>
            </w:pPr>
            <w:r w:rsidRPr="00D4120B">
              <w:t xml:space="preserve">1 </w:t>
            </w:r>
          </w:p>
        </w:tc>
        <w:tc>
          <w:tcPr>
            <w:tcW w:w="2403" w:type="dxa"/>
          </w:tcPr>
          <w:p w14:paraId="3CF229F3" w14:textId="77777777" w:rsidR="00667BA9" w:rsidRPr="00D4120B" w:rsidRDefault="00667BA9" w:rsidP="008F7891">
            <w:pPr>
              <w:pStyle w:val="TableContent"/>
            </w:pPr>
            <w:r w:rsidRPr="00D4120B">
              <w:t xml:space="preserve">Source Application </w:t>
            </w:r>
          </w:p>
        </w:tc>
        <w:tc>
          <w:tcPr>
            <w:tcW w:w="576" w:type="dxa"/>
          </w:tcPr>
          <w:p w14:paraId="31402F43" w14:textId="77777777" w:rsidR="00667BA9" w:rsidRPr="00D4120B" w:rsidRDefault="001C047D" w:rsidP="008F7891">
            <w:pPr>
              <w:pStyle w:val="TableContent"/>
            </w:pPr>
            <w:hyperlink r:id="rId51" w:anchor="HD" w:history="1">
              <w:r w:rsidR="00667BA9" w:rsidRPr="00D4120B">
                <w:t>HD</w:t>
              </w:r>
            </w:hyperlink>
          </w:p>
        </w:tc>
        <w:tc>
          <w:tcPr>
            <w:tcW w:w="846" w:type="dxa"/>
          </w:tcPr>
          <w:p w14:paraId="0661EAF8" w14:textId="77777777" w:rsidR="00667BA9" w:rsidRPr="00D4120B" w:rsidRDefault="00667BA9" w:rsidP="008F7891">
            <w:pPr>
              <w:pStyle w:val="TableContent"/>
            </w:pPr>
            <w:r w:rsidRPr="00D4120B">
              <w:t>RE</w:t>
            </w:r>
          </w:p>
        </w:tc>
        <w:tc>
          <w:tcPr>
            <w:tcW w:w="675" w:type="dxa"/>
          </w:tcPr>
          <w:p w14:paraId="757FE676" w14:textId="77777777" w:rsidR="00667BA9" w:rsidRPr="00D4120B" w:rsidRDefault="00667BA9" w:rsidP="008F7891">
            <w:pPr>
              <w:pStyle w:val="TableContent"/>
            </w:pPr>
          </w:p>
        </w:tc>
        <w:tc>
          <w:tcPr>
            <w:tcW w:w="1278" w:type="dxa"/>
          </w:tcPr>
          <w:p w14:paraId="46B929D0" w14:textId="77777777" w:rsidR="00667BA9" w:rsidRDefault="008E5021" w:rsidP="008F7891">
            <w:pPr>
              <w:pStyle w:val="TableContentIndent"/>
            </w:pPr>
            <w:r>
              <w:t>#</w:t>
            </w:r>
          </w:p>
        </w:tc>
        <w:tc>
          <w:tcPr>
            <w:tcW w:w="1603" w:type="dxa"/>
          </w:tcPr>
          <w:p w14:paraId="4885EE99" w14:textId="77777777" w:rsidR="00667BA9" w:rsidRPr="0072417F" w:rsidRDefault="00667BA9" w:rsidP="008F7891">
            <w:pPr>
              <w:pStyle w:val="TableContentIndent"/>
            </w:pPr>
          </w:p>
        </w:tc>
        <w:tc>
          <w:tcPr>
            <w:tcW w:w="4346" w:type="dxa"/>
          </w:tcPr>
          <w:p w14:paraId="551F3BD9" w14:textId="77777777" w:rsidR="00667BA9" w:rsidRPr="00D4120B" w:rsidRDefault="00667BA9" w:rsidP="008F7891">
            <w:pPr>
              <w:pStyle w:val="TableContentIndent"/>
            </w:pPr>
            <w:r w:rsidRPr="00D4120B">
              <w:t>Identifier of the application that is the source of the encapsulated data.</w:t>
            </w:r>
          </w:p>
        </w:tc>
      </w:tr>
      <w:tr w:rsidR="00667BA9" w:rsidRPr="00D4120B" w14:paraId="68BE9EC4" w14:textId="77777777">
        <w:trPr>
          <w:cantSplit/>
          <w:jc w:val="center"/>
        </w:trPr>
        <w:tc>
          <w:tcPr>
            <w:tcW w:w="549" w:type="dxa"/>
          </w:tcPr>
          <w:p w14:paraId="1F81D2F8" w14:textId="77777777" w:rsidR="00667BA9" w:rsidRPr="00D4120B" w:rsidRDefault="00667BA9" w:rsidP="008F7891">
            <w:pPr>
              <w:pStyle w:val="TableContentIndent"/>
            </w:pPr>
            <w:r w:rsidRPr="00D4120B">
              <w:t xml:space="preserve">2 </w:t>
            </w:r>
          </w:p>
        </w:tc>
        <w:tc>
          <w:tcPr>
            <w:tcW w:w="2403" w:type="dxa"/>
          </w:tcPr>
          <w:p w14:paraId="52873A73" w14:textId="77777777" w:rsidR="00667BA9" w:rsidRPr="00D4120B" w:rsidRDefault="00667BA9" w:rsidP="008F7891">
            <w:pPr>
              <w:pStyle w:val="TableContent"/>
            </w:pPr>
            <w:r w:rsidRPr="00D4120B">
              <w:t xml:space="preserve">Type of Data </w:t>
            </w:r>
          </w:p>
        </w:tc>
        <w:tc>
          <w:tcPr>
            <w:tcW w:w="576" w:type="dxa"/>
          </w:tcPr>
          <w:p w14:paraId="28DA3D1F" w14:textId="77777777" w:rsidR="00667BA9" w:rsidRPr="00D4120B" w:rsidRDefault="001C047D" w:rsidP="008F7891">
            <w:pPr>
              <w:pStyle w:val="TableContent"/>
            </w:pPr>
            <w:hyperlink r:id="rId52" w:anchor="ID" w:history="1">
              <w:r w:rsidR="00667BA9" w:rsidRPr="00D4120B">
                <w:t>ID</w:t>
              </w:r>
            </w:hyperlink>
          </w:p>
        </w:tc>
        <w:tc>
          <w:tcPr>
            <w:tcW w:w="846" w:type="dxa"/>
          </w:tcPr>
          <w:p w14:paraId="5767A4F4" w14:textId="77777777" w:rsidR="00667BA9" w:rsidRPr="00D4120B" w:rsidRDefault="00667BA9" w:rsidP="008F7891">
            <w:pPr>
              <w:pStyle w:val="TableContent"/>
            </w:pPr>
            <w:r w:rsidRPr="00D4120B">
              <w:t>R</w:t>
            </w:r>
          </w:p>
        </w:tc>
        <w:tc>
          <w:tcPr>
            <w:tcW w:w="675" w:type="dxa"/>
          </w:tcPr>
          <w:p w14:paraId="3E30048D" w14:textId="77777777" w:rsidR="00667BA9" w:rsidRPr="00D4120B" w:rsidRDefault="00667BA9" w:rsidP="008F7891">
            <w:pPr>
              <w:pStyle w:val="TableContent"/>
            </w:pPr>
            <w:r w:rsidRPr="00D4120B">
              <w:t>4..11</w:t>
            </w:r>
          </w:p>
        </w:tc>
        <w:tc>
          <w:tcPr>
            <w:tcW w:w="1278" w:type="dxa"/>
          </w:tcPr>
          <w:p w14:paraId="532B5BE1" w14:textId="77777777" w:rsidR="00667BA9" w:rsidRDefault="008E5021" w:rsidP="008F7891">
            <w:pPr>
              <w:pStyle w:val="TableContentIndent"/>
            </w:pPr>
            <w:r>
              <w:t>=</w:t>
            </w:r>
          </w:p>
        </w:tc>
        <w:tc>
          <w:tcPr>
            <w:tcW w:w="1603" w:type="dxa"/>
          </w:tcPr>
          <w:p w14:paraId="4170AB98" w14:textId="77777777" w:rsidR="00667BA9" w:rsidRPr="0072417F" w:rsidDel="00E765C2" w:rsidRDefault="00667BA9" w:rsidP="008F7891">
            <w:pPr>
              <w:pStyle w:val="TableContentIndent"/>
              <w:rPr>
                <w:del w:id="2099" w:author="Bob Yencha" w:date="2011-11-22T00:13:00Z"/>
              </w:rPr>
            </w:pPr>
            <w:del w:id="2100" w:author="Bob Yencha" w:date="2011-11-22T00:13:00Z">
              <w:r w:rsidRPr="0072417F" w:rsidDel="00E765C2">
                <w:delText xml:space="preserve">ELR - </w:delText>
              </w:r>
            </w:del>
            <w:r w:rsidRPr="0072417F">
              <w:t>HL70834</w:t>
            </w:r>
            <w:commentRangeStart w:id="2101"/>
            <w:r w:rsidRPr="0072417F">
              <w:t xml:space="preserve"> (from HL7 </w:t>
            </w:r>
            <w:del w:id="2102" w:author="Bob Yencha" w:date="2011-11-21T18:02:00Z">
              <w:r w:rsidRPr="0072417F" w:rsidDel="00C42B2B">
                <w:delText>2.7</w:delText>
              </w:r>
            </w:del>
            <w:ins w:id="2103" w:author="Bob Yencha" w:date="2011-11-21T18:02:00Z">
              <w:r w:rsidR="00C42B2B">
                <w:t>2.7.1</w:t>
              </w:r>
            </w:ins>
            <w:r w:rsidRPr="0072417F">
              <w:t>)</w:t>
            </w:r>
            <w:commentRangeEnd w:id="2101"/>
            <w:r w:rsidR="00E765C2">
              <w:rPr>
                <w:rStyle w:val="CommentReference"/>
                <w:rFonts w:ascii="Times New Roman" w:hAnsi="Times New Roman"/>
                <w:bCs w:val="0"/>
                <w:vanish/>
                <w:color w:val="auto"/>
                <w:lang w:eastAsia="de-DE"/>
              </w:rPr>
              <w:commentReference w:id="2101"/>
            </w:r>
          </w:p>
          <w:p w14:paraId="1A73AC6E" w14:textId="77777777" w:rsidR="00667BA9" w:rsidRPr="0072417F" w:rsidRDefault="00667BA9" w:rsidP="00E765C2">
            <w:pPr>
              <w:pStyle w:val="TableContentIndent"/>
            </w:pPr>
            <w:del w:id="2104" w:author="Bob Yencha" w:date="2011-11-22T00:13:00Z">
              <w:r w:rsidRPr="0072417F" w:rsidDel="00E765C2">
                <w:delText>Lab to EHR – HL70191</w:delText>
              </w:r>
            </w:del>
          </w:p>
        </w:tc>
        <w:tc>
          <w:tcPr>
            <w:tcW w:w="4346" w:type="dxa"/>
          </w:tcPr>
          <w:p w14:paraId="62AAB301" w14:textId="77777777" w:rsidR="00667BA9" w:rsidRPr="00D4120B" w:rsidRDefault="00667BA9" w:rsidP="008F7891">
            <w:pPr>
              <w:pStyle w:val="TableContentIndent"/>
            </w:pPr>
            <w:r w:rsidRPr="00D4120B">
              <w:t>Identifier of the type of data found in component 5.</w:t>
            </w:r>
          </w:p>
          <w:p w14:paraId="49A20C4C" w14:textId="77777777" w:rsidR="00667BA9" w:rsidRPr="00D4120B" w:rsidRDefault="00667BA9" w:rsidP="008F7891">
            <w:pPr>
              <w:pStyle w:val="TableContentIndent"/>
            </w:pPr>
            <w:r w:rsidRPr="00D4120B">
              <w:t xml:space="preserve">See section </w:t>
            </w:r>
            <w:r w:rsidR="000A1D70">
              <w:fldChar w:fldCharType="begin"/>
            </w:r>
            <w:r w:rsidR="000A1D70">
              <w:instrText xml:space="preserve"> REF _Ref206559483 \w \h  \* MERGEFORMAT </w:instrText>
            </w:r>
            <w:r w:rsidR="000A1D70">
              <w:fldChar w:fldCharType="separate"/>
            </w:r>
            <w:r w:rsidR="002B0A1D">
              <w:t>0</w:t>
            </w:r>
            <w:r w:rsidR="000A1D70">
              <w:fldChar w:fldCharType="end"/>
            </w:r>
            <w:r w:rsidRPr="00D4120B">
              <w:t xml:space="preserve"> for details </w:t>
            </w:r>
            <w:r w:rsidRPr="00AD405E">
              <w:t>of HL70834.</w:t>
            </w:r>
          </w:p>
        </w:tc>
      </w:tr>
      <w:tr w:rsidR="00667BA9" w:rsidRPr="00D4120B" w14:paraId="39723F95" w14:textId="77777777">
        <w:trPr>
          <w:cantSplit/>
          <w:jc w:val="center"/>
        </w:trPr>
        <w:tc>
          <w:tcPr>
            <w:tcW w:w="549" w:type="dxa"/>
          </w:tcPr>
          <w:p w14:paraId="73DDB944" w14:textId="77777777" w:rsidR="00667BA9" w:rsidRPr="00D4120B" w:rsidRDefault="00667BA9" w:rsidP="008F7891">
            <w:pPr>
              <w:pStyle w:val="TableContentIndent"/>
            </w:pPr>
            <w:r w:rsidRPr="00D4120B">
              <w:t xml:space="preserve">3 </w:t>
            </w:r>
          </w:p>
        </w:tc>
        <w:tc>
          <w:tcPr>
            <w:tcW w:w="2403" w:type="dxa"/>
          </w:tcPr>
          <w:p w14:paraId="1C194D68" w14:textId="77777777" w:rsidR="00667BA9" w:rsidRPr="00D4120B" w:rsidRDefault="00667BA9" w:rsidP="008F7891">
            <w:pPr>
              <w:pStyle w:val="TableContent"/>
            </w:pPr>
            <w:r w:rsidRPr="00D4120B">
              <w:t xml:space="preserve">Data Subtype </w:t>
            </w:r>
          </w:p>
        </w:tc>
        <w:tc>
          <w:tcPr>
            <w:tcW w:w="576" w:type="dxa"/>
          </w:tcPr>
          <w:p w14:paraId="11BB513F" w14:textId="77777777" w:rsidR="00667BA9" w:rsidRPr="00D4120B" w:rsidRDefault="001C047D" w:rsidP="008F7891">
            <w:pPr>
              <w:pStyle w:val="TableContent"/>
            </w:pPr>
            <w:hyperlink r:id="rId53" w:anchor="ID" w:history="1">
              <w:r w:rsidR="00667BA9" w:rsidRPr="00D4120B">
                <w:t>ID</w:t>
              </w:r>
            </w:hyperlink>
          </w:p>
        </w:tc>
        <w:tc>
          <w:tcPr>
            <w:tcW w:w="846" w:type="dxa"/>
          </w:tcPr>
          <w:p w14:paraId="5A2895C8" w14:textId="77777777" w:rsidR="00667BA9" w:rsidRPr="00D4120B" w:rsidRDefault="00667BA9" w:rsidP="008F7891">
            <w:pPr>
              <w:pStyle w:val="TableContent"/>
            </w:pPr>
            <w:r w:rsidRPr="00D4120B">
              <w:t>RE</w:t>
            </w:r>
          </w:p>
        </w:tc>
        <w:tc>
          <w:tcPr>
            <w:tcW w:w="675" w:type="dxa"/>
          </w:tcPr>
          <w:p w14:paraId="620706D3" w14:textId="77777777" w:rsidR="00667BA9" w:rsidRPr="00D4120B" w:rsidRDefault="00667BA9" w:rsidP="008F7891">
            <w:pPr>
              <w:pStyle w:val="TableContent"/>
            </w:pPr>
            <w:r w:rsidRPr="00D4120B">
              <w:t>1..32</w:t>
            </w:r>
          </w:p>
        </w:tc>
        <w:tc>
          <w:tcPr>
            <w:tcW w:w="1278" w:type="dxa"/>
          </w:tcPr>
          <w:p w14:paraId="429DBF71" w14:textId="77777777" w:rsidR="00667BA9" w:rsidRDefault="008E5021" w:rsidP="008F7891">
            <w:pPr>
              <w:pStyle w:val="TableContentIndent"/>
            </w:pPr>
            <w:r>
              <w:t>=</w:t>
            </w:r>
          </w:p>
        </w:tc>
        <w:tc>
          <w:tcPr>
            <w:tcW w:w="1603" w:type="dxa"/>
          </w:tcPr>
          <w:p w14:paraId="38C63661" w14:textId="77777777" w:rsidR="00667BA9" w:rsidRPr="00D4120B" w:rsidRDefault="00667BA9" w:rsidP="008F7891">
            <w:pPr>
              <w:pStyle w:val="TableContentIndent"/>
            </w:pPr>
            <w:r w:rsidRPr="00482170">
              <w:t>HL7</w:t>
            </w:r>
            <w:hyperlink r:id="rId54" w:anchor="Heading407" w:history="1">
              <w:r w:rsidRPr="00482170">
                <w:t>0291</w:t>
              </w:r>
            </w:hyperlink>
            <w:r w:rsidRPr="00482170">
              <w:t xml:space="preserve"> (from HL7 </w:t>
            </w:r>
            <w:del w:id="2105" w:author="Bob Yencha" w:date="2011-11-21T18:02:00Z">
              <w:r w:rsidRPr="00482170" w:rsidDel="00C42B2B">
                <w:delText>2.7</w:delText>
              </w:r>
            </w:del>
            <w:ins w:id="2106" w:author="Bob Yencha" w:date="2011-11-21T18:02:00Z">
              <w:r w:rsidR="00C42B2B">
                <w:t>2.7.1</w:t>
              </w:r>
            </w:ins>
            <w:r w:rsidRPr="00482170">
              <w:t>)</w:t>
            </w:r>
          </w:p>
        </w:tc>
        <w:tc>
          <w:tcPr>
            <w:tcW w:w="4346" w:type="dxa"/>
          </w:tcPr>
          <w:p w14:paraId="27210965" w14:textId="77777777" w:rsidR="00667BA9" w:rsidRPr="00D4120B" w:rsidRDefault="00667BA9" w:rsidP="00A43A60">
            <w:pPr>
              <w:pStyle w:val="TableContentIndent"/>
            </w:pPr>
            <w:r w:rsidRPr="00D4120B">
              <w:t xml:space="preserve">Identifier of the subtype of data found in component 5. </w:t>
            </w:r>
          </w:p>
        </w:tc>
      </w:tr>
      <w:tr w:rsidR="00667BA9" w:rsidRPr="00D4120B" w14:paraId="276B0FE1" w14:textId="77777777">
        <w:trPr>
          <w:cantSplit/>
          <w:jc w:val="center"/>
        </w:trPr>
        <w:tc>
          <w:tcPr>
            <w:tcW w:w="549" w:type="dxa"/>
          </w:tcPr>
          <w:p w14:paraId="6EFE1370" w14:textId="77777777" w:rsidR="00667BA9" w:rsidRPr="00D4120B" w:rsidRDefault="00667BA9" w:rsidP="008F7891">
            <w:pPr>
              <w:pStyle w:val="TableContentIndent"/>
            </w:pPr>
            <w:r w:rsidRPr="00D4120B">
              <w:t xml:space="preserve">4 </w:t>
            </w:r>
          </w:p>
        </w:tc>
        <w:tc>
          <w:tcPr>
            <w:tcW w:w="2403" w:type="dxa"/>
          </w:tcPr>
          <w:p w14:paraId="243CA780" w14:textId="77777777" w:rsidR="00667BA9" w:rsidRPr="00D4120B" w:rsidRDefault="00667BA9" w:rsidP="008F7891">
            <w:pPr>
              <w:pStyle w:val="TableContent"/>
            </w:pPr>
            <w:r w:rsidRPr="00D4120B">
              <w:t xml:space="preserve">Encoding </w:t>
            </w:r>
          </w:p>
        </w:tc>
        <w:tc>
          <w:tcPr>
            <w:tcW w:w="576" w:type="dxa"/>
          </w:tcPr>
          <w:p w14:paraId="45F29E0F" w14:textId="77777777" w:rsidR="00667BA9" w:rsidRPr="00D4120B" w:rsidRDefault="001C047D" w:rsidP="008F7891">
            <w:pPr>
              <w:pStyle w:val="TableContent"/>
            </w:pPr>
            <w:hyperlink r:id="rId55" w:anchor="ID" w:history="1">
              <w:r w:rsidR="00667BA9" w:rsidRPr="00D4120B">
                <w:t>ID</w:t>
              </w:r>
            </w:hyperlink>
          </w:p>
        </w:tc>
        <w:tc>
          <w:tcPr>
            <w:tcW w:w="846" w:type="dxa"/>
          </w:tcPr>
          <w:p w14:paraId="07A68702" w14:textId="77777777" w:rsidR="00667BA9" w:rsidRPr="00D4120B" w:rsidRDefault="00667BA9" w:rsidP="008F7891">
            <w:pPr>
              <w:pStyle w:val="TableContent"/>
            </w:pPr>
            <w:r w:rsidRPr="00D4120B">
              <w:t>R</w:t>
            </w:r>
          </w:p>
        </w:tc>
        <w:tc>
          <w:tcPr>
            <w:tcW w:w="675" w:type="dxa"/>
          </w:tcPr>
          <w:p w14:paraId="1A961E3D" w14:textId="77777777" w:rsidR="00667BA9" w:rsidRPr="00D4120B" w:rsidRDefault="00667BA9" w:rsidP="008F7891">
            <w:pPr>
              <w:pStyle w:val="TableContent"/>
            </w:pPr>
            <w:r w:rsidRPr="00D4120B">
              <w:t>1..6</w:t>
            </w:r>
          </w:p>
        </w:tc>
        <w:tc>
          <w:tcPr>
            <w:tcW w:w="1278" w:type="dxa"/>
          </w:tcPr>
          <w:p w14:paraId="0C12BAB8" w14:textId="77777777" w:rsidR="00667BA9" w:rsidRDefault="008E5021" w:rsidP="008F7891">
            <w:pPr>
              <w:pStyle w:val="TableContentIndent"/>
            </w:pPr>
            <w:r>
              <w:t>=</w:t>
            </w:r>
          </w:p>
        </w:tc>
        <w:tc>
          <w:tcPr>
            <w:tcW w:w="1603" w:type="dxa"/>
          </w:tcPr>
          <w:p w14:paraId="4591CCEE" w14:textId="77777777" w:rsidR="00667BA9" w:rsidRPr="00D4120B" w:rsidRDefault="00667BA9" w:rsidP="008F7891">
            <w:pPr>
              <w:pStyle w:val="TableContentIndent"/>
            </w:pPr>
            <w:r w:rsidRPr="00D4120B">
              <w:t xml:space="preserve">HL70299 </w:t>
            </w:r>
          </w:p>
        </w:tc>
        <w:tc>
          <w:tcPr>
            <w:tcW w:w="4346" w:type="dxa"/>
          </w:tcPr>
          <w:p w14:paraId="056FA71F" w14:textId="77777777" w:rsidR="00667BA9" w:rsidRPr="00D4120B" w:rsidRDefault="00667BA9" w:rsidP="008F7891">
            <w:pPr>
              <w:pStyle w:val="TableContentIndent"/>
            </w:pPr>
            <w:r w:rsidRPr="00D4120B">
              <w:t>Identifier of the type of encoding to be performed in the data component</w:t>
            </w:r>
          </w:p>
        </w:tc>
      </w:tr>
      <w:tr w:rsidR="00667BA9" w:rsidRPr="00D4120B" w14:paraId="3DCA8D5A" w14:textId="77777777">
        <w:trPr>
          <w:cantSplit/>
          <w:jc w:val="center"/>
        </w:trPr>
        <w:tc>
          <w:tcPr>
            <w:tcW w:w="549" w:type="dxa"/>
          </w:tcPr>
          <w:p w14:paraId="514CE661" w14:textId="77777777" w:rsidR="00667BA9" w:rsidRPr="00D4120B" w:rsidRDefault="00667BA9" w:rsidP="008F7891">
            <w:pPr>
              <w:pStyle w:val="TableContentIndent"/>
            </w:pPr>
            <w:r w:rsidRPr="00D4120B">
              <w:t xml:space="preserve">5 </w:t>
            </w:r>
          </w:p>
        </w:tc>
        <w:tc>
          <w:tcPr>
            <w:tcW w:w="2403" w:type="dxa"/>
          </w:tcPr>
          <w:p w14:paraId="0E2F078F" w14:textId="77777777" w:rsidR="00667BA9" w:rsidRPr="00D4120B" w:rsidRDefault="00667BA9" w:rsidP="008F7891">
            <w:pPr>
              <w:pStyle w:val="TableContent"/>
            </w:pPr>
            <w:r w:rsidRPr="00D4120B">
              <w:t xml:space="preserve">Data </w:t>
            </w:r>
          </w:p>
        </w:tc>
        <w:tc>
          <w:tcPr>
            <w:tcW w:w="576" w:type="dxa"/>
          </w:tcPr>
          <w:p w14:paraId="3D41B724" w14:textId="77777777" w:rsidR="00667BA9" w:rsidRPr="00D4120B" w:rsidRDefault="001C047D" w:rsidP="008F7891">
            <w:pPr>
              <w:pStyle w:val="TableContent"/>
            </w:pPr>
            <w:hyperlink r:id="rId56" w:anchor="TX" w:history="1">
              <w:r w:rsidR="00667BA9" w:rsidRPr="00D4120B">
                <w:t>TX</w:t>
              </w:r>
            </w:hyperlink>
          </w:p>
        </w:tc>
        <w:tc>
          <w:tcPr>
            <w:tcW w:w="846" w:type="dxa"/>
          </w:tcPr>
          <w:p w14:paraId="1D1BB0C7" w14:textId="77777777" w:rsidR="00667BA9" w:rsidRPr="00D4120B" w:rsidRDefault="00667BA9" w:rsidP="008F7891">
            <w:pPr>
              <w:pStyle w:val="TableContent"/>
            </w:pPr>
            <w:r w:rsidRPr="00D4120B">
              <w:t>R</w:t>
            </w:r>
          </w:p>
        </w:tc>
        <w:tc>
          <w:tcPr>
            <w:tcW w:w="675" w:type="dxa"/>
          </w:tcPr>
          <w:p w14:paraId="4A598DD2" w14:textId="77777777" w:rsidR="00667BA9" w:rsidRPr="00D4120B" w:rsidRDefault="00667BA9" w:rsidP="008F7891">
            <w:pPr>
              <w:pStyle w:val="TableContent"/>
            </w:pPr>
          </w:p>
        </w:tc>
        <w:tc>
          <w:tcPr>
            <w:tcW w:w="1278" w:type="dxa"/>
          </w:tcPr>
          <w:p w14:paraId="68A28EB9" w14:textId="77777777" w:rsidR="00667BA9" w:rsidRDefault="008E5021" w:rsidP="008F7891">
            <w:pPr>
              <w:pStyle w:val="TableContentIndent"/>
            </w:pPr>
            <w:r>
              <w:t>=</w:t>
            </w:r>
          </w:p>
        </w:tc>
        <w:tc>
          <w:tcPr>
            <w:tcW w:w="1603" w:type="dxa"/>
          </w:tcPr>
          <w:p w14:paraId="3F4A3C74" w14:textId="77777777" w:rsidR="00667BA9" w:rsidRPr="00AD405E" w:rsidRDefault="00667BA9" w:rsidP="008F7891">
            <w:pPr>
              <w:pStyle w:val="TableContentIndent"/>
              <w:rPr>
                <w:highlight w:val="yellow"/>
              </w:rPr>
            </w:pPr>
          </w:p>
        </w:tc>
        <w:tc>
          <w:tcPr>
            <w:tcW w:w="4346" w:type="dxa"/>
          </w:tcPr>
          <w:p w14:paraId="1DFE018A" w14:textId="77777777" w:rsidR="00667BA9" w:rsidRDefault="00667BA9" w:rsidP="00FB344C">
            <w:pPr>
              <w:pStyle w:val="TableContentIndent"/>
              <w:rPr>
                <w:ins w:id="2107" w:author="Swain, Ashley" w:date="2011-11-27T20:51:00Z"/>
              </w:rPr>
            </w:pPr>
            <w:r w:rsidRPr="00D4120B">
              <w:t>The data in this component must be properly escaped after encoding</w:t>
            </w:r>
            <w:r w:rsidR="00400CF4">
              <w:t xml:space="preserve">. </w:t>
            </w:r>
            <w:r w:rsidRPr="00D4120B">
              <w:t>Receivers will need to un-escape the text prior to decoding.</w:t>
            </w:r>
            <w:ins w:id="2108" w:author="Swain, Ashley" w:date="2011-11-27T20:50:00Z">
              <w:r w:rsidR="00B01022">
                <w:t xml:space="preserve"> </w:t>
              </w:r>
            </w:ins>
            <w:ins w:id="2109" w:author="Swain, Ashley" w:date="2011-11-27T20:51:00Z">
              <w:r w:rsidR="00B01022">
                <w:t xml:space="preserve"> </w:t>
              </w:r>
            </w:ins>
          </w:p>
          <w:p w14:paraId="348DC4FA" w14:textId="77777777" w:rsidR="00B01022" w:rsidRPr="00D4120B" w:rsidRDefault="00B01022" w:rsidP="00FB344C">
            <w:pPr>
              <w:pStyle w:val="TableContentIndent"/>
            </w:pPr>
            <w:ins w:id="2110" w:author="Swain, Ashley" w:date="2011-11-27T20:51:00Z">
              <w:r w:rsidRPr="00B01022">
                <w:t>Be aware that this can be very big, e.g., large</w:t>
              </w:r>
              <w:r>
                <w:t xml:space="preserve"> documents, images, etc. </w:t>
              </w:r>
              <w:r w:rsidRPr="00B01022">
                <w:t>Trading partners must agree whether they can support this, thus the field using this (OBX.2 and OBX.5) mark this data type as optional.</w:t>
              </w:r>
            </w:ins>
          </w:p>
        </w:tc>
      </w:tr>
    </w:tbl>
    <w:p w14:paraId="1E9D8A11" w14:textId="77777777" w:rsidR="00667BA9" w:rsidRPr="00421D3E" w:rsidRDefault="005A1C80" w:rsidP="00667BA9">
      <w:pPr>
        <w:pStyle w:val="UsageNote"/>
      </w:pPr>
      <w:r w:rsidRPr="005A1C80">
        <w:t>Usage Note</w:t>
      </w:r>
    </w:p>
    <w:p w14:paraId="1CC675E2" w14:textId="77777777" w:rsidR="006F6534" w:rsidRPr="00166963" w:rsidRDefault="006F6534" w:rsidP="006F6534">
      <w:pPr>
        <w:pStyle w:val="UsageNoteIndent"/>
      </w:pPr>
      <w:bookmarkStart w:id="2111" w:name="_Ref358257816"/>
      <w:bookmarkStart w:id="2112" w:name="_Toc359236018"/>
      <w:bookmarkStart w:id="2113" w:name="_Toc498145959"/>
      <w:bookmarkStart w:id="2114" w:name="_Toc527864528"/>
      <w:bookmarkStart w:id="2115" w:name="_Toc527866000"/>
      <w:bookmarkStart w:id="2116" w:name="_Toc528481885"/>
      <w:bookmarkStart w:id="2117" w:name="_Toc528482390"/>
      <w:bookmarkStart w:id="2118" w:name="_Toc528482689"/>
      <w:bookmarkStart w:id="2119" w:name="_Toc528482814"/>
      <w:bookmarkStart w:id="2120" w:name="_Toc528486122"/>
      <w:bookmarkStart w:id="2121" w:name="_Toc536689734"/>
      <w:bookmarkStart w:id="2122" w:name="_Ref536775524"/>
      <w:bookmarkStart w:id="2123" w:name="_Toc496479"/>
      <w:bookmarkStart w:id="2124" w:name="_Toc524826"/>
      <w:bookmarkStart w:id="2125" w:name="_Toc1802409"/>
      <w:bookmarkStart w:id="2126" w:name="_Toc22448404"/>
      <w:bookmarkStart w:id="2127" w:name="_Toc22697596"/>
      <w:bookmarkStart w:id="2128" w:name="_Toc24273631"/>
      <w:bookmarkStart w:id="2129" w:name="_Toc164763614"/>
      <w:bookmarkStart w:id="2130" w:name="_Toc171137803"/>
      <w:bookmarkStart w:id="2131" w:name="_Toc207005694"/>
      <w:r w:rsidRPr="004067B5">
        <w:t>Specific MIME type/MIME subtypes to be supported will be worked out for specific implementations</w:t>
      </w:r>
      <w:r w:rsidR="00482170">
        <w:t>.</w:t>
      </w:r>
    </w:p>
    <w:p w14:paraId="04A5326D" w14:textId="77777777" w:rsidR="00667BA9" w:rsidRDefault="00667BA9" w:rsidP="00084F3B">
      <w:pPr>
        <w:pStyle w:val="Heading2"/>
        <w:numPr>
          <w:ilvl w:val="1"/>
          <w:numId w:val="22"/>
        </w:numPr>
        <w:tabs>
          <w:tab w:val="left" w:pos="630"/>
        </w:tabs>
      </w:pPr>
      <w:bookmarkStart w:id="2132" w:name="_EI_GU_–"/>
      <w:bookmarkStart w:id="2133" w:name="_Toc189111960"/>
      <w:bookmarkEnd w:id="2132"/>
      <w:r w:rsidRPr="00D4120B">
        <w:t>EI</w:t>
      </w:r>
      <w:r>
        <w:t xml:space="preserve"> GU</w:t>
      </w:r>
      <w:r w:rsidRPr="00D4120B">
        <w:t xml:space="preserve"> – Entity Identifier</w:t>
      </w:r>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r w:rsidR="007905D7">
        <w:t xml:space="preserve"> (Globally Unique)</w:t>
      </w:r>
      <w:bookmarkEnd w:id="2133"/>
    </w:p>
    <w:tbl>
      <w:tblPr>
        <w:tblW w:w="4975" w:type="pct"/>
        <w:jc w:val="center"/>
        <w:tblBorders>
          <w:top w:val="single" w:sz="12" w:space="0" w:color="943634"/>
          <w:bottom w:val="single" w:sz="12" w:space="0" w:color="943634"/>
          <w:insideH w:val="single" w:sz="12" w:space="0" w:color="943634"/>
        </w:tblBorders>
        <w:tblLayout w:type="fixed"/>
        <w:tblCellMar>
          <w:left w:w="58" w:type="dxa"/>
          <w:right w:w="58" w:type="dxa"/>
        </w:tblCellMar>
        <w:tblLook w:val="0000" w:firstRow="0" w:lastRow="0" w:firstColumn="0" w:lastColumn="0" w:noHBand="0" w:noVBand="0"/>
      </w:tblPr>
      <w:tblGrid>
        <w:gridCol w:w="623"/>
        <w:gridCol w:w="2523"/>
        <w:gridCol w:w="742"/>
        <w:gridCol w:w="831"/>
        <w:gridCol w:w="890"/>
        <w:gridCol w:w="890"/>
        <w:gridCol w:w="1484"/>
        <w:gridCol w:w="4311"/>
      </w:tblGrid>
      <w:tr w:rsidR="009F3D3A" w:rsidRPr="00D4120B" w14:paraId="1D975EAB" w14:textId="77777777">
        <w:trPr>
          <w:cantSplit/>
          <w:trHeight w:hRule="exact" w:val="360"/>
          <w:jc w:val="center"/>
        </w:trPr>
        <w:tc>
          <w:tcPr>
            <w:tcW w:w="12294" w:type="dxa"/>
            <w:gridSpan w:val="8"/>
            <w:tcBorders>
              <w:bottom w:val="single" w:sz="12" w:space="0" w:color="943634"/>
            </w:tcBorders>
            <w:shd w:val="clear" w:color="auto" w:fill="F3F3F3"/>
            <w:vAlign w:val="center"/>
          </w:tcPr>
          <w:p w14:paraId="508C3279" w14:textId="77777777" w:rsidR="009F3D3A" w:rsidRPr="004913B8" w:rsidRDefault="009F3D3A" w:rsidP="009F3D3A">
            <w:pPr>
              <w:pStyle w:val="Caption"/>
            </w:pPr>
            <w:bookmarkStart w:id="2134" w:name="_Toc189111874"/>
            <w:r>
              <w:t xml:space="preserve">Table </w:t>
            </w:r>
            <w:r w:rsidR="001C047D">
              <w:fldChar w:fldCharType="begin"/>
            </w:r>
            <w:r w:rsidR="001C047D">
              <w:instrText xml:space="preserve"> STYLEREF 1 \s </w:instrText>
            </w:r>
            <w:r w:rsidR="001C047D">
              <w:fldChar w:fldCharType="separate"/>
            </w:r>
            <w:r w:rsidR="002B0A1D">
              <w:rPr>
                <w:noProof/>
              </w:rPr>
              <w:t>2</w:t>
            </w:r>
            <w:r w:rsidR="001C047D">
              <w:rPr>
                <w:noProof/>
              </w:rPr>
              <w:fldChar w:fldCharType="end"/>
            </w:r>
            <w:r>
              <w:noBreakHyphen/>
            </w:r>
            <w:r w:rsidR="001C047D">
              <w:fldChar w:fldCharType="begin"/>
            </w:r>
            <w:r w:rsidR="001C047D">
              <w:instrText xml:space="preserve"> SEQ Table \* ARABIC \s 1 </w:instrText>
            </w:r>
            <w:r w:rsidR="001C047D">
              <w:fldChar w:fldCharType="separate"/>
            </w:r>
            <w:r w:rsidR="002B0A1D">
              <w:rPr>
                <w:noProof/>
              </w:rPr>
              <w:t>10</w:t>
            </w:r>
            <w:r w:rsidR="001C047D">
              <w:rPr>
                <w:noProof/>
              </w:rPr>
              <w:fldChar w:fldCharType="end"/>
            </w:r>
            <w:r w:rsidR="002E06E9">
              <w:t>.</w:t>
            </w:r>
            <w:r w:rsidR="00CF34BF">
              <w:t xml:space="preserve"> </w:t>
            </w:r>
            <w:r w:rsidRPr="004913B8">
              <w:t>Entity Identifier</w:t>
            </w:r>
            <w:r>
              <w:t xml:space="preserve"> (</w:t>
            </w:r>
            <w:r w:rsidR="002E06E9">
              <w:t>EI GU</w:t>
            </w:r>
            <w:r>
              <w:t>)</w:t>
            </w:r>
            <w:bookmarkEnd w:id="2134"/>
          </w:p>
          <w:p w14:paraId="2D79329C" w14:textId="77777777" w:rsidR="009F3D3A" w:rsidRPr="00D4120B" w:rsidRDefault="009F3D3A" w:rsidP="00667BA9">
            <w:pPr>
              <w:pStyle w:val="TableHeadingB"/>
            </w:pPr>
          </w:p>
        </w:tc>
      </w:tr>
      <w:tr w:rsidR="00667BA9" w:rsidRPr="00D4120B" w14:paraId="64E74D73" w14:textId="77777777">
        <w:trPr>
          <w:cantSplit/>
          <w:trHeight w:hRule="exact" w:val="360"/>
          <w:jc w:val="center"/>
        </w:trPr>
        <w:tc>
          <w:tcPr>
            <w:tcW w:w="623" w:type="dxa"/>
            <w:tcBorders>
              <w:bottom w:val="single" w:sz="12" w:space="0" w:color="943634"/>
            </w:tcBorders>
            <w:shd w:val="clear" w:color="auto" w:fill="F3F3F3"/>
            <w:vAlign w:val="center"/>
          </w:tcPr>
          <w:p w14:paraId="53179159" w14:textId="77777777" w:rsidR="00667BA9" w:rsidRPr="00D4120B" w:rsidRDefault="00667BA9" w:rsidP="00667BA9">
            <w:pPr>
              <w:pStyle w:val="TableHeadingB"/>
            </w:pPr>
            <w:r w:rsidRPr="00D4120B">
              <w:t>SEQ</w:t>
            </w:r>
          </w:p>
        </w:tc>
        <w:tc>
          <w:tcPr>
            <w:tcW w:w="2523" w:type="dxa"/>
            <w:tcBorders>
              <w:bottom w:val="single" w:sz="12" w:space="0" w:color="943634"/>
            </w:tcBorders>
            <w:shd w:val="clear" w:color="auto" w:fill="F3F3F3"/>
            <w:vAlign w:val="center"/>
          </w:tcPr>
          <w:p w14:paraId="4A2FEB42" w14:textId="77777777" w:rsidR="00667BA9" w:rsidRPr="00D4120B" w:rsidRDefault="00667BA9" w:rsidP="00667BA9">
            <w:pPr>
              <w:pStyle w:val="TableHeadingB"/>
            </w:pPr>
            <w:r w:rsidRPr="00D4120B">
              <w:t>Component Name</w:t>
            </w:r>
          </w:p>
        </w:tc>
        <w:tc>
          <w:tcPr>
            <w:tcW w:w="742" w:type="dxa"/>
            <w:tcBorders>
              <w:bottom w:val="single" w:sz="12" w:space="0" w:color="943634"/>
            </w:tcBorders>
            <w:shd w:val="clear" w:color="auto" w:fill="F3F3F3"/>
            <w:vAlign w:val="center"/>
          </w:tcPr>
          <w:p w14:paraId="2B611A58" w14:textId="77777777" w:rsidR="00667BA9" w:rsidRPr="00D4120B" w:rsidRDefault="00667BA9" w:rsidP="00667BA9">
            <w:pPr>
              <w:pStyle w:val="TableHeadingB"/>
            </w:pPr>
            <w:r w:rsidRPr="00D4120B">
              <w:t>DT</w:t>
            </w:r>
          </w:p>
        </w:tc>
        <w:tc>
          <w:tcPr>
            <w:tcW w:w="831" w:type="dxa"/>
            <w:tcBorders>
              <w:bottom w:val="single" w:sz="12" w:space="0" w:color="943634"/>
            </w:tcBorders>
            <w:shd w:val="clear" w:color="auto" w:fill="F3F3F3"/>
            <w:vAlign w:val="center"/>
          </w:tcPr>
          <w:p w14:paraId="473C73DE" w14:textId="77777777" w:rsidR="00667BA9" w:rsidRPr="00D4120B" w:rsidRDefault="00667BA9" w:rsidP="00667BA9">
            <w:pPr>
              <w:pStyle w:val="TableHeadingB"/>
            </w:pPr>
            <w:r>
              <w:t>Us</w:t>
            </w:r>
            <w:ins w:id="2135" w:author="Swain, Ashley" w:date="2011-11-27T20:59:00Z">
              <w:r w:rsidR="00AA7E62">
                <w:t>ag</w:t>
              </w:r>
            </w:ins>
            <w:r>
              <w:t>e</w:t>
            </w:r>
          </w:p>
        </w:tc>
        <w:tc>
          <w:tcPr>
            <w:tcW w:w="890" w:type="dxa"/>
            <w:tcBorders>
              <w:bottom w:val="single" w:sz="12" w:space="0" w:color="943634"/>
            </w:tcBorders>
            <w:shd w:val="clear" w:color="auto" w:fill="F3F3F3"/>
            <w:vAlign w:val="center"/>
          </w:tcPr>
          <w:p w14:paraId="7535D394" w14:textId="77777777" w:rsidR="00667BA9" w:rsidRPr="00D4120B" w:rsidRDefault="00667BA9" w:rsidP="00667BA9">
            <w:pPr>
              <w:pStyle w:val="TableHeadingB"/>
            </w:pPr>
            <w:r w:rsidRPr="00D4120B">
              <w:t>LEN</w:t>
            </w:r>
          </w:p>
        </w:tc>
        <w:tc>
          <w:tcPr>
            <w:tcW w:w="890" w:type="dxa"/>
            <w:tcBorders>
              <w:bottom w:val="single" w:sz="12" w:space="0" w:color="943634"/>
            </w:tcBorders>
            <w:shd w:val="clear" w:color="auto" w:fill="F3F3F3"/>
            <w:vAlign w:val="center"/>
          </w:tcPr>
          <w:p w14:paraId="2D02BCFE" w14:textId="77777777" w:rsidR="00667BA9" w:rsidRPr="00D4120B" w:rsidRDefault="00667BA9" w:rsidP="00667BA9">
            <w:pPr>
              <w:pStyle w:val="TableHeadingB"/>
            </w:pPr>
            <w:r>
              <w:t>C.LEN</w:t>
            </w:r>
          </w:p>
        </w:tc>
        <w:tc>
          <w:tcPr>
            <w:tcW w:w="1484" w:type="dxa"/>
            <w:tcBorders>
              <w:bottom w:val="single" w:sz="12" w:space="0" w:color="943634"/>
            </w:tcBorders>
            <w:shd w:val="clear" w:color="auto" w:fill="F3F3F3"/>
            <w:vAlign w:val="center"/>
          </w:tcPr>
          <w:p w14:paraId="5D192939" w14:textId="77777777" w:rsidR="00667BA9" w:rsidRPr="00D4120B" w:rsidRDefault="00667BA9" w:rsidP="00667BA9">
            <w:pPr>
              <w:pStyle w:val="TableHeadingB"/>
            </w:pPr>
            <w:r w:rsidRPr="00D4120B">
              <w:t>Value Set</w:t>
            </w:r>
          </w:p>
        </w:tc>
        <w:tc>
          <w:tcPr>
            <w:tcW w:w="4311" w:type="dxa"/>
            <w:tcBorders>
              <w:bottom w:val="single" w:sz="12" w:space="0" w:color="943634"/>
            </w:tcBorders>
            <w:shd w:val="clear" w:color="auto" w:fill="F3F3F3"/>
            <w:vAlign w:val="center"/>
          </w:tcPr>
          <w:p w14:paraId="294F5E74" w14:textId="77777777" w:rsidR="00667BA9" w:rsidRPr="00D4120B" w:rsidRDefault="00667BA9" w:rsidP="00667BA9">
            <w:pPr>
              <w:pStyle w:val="TableHeadingB"/>
            </w:pPr>
            <w:r w:rsidRPr="00D4120B">
              <w:t>Comments</w:t>
            </w:r>
          </w:p>
        </w:tc>
      </w:tr>
      <w:tr w:rsidR="00667BA9" w:rsidRPr="00D4120B" w14:paraId="090E59FA" w14:textId="77777777">
        <w:trPr>
          <w:cantSplit/>
          <w:jc w:val="center"/>
        </w:trPr>
        <w:tc>
          <w:tcPr>
            <w:tcW w:w="623" w:type="dxa"/>
          </w:tcPr>
          <w:p w14:paraId="18930F4B" w14:textId="77777777" w:rsidR="00667BA9" w:rsidRPr="00D4120B" w:rsidRDefault="00667BA9" w:rsidP="008F7891">
            <w:pPr>
              <w:pStyle w:val="TableContent"/>
            </w:pPr>
            <w:r w:rsidRPr="00D4120B">
              <w:t>1</w:t>
            </w:r>
          </w:p>
        </w:tc>
        <w:tc>
          <w:tcPr>
            <w:tcW w:w="2523" w:type="dxa"/>
          </w:tcPr>
          <w:p w14:paraId="5CBE73E8" w14:textId="77777777" w:rsidR="00667BA9" w:rsidRPr="00D4120B" w:rsidRDefault="00667BA9" w:rsidP="008F7891">
            <w:pPr>
              <w:pStyle w:val="TableContent"/>
            </w:pPr>
            <w:r w:rsidRPr="00D4120B">
              <w:t>Entity Identifier</w:t>
            </w:r>
          </w:p>
        </w:tc>
        <w:tc>
          <w:tcPr>
            <w:tcW w:w="742" w:type="dxa"/>
          </w:tcPr>
          <w:p w14:paraId="117165F3" w14:textId="77777777" w:rsidR="00667BA9" w:rsidRPr="00D4120B" w:rsidRDefault="00667BA9" w:rsidP="008F7891">
            <w:pPr>
              <w:pStyle w:val="TableContent"/>
            </w:pPr>
            <w:r w:rsidRPr="00D4120B">
              <w:t>ST</w:t>
            </w:r>
          </w:p>
        </w:tc>
        <w:tc>
          <w:tcPr>
            <w:tcW w:w="831" w:type="dxa"/>
          </w:tcPr>
          <w:p w14:paraId="4660C683" w14:textId="77777777" w:rsidR="00667BA9" w:rsidRPr="00D4120B" w:rsidRDefault="00667BA9" w:rsidP="008F7891">
            <w:pPr>
              <w:pStyle w:val="TableContent"/>
            </w:pPr>
            <w:r w:rsidRPr="00D4120B">
              <w:t>R</w:t>
            </w:r>
          </w:p>
        </w:tc>
        <w:tc>
          <w:tcPr>
            <w:tcW w:w="890" w:type="dxa"/>
          </w:tcPr>
          <w:p w14:paraId="09AC6204" w14:textId="77777777" w:rsidR="00667BA9" w:rsidRPr="00D4120B" w:rsidRDefault="00667BA9" w:rsidP="008F7891">
            <w:pPr>
              <w:pStyle w:val="TableContent"/>
            </w:pPr>
            <w:r w:rsidRPr="00D4120B">
              <w:t>1..199</w:t>
            </w:r>
          </w:p>
        </w:tc>
        <w:tc>
          <w:tcPr>
            <w:tcW w:w="890" w:type="dxa"/>
          </w:tcPr>
          <w:p w14:paraId="3538DF70" w14:textId="77777777" w:rsidR="00667BA9" w:rsidRPr="00D4120B" w:rsidRDefault="008E5021" w:rsidP="008F7891">
            <w:pPr>
              <w:pStyle w:val="TableContent"/>
            </w:pPr>
            <w:r>
              <w:t>=</w:t>
            </w:r>
          </w:p>
        </w:tc>
        <w:tc>
          <w:tcPr>
            <w:tcW w:w="1484" w:type="dxa"/>
          </w:tcPr>
          <w:p w14:paraId="61E09710" w14:textId="77777777" w:rsidR="00667BA9" w:rsidRPr="00D4120B" w:rsidRDefault="00667BA9" w:rsidP="008F7891">
            <w:pPr>
              <w:pStyle w:val="TableContent"/>
            </w:pPr>
          </w:p>
        </w:tc>
        <w:tc>
          <w:tcPr>
            <w:tcW w:w="4311" w:type="dxa"/>
          </w:tcPr>
          <w:p w14:paraId="001036AE" w14:textId="77777777" w:rsidR="00667BA9" w:rsidRPr="00D4120B" w:rsidRDefault="00667BA9" w:rsidP="008F7891">
            <w:pPr>
              <w:pStyle w:val="TableContent"/>
            </w:pPr>
          </w:p>
        </w:tc>
      </w:tr>
      <w:tr w:rsidR="00667BA9" w:rsidRPr="00D4120B" w14:paraId="223DD5EA" w14:textId="77777777">
        <w:trPr>
          <w:cantSplit/>
          <w:jc w:val="center"/>
        </w:trPr>
        <w:tc>
          <w:tcPr>
            <w:tcW w:w="623" w:type="dxa"/>
          </w:tcPr>
          <w:p w14:paraId="069E781C" w14:textId="77777777" w:rsidR="00667BA9" w:rsidRPr="00D4120B" w:rsidRDefault="00667BA9" w:rsidP="008F7891">
            <w:pPr>
              <w:pStyle w:val="TableContent"/>
            </w:pPr>
            <w:r w:rsidRPr="00D4120B">
              <w:t>2</w:t>
            </w:r>
          </w:p>
        </w:tc>
        <w:tc>
          <w:tcPr>
            <w:tcW w:w="2523" w:type="dxa"/>
          </w:tcPr>
          <w:p w14:paraId="0872725B" w14:textId="77777777" w:rsidR="00667BA9" w:rsidRPr="00D4120B" w:rsidRDefault="00667BA9" w:rsidP="008F7891">
            <w:pPr>
              <w:pStyle w:val="TableContent"/>
            </w:pPr>
            <w:r w:rsidRPr="00D4120B">
              <w:t>Namespace ID</w:t>
            </w:r>
          </w:p>
        </w:tc>
        <w:tc>
          <w:tcPr>
            <w:tcW w:w="742" w:type="dxa"/>
          </w:tcPr>
          <w:p w14:paraId="2999C679" w14:textId="77777777" w:rsidR="00667BA9" w:rsidRPr="00D4120B" w:rsidRDefault="00667BA9" w:rsidP="008F7891">
            <w:pPr>
              <w:pStyle w:val="TableContent"/>
            </w:pPr>
            <w:r w:rsidRPr="00D4120B">
              <w:t>IS</w:t>
            </w:r>
          </w:p>
        </w:tc>
        <w:tc>
          <w:tcPr>
            <w:tcW w:w="831" w:type="dxa"/>
          </w:tcPr>
          <w:p w14:paraId="0B5FE732" w14:textId="77777777" w:rsidR="00667BA9" w:rsidRPr="00D4120B" w:rsidRDefault="00667BA9" w:rsidP="008F7891">
            <w:pPr>
              <w:pStyle w:val="TableContent"/>
            </w:pPr>
            <w:r>
              <w:t>RE</w:t>
            </w:r>
          </w:p>
        </w:tc>
        <w:tc>
          <w:tcPr>
            <w:tcW w:w="890" w:type="dxa"/>
          </w:tcPr>
          <w:p w14:paraId="79352541" w14:textId="77777777" w:rsidR="00667BA9" w:rsidRPr="00D4120B" w:rsidRDefault="00667BA9" w:rsidP="008F7891">
            <w:pPr>
              <w:pStyle w:val="TableContent"/>
            </w:pPr>
            <w:r w:rsidRPr="00D4120B">
              <w:t>1..20</w:t>
            </w:r>
          </w:p>
        </w:tc>
        <w:tc>
          <w:tcPr>
            <w:tcW w:w="890" w:type="dxa"/>
          </w:tcPr>
          <w:p w14:paraId="06E32262" w14:textId="77777777" w:rsidR="00667BA9" w:rsidRPr="00D4120B" w:rsidRDefault="008E5021" w:rsidP="008F7891">
            <w:pPr>
              <w:pStyle w:val="TableContent"/>
            </w:pPr>
            <w:r>
              <w:t>=</w:t>
            </w:r>
          </w:p>
        </w:tc>
        <w:tc>
          <w:tcPr>
            <w:tcW w:w="1484" w:type="dxa"/>
          </w:tcPr>
          <w:p w14:paraId="52AAAF24" w14:textId="77777777" w:rsidR="00667BA9" w:rsidRPr="00D4120B" w:rsidRDefault="00667BA9" w:rsidP="008F7891">
            <w:pPr>
              <w:pStyle w:val="TableContent"/>
            </w:pPr>
            <w:r w:rsidRPr="00D4120B">
              <w:t>Local</w:t>
            </w:r>
          </w:p>
        </w:tc>
        <w:tc>
          <w:tcPr>
            <w:tcW w:w="4311" w:type="dxa"/>
          </w:tcPr>
          <w:p w14:paraId="790DD1FD" w14:textId="77777777" w:rsidR="00667BA9" w:rsidRPr="00D4120B" w:rsidRDefault="00667BA9" w:rsidP="008F7891">
            <w:pPr>
              <w:pStyle w:val="TableContent"/>
            </w:pPr>
            <w:r>
              <w:t xml:space="preserve">See profile for stronger requirements. </w:t>
            </w:r>
            <w:r w:rsidRPr="00D4120B">
              <w:t>The coding system for this component is locally managed.</w:t>
            </w:r>
          </w:p>
        </w:tc>
      </w:tr>
      <w:tr w:rsidR="00667BA9" w:rsidRPr="00D4120B" w14:paraId="01A8B408" w14:textId="77777777">
        <w:trPr>
          <w:cantSplit/>
          <w:jc w:val="center"/>
        </w:trPr>
        <w:tc>
          <w:tcPr>
            <w:tcW w:w="623" w:type="dxa"/>
          </w:tcPr>
          <w:p w14:paraId="3944475A" w14:textId="77777777" w:rsidR="00667BA9" w:rsidRPr="00D4120B" w:rsidRDefault="00667BA9" w:rsidP="008F7891">
            <w:pPr>
              <w:pStyle w:val="TableContent"/>
            </w:pPr>
            <w:r w:rsidRPr="00D4120B">
              <w:t>3</w:t>
            </w:r>
          </w:p>
        </w:tc>
        <w:tc>
          <w:tcPr>
            <w:tcW w:w="2523" w:type="dxa"/>
          </w:tcPr>
          <w:p w14:paraId="0B721D44" w14:textId="77777777" w:rsidR="00667BA9" w:rsidRPr="00D4120B" w:rsidRDefault="00667BA9" w:rsidP="008F7891">
            <w:pPr>
              <w:pStyle w:val="TableContent"/>
            </w:pPr>
            <w:r w:rsidRPr="00D4120B">
              <w:t>Universal ID</w:t>
            </w:r>
          </w:p>
        </w:tc>
        <w:tc>
          <w:tcPr>
            <w:tcW w:w="742" w:type="dxa"/>
          </w:tcPr>
          <w:p w14:paraId="33D97DD0" w14:textId="77777777" w:rsidR="00667BA9" w:rsidRPr="00D4120B" w:rsidRDefault="00667BA9" w:rsidP="008F7891">
            <w:pPr>
              <w:pStyle w:val="TableContent"/>
            </w:pPr>
            <w:r w:rsidRPr="00D4120B">
              <w:t>ST</w:t>
            </w:r>
          </w:p>
        </w:tc>
        <w:tc>
          <w:tcPr>
            <w:tcW w:w="831" w:type="dxa"/>
          </w:tcPr>
          <w:p w14:paraId="39BC72AC" w14:textId="77777777" w:rsidR="00667BA9" w:rsidRPr="00D4120B" w:rsidRDefault="006F6534" w:rsidP="008F7891">
            <w:pPr>
              <w:pStyle w:val="TableContent"/>
            </w:pPr>
            <w:r w:rsidRPr="00D4120B">
              <w:t>R</w:t>
            </w:r>
          </w:p>
        </w:tc>
        <w:tc>
          <w:tcPr>
            <w:tcW w:w="890" w:type="dxa"/>
          </w:tcPr>
          <w:p w14:paraId="0D880FB9" w14:textId="77777777" w:rsidR="00667BA9" w:rsidRPr="00D4120B" w:rsidRDefault="00667BA9" w:rsidP="008F7891">
            <w:pPr>
              <w:pStyle w:val="TableContent"/>
            </w:pPr>
            <w:r w:rsidRPr="00D4120B">
              <w:t>1..199</w:t>
            </w:r>
          </w:p>
        </w:tc>
        <w:tc>
          <w:tcPr>
            <w:tcW w:w="890" w:type="dxa"/>
          </w:tcPr>
          <w:p w14:paraId="37CFDA83" w14:textId="77777777" w:rsidR="00667BA9" w:rsidRPr="00D4120B" w:rsidRDefault="008E5021" w:rsidP="008F7891">
            <w:pPr>
              <w:pStyle w:val="TableContent"/>
            </w:pPr>
            <w:r>
              <w:t>=</w:t>
            </w:r>
          </w:p>
        </w:tc>
        <w:tc>
          <w:tcPr>
            <w:tcW w:w="1484" w:type="dxa"/>
          </w:tcPr>
          <w:p w14:paraId="3BFEB72C" w14:textId="77777777" w:rsidR="00667BA9" w:rsidRPr="00D4120B" w:rsidRDefault="00667BA9" w:rsidP="008F7891">
            <w:pPr>
              <w:pStyle w:val="TableContent"/>
            </w:pPr>
          </w:p>
        </w:tc>
        <w:tc>
          <w:tcPr>
            <w:tcW w:w="4311" w:type="dxa"/>
          </w:tcPr>
          <w:p w14:paraId="35C5D5D2" w14:textId="77777777" w:rsidR="00667BA9" w:rsidRPr="00D4120B" w:rsidRDefault="00667BA9" w:rsidP="008F7891">
            <w:pPr>
              <w:pStyle w:val="TableContent"/>
            </w:pPr>
          </w:p>
        </w:tc>
      </w:tr>
      <w:tr w:rsidR="00667BA9" w:rsidRPr="00D4120B" w14:paraId="3E3D0AD7" w14:textId="77777777">
        <w:trPr>
          <w:cantSplit/>
          <w:jc w:val="center"/>
        </w:trPr>
        <w:tc>
          <w:tcPr>
            <w:tcW w:w="623" w:type="dxa"/>
          </w:tcPr>
          <w:p w14:paraId="400F491C" w14:textId="77777777" w:rsidR="00667BA9" w:rsidRPr="00D4120B" w:rsidRDefault="00667BA9" w:rsidP="008F7891">
            <w:pPr>
              <w:pStyle w:val="TableContent"/>
            </w:pPr>
            <w:r w:rsidRPr="00D4120B">
              <w:t>4</w:t>
            </w:r>
          </w:p>
        </w:tc>
        <w:tc>
          <w:tcPr>
            <w:tcW w:w="2523" w:type="dxa"/>
          </w:tcPr>
          <w:p w14:paraId="2574857A" w14:textId="77777777" w:rsidR="00667BA9" w:rsidRPr="00D4120B" w:rsidRDefault="00667BA9" w:rsidP="008F7891">
            <w:pPr>
              <w:pStyle w:val="TableContent"/>
            </w:pPr>
            <w:r w:rsidRPr="00D4120B">
              <w:t>Universal ID Type</w:t>
            </w:r>
          </w:p>
        </w:tc>
        <w:tc>
          <w:tcPr>
            <w:tcW w:w="742" w:type="dxa"/>
          </w:tcPr>
          <w:p w14:paraId="02315125" w14:textId="77777777" w:rsidR="00667BA9" w:rsidRPr="00D4120B" w:rsidRDefault="00667BA9" w:rsidP="008F7891">
            <w:pPr>
              <w:pStyle w:val="TableContent"/>
            </w:pPr>
            <w:r w:rsidRPr="00D4120B">
              <w:t>ID</w:t>
            </w:r>
          </w:p>
        </w:tc>
        <w:tc>
          <w:tcPr>
            <w:tcW w:w="831" w:type="dxa"/>
          </w:tcPr>
          <w:p w14:paraId="3902B848" w14:textId="77777777" w:rsidR="00667BA9" w:rsidRPr="00D4120B" w:rsidRDefault="006F6534" w:rsidP="008F7891">
            <w:pPr>
              <w:pStyle w:val="TableContent"/>
            </w:pPr>
            <w:r w:rsidRPr="00D4120B">
              <w:t>R</w:t>
            </w:r>
          </w:p>
        </w:tc>
        <w:tc>
          <w:tcPr>
            <w:tcW w:w="890" w:type="dxa"/>
          </w:tcPr>
          <w:p w14:paraId="386472B5" w14:textId="77777777" w:rsidR="006D7282" w:rsidRDefault="00BD3F48">
            <w:pPr>
              <w:pStyle w:val="TableContent"/>
              <w:rPr>
                <w:lang w:eastAsia="de-DE"/>
              </w:rPr>
            </w:pPr>
            <w:ins w:id="2136" w:author="Bob Yencha" w:date="2012-01-19T17:14:00Z">
              <w:r>
                <w:t>3</w:t>
              </w:r>
            </w:ins>
            <w:del w:id="2137" w:author="Bob Yencha" w:date="2012-01-19T17:14:00Z">
              <w:r w:rsidR="00667BA9" w:rsidRPr="00D4120B" w:rsidDel="00BD3F48">
                <w:delText>1</w:delText>
              </w:r>
            </w:del>
            <w:r w:rsidR="00667BA9" w:rsidRPr="00D4120B">
              <w:t>..</w:t>
            </w:r>
            <w:del w:id="2138" w:author="Bob Yencha" w:date="2012-01-19T17:14:00Z">
              <w:r w:rsidR="00667BA9" w:rsidRPr="00D4120B" w:rsidDel="00BD3F48">
                <w:delText>6</w:delText>
              </w:r>
            </w:del>
            <w:ins w:id="2139" w:author="Bob Yencha" w:date="2012-01-19T17:14:00Z">
              <w:r>
                <w:t>3</w:t>
              </w:r>
            </w:ins>
          </w:p>
        </w:tc>
        <w:tc>
          <w:tcPr>
            <w:tcW w:w="890" w:type="dxa"/>
          </w:tcPr>
          <w:p w14:paraId="00915E5A" w14:textId="77777777" w:rsidR="00667BA9" w:rsidRPr="00D4120B" w:rsidRDefault="008E5021" w:rsidP="008F7891">
            <w:pPr>
              <w:pStyle w:val="TableContent"/>
            </w:pPr>
            <w:r>
              <w:t>=</w:t>
            </w:r>
          </w:p>
        </w:tc>
        <w:tc>
          <w:tcPr>
            <w:tcW w:w="1484" w:type="dxa"/>
          </w:tcPr>
          <w:p w14:paraId="63DD58F1" w14:textId="77777777" w:rsidR="00667BA9" w:rsidRPr="00D4120B" w:rsidRDefault="00667BA9" w:rsidP="008F7891">
            <w:pPr>
              <w:pStyle w:val="TableContent"/>
            </w:pPr>
            <w:r w:rsidRPr="00D4120B">
              <w:t>HL70301</w:t>
            </w:r>
          </w:p>
        </w:tc>
        <w:tc>
          <w:tcPr>
            <w:tcW w:w="4311" w:type="dxa"/>
          </w:tcPr>
          <w:p w14:paraId="3DAA02DF" w14:textId="77777777" w:rsidR="00667BA9" w:rsidRPr="00D4120B" w:rsidRDefault="00667BA9" w:rsidP="00317CA0">
            <w:pPr>
              <w:pStyle w:val="TableContent"/>
            </w:pPr>
            <w:r w:rsidRPr="00D4120B">
              <w:t xml:space="preserve">Constrained to the value </w:t>
            </w:r>
            <w:r w:rsidR="00317CA0">
              <w:t>"ISO</w:t>
            </w:r>
            <w:r w:rsidRPr="00D4120B">
              <w:t>"</w:t>
            </w:r>
          </w:p>
        </w:tc>
      </w:tr>
    </w:tbl>
    <w:p w14:paraId="46D5AE2D" w14:textId="77777777" w:rsidR="00667BA9" w:rsidRPr="00421D3E" w:rsidRDefault="005A1C80" w:rsidP="00667BA9">
      <w:pPr>
        <w:pStyle w:val="UsageNote"/>
      </w:pPr>
      <w:r w:rsidRPr="005A1C80">
        <w:t>Usage Note</w:t>
      </w:r>
    </w:p>
    <w:p w14:paraId="0E87C68C" w14:textId="77777777" w:rsidR="00667BA9" w:rsidRPr="00D4120B" w:rsidRDefault="00667BA9" w:rsidP="00667BA9">
      <w:pPr>
        <w:pStyle w:val="UsageNoteIndent"/>
      </w:pPr>
      <w:r w:rsidRPr="00D4120B">
        <w:t>The EI data type is used to carry identifiers. This guide requires that all entity identifiers be accompanied by assigning authorities</w:t>
      </w:r>
      <w:r w:rsidR="00400CF4">
        <w:t xml:space="preserve">. </w:t>
      </w:r>
      <w:r w:rsidRPr="00D4120B">
        <w:t>This allows the exchange of unique identifiers for the associated object across organizational and enterprise boundaries, enabling broad interoperability.</w:t>
      </w:r>
    </w:p>
    <w:p w14:paraId="09D8A64E" w14:textId="77777777" w:rsidR="00667BA9" w:rsidRPr="00D4120B" w:rsidRDefault="00667BA9" w:rsidP="00667BA9">
      <w:pPr>
        <w:pStyle w:val="UsageNoteIndent"/>
      </w:pPr>
      <w:r w:rsidRPr="00D4120B">
        <w:t>In the EI data type, the Namespace ID, Universal ID and Universal ID type correspond to the HD data type identified elsewhere</w:t>
      </w:r>
      <w:r w:rsidR="00400CF4">
        <w:t xml:space="preserve">. </w:t>
      </w:r>
      <w:r w:rsidRPr="00D4120B">
        <w:t>These types, together, are commonly considered the assigning authority for the identifier</w:t>
      </w:r>
      <w:r w:rsidR="00400CF4">
        <w:t xml:space="preserve">. </w:t>
      </w:r>
    </w:p>
    <w:p w14:paraId="5770AFB6" w14:textId="77777777" w:rsidR="00667BA9" w:rsidRPr="00421D3E" w:rsidRDefault="00667BA9" w:rsidP="00421D3E">
      <w:pPr>
        <w:pStyle w:val="UsageNoteIndent"/>
        <w:ind w:left="0"/>
        <w:rPr>
          <w:rFonts w:ascii="Arial" w:hAnsi="Arial" w:cs="Arial"/>
        </w:rPr>
      </w:pPr>
      <w:r w:rsidRPr="00421D3E">
        <w:rPr>
          <w:rFonts w:ascii="Arial" w:hAnsi="Arial" w:cs="Arial"/>
        </w:rPr>
        <w:t>Conformance Statement: LRI-GU Profile</w:t>
      </w:r>
    </w:p>
    <w:p w14:paraId="1911CDDC" w14:textId="77777777" w:rsidR="00667BA9" w:rsidRPr="003C6996" w:rsidRDefault="00667BA9" w:rsidP="00667BA9">
      <w:pPr>
        <w:pStyle w:val="ConfStmt"/>
      </w:pPr>
      <w:r w:rsidRPr="00166963">
        <w:rPr>
          <w:b/>
        </w:rPr>
        <w:t>LRI-EI</w:t>
      </w:r>
      <w:del w:id="2140" w:author="Swain, Ashley" w:date="2011-11-23T10:02:00Z">
        <w:r w:rsidR="00D6486D" w:rsidDel="00CE1404">
          <w:rPr>
            <w:b/>
          </w:rPr>
          <w:delText>.a</w:delText>
        </w:r>
      </w:del>
      <w:r w:rsidRPr="00166963">
        <w:rPr>
          <w:b/>
        </w:rPr>
        <w:t>-1</w:t>
      </w:r>
      <w:r>
        <w:t xml:space="preserve">: </w:t>
      </w:r>
      <w:del w:id="2141" w:author="Bob Yencha" w:date="2011-11-22T00:10:00Z">
        <w:r w:rsidDel="007B06DF">
          <w:delText>C</w:delText>
        </w:r>
      </w:del>
      <w:r>
        <w:t>E</w:t>
      </w:r>
      <w:ins w:id="2142" w:author="Bob Yencha" w:date="2011-11-22T00:10:00Z">
        <w:r w:rsidR="007B06DF">
          <w:t>I</w:t>
        </w:r>
      </w:ins>
      <w:r>
        <w:t xml:space="preserve">.4 (Universal ID Type) </w:t>
      </w:r>
      <w:r w:rsidRPr="00166963">
        <w:rPr>
          <w:b/>
        </w:rPr>
        <w:t>SHALL</w:t>
      </w:r>
      <w:r>
        <w:t xml:space="preserve"> contain the value “ISO”.</w:t>
      </w:r>
    </w:p>
    <w:p w14:paraId="5B13243F" w14:textId="77777777" w:rsidR="000202BA" w:rsidRDefault="00667BA9" w:rsidP="000202BA">
      <w:pPr>
        <w:pStyle w:val="ConfStmt"/>
      </w:pPr>
      <w:r w:rsidRPr="00166963">
        <w:rPr>
          <w:b/>
        </w:rPr>
        <w:t>LRI-EI</w:t>
      </w:r>
      <w:del w:id="2143" w:author="Swain, Ashley" w:date="2011-11-23T10:02:00Z">
        <w:r w:rsidR="00D6486D" w:rsidDel="00CE1404">
          <w:rPr>
            <w:b/>
          </w:rPr>
          <w:delText>.a</w:delText>
        </w:r>
      </w:del>
      <w:r w:rsidRPr="00166963">
        <w:rPr>
          <w:b/>
        </w:rPr>
        <w:t>-</w:t>
      </w:r>
      <w:r>
        <w:rPr>
          <w:b/>
        </w:rPr>
        <w:t>2</w:t>
      </w:r>
      <w:r>
        <w:t xml:space="preserve">: </w:t>
      </w:r>
      <w:del w:id="2144" w:author="Bob Yencha" w:date="2011-11-22T00:10:00Z">
        <w:r w:rsidDel="007B06DF">
          <w:delText>C</w:delText>
        </w:r>
      </w:del>
      <w:r>
        <w:t>E</w:t>
      </w:r>
      <w:ins w:id="2145" w:author="Bob Yencha" w:date="2011-11-22T00:10:00Z">
        <w:r w:rsidR="007B06DF">
          <w:t>I</w:t>
        </w:r>
      </w:ins>
      <w:r>
        <w:t>.</w:t>
      </w:r>
      <w:ins w:id="2146" w:author="Bob Yencha" w:date="2011-11-22T00:11:00Z">
        <w:r w:rsidR="007B06DF">
          <w:t>3</w:t>
        </w:r>
      </w:ins>
      <w:del w:id="2147" w:author="Bob Yencha" w:date="2011-11-22T00:10:00Z">
        <w:r w:rsidDel="007B06DF">
          <w:delText>2</w:delText>
        </w:r>
      </w:del>
      <w:r>
        <w:t xml:space="preserve"> (</w:t>
      </w:r>
      <w:del w:id="2148" w:author="Bob Yencha" w:date="2011-11-22T00:10:00Z">
        <w:r w:rsidDel="007B06DF">
          <w:delText xml:space="preserve">Namespace </w:delText>
        </w:r>
      </w:del>
      <w:ins w:id="2149" w:author="Bob Yencha" w:date="2011-11-22T00:10:00Z">
        <w:r w:rsidR="007B06DF">
          <w:t xml:space="preserve">Universal </w:t>
        </w:r>
      </w:ins>
      <w:r>
        <w:t xml:space="preserve">ID) </w:t>
      </w:r>
      <w:r w:rsidRPr="00166963">
        <w:rPr>
          <w:b/>
        </w:rPr>
        <w:t>SHALL</w:t>
      </w:r>
      <w:r>
        <w:t xml:space="preserve"> be valued with an ISO-compliant OID.</w:t>
      </w:r>
      <w:r w:rsidR="000202BA" w:rsidRPr="000202BA">
        <w:t xml:space="preserve"> </w:t>
      </w:r>
    </w:p>
    <w:p w14:paraId="08626EFD" w14:textId="77777777" w:rsidR="00667BA9" w:rsidRPr="00786093" w:rsidRDefault="00667BA9" w:rsidP="00084F3B">
      <w:pPr>
        <w:pStyle w:val="Heading2"/>
        <w:numPr>
          <w:ilvl w:val="1"/>
          <w:numId w:val="22"/>
        </w:numPr>
        <w:tabs>
          <w:tab w:val="left" w:pos="630"/>
        </w:tabs>
      </w:pPr>
      <w:bookmarkStart w:id="2150" w:name="_EI_NG_–"/>
      <w:bookmarkStart w:id="2151" w:name="_EI_NG_–_1"/>
      <w:bookmarkStart w:id="2152" w:name="_EI_NG_–_2"/>
      <w:bookmarkStart w:id="2153" w:name="_Toc189111961"/>
      <w:bookmarkEnd w:id="2150"/>
      <w:bookmarkEnd w:id="2151"/>
      <w:bookmarkEnd w:id="2152"/>
      <w:r w:rsidRPr="00786093">
        <w:t>EI NG – Entity Identifier</w:t>
      </w:r>
      <w:r w:rsidR="00C846D3">
        <w:t xml:space="preserve"> (Non-Globally Unique)</w:t>
      </w:r>
      <w:bookmarkEnd w:id="2153"/>
    </w:p>
    <w:tbl>
      <w:tblPr>
        <w:tblW w:w="4975" w:type="pct"/>
        <w:jc w:val="center"/>
        <w:tblBorders>
          <w:top w:val="single" w:sz="12" w:space="0" w:color="943634"/>
          <w:bottom w:val="single" w:sz="12" w:space="0" w:color="943634"/>
          <w:insideH w:val="single" w:sz="12" w:space="0" w:color="943634"/>
        </w:tblBorders>
        <w:tblLayout w:type="fixed"/>
        <w:tblCellMar>
          <w:left w:w="58" w:type="dxa"/>
          <w:right w:w="58" w:type="dxa"/>
        </w:tblCellMar>
        <w:tblLook w:val="0000" w:firstRow="0" w:lastRow="0" w:firstColumn="0" w:lastColumn="0" w:noHBand="0" w:noVBand="0"/>
      </w:tblPr>
      <w:tblGrid>
        <w:gridCol w:w="623"/>
        <w:gridCol w:w="2523"/>
        <w:gridCol w:w="742"/>
        <w:gridCol w:w="831"/>
        <w:gridCol w:w="890"/>
        <w:gridCol w:w="890"/>
        <w:gridCol w:w="1484"/>
        <w:gridCol w:w="4311"/>
      </w:tblGrid>
      <w:tr w:rsidR="009F3D3A" w:rsidRPr="00D4120B" w14:paraId="7118613B" w14:textId="77777777">
        <w:trPr>
          <w:cantSplit/>
          <w:trHeight w:hRule="exact" w:val="360"/>
          <w:tblHeader/>
          <w:jc w:val="center"/>
        </w:trPr>
        <w:tc>
          <w:tcPr>
            <w:tcW w:w="12294" w:type="dxa"/>
            <w:gridSpan w:val="8"/>
            <w:shd w:val="clear" w:color="auto" w:fill="F3F3F3"/>
            <w:vAlign w:val="center"/>
          </w:tcPr>
          <w:p w14:paraId="43489B2E" w14:textId="77777777" w:rsidR="009F3D3A" w:rsidRPr="004913B8" w:rsidRDefault="009F3D3A" w:rsidP="009F3D3A">
            <w:pPr>
              <w:pStyle w:val="Caption"/>
            </w:pPr>
            <w:bookmarkStart w:id="2154" w:name="_Toc189111875"/>
            <w:r>
              <w:t xml:space="preserve">Table </w:t>
            </w:r>
            <w:r w:rsidR="001C047D">
              <w:fldChar w:fldCharType="begin"/>
            </w:r>
            <w:r w:rsidR="001C047D">
              <w:instrText xml:space="preserve"> STYLEREF 1 \s </w:instrText>
            </w:r>
            <w:r w:rsidR="001C047D">
              <w:fldChar w:fldCharType="separate"/>
            </w:r>
            <w:r w:rsidR="002B0A1D">
              <w:rPr>
                <w:noProof/>
              </w:rPr>
              <w:t>2</w:t>
            </w:r>
            <w:r w:rsidR="001C047D">
              <w:rPr>
                <w:noProof/>
              </w:rPr>
              <w:fldChar w:fldCharType="end"/>
            </w:r>
            <w:r>
              <w:noBreakHyphen/>
            </w:r>
            <w:r w:rsidR="001C047D">
              <w:fldChar w:fldCharType="begin"/>
            </w:r>
            <w:r w:rsidR="001C047D">
              <w:instrText xml:space="preserve"> SEQ Table \* ARABIC \s 1 </w:instrText>
            </w:r>
            <w:r w:rsidR="001C047D">
              <w:fldChar w:fldCharType="separate"/>
            </w:r>
            <w:r w:rsidR="002B0A1D">
              <w:rPr>
                <w:noProof/>
              </w:rPr>
              <w:t>11</w:t>
            </w:r>
            <w:r w:rsidR="001C047D">
              <w:rPr>
                <w:noProof/>
              </w:rPr>
              <w:fldChar w:fldCharType="end"/>
            </w:r>
            <w:r>
              <w:t xml:space="preserve">. </w:t>
            </w:r>
            <w:r w:rsidRPr="004913B8">
              <w:t>Entity Identifier</w:t>
            </w:r>
            <w:r>
              <w:t xml:space="preserve"> (EI</w:t>
            </w:r>
            <w:r w:rsidR="00E74123">
              <w:t xml:space="preserve"> NG</w:t>
            </w:r>
            <w:r>
              <w:t>)</w:t>
            </w:r>
            <w:bookmarkEnd w:id="2154"/>
          </w:p>
          <w:p w14:paraId="53760130" w14:textId="77777777" w:rsidR="009F3D3A" w:rsidRPr="00D4120B" w:rsidRDefault="009F3D3A" w:rsidP="00667BA9">
            <w:pPr>
              <w:pStyle w:val="TableHeadingB"/>
              <w:ind w:left="0"/>
            </w:pPr>
          </w:p>
        </w:tc>
      </w:tr>
      <w:tr w:rsidR="00667BA9" w:rsidRPr="00D4120B" w14:paraId="398B52A8" w14:textId="77777777">
        <w:trPr>
          <w:cantSplit/>
          <w:trHeight w:hRule="exact" w:val="360"/>
          <w:tblHeader/>
          <w:jc w:val="center"/>
        </w:trPr>
        <w:tc>
          <w:tcPr>
            <w:tcW w:w="623" w:type="dxa"/>
            <w:shd w:val="clear" w:color="auto" w:fill="F3F3F3"/>
            <w:vAlign w:val="center"/>
          </w:tcPr>
          <w:p w14:paraId="4F57099F" w14:textId="77777777" w:rsidR="00667BA9" w:rsidRPr="00D4120B" w:rsidRDefault="00667BA9" w:rsidP="00667BA9">
            <w:pPr>
              <w:pStyle w:val="TableHeadingB"/>
              <w:ind w:left="0"/>
            </w:pPr>
            <w:r w:rsidRPr="00D4120B">
              <w:t>SEQ</w:t>
            </w:r>
          </w:p>
        </w:tc>
        <w:tc>
          <w:tcPr>
            <w:tcW w:w="2523" w:type="dxa"/>
            <w:shd w:val="clear" w:color="auto" w:fill="F3F3F3"/>
            <w:vAlign w:val="center"/>
          </w:tcPr>
          <w:p w14:paraId="5918F5E5" w14:textId="77777777" w:rsidR="00667BA9" w:rsidRPr="00D4120B" w:rsidRDefault="00667BA9" w:rsidP="00667BA9">
            <w:pPr>
              <w:pStyle w:val="TableHeadingB"/>
              <w:ind w:left="0"/>
            </w:pPr>
            <w:r w:rsidRPr="00D4120B">
              <w:t>Component Name</w:t>
            </w:r>
          </w:p>
        </w:tc>
        <w:tc>
          <w:tcPr>
            <w:tcW w:w="742" w:type="dxa"/>
            <w:shd w:val="clear" w:color="auto" w:fill="F3F3F3"/>
            <w:vAlign w:val="center"/>
          </w:tcPr>
          <w:p w14:paraId="2D9E49EE" w14:textId="77777777" w:rsidR="00667BA9" w:rsidRPr="00D4120B" w:rsidRDefault="00667BA9" w:rsidP="00667BA9">
            <w:pPr>
              <w:pStyle w:val="TableHeadingB"/>
              <w:ind w:left="0"/>
            </w:pPr>
            <w:r w:rsidRPr="00D4120B">
              <w:t>DT</w:t>
            </w:r>
          </w:p>
        </w:tc>
        <w:tc>
          <w:tcPr>
            <w:tcW w:w="831" w:type="dxa"/>
            <w:shd w:val="clear" w:color="auto" w:fill="F3F3F3"/>
            <w:vAlign w:val="center"/>
          </w:tcPr>
          <w:p w14:paraId="2C86ECFB" w14:textId="77777777" w:rsidR="00667BA9" w:rsidRPr="00D4120B" w:rsidRDefault="00667BA9" w:rsidP="00667BA9">
            <w:pPr>
              <w:pStyle w:val="TableHeadingB"/>
              <w:ind w:left="0"/>
            </w:pPr>
            <w:r>
              <w:t>Us</w:t>
            </w:r>
            <w:ins w:id="2155" w:author="Swain, Ashley" w:date="2011-11-27T20:59:00Z">
              <w:r w:rsidR="00AA7E62">
                <w:t>ag</w:t>
              </w:r>
            </w:ins>
            <w:r>
              <w:t>e</w:t>
            </w:r>
          </w:p>
        </w:tc>
        <w:tc>
          <w:tcPr>
            <w:tcW w:w="890" w:type="dxa"/>
            <w:shd w:val="clear" w:color="auto" w:fill="F3F3F3"/>
            <w:vAlign w:val="center"/>
          </w:tcPr>
          <w:p w14:paraId="4F3E1187" w14:textId="77777777" w:rsidR="00667BA9" w:rsidRPr="00D4120B" w:rsidRDefault="00667BA9" w:rsidP="00667BA9">
            <w:pPr>
              <w:pStyle w:val="TableHeadingB"/>
              <w:ind w:left="0"/>
            </w:pPr>
            <w:r w:rsidRPr="00D4120B">
              <w:t>LEN</w:t>
            </w:r>
          </w:p>
        </w:tc>
        <w:tc>
          <w:tcPr>
            <w:tcW w:w="890" w:type="dxa"/>
            <w:shd w:val="clear" w:color="auto" w:fill="F3F3F3"/>
            <w:vAlign w:val="center"/>
          </w:tcPr>
          <w:p w14:paraId="1B3358AA" w14:textId="77777777" w:rsidR="00667BA9" w:rsidRPr="00D4120B" w:rsidRDefault="00667BA9" w:rsidP="00667BA9">
            <w:pPr>
              <w:pStyle w:val="TableHeadingB"/>
              <w:ind w:left="0"/>
            </w:pPr>
            <w:r>
              <w:t>C.LEN</w:t>
            </w:r>
          </w:p>
        </w:tc>
        <w:tc>
          <w:tcPr>
            <w:tcW w:w="1484" w:type="dxa"/>
            <w:shd w:val="clear" w:color="auto" w:fill="F3F3F3"/>
            <w:vAlign w:val="center"/>
          </w:tcPr>
          <w:p w14:paraId="1BDD2576" w14:textId="77777777" w:rsidR="00667BA9" w:rsidRPr="00D4120B" w:rsidRDefault="00667BA9" w:rsidP="00667BA9">
            <w:pPr>
              <w:pStyle w:val="TableHeadingB"/>
              <w:ind w:left="0"/>
            </w:pPr>
            <w:r w:rsidRPr="00D4120B">
              <w:t>Value Set</w:t>
            </w:r>
          </w:p>
        </w:tc>
        <w:tc>
          <w:tcPr>
            <w:tcW w:w="4311" w:type="dxa"/>
            <w:shd w:val="clear" w:color="auto" w:fill="F3F3F3"/>
            <w:vAlign w:val="center"/>
          </w:tcPr>
          <w:p w14:paraId="0DF2E016" w14:textId="77777777" w:rsidR="00667BA9" w:rsidRPr="00D4120B" w:rsidRDefault="00667BA9" w:rsidP="00667BA9">
            <w:pPr>
              <w:pStyle w:val="TableHeadingB"/>
              <w:ind w:left="0"/>
            </w:pPr>
            <w:r w:rsidRPr="00D4120B">
              <w:t>Comments</w:t>
            </w:r>
          </w:p>
        </w:tc>
      </w:tr>
      <w:tr w:rsidR="00667BA9" w:rsidRPr="00D4120B" w14:paraId="5CBE70C1" w14:textId="77777777">
        <w:trPr>
          <w:cantSplit/>
          <w:jc w:val="center"/>
        </w:trPr>
        <w:tc>
          <w:tcPr>
            <w:tcW w:w="623" w:type="dxa"/>
          </w:tcPr>
          <w:p w14:paraId="30EEC662" w14:textId="77777777" w:rsidR="00667BA9" w:rsidRPr="00D4120B" w:rsidRDefault="00667BA9" w:rsidP="008F7891">
            <w:pPr>
              <w:pStyle w:val="TableContent"/>
            </w:pPr>
            <w:r w:rsidRPr="00D4120B">
              <w:t>1</w:t>
            </w:r>
          </w:p>
        </w:tc>
        <w:tc>
          <w:tcPr>
            <w:tcW w:w="2523" w:type="dxa"/>
          </w:tcPr>
          <w:p w14:paraId="533D5ECA" w14:textId="77777777" w:rsidR="00667BA9" w:rsidRPr="00D4120B" w:rsidRDefault="00667BA9" w:rsidP="008F7891">
            <w:pPr>
              <w:pStyle w:val="TableContent"/>
            </w:pPr>
            <w:r w:rsidRPr="00D4120B">
              <w:t>Entity Identifier</w:t>
            </w:r>
          </w:p>
        </w:tc>
        <w:tc>
          <w:tcPr>
            <w:tcW w:w="742" w:type="dxa"/>
          </w:tcPr>
          <w:p w14:paraId="746A4645" w14:textId="77777777" w:rsidR="00667BA9" w:rsidRPr="00D4120B" w:rsidRDefault="00667BA9" w:rsidP="008F7891">
            <w:pPr>
              <w:pStyle w:val="TableContent"/>
            </w:pPr>
            <w:r w:rsidRPr="00D4120B">
              <w:t>ST</w:t>
            </w:r>
          </w:p>
        </w:tc>
        <w:tc>
          <w:tcPr>
            <w:tcW w:w="831" w:type="dxa"/>
          </w:tcPr>
          <w:p w14:paraId="2C16AB92" w14:textId="77777777" w:rsidR="00667BA9" w:rsidRPr="00D4120B" w:rsidRDefault="00667BA9" w:rsidP="008F7891">
            <w:pPr>
              <w:pStyle w:val="TableContent"/>
            </w:pPr>
            <w:r w:rsidRPr="00D4120B">
              <w:t>R</w:t>
            </w:r>
          </w:p>
        </w:tc>
        <w:tc>
          <w:tcPr>
            <w:tcW w:w="890" w:type="dxa"/>
          </w:tcPr>
          <w:p w14:paraId="7CC0C618" w14:textId="77777777" w:rsidR="00667BA9" w:rsidRPr="00D4120B" w:rsidRDefault="00667BA9" w:rsidP="008F7891">
            <w:pPr>
              <w:pStyle w:val="TableContent"/>
            </w:pPr>
            <w:r w:rsidRPr="00D4120B">
              <w:t>1..199</w:t>
            </w:r>
          </w:p>
        </w:tc>
        <w:tc>
          <w:tcPr>
            <w:tcW w:w="890" w:type="dxa"/>
          </w:tcPr>
          <w:p w14:paraId="0A7C808E" w14:textId="77777777" w:rsidR="00667BA9" w:rsidRPr="00D4120B" w:rsidRDefault="008E5021" w:rsidP="008F7891">
            <w:pPr>
              <w:pStyle w:val="TableContent"/>
            </w:pPr>
            <w:r>
              <w:t>=</w:t>
            </w:r>
          </w:p>
        </w:tc>
        <w:tc>
          <w:tcPr>
            <w:tcW w:w="1484" w:type="dxa"/>
          </w:tcPr>
          <w:p w14:paraId="655C888C" w14:textId="77777777" w:rsidR="00667BA9" w:rsidRPr="00D4120B" w:rsidRDefault="00667BA9" w:rsidP="008F7891">
            <w:pPr>
              <w:pStyle w:val="TableContent"/>
            </w:pPr>
          </w:p>
        </w:tc>
        <w:tc>
          <w:tcPr>
            <w:tcW w:w="4311" w:type="dxa"/>
          </w:tcPr>
          <w:p w14:paraId="29EF4F35" w14:textId="77777777" w:rsidR="00667BA9" w:rsidRPr="00D4120B" w:rsidRDefault="00667BA9" w:rsidP="008F7891">
            <w:pPr>
              <w:pStyle w:val="TableContent"/>
            </w:pPr>
          </w:p>
        </w:tc>
      </w:tr>
      <w:tr w:rsidR="007B06DF" w:rsidRPr="00D4120B" w14:paraId="7833F9D8" w14:textId="77777777">
        <w:trPr>
          <w:cantSplit/>
          <w:jc w:val="center"/>
        </w:trPr>
        <w:tc>
          <w:tcPr>
            <w:tcW w:w="623" w:type="dxa"/>
          </w:tcPr>
          <w:p w14:paraId="10F8876A" w14:textId="77777777" w:rsidR="007B06DF" w:rsidRPr="00D4120B" w:rsidRDefault="007B06DF" w:rsidP="008F7891">
            <w:pPr>
              <w:pStyle w:val="TableContent"/>
            </w:pPr>
            <w:r w:rsidRPr="00D4120B">
              <w:t>2</w:t>
            </w:r>
          </w:p>
        </w:tc>
        <w:tc>
          <w:tcPr>
            <w:tcW w:w="2523" w:type="dxa"/>
          </w:tcPr>
          <w:p w14:paraId="296FA52E" w14:textId="77777777" w:rsidR="007B06DF" w:rsidRPr="00D4120B" w:rsidRDefault="007B06DF" w:rsidP="008F7891">
            <w:pPr>
              <w:pStyle w:val="TableContent"/>
            </w:pPr>
            <w:r w:rsidRPr="00D4120B">
              <w:t>Namespace ID</w:t>
            </w:r>
          </w:p>
        </w:tc>
        <w:tc>
          <w:tcPr>
            <w:tcW w:w="742" w:type="dxa"/>
          </w:tcPr>
          <w:p w14:paraId="3B20ADFA" w14:textId="77777777" w:rsidR="007B06DF" w:rsidRPr="00D4120B" w:rsidRDefault="007B06DF" w:rsidP="008F7891">
            <w:pPr>
              <w:pStyle w:val="TableContent"/>
            </w:pPr>
            <w:r w:rsidRPr="00D4120B">
              <w:t>IS</w:t>
            </w:r>
          </w:p>
        </w:tc>
        <w:tc>
          <w:tcPr>
            <w:tcW w:w="831" w:type="dxa"/>
          </w:tcPr>
          <w:p w14:paraId="6FBF289C" w14:textId="77777777" w:rsidR="007B06DF" w:rsidRPr="00D4120B" w:rsidRDefault="007B06DF" w:rsidP="008F7891">
            <w:pPr>
              <w:pStyle w:val="TableContent"/>
            </w:pPr>
            <w:ins w:id="2156" w:author="Bob Yencha" w:date="2011-11-22T00:07:00Z">
              <w:r>
                <w:t>O</w:t>
              </w:r>
            </w:ins>
            <w:del w:id="2157" w:author="Bob Yencha" w:date="2011-11-22T00:07:00Z">
              <w:r w:rsidDel="00A76232">
                <w:delText>O</w:delText>
              </w:r>
            </w:del>
          </w:p>
        </w:tc>
        <w:tc>
          <w:tcPr>
            <w:tcW w:w="890" w:type="dxa"/>
          </w:tcPr>
          <w:p w14:paraId="1385CBE1" w14:textId="77777777" w:rsidR="007B06DF" w:rsidRPr="00D4120B" w:rsidRDefault="007B06DF" w:rsidP="008F7891">
            <w:pPr>
              <w:pStyle w:val="TableContent"/>
            </w:pPr>
            <w:r w:rsidRPr="00D4120B">
              <w:t>1..20</w:t>
            </w:r>
          </w:p>
        </w:tc>
        <w:tc>
          <w:tcPr>
            <w:tcW w:w="890" w:type="dxa"/>
          </w:tcPr>
          <w:p w14:paraId="0EEB3D19" w14:textId="77777777" w:rsidR="007B06DF" w:rsidRPr="00D4120B" w:rsidRDefault="007B06DF" w:rsidP="008F7891">
            <w:pPr>
              <w:pStyle w:val="TableContent"/>
            </w:pPr>
            <w:r>
              <w:t>=</w:t>
            </w:r>
          </w:p>
        </w:tc>
        <w:tc>
          <w:tcPr>
            <w:tcW w:w="1484" w:type="dxa"/>
          </w:tcPr>
          <w:p w14:paraId="7193B10F" w14:textId="77777777" w:rsidR="007B06DF" w:rsidRPr="00D4120B" w:rsidRDefault="007B06DF" w:rsidP="008F7891">
            <w:pPr>
              <w:pStyle w:val="TableContent"/>
            </w:pPr>
            <w:del w:id="2158" w:author="Bob Yencha" w:date="2011-11-29T15:43:00Z">
              <w:r w:rsidRPr="00D4120B" w:rsidDel="00A866A2">
                <w:delText>Local</w:delText>
              </w:r>
            </w:del>
          </w:p>
        </w:tc>
        <w:tc>
          <w:tcPr>
            <w:tcW w:w="4311" w:type="dxa"/>
          </w:tcPr>
          <w:p w14:paraId="49FC8981" w14:textId="77777777" w:rsidR="007B06DF" w:rsidRPr="00D4120B" w:rsidRDefault="007B06DF" w:rsidP="008F7891">
            <w:pPr>
              <w:pStyle w:val="TableContent"/>
            </w:pPr>
            <w:del w:id="2159" w:author="Bob Yencha" w:date="2011-11-29T09:49:00Z">
              <w:r w:rsidRPr="00D4120B" w:rsidDel="00303738">
                <w:delText>The coding system for this component is locally managed.</w:delText>
              </w:r>
            </w:del>
          </w:p>
        </w:tc>
      </w:tr>
      <w:tr w:rsidR="007B06DF" w:rsidRPr="00D4120B" w14:paraId="06B3C2FC" w14:textId="77777777">
        <w:trPr>
          <w:cantSplit/>
          <w:jc w:val="center"/>
        </w:trPr>
        <w:tc>
          <w:tcPr>
            <w:tcW w:w="623" w:type="dxa"/>
          </w:tcPr>
          <w:p w14:paraId="7D04C774" w14:textId="77777777" w:rsidR="007B06DF" w:rsidRPr="00D4120B" w:rsidRDefault="007B06DF" w:rsidP="008F7891">
            <w:pPr>
              <w:pStyle w:val="TableContent"/>
            </w:pPr>
            <w:r w:rsidRPr="00D4120B">
              <w:t>3</w:t>
            </w:r>
          </w:p>
        </w:tc>
        <w:tc>
          <w:tcPr>
            <w:tcW w:w="2523" w:type="dxa"/>
          </w:tcPr>
          <w:p w14:paraId="3B64B43D" w14:textId="77777777" w:rsidR="007B06DF" w:rsidRPr="00D4120B" w:rsidRDefault="007B06DF" w:rsidP="008F7891">
            <w:pPr>
              <w:pStyle w:val="TableContent"/>
            </w:pPr>
            <w:r w:rsidRPr="00D4120B">
              <w:t>Universal ID</w:t>
            </w:r>
          </w:p>
        </w:tc>
        <w:tc>
          <w:tcPr>
            <w:tcW w:w="742" w:type="dxa"/>
          </w:tcPr>
          <w:p w14:paraId="21634ED2" w14:textId="77777777" w:rsidR="007B06DF" w:rsidRPr="00D4120B" w:rsidRDefault="007B06DF" w:rsidP="008F7891">
            <w:pPr>
              <w:pStyle w:val="TableContent"/>
            </w:pPr>
            <w:r w:rsidRPr="00D4120B">
              <w:t>ST</w:t>
            </w:r>
          </w:p>
        </w:tc>
        <w:tc>
          <w:tcPr>
            <w:tcW w:w="831" w:type="dxa"/>
          </w:tcPr>
          <w:p w14:paraId="79D38CC7" w14:textId="77777777" w:rsidR="007B06DF" w:rsidRPr="00D4120B" w:rsidRDefault="007B06DF" w:rsidP="008F7891">
            <w:pPr>
              <w:pStyle w:val="TableContent"/>
            </w:pPr>
            <w:ins w:id="2160" w:author="Bob Yencha" w:date="2011-11-22T00:07:00Z">
              <w:r>
                <w:t>C(R/RE)</w:t>
              </w:r>
            </w:ins>
            <w:del w:id="2161" w:author="Bob Yencha" w:date="2011-11-22T00:07:00Z">
              <w:r w:rsidRPr="00D4120B" w:rsidDel="00A76232">
                <w:delText>R</w:delText>
              </w:r>
            </w:del>
          </w:p>
        </w:tc>
        <w:tc>
          <w:tcPr>
            <w:tcW w:w="890" w:type="dxa"/>
          </w:tcPr>
          <w:p w14:paraId="43CC9ADD" w14:textId="77777777" w:rsidR="007B06DF" w:rsidRPr="00D4120B" w:rsidRDefault="007B06DF" w:rsidP="008F7891">
            <w:pPr>
              <w:pStyle w:val="TableContent"/>
            </w:pPr>
            <w:r w:rsidRPr="00D4120B">
              <w:t>1..199</w:t>
            </w:r>
          </w:p>
        </w:tc>
        <w:tc>
          <w:tcPr>
            <w:tcW w:w="890" w:type="dxa"/>
          </w:tcPr>
          <w:p w14:paraId="1B5DF1C5" w14:textId="77777777" w:rsidR="007B06DF" w:rsidRPr="00D4120B" w:rsidRDefault="007B06DF" w:rsidP="008F7891">
            <w:pPr>
              <w:pStyle w:val="TableContent"/>
            </w:pPr>
            <w:r>
              <w:t>=</w:t>
            </w:r>
          </w:p>
        </w:tc>
        <w:tc>
          <w:tcPr>
            <w:tcW w:w="1484" w:type="dxa"/>
          </w:tcPr>
          <w:p w14:paraId="7E10D21A" w14:textId="77777777" w:rsidR="007B06DF" w:rsidRPr="00D4120B" w:rsidRDefault="007B06DF" w:rsidP="008F7891">
            <w:pPr>
              <w:pStyle w:val="TableContent"/>
            </w:pPr>
          </w:p>
        </w:tc>
        <w:tc>
          <w:tcPr>
            <w:tcW w:w="4311" w:type="dxa"/>
          </w:tcPr>
          <w:p w14:paraId="665930D8" w14:textId="77777777" w:rsidR="007B06DF" w:rsidRPr="00D4120B" w:rsidRDefault="00215563" w:rsidP="008F7891">
            <w:pPr>
              <w:pStyle w:val="TableContent"/>
            </w:pPr>
            <w:ins w:id="2162" w:author="Robert Snelick" w:date="2011-12-02T11:32:00Z">
              <w:r>
                <w:t>Condition Predicate:</w:t>
              </w:r>
            </w:ins>
            <w:ins w:id="2163" w:author="Robert Snelick" w:date="2011-12-14T18:53:00Z">
              <w:r w:rsidR="005B727C">
                <w:t xml:space="preserve"> If EI_NG.1 (Namespace ID) is not valued</w:t>
              </w:r>
            </w:ins>
          </w:p>
        </w:tc>
      </w:tr>
      <w:tr w:rsidR="007B06DF" w:rsidRPr="00D4120B" w14:paraId="0B13C480" w14:textId="77777777">
        <w:trPr>
          <w:cantSplit/>
          <w:jc w:val="center"/>
        </w:trPr>
        <w:tc>
          <w:tcPr>
            <w:tcW w:w="623" w:type="dxa"/>
          </w:tcPr>
          <w:p w14:paraId="394C0255" w14:textId="77777777" w:rsidR="007B06DF" w:rsidRPr="00D4120B" w:rsidRDefault="007B06DF" w:rsidP="008F7891">
            <w:pPr>
              <w:pStyle w:val="TableContent"/>
            </w:pPr>
            <w:r w:rsidRPr="00D4120B">
              <w:t>4</w:t>
            </w:r>
          </w:p>
        </w:tc>
        <w:tc>
          <w:tcPr>
            <w:tcW w:w="2523" w:type="dxa"/>
          </w:tcPr>
          <w:p w14:paraId="340246FA" w14:textId="77777777" w:rsidR="007B06DF" w:rsidRPr="00D4120B" w:rsidRDefault="007B06DF" w:rsidP="008F7891">
            <w:pPr>
              <w:pStyle w:val="TableContent"/>
            </w:pPr>
            <w:r w:rsidRPr="00D4120B">
              <w:t>Universal ID Type</w:t>
            </w:r>
          </w:p>
        </w:tc>
        <w:tc>
          <w:tcPr>
            <w:tcW w:w="742" w:type="dxa"/>
          </w:tcPr>
          <w:p w14:paraId="5669C554" w14:textId="77777777" w:rsidR="007B06DF" w:rsidRPr="00D4120B" w:rsidRDefault="007B06DF" w:rsidP="008F7891">
            <w:pPr>
              <w:pStyle w:val="TableContent"/>
            </w:pPr>
            <w:r w:rsidRPr="00D4120B">
              <w:t>ID</w:t>
            </w:r>
          </w:p>
        </w:tc>
        <w:tc>
          <w:tcPr>
            <w:tcW w:w="831" w:type="dxa"/>
          </w:tcPr>
          <w:p w14:paraId="32C3FF8F" w14:textId="77777777" w:rsidR="007B06DF" w:rsidRPr="00D4120B" w:rsidRDefault="007B06DF" w:rsidP="008F7891">
            <w:pPr>
              <w:pStyle w:val="TableContent"/>
            </w:pPr>
            <w:ins w:id="2164" w:author="Bob Yencha" w:date="2011-11-22T00:07:00Z">
              <w:r>
                <w:t>C(R</w:t>
              </w:r>
              <w:del w:id="2165" w:author="Robert Snelick" w:date="2011-12-14T19:02:00Z">
                <w:r w:rsidDel="00EB7898">
                  <w:delText>E</w:delText>
                </w:r>
              </w:del>
              <w:r>
                <w:t>/</w:t>
              </w:r>
            </w:ins>
            <w:ins w:id="2166" w:author="Robert Snelick" w:date="2011-12-14T19:02:00Z">
              <w:r w:rsidR="00EB7898">
                <w:t>X</w:t>
              </w:r>
            </w:ins>
            <w:ins w:id="2167" w:author="Bob Yencha" w:date="2011-11-22T00:07:00Z">
              <w:del w:id="2168" w:author="Robert Snelick" w:date="2011-12-14T19:02:00Z">
                <w:r w:rsidDel="00EB7898">
                  <w:delText>O</w:delText>
                </w:r>
              </w:del>
              <w:r>
                <w:t>)</w:t>
              </w:r>
            </w:ins>
            <w:del w:id="2169" w:author="Bob Yencha" w:date="2011-11-22T00:07:00Z">
              <w:r w:rsidRPr="00D4120B" w:rsidDel="00A76232">
                <w:delText>R</w:delText>
              </w:r>
            </w:del>
          </w:p>
        </w:tc>
        <w:tc>
          <w:tcPr>
            <w:tcW w:w="890" w:type="dxa"/>
          </w:tcPr>
          <w:p w14:paraId="242FD4D6" w14:textId="77777777" w:rsidR="007B06DF" w:rsidRPr="00D4120B" w:rsidRDefault="007B06DF" w:rsidP="008F7891">
            <w:pPr>
              <w:pStyle w:val="TableContent"/>
            </w:pPr>
            <w:r w:rsidRPr="00D4120B">
              <w:t>1..6</w:t>
            </w:r>
          </w:p>
        </w:tc>
        <w:tc>
          <w:tcPr>
            <w:tcW w:w="890" w:type="dxa"/>
          </w:tcPr>
          <w:p w14:paraId="5A04DEF2" w14:textId="77777777" w:rsidR="007B06DF" w:rsidRPr="00D4120B" w:rsidRDefault="007B06DF" w:rsidP="008F7891">
            <w:pPr>
              <w:pStyle w:val="TableContent"/>
            </w:pPr>
            <w:r>
              <w:t>=</w:t>
            </w:r>
          </w:p>
        </w:tc>
        <w:tc>
          <w:tcPr>
            <w:tcW w:w="1484" w:type="dxa"/>
          </w:tcPr>
          <w:p w14:paraId="07E9D584" w14:textId="77777777" w:rsidR="007B06DF" w:rsidRPr="00D4120B" w:rsidRDefault="007B06DF" w:rsidP="008F7891">
            <w:pPr>
              <w:pStyle w:val="TableContent"/>
            </w:pPr>
            <w:r w:rsidRPr="00D4120B">
              <w:t>HL70301</w:t>
            </w:r>
          </w:p>
        </w:tc>
        <w:tc>
          <w:tcPr>
            <w:tcW w:w="4311" w:type="dxa"/>
          </w:tcPr>
          <w:p w14:paraId="30B0D623" w14:textId="77777777" w:rsidR="007B06DF" w:rsidRPr="00D4120B" w:rsidRDefault="00215563" w:rsidP="008F7891">
            <w:pPr>
              <w:pStyle w:val="TableContent"/>
            </w:pPr>
            <w:ins w:id="2170" w:author="Robert Snelick" w:date="2011-12-02T11:33:00Z">
              <w:r>
                <w:t>Condition Predicate:</w:t>
              </w:r>
            </w:ins>
            <w:ins w:id="2171" w:author="Robert Snelick" w:date="2011-12-14T18:54:00Z">
              <w:r w:rsidR="005B727C">
                <w:t xml:space="preserve"> If EI_NG.2 (Universal ID) is valued</w:t>
              </w:r>
            </w:ins>
          </w:p>
        </w:tc>
      </w:tr>
    </w:tbl>
    <w:p w14:paraId="1066166E" w14:textId="77777777" w:rsidR="00667BA9" w:rsidRPr="00421D3E" w:rsidRDefault="005A1C80" w:rsidP="00667BA9">
      <w:pPr>
        <w:pStyle w:val="UsageNote"/>
      </w:pPr>
      <w:r w:rsidRPr="005A1C80">
        <w:t>Usage Note</w:t>
      </w:r>
    </w:p>
    <w:p w14:paraId="377728B8" w14:textId="77777777" w:rsidR="00667BA9" w:rsidRPr="00D4120B" w:rsidRDefault="00667BA9" w:rsidP="00667BA9">
      <w:pPr>
        <w:pStyle w:val="UsageNoteIndent"/>
      </w:pPr>
      <w:r w:rsidRPr="00D4120B">
        <w:t>The EI data type is used to carry identifiers. This guide requires that all entity identifiers be accompanied by assigning authorities</w:t>
      </w:r>
      <w:r w:rsidR="00400CF4">
        <w:t xml:space="preserve">. </w:t>
      </w:r>
      <w:r w:rsidRPr="00D4120B">
        <w:t>This allows the exchange of unique identifiers for the associated object across organizational and enterprise boundaries, enabling broad interoperability.</w:t>
      </w:r>
    </w:p>
    <w:p w14:paraId="7161DB81" w14:textId="77777777" w:rsidR="00667BA9" w:rsidRDefault="00667BA9" w:rsidP="00667BA9">
      <w:pPr>
        <w:pStyle w:val="UsageNoteIndent"/>
        <w:rPr>
          <w:ins w:id="2172" w:author="Swain, Ashley" w:date="2011-11-22T13:09:00Z"/>
        </w:rPr>
      </w:pPr>
      <w:r w:rsidRPr="00D4120B">
        <w:t>In the EI data type, the Namespace ID, Universal ID and Universal ID type correspond to the HD data type identified elsewhere</w:t>
      </w:r>
      <w:r w:rsidR="00400CF4">
        <w:t xml:space="preserve">. </w:t>
      </w:r>
      <w:r w:rsidRPr="00D4120B">
        <w:t>These types, together, are commonly considered the assigning auth</w:t>
      </w:r>
      <w:r w:rsidR="004C5B95">
        <w:t>ority for the identifier.</w:t>
      </w:r>
    </w:p>
    <w:p w14:paraId="522EDAB3" w14:textId="77777777" w:rsidR="00145BCA" w:rsidRDefault="00F85E3B">
      <w:pPr>
        <w:pStyle w:val="UsageNoteIndent"/>
        <w:ind w:left="0"/>
        <w:rPr>
          <w:ins w:id="2173" w:author="Swain, Ashley" w:date="2011-11-22T13:11:00Z"/>
          <w:rFonts w:ascii="Arial" w:hAnsi="Arial" w:cs="Arial"/>
        </w:rPr>
      </w:pPr>
      <w:ins w:id="2174" w:author="Swain, Ashley" w:date="2011-11-22T13:09:00Z">
        <w:r>
          <w:rPr>
            <w:rFonts w:ascii="Arial" w:hAnsi="Arial" w:cs="Arial"/>
          </w:rPr>
          <w:t xml:space="preserve">Conformance Statement </w:t>
        </w:r>
      </w:ins>
      <w:ins w:id="2175" w:author="Swain, Ashley" w:date="2011-11-22T13:10:00Z">
        <w:r>
          <w:rPr>
            <w:rFonts w:ascii="Arial" w:hAnsi="Arial" w:cs="Arial"/>
          </w:rPr>
          <w:t>LRI-</w:t>
        </w:r>
      </w:ins>
      <w:ins w:id="2176" w:author="Swain, Ashley" w:date="2011-11-22T13:11:00Z">
        <w:r>
          <w:rPr>
            <w:rFonts w:ascii="Arial" w:hAnsi="Arial" w:cs="Arial"/>
          </w:rPr>
          <w:t>NG Profile</w:t>
        </w:r>
      </w:ins>
    </w:p>
    <w:p w14:paraId="6A88E229" w14:textId="77777777" w:rsidR="00F85E3B" w:rsidRPr="003C6996" w:rsidRDefault="00F85E3B" w:rsidP="00F85E3B">
      <w:pPr>
        <w:pStyle w:val="ConfStmt"/>
        <w:rPr>
          <w:ins w:id="2177" w:author="Swain, Ashley" w:date="2011-11-22T13:12:00Z"/>
        </w:rPr>
      </w:pPr>
      <w:ins w:id="2178" w:author="Swain, Ashley" w:date="2011-11-22T13:12:00Z">
        <w:r w:rsidRPr="00166963">
          <w:rPr>
            <w:b/>
          </w:rPr>
          <w:t>LRI-</w:t>
        </w:r>
        <w:r w:rsidR="00CE1404">
          <w:rPr>
            <w:b/>
          </w:rPr>
          <w:t>EI</w:t>
        </w:r>
        <w:r w:rsidRPr="00166963">
          <w:rPr>
            <w:b/>
          </w:rPr>
          <w:t>-</w:t>
        </w:r>
        <w:r>
          <w:rPr>
            <w:b/>
          </w:rPr>
          <w:t>1</w:t>
        </w:r>
        <w:r>
          <w:t xml:space="preserve">: </w:t>
        </w:r>
      </w:ins>
      <w:ins w:id="2179" w:author="Swain, Ashley" w:date="2011-11-22T13:13:00Z">
        <w:r>
          <w:t>EI</w:t>
        </w:r>
      </w:ins>
      <w:ins w:id="2180" w:author="Swain, Ashley" w:date="2011-11-22T13:12:00Z">
        <w:r>
          <w:t>.</w:t>
        </w:r>
      </w:ins>
      <w:ins w:id="2181" w:author="Swain, Ashley" w:date="2011-11-22T13:13:00Z">
        <w:r>
          <w:t>3</w:t>
        </w:r>
      </w:ins>
      <w:ins w:id="2182" w:author="Swain, Ashley" w:date="2011-11-22T13:12:00Z">
        <w:r>
          <w:t xml:space="preserve"> (Universal ID) </w:t>
        </w:r>
        <w:r w:rsidRPr="00166963">
          <w:rPr>
            <w:b/>
          </w:rPr>
          <w:t>SHALL</w:t>
        </w:r>
        <w:r>
          <w:t xml:space="preserve"> be valued with an ISO-compliant OID.</w:t>
        </w:r>
      </w:ins>
    </w:p>
    <w:p w14:paraId="205936A2" w14:textId="77777777" w:rsidR="00145BCA" w:rsidRDefault="00F85E3B">
      <w:pPr>
        <w:pStyle w:val="ConfStmt"/>
      </w:pPr>
      <w:ins w:id="2183" w:author="Swain, Ashley" w:date="2011-11-22T13:12:00Z">
        <w:r w:rsidRPr="00166963">
          <w:rPr>
            <w:b/>
          </w:rPr>
          <w:t>LRI-</w:t>
        </w:r>
      </w:ins>
      <w:ins w:id="2184" w:author="Swain, Ashley" w:date="2011-11-22T13:13:00Z">
        <w:r>
          <w:rPr>
            <w:b/>
          </w:rPr>
          <w:t>EI</w:t>
        </w:r>
      </w:ins>
      <w:ins w:id="2185" w:author="Swain, Ashley" w:date="2011-11-22T13:12:00Z">
        <w:r w:rsidRPr="00166963">
          <w:rPr>
            <w:b/>
          </w:rPr>
          <w:t>-</w:t>
        </w:r>
        <w:r>
          <w:rPr>
            <w:b/>
          </w:rPr>
          <w:t>2</w:t>
        </w:r>
        <w:r>
          <w:t xml:space="preserve">: </w:t>
        </w:r>
      </w:ins>
      <w:ins w:id="2186" w:author="Swain, Ashley" w:date="2011-11-22T13:13:00Z">
        <w:r>
          <w:t>EI</w:t>
        </w:r>
      </w:ins>
      <w:ins w:id="2187" w:author="Swain, Ashley" w:date="2011-11-22T13:12:00Z">
        <w:r>
          <w:t>.</w:t>
        </w:r>
      </w:ins>
      <w:ins w:id="2188" w:author="Swain, Ashley" w:date="2011-11-22T13:14:00Z">
        <w:r>
          <w:t>4</w:t>
        </w:r>
      </w:ins>
      <w:ins w:id="2189" w:author="Swain, Ashley" w:date="2011-11-22T13:12:00Z">
        <w:r>
          <w:t xml:space="preserve"> (Universal ID Type) </w:t>
        </w:r>
        <w:r w:rsidRPr="00166963">
          <w:rPr>
            <w:b/>
          </w:rPr>
          <w:t>SHALL</w:t>
        </w:r>
        <w:r>
          <w:t xml:space="preserve"> contain the value “ISO”.</w:t>
        </w:r>
      </w:ins>
    </w:p>
    <w:p w14:paraId="1991A25F" w14:textId="77777777" w:rsidR="00667BA9" w:rsidRPr="00A9339B" w:rsidDel="00470C9E" w:rsidRDefault="00667BA9" w:rsidP="00667BA9">
      <w:pPr>
        <w:pStyle w:val="ConfTitle"/>
        <w:numPr>
          <w:ilvl w:val="1"/>
          <w:numId w:val="22"/>
        </w:numPr>
        <w:rPr>
          <w:del w:id="2190" w:author="Bob Yencha" w:date="2011-11-22T00:12:00Z"/>
        </w:rPr>
      </w:pPr>
      <w:del w:id="2191" w:author="Bob Yencha" w:date="2011-11-22T00:12:00Z">
        <w:r w:rsidDel="00470C9E">
          <w:delText>Conformance Statement: LRI-NG Profile</w:delText>
        </w:r>
      </w:del>
    </w:p>
    <w:p w14:paraId="030ECEDD" w14:textId="77777777" w:rsidR="000202BA" w:rsidDel="007B06DF" w:rsidRDefault="00667BA9" w:rsidP="00667BA9">
      <w:pPr>
        <w:pStyle w:val="ConfStmt"/>
        <w:numPr>
          <w:ilvl w:val="1"/>
          <w:numId w:val="22"/>
        </w:numPr>
        <w:rPr>
          <w:del w:id="2192" w:author="Bob Yencha" w:date="2011-11-22T00:08:00Z"/>
        </w:rPr>
      </w:pPr>
      <w:del w:id="2193" w:author="Bob Yencha" w:date="2011-11-22T00:08:00Z">
        <w:r w:rsidRPr="00166963" w:rsidDel="007B06DF">
          <w:rPr>
            <w:b/>
          </w:rPr>
          <w:delText>LRI-EI</w:delText>
        </w:r>
        <w:r w:rsidR="00D6486D" w:rsidDel="007B06DF">
          <w:rPr>
            <w:b/>
          </w:rPr>
          <w:delText>.b</w:delText>
        </w:r>
        <w:r w:rsidRPr="00166963" w:rsidDel="007B06DF">
          <w:rPr>
            <w:b/>
          </w:rPr>
          <w:delText>-</w:delText>
        </w:r>
        <w:r w:rsidR="00D6486D" w:rsidDel="007B06DF">
          <w:rPr>
            <w:b/>
          </w:rPr>
          <w:delText>1</w:delText>
        </w:r>
        <w:r w:rsidDel="007B06DF">
          <w:delText xml:space="preserve">: CE.2 (Namespace ID) </w:delText>
        </w:r>
        <w:r w:rsidDel="007B06DF">
          <w:rPr>
            <w:b/>
          </w:rPr>
          <w:delText>MAY</w:delText>
        </w:r>
        <w:r w:rsidDel="007B06DF">
          <w:delText xml:space="preserve"> be valued.</w:delText>
        </w:r>
      </w:del>
    </w:p>
    <w:p w14:paraId="6A22982C" w14:textId="77777777" w:rsidR="002C743D" w:rsidRPr="00862885" w:rsidRDefault="002C743D" w:rsidP="00084F3B">
      <w:pPr>
        <w:pStyle w:val="Heading2"/>
        <w:numPr>
          <w:ilvl w:val="1"/>
          <w:numId w:val="22"/>
        </w:numPr>
        <w:tabs>
          <w:tab w:val="left" w:pos="630"/>
        </w:tabs>
      </w:pPr>
      <w:bookmarkStart w:id="2194" w:name="_Toc206988213"/>
      <w:bookmarkStart w:id="2195" w:name="_Toc206995628"/>
      <w:bookmarkStart w:id="2196" w:name="_Toc207005695"/>
      <w:bookmarkStart w:id="2197" w:name="_Toc207006604"/>
      <w:bookmarkStart w:id="2198" w:name="_Toc207093439"/>
      <w:bookmarkStart w:id="2199" w:name="_Toc207094345"/>
      <w:bookmarkStart w:id="2200" w:name="_EIP_–_GU"/>
      <w:bookmarkStart w:id="2201" w:name="_Toc189111962"/>
      <w:bookmarkStart w:id="2202" w:name="_Ref174921"/>
      <w:bookmarkStart w:id="2203" w:name="_Toc496480"/>
      <w:bookmarkStart w:id="2204" w:name="_Toc524827"/>
      <w:bookmarkStart w:id="2205" w:name="_Toc1802410"/>
      <w:bookmarkStart w:id="2206" w:name="_Toc22448405"/>
      <w:bookmarkStart w:id="2207" w:name="_Toc22697597"/>
      <w:bookmarkStart w:id="2208" w:name="_Toc24273632"/>
      <w:bookmarkStart w:id="2209" w:name="_Toc164763615"/>
      <w:bookmarkStart w:id="2210" w:name="_Toc171137804"/>
      <w:bookmarkStart w:id="2211" w:name="_Toc207005696"/>
      <w:bookmarkEnd w:id="2194"/>
      <w:bookmarkEnd w:id="2195"/>
      <w:bookmarkEnd w:id="2196"/>
      <w:bookmarkEnd w:id="2197"/>
      <w:bookmarkEnd w:id="2198"/>
      <w:bookmarkEnd w:id="2199"/>
      <w:bookmarkEnd w:id="2200"/>
      <w:r w:rsidRPr="00D4120B">
        <w:t xml:space="preserve">EIP </w:t>
      </w:r>
      <w:r w:rsidR="003E7195" w:rsidRPr="00D4120B">
        <w:t xml:space="preserve">– </w:t>
      </w:r>
      <w:r>
        <w:t xml:space="preserve">GU </w:t>
      </w:r>
      <w:r w:rsidRPr="00D4120B">
        <w:t>– E</w:t>
      </w:r>
      <w:r w:rsidRPr="00862885">
        <w:t>ntity Identifier Pair</w:t>
      </w:r>
      <w:r w:rsidR="00C846D3" w:rsidRPr="00862885">
        <w:t xml:space="preserve"> (Globally Unique)</w:t>
      </w:r>
      <w:bookmarkEnd w:id="2201"/>
    </w:p>
    <w:tbl>
      <w:tblPr>
        <w:tblW w:w="0" w:type="auto"/>
        <w:jc w:val="center"/>
        <w:tblBorders>
          <w:top w:val="single" w:sz="12" w:space="0" w:color="943634"/>
          <w:bottom w:val="single" w:sz="12" w:space="0" w:color="943634"/>
          <w:insideH w:val="single" w:sz="12" w:space="0" w:color="943634"/>
        </w:tblBorders>
        <w:tblLayout w:type="fixed"/>
        <w:tblCellMar>
          <w:left w:w="58" w:type="dxa"/>
          <w:right w:w="58" w:type="dxa"/>
        </w:tblCellMar>
        <w:tblLook w:val="0000" w:firstRow="0" w:lastRow="0" w:firstColumn="0" w:lastColumn="0" w:noHBand="0" w:noVBand="0"/>
      </w:tblPr>
      <w:tblGrid>
        <w:gridCol w:w="594"/>
        <w:gridCol w:w="2547"/>
        <w:gridCol w:w="738"/>
        <w:gridCol w:w="828"/>
        <w:gridCol w:w="882"/>
        <w:gridCol w:w="882"/>
        <w:gridCol w:w="1485"/>
        <w:gridCol w:w="4320"/>
      </w:tblGrid>
      <w:tr w:rsidR="009F3D3A" w:rsidRPr="00D4120B" w14:paraId="3B152888" w14:textId="77777777">
        <w:trPr>
          <w:cantSplit/>
          <w:trHeight w:hRule="exact" w:val="360"/>
          <w:tblHeader/>
          <w:jc w:val="center"/>
        </w:trPr>
        <w:tc>
          <w:tcPr>
            <w:tcW w:w="12276" w:type="dxa"/>
            <w:gridSpan w:val="8"/>
            <w:shd w:val="clear" w:color="auto" w:fill="F3F3F3"/>
            <w:vAlign w:val="center"/>
          </w:tcPr>
          <w:p w14:paraId="4C34D06A" w14:textId="77777777" w:rsidR="009F3D3A" w:rsidRPr="004913B8" w:rsidRDefault="009F3D3A" w:rsidP="009F3D3A">
            <w:pPr>
              <w:pStyle w:val="Caption"/>
            </w:pPr>
            <w:bookmarkStart w:id="2212" w:name="_Toc189111876"/>
            <w:r>
              <w:t xml:space="preserve">Table </w:t>
            </w:r>
            <w:r w:rsidR="001C047D">
              <w:fldChar w:fldCharType="begin"/>
            </w:r>
            <w:r w:rsidR="001C047D">
              <w:instrText xml:space="preserve"> STYLEREF 1 \s </w:instrText>
            </w:r>
            <w:r w:rsidR="001C047D">
              <w:fldChar w:fldCharType="separate"/>
            </w:r>
            <w:r w:rsidR="002B0A1D">
              <w:rPr>
                <w:noProof/>
              </w:rPr>
              <w:t>2</w:t>
            </w:r>
            <w:r w:rsidR="001C047D">
              <w:rPr>
                <w:noProof/>
              </w:rPr>
              <w:fldChar w:fldCharType="end"/>
            </w:r>
            <w:r>
              <w:noBreakHyphen/>
            </w:r>
            <w:r w:rsidR="001C047D">
              <w:fldChar w:fldCharType="begin"/>
            </w:r>
            <w:r w:rsidR="001C047D">
              <w:instrText xml:space="preserve"> SEQ Table \* ARABIC \s 1 </w:instrText>
            </w:r>
            <w:r w:rsidR="001C047D">
              <w:fldChar w:fldCharType="separate"/>
            </w:r>
            <w:r w:rsidR="002B0A1D">
              <w:rPr>
                <w:noProof/>
              </w:rPr>
              <w:t>12</w:t>
            </w:r>
            <w:r w:rsidR="001C047D">
              <w:rPr>
                <w:noProof/>
              </w:rPr>
              <w:fldChar w:fldCharType="end"/>
            </w:r>
            <w:r w:rsidR="00CF34BF">
              <w:t>.</w:t>
            </w:r>
            <w:r w:rsidRPr="004913B8">
              <w:t xml:space="preserve"> Entity Identifier Pair</w:t>
            </w:r>
            <w:r>
              <w:t xml:space="preserve"> (EIP</w:t>
            </w:r>
            <w:r w:rsidR="00E74123">
              <w:t xml:space="preserve"> GU</w:t>
            </w:r>
            <w:r>
              <w:t>)</w:t>
            </w:r>
            <w:bookmarkEnd w:id="2212"/>
          </w:p>
          <w:p w14:paraId="212C49BA" w14:textId="77777777" w:rsidR="009F3D3A" w:rsidRPr="00D4120B" w:rsidRDefault="009F3D3A" w:rsidP="00667BA9">
            <w:pPr>
              <w:pStyle w:val="TableHeadingB"/>
            </w:pPr>
          </w:p>
        </w:tc>
      </w:tr>
      <w:tr w:rsidR="002C743D" w:rsidRPr="00D4120B" w14:paraId="1C19EB21" w14:textId="77777777">
        <w:trPr>
          <w:cantSplit/>
          <w:trHeight w:hRule="exact" w:val="360"/>
          <w:tblHeader/>
          <w:jc w:val="center"/>
        </w:trPr>
        <w:tc>
          <w:tcPr>
            <w:tcW w:w="594" w:type="dxa"/>
            <w:shd w:val="clear" w:color="auto" w:fill="F3F3F3"/>
            <w:vAlign w:val="center"/>
          </w:tcPr>
          <w:p w14:paraId="35C0B995" w14:textId="77777777" w:rsidR="002C743D" w:rsidRPr="00D4120B" w:rsidRDefault="002C743D" w:rsidP="00667BA9">
            <w:pPr>
              <w:pStyle w:val="TableHeadingB"/>
            </w:pPr>
            <w:r w:rsidRPr="00D4120B">
              <w:t>SEQ</w:t>
            </w:r>
          </w:p>
        </w:tc>
        <w:tc>
          <w:tcPr>
            <w:tcW w:w="2547" w:type="dxa"/>
            <w:shd w:val="clear" w:color="auto" w:fill="F3F3F3"/>
            <w:vAlign w:val="center"/>
          </w:tcPr>
          <w:p w14:paraId="3D9C4A3E" w14:textId="77777777" w:rsidR="002C743D" w:rsidRPr="00D4120B" w:rsidRDefault="002C743D" w:rsidP="00667BA9">
            <w:pPr>
              <w:pStyle w:val="TableHeadingB"/>
              <w:ind w:left="0"/>
            </w:pPr>
            <w:r w:rsidRPr="00D4120B">
              <w:t>Component Name</w:t>
            </w:r>
          </w:p>
        </w:tc>
        <w:tc>
          <w:tcPr>
            <w:tcW w:w="738" w:type="dxa"/>
            <w:shd w:val="clear" w:color="auto" w:fill="F3F3F3"/>
            <w:vAlign w:val="center"/>
          </w:tcPr>
          <w:p w14:paraId="2FD90072" w14:textId="77777777" w:rsidR="002C743D" w:rsidRPr="00D4120B" w:rsidRDefault="002C743D" w:rsidP="00667BA9">
            <w:pPr>
              <w:pStyle w:val="TableHeadingB"/>
            </w:pPr>
            <w:r w:rsidRPr="00D4120B">
              <w:t>DT</w:t>
            </w:r>
          </w:p>
        </w:tc>
        <w:tc>
          <w:tcPr>
            <w:tcW w:w="828" w:type="dxa"/>
            <w:shd w:val="clear" w:color="auto" w:fill="F3F3F3"/>
            <w:vAlign w:val="center"/>
          </w:tcPr>
          <w:p w14:paraId="32F2D9AD" w14:textId="77777777" w:rsidR="002C743D" w:rsidRPr="00D4120B" w:rsidRDefault="002C743D" w:rsidP="00667BA9">
            <w:pPr>
              <w:pStyle w:val="TableHeadingB"/>
            </w:pPr>
            <w:r>
              <w:t>Us</w:t>
            </w:r>
            <w:ins w:id="2213" w:author="Swain, Ashley" w:date="2011-11-27T21:00:00Z">
              <w:r w:rsidR="00AA7E62">
                <w:t>ag</w:t>
              </w:r>
            </w:ins>
            <w:r>
              <w:t>e</w:t>
            </w:r>
          </w:p>
        </w:tc>
        <w:tc>
          <w:tcPr>
            <w:tcW w:w="882" w:type="dxa"/>
            <w:shd w:val="clear" w:color="auto" w:fill="F3F3F3"/>
            <w:vAlign w:val="center"/>
          </w:tcPr>
          <w:p w14:paraId="29958788" w14:textId="77777777" w:rsidR="002C743D" w:rsidRPr="00D4120B" w:rsidRDefault="002C743D" w:rsidP="00667BA9">
            <w:pPr>
              <w:pStyle w:val="TableHeadingB"/>
            </w:pPr>
            <w:r w:rsidRPr="00D4120B">
              <w:t>LEN</w:t>
            </w:r>
          </w:p>
        </w:tc>
        <w:tc>
          <w:tcPr>
            <w:tcW w:w="882" w:type="dxa"/>
            <w:shd w:val="clear" w:color="auto" w:fill="F3F3F3"/>
            <w:vAlign w:val="center"/>
          </w:tcPr>
          <w:p w14:paraId="687D4365" w14:textId="77777777" w:rsidR="002C743D" w:rsidRPr="00D4120B" w:rsidRDefault="002C743D" w:rsidP="00667BA9">
            <w:pPr>
              <w:pStyle w:val="TableHeadingB"/>
            </w:pPr>
            <w:r>
              <w:t>C.LEN</w:t>
            </w:r>
          </w:p>
        </w:tc>
        <w:tc>
          <w:tcPr>
            <w:tcW w:w="1485" w:type="dxa"/>
            <w:shd w:val="clear" w:color="auto" w:fill="F3F3F3"/>
            <w:vAlign w:val="center"/>
          </w:tcPr>
          <w:p w14:paraId="288F757A" w14:textId="77777777" w:rsidR="002C743D" w:rsidRPr="00D4120B" w:rsidRDefault="002C743D" w:rsidP="00667BA9">
            <w:pPr>
              <w:pStyle w:val="TableHeadingB"/>
            </w:pPr>
            <w:r w:rsidRPr="00D4120B">
              <w:t>Value Set</w:t>
            </w:r>
          </w:p>
        </w:tc>
        <w:tc>
          <w:tcPr>
            <w:tcW w:w="4320" w:type="dxa"/>
            <w:shd w:val="clear" w:color="auto" w:fill="F3F3F3"/>
            <w:vAlign w:val="center"/>
          </w:tcPr>
          <w:p w14:paraId="229A7F7F" w14:textId="77777777" w:rsidR="002C743D" w:rsidRPr="00D4120B" w:rsidRDefault="002C743D" w:rsidP="00667BA9">
            <w:pPr>
              <w:pStyle w:val="TableHeadingB"/>
            </w:pPr>
            <w:r w:rsidRPr="00D4120B">
              <w:t>Comments</w:t>
            </w:r>
          </w:p>
        </w:tc>
      </w:tr>
      <w:tr w:rsidR="002C743D" w:rsidRPr="00D4120B" w14:paraId="22D1829A" w14:textId="77777777">
        <w:trPr>
          <w:cantSplit/>
          <w:jc w:val="center"/>
        </w:trPr>
        <w:tc>
          <w:tcPr>
            <w:tcW w:w="594" w:type="dxa"/>
          </w:tcPr>
          <w:p w14:paraId="295E091C" w14:textId="77777777" w:rsidR="002C743D" w:rsidRPr="00D4120B" w:rsidRDefault="002C743D" w:rsidP="008F7891">
            <w:pPr>
              <w:pStyle w:val="TableContent"/>
            </w:pPr>
            <w:r w:rsidRPr="00D4120B">
              <w:t>1</w:t>
            </w:r>
          </w:p>
        </w:tc>
        <w:tc>
          <w:tcPr>
            <w:tcW w:w="2547" w:type="dxa"/>
          </w:tcPr>
          <w:p w14:paraId="179052E3" w14:textId="77777777" w:rsidR="002C743D" w:rsidRPr="00D4120B" w:rsidRDefault="002C743D" w:rsidP="008F7891">
            <w:pPr>
              <w:pStyle w:val="TableContent"/>
            </w:pPr>
            <w:r w:rsidRPr="00D4120B">
              <w:t>Placer Assigned Identifier</w:t>
            </w:r>
          </w:p>
        </w:tc>
        <w:tc>
          <w:tcPr>
            <w:tcW w:w="738" w:type="dxa"/>
          </w:tcPr>
          <w:p w14:paraId="16C88E88" w14:textId="77777777" w:rsidR="002C743D" w:rsidRPr="00D4120B" w:rsidRDefault="002C743D" w:rsidP="008F7891">
            <w:pPr>
              <w:pStyle w:val="TableContent"/>
            </w:pPr>
            <w:r w:rsidRPr="00D4120B">
              <w:t>EI</w:t>
            </w:r>
            <w:ins w:id="2214" w:author="Bob Yencha" w:date="2011-11-29T16:18:00Z">
              <w:r w:rsidR="00221552">
                <w:t xml:space="preserve"> GU</w:t>
              </w:r>
            </w:ins>
          </w:p>
        </w:tc>
        <w:tc>
          <w:tcPr>
            <w:tcW w:w="828" w:type="dxa"/>
          </w:tcPr>
          <w:p w14:paraId="2710B67F" w14:textId="77777777" w:rsidR="002C743D" w:rsidRPr="00D4120B" w:rsidRDefault="0040398B" w:rsidP="008F7891">
            <w:pPr>
              <w:pStyle w:val="TableContent"/>
            </w:pPr>
            <w:ins w:id="2215" w:author="Robert Snelick" w:date="2011-12-14T18:05:00Z">
              <w:r>
                <w:t>RE</w:t>
              </w:r>
            </w:ins>
            <w:del w:id="2216" w:author="Robert Snelick" w:date="2011-12-14T18:05:00Z">
              <w:r w:rsidR="002C743D" w:rsidDel="0040398B">
                <w:delText>*</w:delText>
              </w:r>
            </w:del>
          </w:p>
        </w:tc>
        <w:tc>
          <w:tcPr>
            <w:tcW w:w="882" w:type="dxa"/>
          </w:tcPr>
          <w:p w14:paraId="4735FDBA" w14:textId="77777777" w:rsidR="002C743D" w:rsidRPr="00D4120B" w:rsidRDefault="002C743D" w:rsidP="008F7891">
            <w:pPr>
              <w:pStyle w:val="TableContent"/>
            </w:pPr>
          </w:p>
        </w:tc>
        <w:tc>
          <w:tcPr>
            <w:tcW w:w="882" w:type="dxa"/>
          </w:tcPr>
          <w:p w14:paraId="7D53AF5E" w14:textId="77777777" w:rsidR="002C743D" w:rsidRPr="00D4120B" w:rsidRDefault="008E5021" w:rsidP="008F7891">
            <w:pPr>
              <w:pStyle w:val="TableContent"/>
            </w:pPr>
            <w:r>
              <w:t>#</w:t>
            </w:r>
          </w:p>
        </w:tc>
        <w:tc>
          <w:tcPr>
            <w:tcW w:w="1485" w:type="dxa"/>
          </w:tcPr>
          <w:p w14:paraId="0E7BB172" w14:textId="77777777" w:rsidR="002C743D" w:rsidRPr="00D4120B" w:rsidRDefault="002C743D" w:rsidP="008F7891">
            <w:pPr>
              <w:pStyle w:val="TableContent"/>
            </w:pPr>
          </w:p>
        </w:tc>
        <w:tc>
          <w:tcPr>
            <w:tcW w:w="4320" w:type="dxa"/>
          </w:tcPr>
          <w:p w14:paraId="3A53257A" w14:textId="77777777" w:rsidR="002C743D" w:rsidRPr="00D4120B" w:rsidRDefault="002C743D" w:rsidP="008F7891">
            <w:pPr>
              <w:pStyle w:val="TableContent"/>
            </w:pPr>
            <w:del w:id="2217" w:author="Robert Snelick" w:date="2011-12-14T18:06:00Z">
              <w:r w:rsidDel="0040398B">
                <w:delText>* See specific usage in OBR-29 and SPM-2</w:delText>
              </w:r>
            </w:del>
          </w:p>
        </w:tc>
      </w:tr>
      <w:tr w:rsidR="002C743D" w:rsidRPr="00D4120B" w14:paraId="6D29BCB8" w14:textId="77777777">
        <w:trPr>
          <w:cantSplit/>
          <w:jc w:val="center"/>
        </w:trPr>
        <w:tc>
          <w:tcPr>
            <w:tcW w:w="594" w:type="dxa"/>
          </w:tcPr>
          <w:p w14:paraId="5A8C1A25" w14:textId="77777777" w:rsidR="002C743D" w:rsidRPr="00D4120B" w:rsidRDefault="002C743D" w:rsidP="008F7891">
            <w:pPr>
              <w:pStyle w:val="TableContent"/>
            </w:pPr>
            <w:r w:rsidRPr="00D4120B">
              <w:t>2</w:t>
            </w:r>
          </w:p>
        </w:tc>
        <w:tc>
          <w:tcPr>
            <w:tcW w:w="2547" w:type="dxa"/>
          </w:tcPr>
          <w:p w14:paraId="4BD3F33A" w14:textId="77777777" w:rsidR="002C743D" w:rsidRPr="00D4120B" w:rsidRDefault="002C743D" w:rsidP="008F7891">
            <w:pPr>
              <w:pStyle w:val="TableContent"/>
            </w:pPr>
            <w:r w:rsidRPr="00D4120B">
              <w:t>Filler Assigned Identifier</w:t>
            </w:r>
          </w:p>
        </w:tc>
        <w:tc>
          <w:tcPr>
            <w:tcW w:w="738" w:type="dxa"/>
          </w:tcPr>
          <w:p w14:paraId="1D26E698" w14:textId="77777777" w:rsidR="002C743D" w:rsidRPr="00D4120B" w:rsidRDefault="002C743D" w:rsidP="008F7891">
            <w:pPr>
              <w:pStyle w:val="TableContent"/>
            </w:pPr>
            <w:r w:rsidRPr="00D4120B">
              <w:t>EI</w:t>
            </w:r>
            <w:ins w:id="2218" w:author="Bob Yencha" w:date="2011-11-29T16:18:00Z">
              <w:r w:rsidR="00221552">
                <w:t xml:space="preserve"> GU</w:t>
              </w:r>
            </w:ins>
          </w:p>
        </w:tc>
        <w:tc>
          <w:tcPr>
            <w:tcW w:w="828" w:type="dxa"/>
          </w:tcPr>
          <w:p w14:paraId="7869059F" w14:textId="77777777" w:rsidR="002C743D" w:rsidRPr="00D4120B" w:rsidRDefault="0040398B" w:rsidP="008F7891">
            <w:pPr>
              <w:pStyle w:val="TableContent"/>
            </w:pPr>
            <w:ins w:id="2219" w:author="Robert Snelick" w:date="2011-12-14T18:05:00Z">
              <w:r>
                <w:t>C(R/RE)</w:t>
              </w:r>
            </w:ins>
            <w:del w:id="2220" w:author="Robert Snelick" w:date="2011-12-14T18:05:00Z">
              <w:r w:rsidR="002C743D" w:rsidDel="0040398B">
                <w:delText>*</w:delText>
              </w:r>
            </w:del>
          </w:p>
        </w:tc>
        <w:tc>
          <w:tcPr>
            <w:tcW w:w="882" w:type="dxa"/>
          </w:tcPr>
          <w:p w14:paraId="70098BA3" w14:textId="77777777" w:rsidR="002C743D" w:rsidRPr="00D4120B" w:rsidRDefault="002C743D" w:rsidP="008F7891">
            <w:pPr>
              <w:pStyle w:val="TableContent"/>
            </w:pPr>
          </w:p>
        </w:tc>
        <w:tc>
          <w:tcPr>
            <w:tcW w:w="882" w:type="dxa"/>
          </w:tcPr>
          <w:p w14:paraId="393ED531" w14:textId="77777777" w:rsidR="002C743D" w:rsidRPr="00D4120B" w:rsidRDefault="008E5021" w:rsidP="008F7891">
            <w:pPr>
              <w:pStyle w:val="TableContent"/>
            </w:pPr>
            <w:r>
              <w:t>#</w:t>
            </w:r>
          </w:p>
        </w:tc>
        <w:tc>
          <w:tcPr>
            <w:tcW w:w="1485" w:type="dxa"/>
          </w:tcPr>
          <w:p w14:paraId="3A857EB6" w14:textId="77777777" w:rsidR="002C743D" w:rsidRPr="00D4120B" w:rsidRDefault="002C743D" w:rsidP="008F7891">
            <w:pPr>
              <w:pStyle w:val="TableContent"/>
            </w:pPr>
          </w:p>
        </w:tc>
        <w:tc>
          <w:tcPr>
            <w:tcW w:w="4320" w:type="dxa"/>
          </w:tcPr>
          <w:p w14:paraId="2E5AD1A7" w14:textId="77777777" w:rsidR="002C743D" w:rsidRPr="00317CA0" w:rsidRDefault="0040398B" w:rsidP="008F7891">
            <w:pPr>
              <w:pStyle w:val="TableContent"/>
            </w:pPr>
            <w:ins w:id="2221" w:author="Robert Snelick" w:date="2011-12-14T18:06:00Z">
              <w:r>
                <w:t>Condition Predicate: If EIP_GU.1 is not valued</w:t>
              </w:r>
            </w:ins>
            <w:del w:id="2222" w:author="Robert Snelick" w:date="2011-12-14T18:06:00Z">
              <w:r w:rsidR="002C743D" w:rsidDel="0040398B">
                <w:delText>* See specific usage in OBR-29 and SPM-2</w:delText>
              </w:r>
            </w:del>
          </w:p>
        </w:tc>
      </w:tr>
    </w:tbl>
    <w:p w14:paraId="7539E2DD" w14:textId="77777777" w:rsidR="002C743D" w:rsidRPr="00BE7047" w:rsidDel="00421D3E" w:rsidRDefault="002C743D" w:rsidP="002C743D">
      <w:pPr>
        <w:pStyle w:val="ConfTitle"/>
        <w:rPr>
          <w:del w:id="2223" w:author="Bob Yencha" w:date="2011-12-20T00:20:00Z"/>
        </w:rPr>
      </w:pPr>
      <w:del w:id="2224" w:author="Bob Yencha" w:date="2011-12-20T00:20:00Z">
        <w:r w:rsidRPr="00BE7047" w:rsidDel="00421D3E">
          <w:delText>Conformance Statement: LRI-GU Profile</w:delText>
        </w:r>
      </w:del>
    </w:p>
    <w:p w14:paraId="48C13A96" w14:textId="77777777" w:rsidR="008A3EA5" w:rsidRPr="00BE7047" w:rsidDel="00914BF9" w:rsidRDefault="008A3EA5" w:rsidP="008A3EA5">
      <w:pPr>
        <w:pStyle w:val="ConfStmt"/>
        <w:numPr>
          <w:ilvl w:val="1"/>
          <w:numId w:val="22"/>
        </w:numPr>
        <w:rPr>
          <w:del w:id="2225" w:author="Robert Snelick" w:date="2011-12-14T19:04:00Z"/>
        </w:rPr>
      </w:pPr>
      <w:del w:id="2226" w:author="Robert Snelick" w:date="2011-12-14T19:04:00Z">
        <w:r w:rsidRPr="00BE7047" w:rsidDel="00914BF9">
          <w:rPr>
            <w:b/>
          </w:rPr>
          <w:delText>LRI-EIP</w:delText>
        </w:r>
        <w:r w:rsidR="00FF3402" w:rsidDel="00914BF9">
          <w:rPr>
            <w:b/>
          </w:rPr>
          <w:delText>.a</w:delText>
        </w:r>
        <w:r w:rsidRPr="00BE7047" w:rsidDel="00914BF9">
          <w:rPr>
            <w:b/>
          </w:rPr>
          <w:delText>-1</w:delText>
        </w:r>
        <w:r w:rsidRPr="00BE7047" w:rsidDel="00914BF9">
          <w:delText xml:space="preserve">: </w:delText>
        </w:r>
        <w:r w:rsidDel="00914BF9">
          <w:delText>The datatype EI-GU</w:delText>
        </w:r>
        <w:r w:rsidRPr="00BE7047" w:rsidDel="00914BF9">
          <w:delText xml:space="preserve"> </w:delText>
        </w:r>
        <w:r w:rsidRPr="00BE7047" w:rsidDel="00914BF9">
          <w:rPr>
            <w:b/>
          </w:rPr>
          <w:delText>SHALL</w:delText>
        </w:r>
        <w:r w:rsidRPr="00BE7047" w:rsidDel="00914BF9">
          <w:delText xml:space="preserve"> be </w:delText>
        </w:r>
        <w:r w:rsidDel="00914BF9">
          <w:delText>used for EIP.1 (</w:delText>
        </w:r>
        <w:r w:rsidRPr="00D4120B" w:rsidDel="00914BF9">
          <w:delText>Placer Assigned Identifier</w:delText>
        </w:r>
        <w:r w:rsidDel="00914BF9">
          <w:delText>) and EIP.2 (Filler</w:delText>
        </w:r>
        <w:r w:rsidRPr="00D4120B" w:rsidDel="00914BF9">
          <w:delText xml:space="preserve"> Assigned Identifier</w:delText>
        </w:r>
        <w:r w:rsidDel="00914BF9">
          <w:delText>).</w:delText>
        </w:r>
      </w:del>
    </w:p>
    <w:p w14:paraId="37F16189" w14:textId="77777777" w:rsidR="002C743D" w:rsidRPr="00BE7047" w:rsidDel="00914BF9" w:rsidRDefault="002C743D" w:rsidP="002C743D">
      <w:pPr>
        <w:pStyle w:val="ConfStmt"/>
        <w:numPr>
          <w:ilvl w:val="1"/>
          <w:numId w:val="22"/>
        </w:numPr>
        <w:rPr>
          <w:del w:id="2227" w:author="Robert Snelick" w:date="2011-12-14T19:05:00Z"/>
        </w:rPr>
      </w:pPr>
      <w:del w:id="2228" w:author="Robert Snelick" w:date="2011-12-14T19:05:00Z">
        <w:r w:rsidRPr="00BE7047" w:rsidDel="00914BF9">
          <w:rPr>
            <w:b/>
          </w:rPr>
          <w:delText>LRI-EIP</w:delText>
        </w:r>
        <w:r w:rsidR="00FF3402" w:rsidDel="00914BF9">
          <w:rPr>
            <w:b/>
          </w:rPr>
          <w:delText>.a</w:delText>
        </w:r>
        <w:r w:rsidRPr="00BE7047" w:rsidDel="00914BF9">
          <w:rPr>
            <w:b/>
          </w:rPr>
          <w:delText>-</w:delText>
        </w:r>
        <w:r w:rsidR="008A3EA5" w:rsidDel="00914BF9">
          <w:rPr>
            <w:b/>
          </w:rPr>
          <w:delText>2</w:delText>
        </w:r>
        <w:r w:rsidRPr="00BE7047" w:rsidDel="00914BF9">
          <w:delText xml:space="preserve">: If EIP.2 (Filler Assigned Identifier) is not valued then EIP.1 (Placer Assigned Identifier) </w:delText>
        </w:r>
        <w:r w:rsidRPr="00BE7047" w:rsidDel="00914BF9">
          <w:rPr>
            <w:b/>
          </w:rPr>
          <w:delText>SHALL</w:delText>
        </w:r>
        <w:r w:rsidRPr="00BE7047" w:rsidDel="00914BF9">
          <w:delText xml:space="preserve"> be valued. </w:delText>
        </w:r>
      </w:del>
    </w:p>
    <w:p w14:paraId="4237A4D4" w14:textId="77777777" w:rsidR="000202BA" w:rsidDel="00914BF9" w:rsidRDefault="002C743D" w:rsidP="000202BA">
      <w:pPr>
        <w:pStyle w:val="ConfStmt"/>
        <w:numPr>
          <w:ilvl w:val="1"/>
          <w:numId w:val="22"/>
        </w:numPr>
        <w:rPr>
          <w:del w:id="2229" w:author="Robert Snelick" w:date="2011-12-14T19:05:00Z"/>
        </w:rPr>
      </w:pPr>
      <w:del w:id="2230" w:author="Robert Snelick" w:date="2011-12-14T19:05:00Z">
        <w:r w:rsidRPr="00BE7047" w:rsidDel="00914BF9">
          <w:rPr>
            <w:b/>
          </w:rPr>
          <w:delText>LRI-EIP</w:delText>
        </w:r>
        <w:r w:rsidR="00FF3402" w:rsidDel="00914BF9">
          <w:rPr>
            <w:b/>
          </w:rPr>
          <w:delText>.a</w:delText>
        </w:r>
        <w:r w:rsidRPr="00BE7047" w:rsidDel="00914BF9">
          <w:rPr>
            <w:b/>
          </w:rPr>
          <w:delText>-</w:delText>
        </w:r>
        <w:r w:rsidR="008A3EA5" w:rsidDel="00914BF9">
          <w:rPr>
            <w:b/>
          </w:rPr>
          <w:delText>3</w:delText>
        </w:r>
        <w:r w:rsidRPr="00BE7047" w:rsidDel="00914BF9">
          <w:delText xml:space="preserve">: If EIP.1 (Placer Assigned Identifier) is valued then EIP.2 (Filler Assigned Identifier) </w:delText>
        </w:r>
        <w:r w:rsidRPr="00BE7047" w:rsidDel="00914BF9">
          <w:rPr>
            <w:b/>
          </w:rPr>
          <w:delText>MAY</w:delText>
        </w:r>
        <w:r w:rsidRPr="00BE7047" w:rsidDel="00914BF9">
          <w:delText xml:space="preserve"> be valued.</w:delText>
        </w:r>
        <w:r w:rsidR="000202BA" w:rsidRPr="000202BA" w:rsidDel="00914BF9">
          <w:delText xml:space="preserve"> </w:delText>
        </w:r>
      </w:del>
    </w:p>
    <w:p w14:paraId="6BBB2D9B" w14:textId="77777777" w:rsidR="00667BA9" w:rsidRPr="00862885" w:rsidRDefault="00667BA9" w:rsidP="00084F3B">
      <w:pPr>
        <w:pStyle w:val="Heading2"/>
        <w:numPr>
          <w:ilvl w:val="1"/>
          <w:numId w:val="22"/>
        </w:numPr>
        <w:tabs>
          <w:tab w:val="left" w:pos="630"/>
        </w:tabs>
      </w:pPr>
      <w:bookmarkStart w:id="2231" w:name="_EIP_–_NG"/>
      <w:bookmarkStart w:id="2232" w:name="_Toc189111963"/>
      <w:bookmarkEnd w:id="2231"/>
      <w:r w:rsidRPr="00D4120B">
        <w:t>EIP</w:t>
      </w:r>
      <w:r w:rsidR="002C743D">
        <w:t xml:space="preserve"> </w:t>
      </w:r>
      <w:r w:rsidR="003E7195" w:rsidRPr="00D4120B">
        <w:t xml:space="preserve">– </w:t>
      </w:r>
      <w:r w:rsidR="002C743D">
        <w:t>NG</w:t>
      </w:r>
      <w:r w:rsidRPr="00D4120B">
        <w:t xml:space="preserve"> – E</w:t>
      </w:r>
      <w:r w:rsidRPr="00862885">
        <w:t>ntity Identifier Pair</w:t>
      </w:r>
      <w:bookmarkEnd w:id="2202"/>
      <w:bookmarkEnd w:id="2203"/>
      <w:bookmarkEnd w:id="2204"/>
      <w:bookmarkEnd w:id="2205"/>
      <w:bookmarkEnd w:id="2206"/>
      <w:bookmarkEnd w:id="2207"/>
      <w:bookmarkEnd w:id="2208"/>
      <w:bookmarkEnd w:id="2209"/>
      <w:bookmarkEnd w:id="2210"/>
      <w:bookmarkEnd w:id="2211"/>
      <w:r w:rsidR="00C846D3" w:rsidRPr="00862885">
        <w:t xml:space="preserve"> (Non-Globally Unique)</w:t>
      </w:r>
      <w:bookmarkEnd w:id="2232"/>
    </w:p>
    <w:tbl>
      <w:tblPr>
        <w:tblW w:w="0" w:type="auto"/>
        <w:jc w:val="center"/>
        <w:tblBorders>
          <w:top w:val="single" w:sz="12" w:space="0" w:color="943634"/>
          <w:bottom w:val="single" w:sz="12" w:space="0" w:color="943634"/>
          <w:insideH w:val="single" w:sz="12" w:space="0" w:color="943634"/>
        </w:tblBorders>
        <w:tblLayout w:type="fixed"/>
        <w:tblCellMar>
          <w:left w:w="58" w:type="dxa"/>
          <w:right w:w="58" w:type="dxa"/>
        </w:tblCellMar>
        <w:tblLook w:val="0000" w:firstRow="0" w:lastRow="0" w:firstColumn="0" w:lastColumn="0" w:noHBand="0" w:noVBand="0"/>
      </w:tblPr>
      <w:tblGrid>
        <w:gridCol w:w="594"/>
        <w:gridCol w:w="2547"/>
        <w:gridCol w:w="738"/>
        <w:gridCol w:w="828"/>
        <w:gridCol w:w="882"/>
        <w:gridCol w:w="882"/>
        <w:gridCol w:w="1485"/>
        <w:gridCol w:w="4320"/>
      </w:tblGrid>
      <w:tr w:rsidR="009F3D3A" w:rsidRPr="00D4120B" w14:paraId="783363AE" w14:textId="77777777">
        <w:trPr>
          <w:cantSplit/>
          <w:trHeight w:hRule="exact" w:val="360"/>
          <w:tblHeader/>
          <w:jc w:val="center"/>
        </w:trPr>
        <w:tc>
          <w:tcPr>
            <w:tcW w:w="12276" w:type="dxa"/>
            <w:gridSpan w:val="8"/>
            <w:shd w:val="clear" w:color="auto" w:fill="F3F3F3"/>
            <w:vAlign w:val="center"/>
          </w:tcPr>
          <w:p w14:paraId="06D19649" w14:textId="77777777" w:rsidR="009F3D3A" w:rsidRPr="004913B8" w:rsidRDefault="009F3D3A" w:rsidP="009F3D3A">
            <w:pPr>
              <w:pStyle w:val="Caption"/>
            </w:pPr>
            <w:bookmarkStart w:id="2233" w:name="_Toc189111877"/>
            <w:r>
              <w:t xml:space="preserve">Table </w:t>
            </w:r>
            <w:r w:rsidR="001C047D">
              <w:fldChar w:fldCharType="begin"/>
            </w:r>
            <w:r w:rsidR="001C047D">
              <w:instrText xml:space="preserve"> STYLEREF 1 \s </w:instrText>
            </w:r>
            <w:r w:rsidR="001C047D">
              <w:fldChar w:fldCharType="separate"/>
            </w:r>
            <w:r w:rsidR="002B0A1D">
              <w:rPr>
                <w:noProof/>
              </w:rPr>
              <w:t>2</w:t>
            </w:r>
            <w:r w:rsidR="001C047D">
              <w:rPr>
                <w:noProof/>
              </w:rPr>
              <w:fldChar w:fldCharType="end"/>
            </w:r>
            <w:r>
              <w:noBreakHyphen/>
            </w:r>
            <w:r w:rsidR="001C047D">
              <w:fldChar w:fldCharType="begin"/>
            </w:r>
            <w:r w:rsidR="001C047D">
              <w:instrText xml:space="preserve"> SEQ Table \* ARABIC \s 1 </w:instrText>
            </w:r>
            <w:r w:rsidR="001C047D">
              <w:fldChar w:fldCharType="separate"/>
            </w:r>
            <w:r w:rsidR="002B0A1D">
              <w:rPr>
                <w:noProof/>
              </w:rPr>
              <w:t>13</w:t>
            </w:r>
            <w:r w:rsidR="001C047D">
              <w:rPr>
                <w:noProof/>
              </w:rPr>
              <w:fldChar w:fldCharType="end"/>
            </w:r>
            <w:r>
              <w:t xml:space="preserve">. </w:t>
            </w:r>
            <w:r w:rsidRPr="004913B8">
              <w:t>Entity Identifier Pair</w:t>
            </w:r>
            <w:r>
              <w:t xml:space="preserve"> (EIP</w:t>
            </w:r>
            <w:r w:rsidR="00E74123">
              <w:t xml:space="preserve"> NG</w:t>
            </w:r>
            <w:r>
              <w:t>)</w:t>
            </w:r>
            <w:bookmarkEnd w:id="2233"/>
          </w:p>
          <w:p w14:paraId="317F357A" w14:textId="77777777" w:rsidR="009F3D3A" w:rsidRPr="00D4120B" w:rsidRDefault="009F3D3A" w:rsidP="00667BA9">
            <w:pPr>
              <w:pStyle w:val="TableHeadingB"/>
            </w:pPr>
          </w:p>
        </w:tc>
      </w:tr>
      <w:tr w:rsidR="00667BA9" w:rsidRPr="00D4120B" w14:paraId="6AAB5BF2" w14:textId="77777777">
        <w:trPr>
          <w:cantSplit/>
          <w:trHeight w:hRule="exact" w:val="360"/>
          <w:tblHeader/>
          <w:jc w:val="center"/>
        </w:trPr>
        <w:tc>
          <w:tcPr>
            <w:tcW w:w="594" w:type="dxa"/>
            <w:shd w:val="clear" w:color="auto" w:fill="F3F3F3"/>
            <w:vAlign w:val="center"/>
          </w:tcPr>
          <w:p w14:paraId="66840CA9" w14:textId="77777777" w:rsidR="00667BA9" w:rsidRPr="00D4120B" w:rsidRDefault="00667BA9" w:rsidP="00667BA9">
            <w:pPr>
              <w:pStyle w:val="TableHeadingB"/>
            </w:pPr>
            <w:r w:rsidRPr="00D4120B">
              <w:t>SEQ</w:t>
            </w:r>
          </w:p>
        </w:tc>
        <w:tc>
          <w:tcPr>
            <w:tcW w:w="2547" w:type="dxa"/>
            <w:shd w:val="clear" w:color="auto" w:fill="F3F3F3"/>
            <w:vAlign w:val="center"/>
          </w:tcPr>
          <w:p w14:paraId="72E6925F" w14:textId="77777777" w:rsidR="00667BA9" w:rsidRPr="00D4120B" w:rsidRDefault="00667BA9" w:rsidP="00667BA9">
            <w:pPr>
              <w:pStyle w:val="TableHeadingB"/>
              <w:ind w:left="0"/>
            </w:pPr>
            <w:r w:rsidRPr="00D4120B">
              <w:t>Component Name</w:t>
            </w:r>
          </w:p>
        </w:tc>
        <w:tc>
          <w:tcPr>
            <w:tcW w:w="738" w:type="dxa"/>
            <w:shd w:val="clear" w:color="auto" w:fill="F3F3F3"/>
            <w:vAlign w:val="center"/>
          </w:tcPr>
          <w:p w14:paraId="128A44B2" w14:textId="77777777" w:rsidR="00667BA9" w:rsidRPr="00D4120B" w:rsidRDefault="00667BA9" w:rsidP="00667BA9">
            <w:pPr>
              <w:pStyle w:val="TableHeadingB"/>
            </w:pPr>
            <w:r w:rsidRPr="00D4120B">
              <w:t>DT</w:t>
            </w:r>
          </w:p>
        </w:tc>
        <w:tc>
          <w:tcPr>
            <w:tcW w:w="828" w:type="dxa"/>
            <w:shd w:val="clear" w:color="auto" w:fill="F3F3F3"/>
            <w:vAlign w:val="center"/>
          </w:tcPr>
          <w:p w14:paraId="5D7A0FA5" w14:textId="77777777" w:rsidR="00667BA9" w:rsidRPr="00D4120B" w:rsidRDefault="00667BA9" w:rsidP="00667BA9">
            <w:pPr>
              <w:pStyle w:val="TableHeadingB"/>
            </w:pPr>
            <w:r>
              <w:t>Us</w:t>
            </w:r>
            <w:ins w:id="2234" w:author="Swain, Ashley" w:date="2011-11-27T21:00:00Z">
              <w:r w:rsidR="00AA7E62">
                <w:t>ag</w:t>
              </w:r>
            </w:ins>
            <w:r>
              <w:t>e</w:t>
            </w:r>
          </w:p>
        </w:tc>
        <w:tc>
          <w:tcPr>
            <w:tcW w:w="882" w:type="dxa"/>
            <w:shd w:val="clear" w:color="auto" w:fill="F3F3F3"/>
            <w:vAlign w:val="center"/>
          </w:tcPr>
          <w:p w14:paraId="2EB70283" w14:textId="77777777" w:rsidR="00667BA9" w:rsidRPr="00D4120B" w:rsidRDefault="00667BA9" w:rsidP="00667BA9">
            <w:pPr>
              <w:pStyle w:val="TableHeadingB"/>
            </w:pPr>
            <w:r w:rsidRPr="00D4120B">
              <w:t>LEN</w:t>
            </w:r>
          </w:p>
        </w:tc>
        <w:tc>
          <w:tcPr>
            <w:tcW w:w="882" w:type="dxa"/>
            <w:shd w:val="clear" w:color="auto" w:fill="F3F3F3"/>
            <w:vAlign w:val="center"/>
          </w:tcPr>
          <w:p w14:paraId="3DE81FB3" w14:textId="77777777" w:rsidR="00667BA9" w:rsidRPr="00D4120B" w:rsidRDefault="00667BA9" w:rsidP="00667BA9">
            <w:pPr>
              <w:pStyle w:val="TableHeadingB"/>
            </w:pPr>
            <w:r>
              <w:t>C.LEN</w:t>
            </w:r>
          </w:p>
        </w:tc>
        <w:tc>
          <w:tcPr>
            <w:tcW w:w="1485" w:type="dxa"/>
            <w:shd w:val="clear" w:color="auto" w:fill="F3F3F3"/>
            <w:vAlign w:val="center"/>
          </w:tcPr>
          <w:p w14:paraId="0D14F424" w14:textId="77777777" w:rsidR="00667BA9" w:rsidRPr="00D4120B" w:rsidRDefault="00667BA9" w:rsidP="00667BA9">
            <w:pPr>
              <w:pStyle w:val="TableHeadingB"/>
            </w:pPr>
            <w:r w:rsidRPr="00D4120B">
              <w:t>Value Set</w:t>
            </w:r>
          </w:p>
        </w:tc>
        <w:tc>
          <w:tcPr>
            <w:tcW w:w="4320" w:type="dxa"/>
            <w:shd w:val="clear" w:color="auto" w:fill="F3F3F3"/>
            <w:vAlign w:val="center"/>
          </w:tcPr>
          <w:p w14:paraId="77E6C1F2" w14:textId="77777777" w:rsidR="00667BA9" w:rsidRPr="00D4120B" w:rsidRDefault="00667BA9" w:rsidP="00667BA9">
            <w:pPr>
              <w:pStyle w:val="TableHeadingB"/>
            </w:pPr>
            <w:r w:rsidRPr="00D4120B">
              <w:t>Comments</w:t>
            </w:r>
          </w:p>
        </w:tc>
      </w:tr>
      <w:tr w:rsidR="00667BA9" w:rsidRPr="00D4120B" w14:paraId="05228207" w14:textId="77777777">
        <w:trPr>
          <w:cantSplit/>
          <w:jc w:val="center"/>
        </w:trPr>
        <w:tc>
          <w:tcPr>
            <w:tcW w:w="594" w:type="dxa"/>
          </w:tcPr>
          <w:p w14:paraId="4AF336A5" w14:textId="77777777" w:rsidR="00667BA9" w:rsidRPr="00D4120B" w:rsidRDefault="00667BA9" w:rsidP="008F7891">
            <w:pPr>
              <w:pStyle w:val="TableContent"/>
            </w:pPr>
            <w:r w:rsidRPr="00D4120B">
              <w:t>1</w:t>
            </w:r>
          </w:p>
        </w:tc>
        <w:tc>
          <w:tcPr>
            <w:tcW w:w="2547" w:type="dxa"/>
          </w:tcPr>
          <w:p w14:paraId="6F8428B6" w14:textId="77777777" w:rsidR="00667BA9" w:rsidRPr="00D4120B" w:rsidRDefault="00667BA9" w:rsidP="008F7891">
            <w:pPr>
              <w:pStyle w:val="TableContent"/>
            </w:pPr>
            <w:r w:rsidRPr="00D4120B">
              <w:t>Placer Assigned Identifier</w:t>
            </w:r>
          </w:p>
        </w:tc>
        <w:tc>
          <w:tcPr>
            <w:tcW w:w="738" w:type="dxa"/>
          </w:tcPr>
          <w:p w14:paraId="3C1AC6FA" w14:textId="77777777" w:rsidR="00667BA9" w:rsidRPr="00D4120B" w:rsidRDefault="00667BA9" w:rsidP="008F7891">
            <w:pPr>
              <w:pStyle w:val="TableContent"/>
            </w:pPr>
            <w:r w:rsidRPr="00D4120B">
              <w:t>EI</w:t>
            </w:r>
            <w:ins w:id="2235" w:author="Robert Snelick" w:date="2011-12-14T18:08:00Z">
              <w:r w:rsidR="0040398B">
                <w:t>_NG</w:t>
              </w:r>
            </w:ins>
          </w:p>
        </w:tc>
        <w:tc>
          <w:tcPr>
            <w:tcW w:w="828" w:type="dxa"/>
          </w:tcPr>
          <w:p w14:paraId="6A503E35" w14:textId="77777777" w:rsidR="00667BA9" w:rsidRPr="00D4120B" w:rsidRDefault="0040398B" w:rsidP="008F7891">
            <w:pPr>
              <w:pStyle w:val="TableContent"/>
            </w:pPr>
            <w:ins w:id="2236" w:author="Robert Snelick" w:date="2011-12-14T18:05:00Z">
              <w:r>
                <w:t>RE</w:t>
              </w:r>
            </w:ins>
            <w:del w:id="2237" w:author="Robert Snelick" w:date="2011-12-14T18:05:00Z">
              <w:r w:rsidR="00667BA9" w:rsidDel="0040398B">
                <w:delText>*</w:delText>
              </w:r>
            </w:del>
          </w:p>
        </w:tc>
        <w:tc>
          <w:tcPr>
            <w:tcW w:w="882" w:type="dxa"/>
          </w:tcPr>
          <w:p w14:paraId="236F6BD8" w14:textId="77777777" w:rsidR="00667BA9" w:rsidRPr="00D4120B" w:rsidRDefault="00667BA9" w:rsidP="008F7891">
            <w:pPr>
              <w:pStyle w:val="TableContent"/>
            </w:pPr>
          </w:p>
        </w:tc>
        <w:tc>
          <w:tcPr>
            <w:tcW w:w="882" w:type="dxa"/>
          </w:tcPr>
          <w:p w14:paraId="0489093A" w14:textId="77777777" w:rsidR="00667BA9" w:rsidRPr="00D4120B" w:rsidRDefault="008E5021" w:rsidP="008F7891">
            <w:pPr>
              <w:pStyle w:val="TableContent"/>
            </w:pPr>
            <w:r>
              <w:t>#</w:t>
            </w:r>
          </w:p>
        </w:tc>
        <w:tc>
          <w:tcPr>
            <w:tcW w:w="1485" w:type="dxa"/>
          </w:tcPr>
          <w:p w14:paraId="18339BB0" w14:textId="77777777" w:rsidR="00667BA9" w:rsidRPr="00D4120B" w:rsidRDefault="00667BA9" w:rsidP="008F7891">
            <w:pPr>
              <w:pStyle w:val="TableContent"/>
            </w:pPr>
          </w:p>
        </w:tc>
        <w:tc>
          <w:tcPr>
            <w:tcW w:w="4320" w:type="dxa"/>
          </w:tcPr>
          <w:p w14:paraId="0EE86976" w14:textId="77777777" w:rsidR="00667BA9" w:rsidRPr="00D4120B" w:rsidRDefault="00667BA9" w:rsidP="00317CA0">
            <w:pPr>
              <w:pStyle w:val="TableContent"/>
            </w:pPr>
            <w:del w:id="2238" w:author="Robert Snelick" w:date="2011-12-14T18:06:00Z">
              <w:r w:rsidDel="0040398B">
                <w:delText>* See specific usage in OBR-29 and SPM-2</w:delText>
              </w:r>
            </w:del>
          </w:p>
        </w:tc>
      </w:tr>
      <w:tr w:rsidR="00667BA9" w:rsidRPr="00D4120B" w14:paraId="7194F789" w14:textId="77777777">
        <w:trPr>
          <w:cantSplit/>
          <w:jc w:val="center"/>
        </w:trPr>
        <w:tc>
          <w:tcPr>
            <w:tcW w:w="594" w:type="dxa"/>
          </w:tcPr>
          <w:p w14:paraId="17E2F5D3" w14:textId="77777777" w:rsidR="00667BA9" w:rsidRPr="00D4120B" w:rsidRDefault="00667BA9" w:rsidP="008F7891">
            <w:pPr>
              <w:pStyle w:val="TableContent"/>
            </w:pPr>
            <w:r w:rsidRPr="00D4120B">
              <w:t>2</w:t>
            </w:r>
          </w:p>
        </w:tc>
        <w:tc>
          <w:tcPr>
            <w:tcW w:w="2547" w:type="dxa"/>
          </w:tcPr>
          <w:p w14:paraId="78FD6ABA" w14:textId="77777777" w:rsidR="00667BA9" w:rsidRPr="00D4120B" w:rsidRDefault="00667BA9" w:rsidP="008F7891">
            <w:pPr>
              <w:pStyle w:val="TableContent"/>
            </w:pPr>
            <w:r w:rsidRPr="00D4120B">
              <w:t>Filler Assigned Identifier</w:t>
            </w:r>
          </w:p>
        </w:tc>
        <w:tc>
          <w:tcPr>
            <w:tcW w:w="738" w:type="dxa"/>
          </w:tcPr>
          <w:p w14:paraId="2CF461ED" w14:textId="77777777" w:rsidR="00667BA9" w:rsidRPr="00D4120B" w:rsidRDefault="00667BA9" w:rsidP="008F7891">
            <w:pPr>
              <w:pStyle w:val="TableContent"/>
            </w:pPr>
            <w:r w:rsidRPr="00D4120B">
              <w:t>EI</w:t>
            </w:r>
            <w:ins w:id="2239" w:author="Robert Snelick" w:date="2011-12-14T18:08:00Z">
              <w:r w:rsidR="0040398B">
                <w:t>_NG</w:t>
              </w:r>
            </w:ins>
          </w:p>
        </w:tc>
        <w:tc>
          <w:tcPr>
            <w:tcW w:w="828" w:type="dxa"/>
          </w:tcPr>
          <w:p w14:paraId="365D7A6B" w14:textId="77777777" w:rsidR="00667BA9" w:rsidRPr="00D4120B" w:rsidRDefault="0040398B" w:rsidP="008F7891">
            <w:pPr>
              <w:pStyle w:val="TableContent"/>
            </w:pPr>
            <w:ins w:id="2240" w:author="Robert Snelick" w:date="2011-12-14T18:05:00Z">
              <w:r>
                <w:t>C(R/RE)</w:t>
              </w:r>
            </w:ins>
            <w:del w:id="2241" w:author="Robert Snelick" w:date="2011-12-14T18:05:00Z">
              <w:r w:rsidR="00667BA9" w:rsidDel="0040398B">
                <w:delText>*</w:delText>
              </w:r>
            </w:del>
          </w:p>
        </w:tc>
        <w:tc>
          <w:tcPr>
            <w:tcW w:w="882" w:type="dxa"/>
          </w:tcPr>
          <w:p w14:paraId="3B2E32FD" w14:textId="77777777" w:rsidR="00667BA9" w:rsidRPr="00D4120B" w:rsidRDefault="00667BA9" w:rsidP="008F7891">
            <w:pPr>
              <w:pStyle w:val="TableContent"/>
            </w:pPr>
          </w:p>
        </w:tc>
        <w:tc>
          <w:tcPr>
            <w:tcW w:w="882" w:type="dxa"/>
          </w:tcPr>
          <w:p w14:paraId="7666DEC3" w14:textId="77777777" w:rsidR="00667BA9" w:rsidRPr="00D4120B" w:rsidRDefault="008E5021" w:rsidP="008F7891">
            <w:pPr>
              <w:pStyle w:val="TableContent"/>
            </w:pPr>
            <w:r>
              <w:t>#</w:t>
            </w:r>
          </w:p>
        </w:tc>
        <w:tc>
          <w:tcPr>
            <w:tcW w:w="1485" w:type="dxa"/>
          </w:tcPr>
          <w:p w14:paraId="637CCA49" w14:textId="77777777" w:rsidR="00667BA9" w:rsidRPr="00D4120B" w:rsidRDefault="00667BA9" w:rsidP="008F7891">
            <w:pPr>
              <w:pStyle w:val="TableContent"/>
            </w:pPr>
          </w:p>
        </w:tc>
        <w:tc>
          <w:tcPr>
            <w:tcW w:w="4320" w:type="dxa"/>
          </w:tcPr>
          <w:p w14:paraId="45693EA4" w14:textId="77777777" w:rsidR="00667BA9" w:rsidRPr="005C28FE" w:rsidRDefault="0040398B" w:rsidP="00317CA0">
            <w:pPr>
              <w:pStyle w:val="TableContent"/>
              <w:rPr>
                <w:highlight w:val="yellow"/>
              </w:rPr>
            </w:pPr>
            <w:ins w:id="2242" w:author="Robert Snelick" w:date="2011-12-14T18:07:00Z">
              <w:r>
                <w:t>Condition Predicate: if EIP_NG.1 is not valued</w:t>
              </w:r>
            </w:ins>
            <w:del w:id="2243" w:author="Robert Snelick" w:date="2011-12-14T18:06:00Z">
              <w:r w:rsidR="00236627" w:rsidDel="0040398B">
                <w:delText>* See specific usage in OBR-29 and SPM-2</w:delText>
              </w:r>
            </w:del>
          </w:p>
        </w:tc>
      </w:tr>
    </w:tbl>
    <w:p w14:paraId="7AE93A6D" w14:textId="77777777" w:rsidR="00667BA9" w:rsidRPr="00A9339B" w:rsidDel="00421D3E" w:rsidRDefault="00667BA9" w:rsidP="00667BA9">
      <w:pPr>
        <w:pStyle w:val="ConfTitle"/>
        <w:rPr>
          <w:del w:id="2244" w:author="Bob Yencha" w:date="2011-12-20T00:21:00Z"/>
        </w:rPr>
      </w:pPr>
      <w:bookmarkStart w:id="2245" w:name="#Heading187"/>
      <w:bookmarkStart w:id="2246" w:name="_Toc206995630"/>
      <w:bookmarkStart w:id="2247" w:name="_Toc207005697"/>
      <w:bookmarkStart w:id="2248" w:name="_Toc207006606"/>
      <w:bookmarkStart w:id="2249" w:name="_Toc207093441"/>
      <w:bookmarkStart w:id="2250" w:name="_Toc207094347"/>
      <w:bookmarkStart w:id="2251" w:name="_Toc207005698"/>
      <w:bookmarkStart w:id="2252" w:name="_Toc171137805"/>
      <w:bookmarkEnd w:id="2245"/>
      <w:bookmarkEnd w:id="2246"/>
      <w:bookmarkEnd w:id="2247"/>
      <w:bookmarkEnd w:id="2248"/>
      <w:bookmarkEnd w:id="2249"/>
      <w:bookmarkEnd w:id="2250"/>
      <w:del w:id="2253" w:author="Bob Yencha" w:date="2011-12-20T00:21:00Z">
        <w:r w:rsidDel="00421D3E">
          <w:delText>Conformance Statement: LRI-NG Profile</w:delText>
        </w:r>
      </w:del>
    </w:p>
    <w:p w14:paraId="60736AF2" w14:textId="77777777" w:rsidR="008A3EA5" w:rsidRPr="00BE7047" w:rsidDel="00914BF9" w:rsidRDefault="008A3EA5" w:rsidP="008A3EA5">
      <w:pPr>
        <w:pStyle w:val="ConfStmt"/>
        <w:numPr>
          <w:ilvl w:val="1"/>
          <w:numId w:val="22"/>
        </w:numPr>
        <w:rPr>
          <w:del w:id="2254" w:author="Robert Snelick" w:date="2011-12-14T19:06:00Z"/>
        </w:rPr>
      </w:pPr>
      <w:del w:id="2255" w:author="Robert Snelick" w:date="2011-12-14T19:06:00Z">
        <w:r w:rsidRPr="00BE7047" w:rsidDel="00914BF9">
          <w:rPr>
            <w:b/>
          </w:rPr>
          <w:delText>LRI-EIP</w:delText>
        </w:r>
        <w:r w:rsidR="00FF3402" w:rsidDel="00914BF9">
          <w:rPr>
            <w:b/>
          </w:rPr>
          <w:delText>.b</w:delText>
        </w:r>
        <w:r w:rsidRPr="00BE7047" w:rsidDel="00914BF9">
          <w:rPr>
            <w:b/>
          </w:rPr>
          <w:delText>-</w:delText>
        </w:r>
        <w:r w:rsidR="00FF3402" w:rsidDel="00914BF9">
          <w:rPr>
            <w:b/>
          </w:rPr>
          <w:delText>1</w:delText>
        </w:r>
        <w:r w:rsidRPr="00BE7047" w:rsidDel="00914BF9">
          <w:delText xml:space="preserve">: </w:delText>
        </w:r>
        <w:r w:rsidDel="00914BF9">
          <w:delText>The datatype EI-NG</w:delText>
        </w:r>
        <w:r w:rsidRPr="00BE7047" w:rsidDel="00914BF9">
          <w:delText xml:space="preserve"> </w:delText>
        </w:r>
        <w:r w:rsidRPr="00BE7047" w:rsidDel="00914BF9">
          <w:rPr>
            <w:b/>
          </w:rPr>
          <w:delText>SHALL</w:delText>
        </w:r>
        <w:r w:rsidRPr="00BE7047" w:rsidDel="00914BF9">
          <w:delText xml:space="preserve"> be </w:delText>
        </w:r>
        <w:r w:rsidDel="00914BF9">
          <w:delText>used for EIP.1 (</w:delText>
        </w:r>
        <w:r w:rsidRPr="00D4120B" w:rsidDel="00914BF9">
          <w:delText>Placer Assigned Identifier</w:delText>
        </w:r>
        <w:r w:rsidDel="00914BF9">
          <w:delText>) and EIP.2 (Filler</w:delText>
        </w:r>
        <w:r w:rsidRPr="00D4120B" w:rsidDel="00914BF9">
          <w:delText xml:space="preserve"> Assigned Identifier</w:delText>
        </w:r>
        <w:r w:rsidDel="00914BF9">
          <w:delText>).</w:delText>
        </w:r>
      </w:del>
    </w:p>
    <w:p w14:paraId="46DAAFCA" w14:textId="77777777" w:rsidR="00667BA9" w:rsidDel="00914BF9" w:rsidRDefault="00667BA9" w:rsidP="00667BA9">
      <w:pPr>
        <w:pStyle w:val="ConfStmt"/>
        <w:numPr>
          <w:ilvl w:val="1"/>
          <w:numId w:val="22"/>
        </w:numPr>
        <w:rPr>
          <w:del w:id="2256" w:author="Robert Snelick" w:date="2011-12-14T19:06:00Z"/>
        </w:rPr>
      </w:pPr>
      <w:del w:id="2257" w:author="Robert Snelick" w:date="2011-12-14T19:06:00Z">
        <w:r w:rsidRPr="00166963" w:rsidDel="00914BF9">
          <w:rPr>
            <w:b/>
          </w:rPr>
          <w:delText>LRI-EI</w:delText>
        </w:r>
        <w:r w:rsidDel="00914BF9">
          <w:rPr>
            <w:b/>
          </w:rPr>
          <w:delText>P</w:delText>
        </w:r>
        <w:r w:rsidR="00FF3402" w:rsidDel="00914BF9">
          <w:rPr>
            <w:b/>
          </w:rPr>
          <w:delText>.b</w:delText>
        </w:r>
        <w:r w:rsidRPr="00166963" w:rsidDel="00914BF9">
          <w:rPr>
            <w:b/>
          </w:rPr>
          <w:delText>-</w:delText>
        </w:r>
        <w:r w:rsidR="00FF3402" w:rsidDel="00914BF9">
          <w:rPr>
            <w:b/>
          </w:rPr>
          <w:delText>2</w:delText>
        </w:r>
        <w:r w:rsidDel="00914BF9">
          <w:delText xml:space="preserve">: </w:delText>
        </w:r>
        <w:r w:rsidRPr="00DD4E11" w:rsidDel="00914BF9">
          <w:delText>If EIP</w:delText>
        </w:r>
        <w:r w:rsidDel="00914BF9">
          <w:delText>.2 (Filler Assigned Identifier)</w:delText>
        </w:r>
        <w:r w:rsidRPr="00127790" w:rsidDel="00914BF9">
          <w:delText xml:space="preserve"> </w:delText>
        </w:r>
        <w:r w:rsidDel="00914BF9">
          <w:delText>is not valued then EIP</w:delText>
        </w:r>
        <w:r w:rsidRPr="00DD4E11" w:rsidDel="00914BF9">
          <w:delText>.1</w:delText>
        </w:r>
        <w:r w:rsidDel="00914BF9">
          <w:delText xml:space="preserve"> (Placer Assigned Identifier)</w:delText>
        </w:r>
        <w:r w:rsidRPr="00DD4E11" w:rsidDel="00914BF9">
          <w:delText xml:space="preserve"> </w:delText>
        </w:r>
        <w:r w:rsidRPr="00DD4E11" w:rsidDel="00914BF9">
          <w:rPr>
            <w:b/>
          </w:rPr>
          <w:delText>SHALL</w:delText>
        </w:r>
        <w:r w:rsidRPr="00DD4E11" w:rsidDel="00914BF9">
          <w:delText xml:space="preserve"> be valued. </w:delText>
        </w:r>
      </w:del>
    </w:p>
    <w:p w14:paraId="4E96A51C" w14:textId="77777777" w:rsidR="000202BA" w:rsidDel="00914BF9" w:rsidRDefault="00667BA9" w:rsidP="00667BA9">
      <w:pPr>
        <w:pStyle w:val="ConfStmt"/>
        <w:numPr>
          <w:ilvl w:val="1"/>
          <w:numId w:val="22"/>
        </w:numPr>
        <w:rPr>
          <w:del w:id="2258" w:author="Robert Snelick" w:date="2011-12-14T19:06:00Z"/>
        </w:rPr>
      </w:pPr>
      <w:del w:id="2259" w:author="Robert Snelick" w:date="2011-12-14T19:06:00Z">
        <w:r w:rsidRPr="00166963" w:rsidDel="00914BF9">
          <w:rPr>
            <w:b/>
          </w:rPr>
          <w:delText>LRI-EI</w:delText>
        </w:r>
        <w:r w:rsidDel="00914BF9">
          <w:rPr>
            <w:b/>
          </w:rPr>
          <w:delText>P</w:delText>
        </w:r>
        <w:r w:rsidR="00FF3402" w:rsidDel="00914BF9">
          <w:rPr>
            <w:b/>
          </w:rPr>
          <w:delText>.b</w:delText>
        </w:r>
        <w:r w:rsidRPr="00166963" w:rsidDel="00914BF9">
          <w:rPr>
            <w:b/>
          </w:rPr>
          <w:delText>-</w:delText>
        </w:r>
        <w:r w:rsidR="00FF3402" w:rsidDel="00914BF9">
          <w:rPr>
            <w:b/>
          </w:rPr>
          <w:delText>3</w:delText>
        </w:r>
        <w:r w:rsidDel="00914BF9">
          <w:delText>: If EIP.2 (Filler Assigned Identifier) is valued then EIP.1 (Placer Assigned Identifier)</w:delText>
        </w:r>
        <w:r w:rsidRPr="00DD4E11" w:rsidDel="00914BF9">
          <w:delText xml:space="preserve"> </w:delText>
        </w:r>
        <w:r w:rsidRPr="00DD4E11" w:rsidDel="00914BF9">
          <w:rPr>
            <w:b/>
          </w:rPr>
          <w:delText>MAY</w:delText>
        </w:r>
        <w:r w:rsidRPr="00DD4E11" w:rsidDel="00914BF9">
          <w:delText xml:space="preserve"> be valued.</w:delText>
        </w:r>
      </w:del>
    </w:p>
    <w:p w14:paraId="0448FD04" w14:textId="77777777" w:rsidR="00667BA9" w:rsidRPr="00BE7047" w:rsidRDefault="00667BA9" w:rsidP="00084F3B">
      <w:pPr>
        <w:pStyle w:val="Heading2"/>
        <w:numPr>
          <w:ilvl w:val="1"/>
          <w:numId w:val="22"/>
        </w:numPr>
        <w:tabs>
          <w:tab w:val="left" w:pos="630"/>
        </w:tabs>
      </w:pPr>
      <w:bookmarkStart w:id="2260" w:name="_Toc189111964"/>
      <w:r w:rsidRPr="00BE7047">
        <w:t>ERL – Error Location</w:t>
      </w:r>
      <w:bookmarkEnd w:id="2251"/>
      <w:bookmarkEnd w:id="2260"/>
    </w:p>
    <w:tbl>
      <w:tblPr>
        <w:tblW w:w="4942" w:type="pct"/>
        <w:jc w:val="center"/>
        <w:tblBorders>
          <w:top w:val="single" w:sz="12" w:space="0" w:color="943634"/>
          <w:bottom w:val="single" w:sz="12" w:space="0" w:color="943634"/>
          <w:insideH w:val="single" w:sz="12" w:space="0" w:color="943634"/>
        </w:tblBorders>
        <w:tblLayout w:type="fixed"/>
        <w:tblCellMar>
          <w:left w:w="86" w:type="dxa"/>
          <w:right w:w="86" w:type="dxa"/>
        </w:tblCellMar>
        <w:tblLook w:val="0000" w:firstRow="0" w:lastRow="0" w:firstColumn="0" w:lastColumn="0" w:noHBand="0" w:noVBand="0"/>
      </w:tblPr>
      <w:tblGrid>
        <w:gridCol w:w="581"/>
        <w:gridCol w:w="2547"/>
        <w:gridCol w:w="666"/>
        <w:gridCol w:w="891"/>
        <w:gridCol w:w="882"/>
        <w:gridCol w:w="891"/>
        <w:gridCol w:w="1296"/>
        <w:gridCol w:w="4514"/>
      </w:tblGrid>
      <w:tr w:rsidR="009F3D3A" w:rsidRPr="003069BE" w14:paraId="6A2B6B3A" w14:textId="77777777">
        <w:trPr>
          <w:cantSplit/>
          <w:trHeight w:val="360"/>
          <w:tblHeader/>
          <w:jc w:val="center"/>
        </w:trPr>
        <w:tc>
          <w:tcPr>
            <w:tcW w:w="12268" w:type="dxa"/>
            <w:gridSpan w:val="8"/>
            <w:shd w:val="clear" w:color="auto" w:fill="F3F3F3"/>
            <w:vAlign w:val="center"/>
          </w:tcPr>
          <w:p w14:paraId="7F1F2DC2" w14:textId="77777777" w:rsidR="009F3D3A" w:rsidRPr="00D4120B" w:rsidRDefault="009F3D3A" w:rsidP="009F3D3A">
            <w:pPr>
              <w:pStyle w:val="Caption"/>
            </w:pPr>
            <w:bookmarkStart w:id="2261" w:name="_Toc189111878"/>
            <w:r>
              <w:t xml:space="preserve">Table </w:t>
            </w:r>
            <w:r w:rsidR="001C047D">
              <w:fldChar w:fldCharType="begin"/>
            </w:r>
            <w:r w:rsidR="001C047D">
              <w:instrText xml:space="preserve"> STYLEREF 1 \s </w:instrText>
            </w:r>
            <w:r w:rsidR="001C047D">
              <w:fldChar w:fldCharType="separate"/>
            </w:r>
            <w:r w:rsidR="002B0A1D">
              <w:rPr>
                <w:noProof/>
              </w:rPr>
              <w:t>2</w:t>
            </w:r>
            <w:r w:rsidR="001C047D">
              <w:rPr>
                <w:noProof/>
              </w:rPr>
              <w:fldChar w:fldCharType="end"/>
            </w:r>
            <w:r>
              <w:noBreakHyphen/>
            </w:r>
            <w:r w:rsidR="001C047D">
              <w:fldChar w:fldCharType="begin"/>
            </w:r>
            <w:r w:rsidR="001C047D">
              <w:instrText xml:space="preserve"> SEQ Table \* ARABIC \s 1</w:instrText>
            </w:r>
            <w:r w:rsidR="001C047D">
              <w:instrText xml:space="preserve"> </w:instrText>
            </w:r>
            <w:r w:rsidR="001C047D">
              <w:fldChar w:fldCharType="separate"/>
            </w:r>
            <w:r w:rsidR="002B0A1D">
              <w:rPr>
                <w:noProof/>
              </w:rPr>
              <w:t>14</w:t>
            </w:r>
            <w:r w:rsidR="001C047D">
              <w:rPr>
                <w:noProof/>
              </w:rPr>
              <w:fldChar w:fldCharType="end"/>
            </w:r>
            <w:r>
              <w:t xml:space="preserve">. </w:t>
            </w:r>
            <w:r w:rsidRPr="004913B8">
              <w:t>Error Location</w:t>
            </w:r>
            <w:r>
              <w:t xml:space="preserve"> (ERL)</w:t>
            </w:r>
            <w:bookmarkEnd w:id="2261"/>
          </w:p>
        </w:tc>
      </w:tr>
      <w:tr w:rsidR="00667BA9" w:rsidRPr="003069BE" w14:paraId="2F715395" w14:textId="77777777">
        <w:trPr>
          <w:cantSplit/>
          <w:trHeight w:val="360"/>
          <w:tblHeader/>
          <w:jc w:val="center"/>
        </w:trPr>
        <w:tc>
          <w:tcPr>
            <w:tcW w:w="581" w:type="dxa"/>
            <w:shd w:val="clear" w:color="auto" w:fill="F3F3F3"/>
            <w:vAlign w:val="center"/>
          </w:tcPr>
          <w:p w14:paraId="1EBD84BC" w14:textId="77777777" w:rsidR="00667BA9" w:rsidRPr="00D4120B" w:rsidRDefault="00667BA9" w:rsidP="00667BA9">
            <w:pPr>
              <w:pStyle w:val="TableHeadingB"/>
              <w:ind w:left="0"/>
            </w:pPr>
            <w:r w:rsidRPr="00D4120B">
              <w:t>SEQ</w:t>
            </w:r>
          </w:p>
        </w:tc>
        <w:tc>
          <w:tcPr>
            <w:tcW w:w="2547" w:type="dxa"/>
            <w:shd w:val="clear" w:color="auto" w:fill="F3F3F3"/>
            <w:vAlign w:val="center"/>
          </w:tcPr>
          <w:p w14:paraId="6799F304" w14:textId="77777777" w:rsidR="00667BA9" w:rsidRPr="00D4120B" w:rsidRDefault="00667BA9" w:rsidP="00667BA9">
            <w:pPr>
              <w:pStyle w:val="TableHeadingB"/>
              <w:ind w:left="0"/>
            </w:pPr>
            <w:r w:rsidRPr="00D4120B">
              <w:t>Component Name</w:t>
            </w:r>
          </w:p>
        </w:tc>
        <w:tc>
          <w:tcPr>
            <w:tcW w:w="666" w:type="dxa"/>
            <w:shd w:val="clear" w:color="auto" w:fill="F3F3F3"/>
            <w:vAlign w:val="center"/>
          </w:tcPr>
          <w:p w14:paraId="180CCEAD" w14:textId="77777777" w:rsidR="00667BA9" w:rsidRPr="00D4120B" w:rsidRDefault="00667BA9" w:rsidP="00667BA9">
            <w:pPr>
              <w:pStyle w:val="TableHeadingB"/>
            </w:pPr>
            <w:r w:rsidRPr="00D4120B">
              <w:t>DT</w:t>
            </w:r>
          </w:p>
        </w:tc>
        <w:tc>
          <w:tcPr>
            <w:tcW w:w="891" w:type="dxa"/>
            <w:shd w:val="clear" w:color="auto" w:fill="F3F3F3"/>
            <w:vAlign w:val="center"/>
          </w:tcPr>
          <w:p w14:paraId="3E617DBE" w14:textId="77777777" w:rsidR="00667BA9" w:rsidRPr="00D4120B" w:rsidRDefault="00667BA9" w:rsidP="00667BA9">
            <w:pPr>
              <w:pStyle w:val="TableHeadingB"/>
            </w:pPr>
            <w:r>
              <w:t>Us</w:t>
            </w:r>
            <w:ins w:id="2262" w:author="Swain, Ashley" w:date="2011-11-27T21:00:00Z">
              <w:r w:rsidR="00AA7E62">
                <w:t>ag</w:t>
              </w:r>
            </w:ins>
            <w:r>
              <w:t>e</w:t>
            </w:r>
          </w:p>
        </w:tc>
        <w:tc>
          <w:tcPr>
            <w:tcW w:w="882" w:type="dxa"/>
            <w:shd w:val="clear" w:color="auto" w:fill="F3F3F3"/>
            <w:vAlign w:val="center"/>
          </w:tcPr>
          <w:p w14:paraId="3D21B305" w14:textId="77777777" w:rsidR="00667BA9" w:rsidRPr="00D4120B" w:rsidRDefault="00667BA9" w:rsidP="00667BA9">
            <w:pPr>
              <w:pStyle w:val="TableHeadingB"/>
            </w:pPr>
            <w:r w:rsidRPr="00D4120B">
              <w:t>LEN</w:t>
            </w:r>
          </w:p>
        </w:tc>
        <w:tc>
          <w:tcPr>
            <w:tcW w:w="891" w:type="dxa"/>
            <w:shd w:val="clear" w:color="auto" w:fill="F3F3F3"/>
            <w:vAlign w:val="center"/>
          </w:tcPr>
          <w:p w14:paraId="50DDAE37" w14:textId="77777777" w:rsidR="00667BA9" w:rsidRPr="00D4120B" w:rsidRDefault="00667BA9" w:rsidP="00667BA9">
            <w:pPr>
              <w:pStyle w:val="TableHeadingB"/>
            </w:pPr>
            <w:r>
              <w:t>C.LEN</w:t>
            </w:r>
          </w:p>
        </w:tc>
        <w:tc>
          <w:tcPr>
            <w:tcW w:w="1296" w:type="dxa"/>
            <w:shd w:val="clear" w:color="auto" w:fill="F3F3F3"/>
            <w:vAlign w:val="center"/>
          </w:tcPr>
          <w:p w14:paraId="6371674B" w14:textId="77777777" w:rsidR="00667BA9" w:rsidRPr="00D4120B" w:rsidRDefault="00667BA9" w:rsidP="00667BA9">
            <w:pPr>
              <w:pStyle w:val="TableHeadingB"/>
            </w:pPr>
            <w:r w:rsidRPr="00D4120B">
              <w:t>Value Set</w:t>
            </w:r>
          </w:p>
        </w:tc>
        <w:tc>
          <w:tcPr>
            <w:tcW w:w="4514" w:type="dxa"/>
            <w:shd w:val="clear" w:color="auto" w:fill="F3F3F3"/>
            <w:vAlign w:val="center"/>
          </w:tcPr>
          <w:p w14:paraId="109496FE" w14:textId="77777777" w:rsidR="00667BA9" w:rsidRPr="00D4120B" w:rsidRDefault="00667BA9" w:rsidP="00667BA9">
            <w:pPr>
              <w:pStyle w:val="TableHeadingB"/>
            </w:pPr>
            <w:r w:rsidRPr="00D4120B">
              <w:t>Comments</w:t>
            </w:r>
          </w:p>
        </w:tc>
      </w:tr>
      <w:tr w:rsidR="00667BA9" w:rsidRPr="00D4120B" w14:paraId="0B4E2FC4" w14:textId="77777777">
        <w:trPr>
          <w:cantSplit/>
          <w:jc w:val="center"/>
        </w:trPr>
        <w:tc>
          <w:tcPr>
            <w:tcW w:w="581" w:type="dxa"/>
          </w:tcPr>
          <w:p w14:paraId="29A055A5" w14:textId="77777777" w:rsidR="00667BA9" w:rsidRPr="00D4120B" w:rsidRDefault="00667BA9" w:rsidP="008F7891">
            <w:pPr>
              <w:pStyle w:val="TableContent"/>
            </w:pPr>
            <w:r w:rsidRPr="00D4120B">
              <w:t>1</w:t>
            </w:r>
          </w:p>
        </w:tc>
        <w:tc>
          <w:tcPr>
            <w:tcW w:w="2547" w:type="dxa"/>
          </w:tcPr>
          <w:p w14:paraId="07025E9B" w14:textId="77777777" w:rsidR="00667BA9" w:rsidRPr="00D4120B" w:rsidRDefault="00667BA9" w:rsidP="008F7891">
            <w:pPr>
              <w:pStyle w:val="TableContent"/>
            </w:pPr>
            <w:r w:rsidRPr="00D4120B">
              <w:t>Segment ID</w:t>
            </w:r>
          </w:p>
        </w:tc>
        <w:tc>
          <w:tcPr>
            <w:tcW w:w="666" w:type="dxa"/>
          </w:tcPr>
          <w:p w14:paraId="00F4149D" w14:textId="77777777" w:rsidR="00667BA9" w:rsidRPr="00D4120B" w:rsidRDefault="00667BA9" w:rsidP="008F7891">
            <w:pPr>
              <w:pStyle w:val="TableContent"/>
            </w:pPr>
            <w:r w:rsidRPr="00D4120B">
              <w:t>ST</w:t>
            </w:r>
          </w:p>
        </w:tc>
        <w:tc>
          <w:tcPr>
            <w:tcW w:w="891" w:type="dxa"/>
          </w:tcPr>
          <w:p w14:paraId="2EC77645" w14:textId="77777777" w:rsidR="00667BA9" w:rsidRPr="005735A4" w:rsidRDefault="00667BA9" w:rsidP="008F7891">
            <w:pPr>
              <w:pStyle w:val="TableContent"/>
            </w:pPr>
            <w:r w:rsidRPr="005735A4">
              <w:t>R</w:t>
            </w:r>
          </w:p>
        </w:tc>
        <w:tc>
          <w:tcPr>
            <w:tcW w:w="882" w:type="dxa"/>
          </w:tcPr>
          <w:p w14:paraId="3511077D" w14:textId="77777777" w:rsidR="00667BA9" w:rsidRPr="00D4120B" w:rsidRDefault="00667BA9" w:rsidP="008F7891">
            <w:pPr>
              <w:pStyle w:val="TableContent"/>
            </w:pPr>
            <w:r w:rsidRPr="00D4120B">
              <w:t>3..3</w:t>
            </w:r>
          </w:p>
        </w:tc>
        <w:tc>
          <w:tcPr>
            <w:tcW w:w="891" w:type="dxa"/>
          </w:tcPr>
          <w:p w14:paraId="69592441" w14:textId="77777777" w:rsidR="00667BA9" w:rsidRPr="00D4120B" w:rsidRDefault="00667BA9" w:rsidP="008F7891">
            <w:pPr>
              <w:pStyle w:val="TableContent"/>
            </w:pPr>
            <w:r>
              <w:t>=</w:t>
            </w:r>
          </w:p>
        </w:tc>
        <w:tc>
          <w:tcPr>
            <w:tcW w:w="1296" w:type="dxa"/>
          </w:tcPr>
          <w:p w14:paraId="1BD0D201" w14:textId="77777777" w:rsidR="00667BA9" w:rsidRPr="00D4120B" w:rsidRDefault="00667BA9" w:rsidP="008F7891">
            <w:pPr>
              <w:pStyle w:val="TableContent"/>
            </w:pPr>
          </w:p>
        </w:tc>
        <w:tc>
          <w:tcPr>
            <w:tcW w:w="4514" w:type="dxa"/>
          </w:tcPr>
          <w:p w14:paraId="3515403D" w14:textId="77777777" w:rsidR="00667BA9" w:rsidRPr="00D4120B" w:rsidRDefault="00667BA9" w:rsidP="008F7891">
            <w:pPr>
              <w:pStyle w:val="TableContent"/>
            </w:pPr>
            <w:r w:rsidRPr="00D4120B">
              <w:t>The 3-character name for the segment (i.e., PID).</w:t>
            </w:r>
          </w:p>
        </w:tc>
      </w:tr>
      <w:tr w:rsidR="00667BA9" w:rsidRPr="00D4120B" w14:paraId="3500D859" w14:textId="77777777">
        <w:trPr>
          <w:cantSplit/>
          <w:jc w:val="center"/>
        </w:trPr>
        <w:tc>
          <w:tcPr>
            <w:tcW w:w="581" w:type="dxa"/>
          </w:tcPr>
          <w:p w14:paraId="518B303E" w14:textId="77777777" w:rsidR="00667BA9" w:rsidRPr="00D4120B" w:rsidRDefault="00667BA9" w:rsidP="008F7891">
            <w:pPr>
              <w:pStyle w:val="TableContent"/>
            </w:pPr>
            <w:r w:rsidRPr="00D4120B">
              <w:t>2</w:t>
            </w:r>
          </w:p>
        </w:tc>
        <w:tc>
          <w:tcPr>
            <w:tcW w:w="2547" w:type="dxa"/>
          </w:tcPr>
          <w:p w14:paraId="63C6A3A5" w14:textId="77777777" w:rsidR="00667BA9" w:rsidRPr="00D4120B" w:rsidRDefault="00667BA9" w:rsidP="008F7891">
            <w:pPr>
              <w:pStyle w:val="TableContent"/>
            </w:pPr>
            <w:r w:rsidRPr="00D4120B">
              <w:t>Segment</w:t>
            </w:r>
            <w:r w:rsidR="000B4D2D">
              <w:t xml:space="preserve"> Seq</w:t>
            </w:r>
            <w:r w:rsidRPr="00D4120B">
              <w:t>uence</w:t>
            </w:r>
          </w:p>
        </w:tc>
        <w:tc>
          <w:tcPr>
            <w:tcW w:w="666" w:type="dxa"/>
          </w:tcPr>
          <w:p w14:paraId="5680EB13" w14:textId="77777777" w:rsidR="00667BA9" w:rsidRPr="00D4120B" w:rsidRDefault="00667BA9" w:rsidP="008F7891">
            <w:pPr>
              <w:pStyle w:val="TableContent"/>
            </w:pPr>
            <w:r w:rsidRPr="00D4120B">
              <w:t>NM</w:t>
            </w:r>
          </w:p>
        </w:tc>
        <w:tc>
          <w:tcPr>
            <w:tcW w:w="891" w:type="dxa"/>
          </w:tcPr>
          <w:p w14:paraId="2AC71497" w14:textId="77777777" w:rsidR="00667BA9" w:rsidRPr="005735A4" w:rsidRDefault="00667BA9" w:rsidP="008F7891">
            <w:pPr>
              <w:pStyle w:val="TableContent"/>
            </w:pPr>
            <w:r w:rsidRPr="005735A4">
              <w:t>R</w:t>
            </w:r>
          </w:p>
        </w:tc>
        <w:tc>
          <w:tcPr>
            <w:tcW w:w="882" w:type="dxa"/>
          </w:tcPr>
          <w:p w14:paraId="326DB2C8" w14:textId="77777777" w:rsidR="00667BA9" w:rsidRPr="00D4120B" w:rsidRDefault="00667BA9" w:rsidP="008F7891">
            <w:pPr>
              <w:pStyle w:val="TableContent"/>
            </w:pPr>
            <w:r w:rsidRPr="00D4120B">
              <w:t>1..2</w:t>
            </w:r>
          </w:p>
        </w:tc>
        <w:tc>
          <w:tcPr>
            <w:tcW w:w="891" w:type="dxa"/>
          </w:tcPr>
          <w:p w14:paraId="357078E6" w14:textId="77777777" w:rsidR="00667BA9" w:rsidRPr="00D4120B" w:rsidRDefault="00971793" w:rsidP="008F7891">
            <w:pPr>
              <w:pStyle w:val="TableContent"/>
            </w:pPr>
            <w:r>
              <w:t>=</w:t>
            </w:r>
          </w:p>
        </w:tc>
        <w:tc>
          <w:tcPr>
            <w:tcW w:w="1296" w:type="dxa"/>
          </w:tcPr>
          <w:p w14:paraId="36DAEC04" w14:textId="77777777" w:rsidR="00667BA9" w:rsidRPr="00D4120B" w:rsidRDefault="00667BA9" w:rsidP="008F7891">
            <w:pPr>
              <w:pStyle w:val="TableContent"/>
            </w:pPr>
          </w:p>
        </w:tc>
        <w:tc>
          <w:tcPr>
            <w:tcW w:w="4514" w:type="dxa"/>
          </w:tcPr>
          <w:p w14:paraId="079D34D7" w14:textId="77777777" w:rsidR="00667BA9" w:rsidRPr="00D4120B" w:rsidRDefault="00667BA9" w:rsidP="008F7891">
            <w:pPr>
              <w:pStyle w:val="TableContent"/>
            </w:pPr>
          </w:p>
        </w:tc>
      </w:tr>
      <w:tr w:rsidR="00667BA9" w:rsidRPr="00D4120B" w14:paraId="2FD56CA4" w14:textId="77777777">
        <w:trPr>
          <w:cantSplit/>
          <w:jc w:val="center"/>
        </w:trPr>
        <w:tc>
          <w:tcPr>
            <w:tcW w:w="581" w:type="dxa"/>
          </w:tcPr>
          <w:p w14:paraId="7C78A9AB" w14:textId="77777777" w:rsidR="00667BA9" w:rsidRPr="00D4120B" w:rsidRDefault="00667BA9" w:rsidP="008F7891">
            <w:pPr>
              <w:pStyle w:val="TableContent"/>
            </w:pPr>
            <w:r w:rsidRPr="00D4120B">
              <w:t>3</w:t>
            </w:r>
          </w:p>
        </w:tc>
        <w:tc>
          <w:tcPr>
            <w:tcW w:w="2547" w:type="dxa"/>
          </w:tcPr>
          <w:p w14:paraId="3C11EF12" w14:textId="77777777" w:rsidR="00667BA9" w:rsidRPr="00D4120B" w:rsidRDefault="00667BA9" w:rsidP="008F7891">
            <w:pPr>
              <w:pStyle w:val="TableContent"/>
            </w:pPr>
            <w:r w:rsidRPr="00D4120B">
              <w:t>Field Position</w:t>
            </w:r>
          </w:p>
        </w:tc>
        <w:tc>
          <w:tcPr>
            <w:tcW w:w="666" w:type="dxa"/>
          </w:tcPr>
          <w:p w14:paraId="170D5963" w14:textId="77777777" w:rsidR="00667BA9" w:rsidRPr="00D4120B" w:rsidRDefault="00667BA9" w:rsidP="008F7891">
            <w:pPr>
              <w:pStyle w:val="TableContent"/>
            </w:pPr>
            <w:r w:rsidRPr="00D4120B">
              <w:t>NM</w:t>
            </w:r>
          </w:p>
        </w:tc>
        <w:tc>
          <w:tcPr>
            <w:tcW w:w="891" w:type="dxa"/>
          </w:tcPr>
          <w:p w14:paraId="762AE841" w14:textId="77777777" w:rsidR="00667BA9" w:rsidRPr="005735A4" w:rsidRDefault="005735A4" w:rsidP="008F7891">
            <w:pPr>
              <w:pStyle w:val="TableContent"/>
            </w:pPr>
            <w:r w:rsidRPr="005735A4">
              <w:t>O</w:t>
            </w:r>
          </w:p>
        </w:tc>
        <w:tc>
          <w:tcPr>
            <w:tcW w:w="882" w:type="dxa"/>
          </w:tcPr>
          <w:p w14:paraId="671CF5C7" w14:textId="77777777" w:rsidR="00667BA9" w:rsidRPr="00D4120B" w:rsidRDefault="00667BA9" w:rsidP="008F7891">
            <w:pPr>
              <w:pStyle w:val="TableContent"/>
            </w:pPr>
            <w:r w:rsidRPr="00D4120B">
              <w:t>1..2</w:t>
            </w:r>
          </w:p>
        </w:tc>
        <w:tc>
          <w:tcPr>
            <w:tcW w:w="891" w:type="dxa"/>
          </w:tcPr>
          <w:p w14:paraId="5D0DD059" w14:textId="77777777" w:rsidR="00667BA9" w:rsidRPr="00D4120B" w:rsidRDefault="00971793" w:rsidP="008F7891">
            <w:pPr>
              <w:pStyle w:val="TableContent"/>
            </w:pPr>
            <w:r>
              <w:t>=</w:t>
            </w:r>
          </w:p>
        </w:tc>
        <w:tc>
          <w:tcPr>
            <w:tcW w:w="1296" w:type="dxa"/>
          </w:tcPr>
          <w:p w14:paraId="75FEC63D" w14:textId="77777777" w:rsidR="00667BA9" w:rsidRPr="00D4120B" w:rsidRDefault="00667BA9" w:rsidP="008F7891">
            <w:pPr>
              <w:pStyle w:val="TableContent"/>
            </w:pPr>
          </w:p>
        </w:tc>
        <w:tc>
          <w:tcPr>
            <w:tcW w:w="4514" w:type="dxa"/>
          </w:tcPr>
          <w:p w14:paraId="4A07FF2E" w14:textId="77777777" w:rsidR="00667BA9" w:rsidRPr="00D4120B" w:rsidRDefault="00667BA9" w:rsidP="00317CA0">
            <w:pPr>
              <w:pStyle w:val="TableContent"/>
            </w:pPr>
            <w:del w:id="2263" w:author="Bob Yencha" w:date="2011-11-29T09:49:00Z">
              <w:r w:rsidRPr="00D4120B" w:rsidDel="00303738">
                <w:delText>The field number with the error</w:delText>
              </w:r>
              <w:r w:rsidR="00400CF4" w:rsidDel="00303738">
                <w:delText xml:space="preserve">. </w:delText>
              </w:r>
              <w:r w:rsidRPr="00D4120B" w:rsidDel="00303738">
                <w:delText>Should not be populated for errors involving the entire segment.</w:delText>
              </w:r>
            </w:del>
          </w:p>
        </w:tc>
      </w:tr>
      <w:tr w:rsidR="00667BA9" w:rsidRPr="00D4120B" w14:paraId="361BE4E3" w14:textId="77777777">
        <w:trPr>
          <w:cantSplit/>
          <w:jc w:val="center"/>
        </w:trPr>
        <w:tc>
          <w:tcPr>
            <w:tcW w:w="581" w:type="dxa"/>
          </w:tcPr>
          <w:p w14:paraId="29B59CC2" w14:textId="77777777" w:rsidR="00667BA9" w:rsidRPr="00D4120B" w:rsidRDefault="00667BA9" w:rsidP="008F7891">
            <w:pPr>
              <w:pStyle w:val="TableContent"/>
            </w:pPr>
            <w:r w:rsidRPr="00D4120B">
              <w:t>4</w:t>
            </w:r>
          </w:p>
        </w:tc>
        <w:tc>
          <w:tcPr>
            <w:tcW w:w="2547" w:type="dxa"/>
          </w:tcPr>
          <w:p w14:paraId="374B7566" w14:textId="77777777" w:rsidR="00667BA9" w:rsidRPr="00D4120B" w:rsidRDefault="00667BA9" w:rsidP="008F7891">
            <w:pPr>
              <w:pStyle w:val="TableContent"/>
            </w:pPr>
            <w:r w:rsidRPr="00D4120B">
              <w:t>Field Repetition</w:t>
            </w:r>
          </w:p>
        </w:tc>
        <w:tc>
          <w:tcPr>
            <w:tcW w:w="666" w:type="dxa"/>
          </w:tcPr>
          <w:p w14:paraId="64E3A95D" w14:textId="77777777" w:rsidR="00667BA9" w:rsidRPr="00D4120B" w:rsidRDefault="00667BA9" w:rsidP="008F7891">
            <w:pPr>
              <w:pStyle w:val="TableContent"/>
            </w:pPr>
            <w:r w:rsidRPr="00D4120B">
              <w:t>NM</w:t>
            </w:r>
          </w:p>
        </w:tc>
        <w:tc>
          <w:tcPr>
            <w:tcW w:w="891" w:type="dxa"/>
          </w:tcPr>
          <w:p w14:paraId="0CE5306D" w14:textId="77777777" w:rsidR="00667BA9" w:rsidRPr="005735A4" w:rsidRDefault="005735A4" w:rsidP="008F7891">
            <w:pPr>
              <w:pStyle w:val="TableContent"/>
            </w:pPr>
            <w:r w:rsidRPr="005735A4">
              <w:t>O</w:t>
            </w:r>
          </w:p>
        </w:tc>
        <w:tc>
          <w:tcPr>
            <w:tcW w:w="882" w:type="dxa"/>
          </w:tcPr>
          <w:p w14:paraId="4F7F7EB1" w14:textId="77777777" w:rsidR="00667BA9" w:rsidRPr="00D4120B" w:rsidRDefault="00667BA9" w:rsidP="008F7891">
            <w:pPr>
              <w:pStyle w:val="TableContent"/>
            </w:pPr>
            <w:r w:rsidRPr="00D4120B">
              <w:t>1..2</w:t>
            </w:r>
          </w:p>
        </w:tc>
        <w:tc>
          <w:tcPr>
            <w:tcW w:w="891" w:type="dxa"/>
          </w:tcPr>
          <w:p w14:paraId="692C35DF" w14:textId="77777777" w:rsidR="00667BA9" w:rsidRPr="00D4120B" w:rsidRDefault="00971793" w:rsidP="008F7891">
            <w:pPr>
              <w:pStyle w:val="TableContent"/>
            </w:pPr>
            <w:r>
              <w:t>=</w:t>
            </w:r>
          </w:p>
        </w:tc>
        <w:tc>
          <w:tcPr>
            <w:tcW w:w="1296" w:type="dxa"/>
          </w:tcPr>
          <w:p w14:paraId="601BA997" w14:textId="77777777" w:rsidR="00667BA9" w:rsidRPr="00D4120B" w:rsidRDefault="00667BA9" w:rsidP="008F7891">
            <w:pPr>
              <w:pStyle w:val="TableContent"/>
            </w:pPr>
          </w:p>
        </w:tc>
        <w:tc>
          <w:tcPr>
            <w:tcW w:w="4514" w:type="dxa"/>
          </w:tcPr>
          <w:p w14:paraId="2045F02E" w14:textId="77777777" w:rsidR="00667BA9" w:rsidRPr="00D4120B" w:rsidRDefault="00667BA9" w:rsidP="008F7891">
            <w:pPr>
              <w:pStyle w:val="TableContent"/>
            </w:pPr>
            <w:del w:id="2264" w:author="Bob Yencha" w:date="2011-11-29T09:49:00Z">
              <w:r w:rsidRPr="00D4120B" w:rsidDel="00303738">
                <w:delText>The first field repetition is counted a 1.</w:delText>
              </w:r>
            </w:del>
          </w:p>
        </w:tc>
      </w:tr>
      <w:tr w:rsidR="00667BA9" w:rsidRPr="00D4120B" w14:paraId="592CC477" w14:textId="77777777">
        <w:trPr>
          <w:cantSplit/>
          <w:jc w:val="center"/>
        </w:trPr>
        <w:tc>
          <w:tcPr>
            <w:tcW w:w="581" w:type="dxa"/>
          </w:tcPr>
          <w:p w14:paraId="67289993" w14:textId="77777777" w:rsidR="00667BA9" w:rsidRPr="00D4120B" w:rsidRDefault="00667BA9" w:rsidP="008F7891">
            <w:pPr>
              <w:pStyle w:val="TableContent"/>
            </w:pPr>
            <w:r w:rsidRPr="00D4120B">
              <w:t>5</w:t>
            </w:r>
          </w:p>
        </w:tc>
        <w:tc>
          <w:tcPr>
            <w:tcW w:w="2547" w:type="dxa"/>
          </w:tcPr>
          <w:p w14:paraId="1B9896B0" w14:textId="77777777" w:rsidR="00667BA9" w:rsidRPr="00D4120B" w:rsidRDefault="00667BA9" w:rsidP="008F7891">
            <w:pPr>
              <w:pStyle w:val="TableContent"/>
            </w:pPr>
            <w:r w:rsidRPr="00D4120B">
              <w:t>Component Number</w:t>
            </w:r>
          </w:p>
        </w:tc>
        <w:tc>
          <w:tcPr>
            <w:tcW w:w="666" w:type="dxa"/>
          </w:tcPr>
          <w:p w14:paraId="47D9A232" w14:textId="77777777" w:rsidR="00667BA9" w:rsidRPr="00D4120B" w:rsidRDefault="00667BA9" w:rsidP="008F7891">
            <w:pPr>
              <w:pStyle w:val="TableContent"/>
            </w:pPr>
            <w:r w:rsidRPr="00D4120B">
              <w:t>NM</w:t>
            </w:r>
          </w:p>
        </w:tc>
        <w:tc>
          <w:tcPr>
            <w:tcW w:w="891" w:type="dxa"/>
          </w:tcPr>
          <w:p w14:paraId="03304437" w14:textId="77777777" w:rsidR="00667BA9" w:rsidRPr="005735A4" w:rsidRDefault="005735A4" w:rsidP="008F7891">
            <w:pPr>
              <w:pStyle w:val="TableContent"/>
            </w:pPr>
            <w:r w:rsidRPr="005735A4">
              <w:t>O</w:t>
            </w:r>
          </w:p>
        </w:tc>
        <w:tc>
          <w:tcPr>
            <w:tcW w:w="882" w:type="dxa"/>
          </w:tcPr>
          <w:p w14:paraId="6DB5A29B" w14:textId="77777777" w:rsidR="00667BA9" w:rsidRPr="00D4120B" w:rsidRDefault="00667BA9" w:rsidP="008F7891">
            <w:pPr>
              <w:pStyle w:val="TableContent"/>
            </w:pPr>
            <w:r w:rsidRPr="00D4120B">
              <w:t>1..2</w:t>
            </w:r>
          </w:p>
        </w:tc>
        <w:tc>
          <w:tcPr>
            <w:tcW w:w="891" w:type="dxa"/>
          </w:tcPr>
          <w:p w14:paraId="6C2C1017" w14:textId="77777777" w:rsidR="00667BA9" w:rsidRPr="00D4120B" w:rsidRDefault="00971793" w:rsidP="008F7891">
            <w:pPr>
              <w:pStyle w:val="TableContent"/>
            </w:pPr>
            <w:r>
              <w:t>=</w:t>
            </w:r>
          </w:p>
        </w:tc>
        <w:tc>
          <w:tcPr>
            <w:tcW w:w="1296" w:type="dxa"/>
          </w:tcPr>
          <w:p w14:paraId="717235F8" w14:textId="77777777" w:rsidR="00667BA9" w:rsidRPr="00D4120B" w:rsidRDefault="00667BA9" w:rsidP="008F7891">
            <w:pPr>
              <w:pStyle w:val="TableContent"/>
            </w:pPr>
          </w:p>
        </w:tc>
        <w:tc>
          <w:tcPr>
            <w:tcW w:w="4514" w:type="dxa"/>
          </w:tcPr>
          <w:p w14:paraId="458D4F6C" w14:textId="77777777" w:rsidR="00667BA9" w:rsidRPr="00D4120B" w:rsidRDefault="00667BA9" w:rsidP="008F7891">
            <w:pPr>
              <w:pStyle w:val="TableContent"/>
            </w:pPr>
          </w:p>
        </w:tc>
      </w:tr>
      <w:tr w:rsidR="00667BA9" w:rsidRPr="00D4120B" w14:paraId="56DBE733" w14:textId="77777777">
        <w:trPr>
          <w:cantSplit/>
          <w:jc w:val="center"/>
        </w:trPr>
        <w:tc>
          <w:tcPr>
            <w:tcW w:w="581" w:type="dxa"/>
          </w:tcPr>
          <w:p w14:paraId="2579E817" w14:textId="77777777" w:rsidR="00667BA9" w:rsidRPr="00D4120B" w:rsidRDefault="00667BA9" w:rsidP="008F7891">
            <w:pPr>
              <w:pStyle w:val="TableContent"/>
            </w:pPr>
            <w:r w:rsidRPr="00D4120B">
              <w:t>6</w:t>
            </w:r>
          </w:p>
        </w:tc>
        <w:tc>
          <w:tcPr>
            <w:tcW w:w="2547" w:type="dxa"/>
          </w:tcPr>
          <w:p w14:paraId="50C9928C" w14:textId="77777777" w:rsidR="00667BA9" w:rsidRPr="00D4120B" w:rsidRDefault="00667BA9" w:rsidP="008F7891">
            <w:pPr>
              <w:pStyle w:val="TableContent"/>
            </w:pPr>
            <w:r w:rsidRPr="00D4120B">
              <w:t>Sub-component Number</w:t>
            </w:r>
          </w:p>
        </w:tc>
        <w:tc>
          <w:tcPr>
            <w:tcW w:w="666" w:type="dxa"/>
          </w:tcPr>
          <w:p w14:paraId="6007D6AE" w14:textId="77777777" w:rsidR="00667BA9" w:rsidRPr="00D4120B" w:rsidRDefault="00667BA9" w:rsidP="008F7891">
            <w:pPr>
              <w:pStyle w:val="TableContent"/>
            </w:pPr>
            <w:r w:rsidRPr="00D4120B">
              <w:t>NM</w:t>
            </w:r>
          </w:p>
        </w:tc>
        <w:tc>
          <w:tcPr>
            <w:tcW w:w="891" w:type="dxa"/>
          </w:tcPr>
          <w:p w14:paraId="27C3B88A" w14:textId="77777777" w:rsidR="00667BA9" w:rsidRPr="005735A4" w:rsidRDefault="005735A4" w:rsidP="008F7891">
            <w:pPr>
              <w:pStyle w:val="TableContent"/>
            </w:pPr>
            <w:r w:rsidRPr="005735A4">
              <w:t>O</w:t>
            </w:r>
          </w:p>
        </w:tc>
        <w:tc>
          <w:tcPr>
            <w:tcW w:w="882" w:type="dxa"/>
          </w:tcPr>
          <w:p w14:paraId="1A8B4C1E" w14:textId="77777777" w:rsidR="00667BA9" w:rsidRPr="00D4120B" w:rsidRDefault="00667BA9" w:rsidP="008F7891">
            <w:pPr>
              <w:pStyle w:val="TableContent"/>
            </w:pPr>
            <w:r w:rsidRPr="00D4120B">
              <w:t>1..2</w:t>
            </w:r>
          </w:p>
        </w:tc>
        <w:tc>
          <w:tcPr>
            <w:tcW w:w="891" w:type="dxa"/>
          </w:tcPr>
          <w:p w14:paraId="6CF3E766" w14:textId="77777777" w:rsidR="00667BA9" w:rsidRPr="00D4120B" w:rsidRDefault="00971793" w:rsidP="008F7891">
            <w:pPr>
              <w:pStyle w:val="TableContent"/>
            </w:pPr>
            <w:r>
              <w:t>=</w:t>
            </w:r>
          </w:p>
        </w:tc>
        <w:tc>
          <w:tcPr>
            <w:tcW w:w="1296" w:type="dxa"/>
          </w:tcPr>
          <w:p w14:paraId="64011F5A" w14:textId="77777777" w:rsidR="00667BA9" w:rsidRPr="00D4120B" w:rsidRDefault="00667BA9" w:rsidP="008F7891">
            <w:pPr>
              <w:pStyle w:val="TableContent"/>
            </w:pPr>
          </w:p>
        </w:tc>
        <w:tc>
          <w:tcPr>
            <w:tcW w:w="4514" w:type="dxa"/>
          </w:tcPr>
          <w:p w14:paraId="1A1C9DBC" w14:textId="77777777" w:rsidR="00667BA9" w:rsidRPr="00D4120B" w:rsidRDefault="00667BA9" w:rsidP="008F7891">
            <w:pPr>
              <w:pStyle w:val="TableContent"/>
            </w:pPr>
          </w:p>
        </w:tc>
      </w:tr>
    </w:tbl>
    <w:p w14:paraId="4D416851" w14:textId="77777777" w:rsidR="00EE591C" w:rsidRDefault="00EE591C" w:rsidP="00084F3B">
      <w:pPr>
        <w:pStyle w:val="Heading2"/>
        <w:numPr>
          <w:ilvl w:val="1"/>
          <w:numId w:val="22"/>
        </w:numPr>
        <w:tabs>
          <w:tab w:val="left" w:pos="630"/>
        </w:tabs>
        <w:rPr>
          <w:ins w:id="2265" w:author="Swain, Ashley" w:date="2011-11-22T13:39:00Z"/>
        </w:rPr>
      </w:pPr>
      <w:bookmarkStart w:id="2266" w:name="#FN"/>
      <w:bookmarkStart w:id="2267" w:name="#Heading194"/>
      <w:bookmarkStart w:id="2268" w:name="_Toc206489708"/>
      <w:bookmarkStart w:id="2269" w:name="_Toc206490085"/>
      <w:bookmarkStart w:id="2270" w:name="_Toc206988217"/>
      <w:bookmarkStart w:id="2271" w:name="_Toc206995633"/>
      <w:bookmarkStart w:id="2272" w:name="_Toc207005700"/>
      <w:bookmarkStart w:id="2273" w:name="_Toc207006609"/>
      <w:bookmarkStart w:id="2274" w:name="_Toc207093444"/>
      <w:bookmarkStart w:id="2275" w:name="_Toc207094350"/>
      <w:bookmarkStart w:id="2276" w:name="_Toc189111965"/>
      <w:bookmarkStart w:id="2277" w:name="_Toc171137806"/>
      <w:bookmarkStart w:id="2278" w:name="_Toc207005701"/>
      <w:bookmarkEnd w:id="2252"/>
      <w:bookmarkEnd w:id="2266"/>
      <w:bookmarkEnd w:id="2267"/>
      <w:bookmarkEnd w:id="2268"/>
      <w:bookmarkEnd w:id="2269"/>
      <w:bookmarkEnd w:id="2270"/>
      <w:bookmarkEnd w:id="2271"/>
      <w:bookmarkEnd w:id="2272"/>
      <w:bookmarkEnd w:id="2273"/>
      <w:bookmarkEnd w:id="2274"/>
      <w:bookmarkEnd w:id="2275"/>
      <w:ins w:id="2279" w:author="Bob Yencha" w:date="2011-11-22T00:21:00Z">
        <w:r>
          <w:t xml:space="preserve">FN – </w:t>
        </w:r>
      </w:ins>
      <w:ins w:id="2280" w:author="Swain, Ashley" w:date="2011-11-22T13:44:00Z">
        <w:r w:rsidR="00933431">
          <w:t>family name</w:t>
        </w:r>
      </w:ins>
      <w:bookmarkEnd w:id="2276"/>
      <w:ins w:id="2281" w:author="Bob Yencha" w:date="2011-11-22T00:21:00Z">
        <w:del w:id="2282" w:author="Swain, Ashley" w:date="2011-11-22T13:44:00Z">
          <w:r w:rsidDel="00933431">
            <w:delText>NEW TABLE</w:delText>
          </w:r>
        </w:del>
      </w:ins>
    </w:p>
    <w:tbl>
      <w:tblPr>
        <w:tblW w:w="4934" w:type="pct"/>
        <w:jc w:val="center"/>
        <w:tblBorders>
          <w:top w:val="single" w:sz="12" w:space="0" w:color="943634"/>
          <w:bottom w:val="single" w:sz="12" w:space="0" w:color="943634"/>
          <w:insideH w:val="single" w:sz="12" w:space="0" w:color="943634"/>
        </w:tblBorders>
        <w:tblLayout w:type="fixed"/>
        <w:tblCellMar>
          <w:left w:w="86" w:type="dxa"/>
          <w:right w:w="86" w:type="dxa"/>
        </w:tblCellMar>
        <w:tblLook w:val="0000" w:firstRow="0" w:lastRow="0" w:firstColumn="0" w:lastColumn="0" w:noHBand="0" w:noVBand="0"/>
      </w:tblPr>
      <w:tblGrid>
        <w:gridCol w:w="603"/>
        <w:gridCol w:w="2461"/>
        <w:gridCol w:w="630"/>
        <w:gridCol w:w="905"/>
        <w:gridCol w:w="990"/>
        <w:gridCol w:w="909"/>
        <w:gridCol w:w="1494"/>
        <w:gridCol w:w="4256"/>
      </w:tblGrid>
      <w:tr w:rsidR="00933431" w:rsidRPr="00D4120B" w14:paraId="3442E336" w14:textId="77777777">
        <w:trPr>
          <w:cantSplit/>
          <w:trHeight w:val="360"/>
          <w:tblHeader/>
          <w:jc w:val="center"/>
          <w:ins w:id="2283" w:author="Swain, Ashley" w:date="2011-11-22T13:40:00Z"/>
        </w:trPr>
        <w:tc>
          <w:tcPr>
            <w:tcW w:w="12248" w:type="dxa"/>
            <w:gridSpan w:val="8"/>
            <w:shd w:val="clear" w:color="auto" w:fill="F3F3F3"/>
            <w:vAlign w:val="center"/>
          </w:tcPr>
          <w:p w14:paraId="614BCEA1" w14:textId="77777777" w:rsidR="00933431" w:rsidRPr="00D4120B" w:rsidRDefault="00933431" w:rsidP="00933431">
            <w:pPr>
              <w:pStyle w:val="Caption"/>
              <w:rPr>
                <w:ins w:id="2284" w:author="Swain, Ashley" w:date="2011-11-22T13:40:00Z"/>
              </w:rPr>
            </w:pPr>
            <w:ins w:id="2285" w:author="Swain, Ashley" w:date="2011-11-22T13:40:00Z">
              <w:r>
                <w:t xml:space="preserve">Table </w:t>
              </w:r>
              <w:r w:rsidR="00D826AD">
                <w:fldChar w:fldCharType="begin"/>
              </w:r>
              <w:r>
                <w:instrText xml:space="preserve"> STYLEREF 1 \s </w:instrText>
              </w:r>
              <w:r w:rsidR="00D826AD">
                <w:fldChar w:fldCharType="separate"/>
              </w:r>
            </w:ins>
            <w:r w:rsidR="002B0A1D">
              <w:rPr>
                <w:noProof/>
              </w:rPr>
              <w:t>2</w:t>
            </w:r>
            <w:ins w:id="2286" w:author="Swain, Ashley" w:date="2011-11-22T13:40:00Z">
              <w:r w:rsidR="00D826AD">
                <w:rPr>
                  <w:noProof/>
                </w:rPr>
                <w:fldChar w:fldCharType="end"/>
              </w:r>
              <w:r>
                <w:noBreakHyphen/>
                <w:t xml:space="preserve">14. </w:t>
              </w:r>
            </w:ins>
            <w:ins w:id="2287" w:author="Swain, Ashley" w:date="2011-11-22T13:42:00Z">
              <w:r>
                <w:t>Family name</w:t>
              </w:r>
            </w:ins>
            <w:ins w:id="2288" w:author="Swain, Ashley" w:date="2011-11-22T13:40:00Z">
              <w:r>
                <w:t xml:space="preserve"> (FN)</w:t>
              </w:r>
            </w:ins>
          </w:p>
        </w:tc>
      </w:tr>
      <w:tr w:rsidR="00933431" w:rsidRPr="00D4120B" w14:paraId="1B7C852A" w14:textId="77777777">
        <w:trPr>
          <w:cantSplit/>
          <w:trHeight w:val="360"/>
          <w:tblHeader/>
          <w:jc w:val="center"/>
          <w:ins w:id="2289" w:author="Swain, Ashley" w:date="2011-11-22T13:40:00Z"/>
        </w:trPr>
        <w:tc>
          <w:tcPr>
            <w:tcW w:w="603" w:type="dxa"/>
            <w:shd w:val="clear" w:color="auto" w:fill="F3F3F3"/>
            <w:vAlign w:val="center"/>
          </w:tcPr>
          <w:p w14:paraId="0513579A" w14:textId="77777777" w:rsidR="00933431" w:rsidRPr="00D4120B" w:rsidRDefault="00933431" w:rsidP="00CE1404">
            <w:pPr>
              <w:pStyle w:val="TableHeadingB"/>
              <w:ind w:left="0"/>
              <w:rPr>
                <w:ins w:id="2290" w:author="Swain, Ashley" w:date="2011-11-22T13:40:00Z"/>
              </w:rPr>
            </w:pPr>
            <w:ins w:id="2291" w:author="Swain, Ashley" w:date="2011-11-22T13:40:00Z">
              <w:r w:rsidRPr="00D4120B">
                <w:t>SEQ</w:t>
              </w:r>
            </w:ins>
          </w:p>
        </w:tc>
        <w:tc>
          <w:tcPr>
            <w:tcW w:w="2461" w:type="dxa"/>
            <w:shd w:val="clear" w:color="auto" w:fill="F3F3F3"/>
            <w:vAlign w:val="center"/>
          </w:tcPr>
          <w:p w14:paraId="52145F46" w14:textId="77777777" w:rsidR="00933431" w:rsidRPr="00D4120B" w:rsidRDefault="00933431" w:rsidP="00CE1404">
            <w:pPr>
              <w:pStyle w:val="TableHeadingB"/>
              <w:ind w:left="0"/>
              <w:rPr>
                <w:ins w:id="2292" w:author="Swain, Ashley" w:date="2011-11-22T13:40:00Z"/>
              </w:rPr>
            </w:pPr>
            <w:ins w:id="2293" w:author="Swain, Ashley" w:date="2011-11-22T13:40:00Z">
              <w:r w:rsidRPr="00D4120B">
                <w:t>Component Name</w:t>
              </w:r>
            </w:ins>
          </w:p>
        </w:tc>
        <w:tc>
          <w:tcPr>
            <w:tcW w:w="630" w:type="dxa"/>
            <w:shd w:val="clear" w:color="auto" w:fill="F3F3F3"/>
            <w:vAlign w:val="center"/>
          </w:tcPr>
          <w:p w14:paraId="7297E056" w14:textId="77777777" w:rsidR="00933431" w:rsidRPr="00D4120B" w:rsidRDefault="00933431" w:rsidP="00CE1404">
            <w:pPr>
              <w:pStyle w:val="TableHeadingB"/>
              <w:rPr>
                <w:ins w:id="2294" w:author="Swain, Ashley" w:date="2011-11-22T13:40:00Z"/>
              </w:rPr>
            </w:pPr>
            <w:ins w:id="2295" w:author="Swain, Ashley" w:date="2011-11-22T13:40:00Z">
              <w:r w:rsidRPr="00D4120B">
                <w:t>DT</w:t>
              </w:r>
            </w:ins>
          </w:p>
        </w:tc>
        <w:tc>
          <w:tcPr>
            <w:tcW w:w="905" w:type="dxa"/>
            <w:shd w:val="clear" w:color="auto" w:fill="F3F3F3"/>
            <w:vAlign w:val="center"/>
          </w:tcPr>
          <w:p w14:paraId="47863043" w14:textId="77777777" w:rsidR="00933431" w:rsidRPr="00D4120B" w:rsidRDefault="00933431" w:rsidP="00CE1404">
            <w:pPr>
              <w:pStyle w:val="TableHeadingB"/>
              <w:rPr>
                <w:ins w:id="2296" w:author="Swain, Ashley" w:date="2011-11-22T13:40:00Z"/>
              </w:rPr>
            </w:pPr>
            <w:ins w:id="2297" w:author="Swain, Ashley" w:date="2011-11-22T13:40:00Z">
              <w:r>
                <w:t>Us</w:t>
              </w:r>
            </w:ins>
            <w:ins w:id="2298" w:author="Swain, Ashley" w:date="2011-11-27T21:00:00Z">
              <w:r w:rsidR="00AA7E62">
                <w:t>ag</w:t>
              </w:r>
            </w:ins>
            <w:ins w:id="2299" w:author="Swain, Ashley" w:date="2011-11-22T13:40:00Z">
              <w:r>
                <w:t>e</w:t>
              </w:r>
            </w:ins>
          </w:p>
        </w:tc>
        <w:tc>
          <w:tcPr>
            <w:tcW w:w="990" w:type="dxa"/>
            <w:shd w:val="clear" w:color="auto" w:fill="F3F3F3"/>
            <w:vAlign w:val="center"/>
          </w:tcPr>
          <w:p w14:paraId="01F65F46" w14:textId="77777777" w:rsidR="00933431" w:rsidRPr="00D4120B" w:rsidRDefault="00933431" w:rsidP="00CE1404">
            <w:pPr>
              <w:pStyle w:val="TableHeadingB"/>
              <w:rPr>
                <w:ins w:id="2300" w:author="Swain, Ashley" w:date="2011-11-22T13:40:00Z"/>
              </w:rPr>
            </w:pPr>
            <w:ins w:id="2301" w:author="Swain, Ashley" w:date="2011-11-22T13:40:00Z">
              <w:r w:rsidRPr="00D4120B">
                <w:t>LEN</w:t>
              </w:r>
            </w:ins>
          </w:p>
        </w:tc>
        <w:tc>
          <w:tcPr>
            <w:tcW w:w="909" w:type="dxa"/>
            <w:shd w:val="clear" w:color="auto" w:fill="F3F3F3"/>
            <w:vAlign w:val="center"/>
          </w:tcPr>
          <w:p w14:paraId="63B1A73E" w14:textId="77777777" w:rsidR="00933431" w:rsidRPr="00D4120B" w:rsidRDefault="00933431" w:rsidP="00CE1404">
            <w:pPr>
              <w:pStyle w:val="TableHeadingB"/>
              <w:rPr>
                <w:ins w:id="2302" w:author="Swain, Ashley" w:date="2011-11-22T13:40:00Z"/>
              </w:rPr>
            </w:pPr>
            <w:ins w:id="2303" w:author="Swain, Ashley" w:date="2011-11-22T13:40:00Z">
              <w:r>
                <w:t>C.LEN</w:t>
              </w:r>
            </w:ins>
          </w:p>
        </w:tc>
        <w:tc>
          <w:tcPr>
            <w:tcW w:w="1494" w:type="dxa"/>
            <w:shd w:val="clear" w:color="auto" w:fill="F3F3F3"/>
            <w:vAlign w:val="center"/>
          </w:tcPr>
          <w:p w14:paraId="3169D2D0" w14:textId="77777777" w:rsidR="00933431" w:rsidRPr="00D4120B" w:rsidRDefault="00933431" w:rsidP="00CE1404">
            <w:pPr>
              <w:pStyle w:val="TableHeadingB"/>
              <w:rPr>
                <w:ins w:id="2304" w:author="Swain, Ashley" w:date="2011-11-22T13:40:00Z"/>
              </w:rPr>
            </w:pPr>
            <w:ins w:id="2305" w:author="Swain, Ashley" w:date="2011-11-22T13:40:00Z">
              <w:r w:rsidRPr="00D4120B">
                <w:t>Value Set</w:t>
              </w:r>
            </w:ins>
          </w:p>
        </w:tc>
        <w:tc>
          <w:tcPr>
            <w:tcW w:w="4256" w:type="dxa"/>
            <w:shd w:val="clear" w:color="auto" w:fill="F3F3F3"/>
            <w:vAlign w:val="center"/>
          </w:tcPr>
          <w:p w14:paraId="43C94583" w14:textId="77777777" w:rsidR="00933431" w:rsidRPr="00D4120B" w:rsidRDefault="00933431" w:rsidP="00CE1404">
            <w:pPr>
              <w:pStyle w:val="TableHeadingB"/>
              <w:rPr>
                <w:ins w:id="2306" w:author="Swain, Ashley" w:date="2011-11-22T13:40:00Z"/>
              </w:rPr>
            </w:pPr>
            <w:ins w:id="2307" w:author="Swain, Ashley" w:date="2011-11-22T13:40:00Z">
              <w:r w:rsidRPr="00D4120B">
                <w:t>Comments</w:t>
              </w:r>
            </w:ins>
          </w:p>
        </w:tc>
      </w:tr>
      <w:tr w:rsidR="00933431" w:rsidRPr="00D4120B" w14:paraId="4324028E" w14:textId="77777777">
        <w:trPr>
          <w:cantSplit/>
          <w:jc w:val="center"/>
          <w:ins w:id="2308" w:author="Swain, Ashley" w:date="2011-11-22T13:40:00Z"/>
        </w:trPr>
        <w:tc>
          <w:tcPr>
            <w:tcW w:w="603" w:type="dxa"/>
          </w:tcPr>
          <w:p w14:paraId="130D562E" w14:textId="77777777" w:rsidR="00933431" w:rsidRPr="00D4120B" w:rsidRDefault="00933431" w:rsidP="00CE1404">
            <w:pPr>
              <w:pStyle w:val="TableContent"/>
              <w:rPr>
                <w:ins w:id="2309" w:author="Swain, Ashley" w:date="2011-11-22T13:40:00Z"/>
              </w:rPr>
            </w:pPr>
            <w:ins w:id="2310" w:author="Swain, Ashley" w:date="2011-11-22T13:45:00Z">
              <w:r>
                <w:t>1</w:t>
              </w:r>
            </w:ins>
          </w:p>
        </w:tc>
        <w:tc>
          <w:tcPr>
            <w:tcW w:w="2461" w:type="dxa"/>
          </w:tcPr>
          <w:p w14:paraId="01AFE5DA" w14:textId="77777777" w:rsidR="00933431" w:rsidRPr="00D4120B" w:rsidRDefault="00932B25" w:rsidP="00CE1404">
            <w:pPr>
              <w:pStyle w:val="TableContent"/>
              <w:rPr>
                <w:ins w:id="2311" w:author="Swain, Ashley" w:date="2011-11-22T13:40:00Z"/>
              </w:rPr>
            </w:pPr>
            <w:ins w:id="2312" w:author="Swain, Ashley" w:date="2011-11-22T13:46:00Z">
              <w:r>
                <w:t>Surname</w:t>
              </w:r>
            </w:ins>
          </w:p>
        </w:tc>
        <w:tc>
          <w:tcPr>
            <w:tcW w:w="630" w:type="dxa"/>
          </w:tcPr>
          <w:p w14:paraId="54118614" w14:textId="77777777" w:rsidR="00933431" w:rsidRPr="00D4120B" w:rsidRDefault="00932B25" w:rsidP="00CE1404">
            <w:pPr>
              <w:pStyle w:val="TableContent"/>
              <w:rPr>
                <w:ins w:id="2313" w:author="Swain, Ashley" w:date="2011-11-22T13:40:00Z"/>
              </w:rPr>
            </w:pPr>
            <w:ins w:id="2314" w:author="Swain, Ashley" w:date="2011-11-22T13:46:00Z">
              <w:r>
                <w:t>ST</w:t>
              </w:r>
            </w:ins>
          </w:p>
        </w:tc>
        <w:tc>
          <w:tcPr>
            <w:tcW w:w="905" w:type="dxa"/>
          </w:tcPr>
          <w:p w14:paraId="3F519BB6" w14:textId="77777777" w:rsidR="00933431" w:rsidRPr="00D4120B" w:rsidRDefault="00933431" w:rsidP="00CE1404">
            <w:pPr>
              <w:pStyle w:val="TableContent"/>
              <w:rPr>
                <w:ins w:id="2315" w:author="Swain, Ashley" w:date="2011-11-22T13:40:00Z"/>
              </w:rPr>
            </w:pPr>
            <w:ins w:id="2316" w:author="Swain, Ashley" w:date="2011-11-22T13:40:00Z">
              <w:r w:rsidRPr="00D4120B">
                <w:t>R</w:t>
              </w:r>
            </w:ins>
          </w:p>
        </w:tc>
        <w:tc>
          <w:tcPr>
            <w:tcW w:w="990" w:type="dxa"/>
          </w:tcPr>
          <w:p w14:paraId="38CF7BEB" w14:textId="77777777" w:rsidR="00933431" w:rsidRPr="00D4120B" w:rsidRDefault="00933431" w:rsidP="00CE1404">
            <w:pPr>
              <w:pStyle w:val="TableContent"/>
              <w:rPr>
                <w:ins w:id="2317" w:author="Swain, Ashley" w:date="2011-11-22T13:40:00Z"/>
              </w:rPr>
            </w:pPr>
            <w:ins w:id="2318" w:author="Swain, Ashley" w:date="2011-11-22T13:40:00Z">
              <w:del w:id="2319" w:author="Bob Yencha" w:date="2012-01-05T15:35:00Z">
                <w:r w:rsidRPr="00D4120B" w:rsidDel="00375109">
                  <w:delText xml:space="preserve"> </w:delText>
                </w:r>
              </w:del>
            </w:ins>
            <w:ins w:id="2320" w:author="Swain, Ashley" w:date="2011-11-22T13:46:00Z">
              <w:del w:id="2321" w:author="Bob Yencha" w:date="2012-01-05T15:35:00Z">
                <w:r w:rsidR="00932B25" w:rsidDel="00375109">
                  <w:delText>50</w:delText>
                </w:r>
              </w:del>
            </w:ins>
          </w:p>
        </w:tc>
        <w:tc>
          <w:tcPr>
            <w:tcW w:w="909" w:type="dxa"/>
          </w:tcPr>
          <w:p w14:paraId="0AD1C84E" w14:textId="77777777" w:rsidR="00933431" w:rsidRPr="00D4120B" w:rsidRDefault="00932B25" w:rsidP="00CE1404">
            <w:pPr>
              <w:pStyle w:val="TableContent"/>
              <w:rPr>
                <w:ins w:id="2322" w:author="Swain, Ashley" w:date="2011-11-22T13:40:00Z"/>
              </w:rPr>
            </w:pPr>
            <w:ins w:id="2323" w:author="Swain, Ashley" w:date="2011-11-22T13:46:00Z">
              <w:r>
                <w:t>50#</w:t>
              </w:r>
            </w:ins>
          </w:p>
        </w:tc>
        <w:tc>
          <w:tcPr>
            <w:tcW w:w="1494" w:type="dxa"/>
          </w:tcPr>
          <w:p w14:paraId="2CFE1B53" w14:textId="77777777" w:rsidR="00933431" w:rsidRPr="00D4120B" w:rsidRDefault="00933431" w:rsidP="00CE1404">
            <w:pPr>
              <w:pStyle w:val="TableContent"/>
              <w:rPr>
                <w:ins w:id="2324" w:author="Swain, Ashley" w:date="2011-11-22T13:40:00Z"/>
              </w:rPr>
            </w:pPr>
          </w:p>
        </w:tc>
        <w:tc>
          <w:tcPr>
            <w:tcW w:w="4256" w:type="dxa"/>
          </w:tcPr>
          <w:p w14:paraId="2B6B0177" w14:textId="77777777" w:rsidR="00933431" w:rsidRPr="00D4120B" w:rsidRDefault="00933431" w:rsidP="00CE1404">
            <w:pPr>
              <w:pStyle w:val="TableContent"/>
              <w:rPr>
                <w:ins w:id="2325" w:author="Swain, Ashley" w:date="2011-11-22T13:40:00Z"/>
              </w:rPr>
            </w:pPr>
          </w:p>
        </w:tc>
      </w:tr>
      <w:tr w:rsidR="00932B25" w:rsidRPr="00D4120B" w14:paraId="281E7917" w14:textId="77777777">
        <w:trPr>
          <w:cantSplit/>
          <w:jc w:val="center"/>
          <w:ins w:id="2326" w:author="Swain, Ashley" w:date="2011-11-22T13:45:00Z"/>
        </w:trPr>
        <w:tc>
          <w:tcPr>
            <w:tcW w:w="603" w:type="dxa"/>
          </w:tcPr>
          <w:p w14:paraId="5782D0A2" w14:textId="77777777" w:rsidR="00932B25" w:rsidRDefault="00932B25" w:rsidP="00CE1404">
            <w:pPr>
              <w:pStyle w:val="TableContent"/>
              <w:rPr>
                <w:ins w:id="2327" w:author="Swain, Ashley" w:date="2011-11-22T13:45:00Z"/>
              </w:rPr>
            </w:pPr>
            <w:ins w:id="2328" w:author="Swain, Ashley" w:date="2011-11-22T13:47:00Z">
              <w:r>
                <w:t>2</w:t>
              </w:r>
            </w:ins>
          </w:p>
        </w:tc>
        <w:tc>
          <w:tcPr>
            <w:tcW w:w="2461" w:type="dxa"/>
            <w:vAlign w:val="center"/>
          </w:tcPr>
          <w:p w14:paraId="508AC8E4" w14:textId="77777777" w:rsidR="00932B25" w:rsidRDefault="00932B25" w:rsidP="00CE1404">
            <w:pPr>
              <w:pStyle w:val="TableContent"/>
              <w:rPr>
                <w:ins w:id="2329" w:author="Swain, Ashley" w:date="2011-11-22T13:45:00Z"/>
              </w:rPr>
            </w:pPr>
            <w:ins w:id="2330" w:author="Swain, Ashley" w:date="2011-11-22T13:47:00Z">
              <w:r>
                <w:rPr>
                  <w:rFonts w:ascii="Arial" w:hAnsi="Arial" w:cs="Arial"/>
                  <w:sz w:val="20"/>
                </w:rPr>
                <w:t>Own Surname Prefix</w:t>
              </w:r>
            </w:ins>
          </w:p>
        </w:tc>
        <w:tc>
          <w:tcPr>
            <w:tcW w:w="630" w:type="dxa"/>
          </w:tcPr>
          <w:p w14:paraId="7749BE33" w14:textId="77777777" w:rsidR="00932B25" w:rsidRDefault="00932B25" w:rsidP="00CE1404">
            <w:pPr>
              <w:pStyle w:val="TableContent"/>
              <w:rPr>
                <w:ins w:id="2331" w:author="Swain, Ashley" w:date="2011-11-22T13:45:00Z"/>
              </w:rPr>
            </w:pPr>
            <w:ins w:id="2332" w:author="Swain, Ashley" w:date="2011-11-22T13:48:00Z">
              <w:r>
                <w:t>ST</w:t>
              </w:r>
            </w:ins>
          </w:p>
        </w:tc>
        <w:tc>
          <w:tcPr>
            <w:tcW w:w="905" w:type="dxa"/>
          </w:tcPr>
          <w:p w14:paraId="63128F87" w14:textId="77777777" w:rsidR="00932B25" w:rsidRPr="00D4120B" w:rsidRDefault="00932B25" w:rsidP="00CE1404">
            <w:pPr>
              <w:pStyle w:val="TableContent"/>
              <w:rPr>
                <w:ins w:id="2333" w:author="Swain, Ashley" w:date="2011-11-22T13:45:00Z"/>
              </w:rPr>
            </w:pPr>
            <w:ins w:id="2334" w:author="Swain, Ashley" w:date="2011-11-22T13:48:00Z">
              <w:r>
                <w:t>O</w:t>
              </w:r>
            </w:ins>
          </w:p>
        </w:tc>
        <w:tc>
          <w:tcPr>
            <w:tcW w:w="990" w:type="dxa"/>
          </w:tcPr>
          <w:p w14:paraId="5A19288D" w14:textId="77777777" w:rsidR="00932B25" w:rsidRPr="00D4120B" w:rsidRDefault="00932B25" w:rsidP="00CE1404">
            <w:pPr>
              <w:pStyle w:val="TableContent"/>
              <w:rPr>
                <w:ins w:id="2335" w:author="Swain, Ashley" w:date="2011-11-22T13:45:00Z"/>
              </w:rPr>
            </w:pPr>
            <w:ins w:id="2336" w:author="Swain, Ashley" w:date="2011-11-22T13:49:00Z">
              <w:del w:id="2337" w:author="Bob Yencha" w:date="2012-01-05T15:35:00Z">
                <w:r w:rsidDel="00375109">
                  <w:delText>20</w:delText>
                </w:r>
              </w:del>
            </w:ins>
          </w:p>
        </w:tc>
        <w:tc>
          <w:tcPr>
            <w:tcW w:w="909" w:type="dxa"/>
          </w:tcPr>
          <w:p w14:paraId="12358264" w14:textId="77777777" w:rsidR="00932B25" w:rsidRPr="00D4120B" w:rsidRDefault="00932B25" w:rsidP="00CE1404">
            <w:pPr>
              <w:pStyle w:val="TableContent"/>
              <w:rPr>
                <w:ins w:id="2338" w:author="Swain, Ashley" w:date="2011-11-22T13:45:00Z"/>
              </w:rPr>
            </w:pPr>
            <w:ins w:id="2339" w:author="Swain, Ashley" w:date="2011-11-22T13:49:00Z">
              <w:r>
                <w:t>20#</w:t>
              </w:r>
            </w:ins>
          </w:p>
        </w:tc>
        <w:tc>
          <w:tcPr>
            <w:tcW w:w="1494" w:type="dxa"/>
          </w:tcPr>
          <w:p w14:paraId="29D7EFA6" w14:textId="77777777" w:rsidR="00932B25" w:rsidRPr="00D4120B" w:rsidRDefault="00932B25" w:rsidP="00CE1404">
            <w:pPr>
              <w:pStyle w:val="TableContent"/>
              <w:rPr>
                <w:ins w:id="2340" w:author="Swain, Ashley" w:date="2011-11-22T13:45:00Z"/>
              </w:rPr>
            </w:pPr>
          </w:p>
        </w:tc>
        <w:tc>
          <w:tcPr>
            <w:tcW w:w="4256" w:type="dxa"/>
          </w:tcPr>
          <w:p w14:paraId="5C118B6B" w14:textId="77777777" w:rsidR="00932B25" w:rsidRPr="00D4120B" w:rsidRDefault="00932B25" w:rsidP="00CE1404">
            <w:pPr>
              <w:pStyle w:val="TableContent"/>
              <w:rPr>
                <w:ins w:id="2341" w:author="Swain, Ashley" w:date="2011-11-22T13:45:00Z"/>
              </w:rPr>
            </w:pPr>
          </w:p>
        </w:tc>
      </w:tr>
      <w:tr w:rsidR="00932B25" w:rsidRPr="00D4120B" w14:paraId="0ACC263E" w14:textId="77777777">
        <w:trPr>
          <w:cantSplit/>
          <w:jc w:val="center"/>
          <w:ins w:id="2342" w:author="Swain, Ashley" w:date="2011-11-22T13:45:00Z"/>
        </w:trPr>
        <w:tc>
          <w:tcPr>
            <w:tcW w:w="603" w:type="dxa"/>
          </w:tcPr>
          <w:p w14:paraId="34182C71" w14:textId="77777777" w:rsidR="00932B25" w:rsidRDefault="00932B25" w:rsidP="00CE1404">
            <w:pPr>
              <w:pStyle w:val="TableContent"/>
              <w:rPr>
                <w:ins w:id="2343" w:author="Swain, Ashley" w:date="2011-11-22T13:45:00Z"/>
              </w:rPr>
            </w:pPr>
            <w:ins w:id="2344" w:author="Swain, Ashley" w:date="2011-11-22T13:47:00Z">
              <w:r>
                <w:t>3</w:t>
              </w:r>
            </w:ins>
          </w:p>
        </w:tc>
        <w:tc>
          <w:tcPr>
            <w:tcW w:w="2461" w:type="dxa"/>
            <w:vAlign w:val="center"/>
          </w:tcPr>
          <w:p w14:paraId="1E6DB0A9" w14:textId="77777777" w:rsidR="00932B25" w:rsidRDefault="00932B25" w:rsidP="00CE1404">
            <w:pPr>
              <w:pStyle w:val="TableContent"/>
              <w:rPr>
                <w:ins w:id="2345" w:author="Swain, Ashley" w:date="2011-11-22T13:45:00Z"/>
              </w:rPr>
            </w:pPr>
            <w:ins w:id="2346" w:author="Swain, Ashley" w:date="2011-11-22T13:47:00Z">
              <w:r>
                <w:rPr>
                  <w:rFonts w:ascii="Arial" w:hAnsi="Arial" w:cs="Arial"/>
                  <w:sz w:val="20"/>
                </w:rPr>
                <w:t>Own Surname</w:t>
              </w:r>
            </w:ins>
          </w:p>
        </w:tc>
        <w:tc>
          <w:tcPr>
            <w:tcW w:w="630" w:type="dxa"/>
          </w:tcPr>
          <w:p w14:paraId="711F136A" w14:textId="77777777" w:rsidR="00932B25" w:rsidRDefault="00932B25" w:rsidP="00CE1404">
            <w:pPr>
              <w:pStyle w:val="TableContent"/>
              <w:rPr>
                <w:ins w:id="2347" w:author="Swain, Ashley" w:date="2011-11-22T13:45:00Z"/>
              </w:rPr>
            </w:pPr>
            <w:ins w:id="2348" w:author="Swain, Ashley" w:date="2011-11-22T13:48:00Z">
              <w:r>
                <w:t>ST</w:t>
              </w:r>
            </w:ins>
          </w:p>
        </w:tc>
        <w:tc>
          <w:tcPr>
            <w:tcW w:w="905" w:type="dxa"/>
          </w:tcPr>
          <w:p w14:paraId="5038C969" w14:textId="77777777" w:rsidR="00932B25" w:rsidRPr="00D4120B" w:rsidRDefault="00932B25" w:rsidP="00CE1404">
            <w:pPr>
              <w:pStyle w:val="TableContent"/>
              <w:rPr>
                <w:ins w:id="2349" w:author="Swain, Ashley" w:date="2011-11-22T13:45:00Z"/>
              </w:rPr>
            </w:pPr>
            <w:ins w:id="2350" w:author="Swain, Ashley" w:date="2011-11-22T13:48:00Z">
              <w:r>
                <w:t>O</w:t>
              </w:r>
            </w:ins>
          </w:p>
        </w:tc>
        <w:tc>
          <w:tcPr>
            <w:tcW w:w="990" w:type="dxa"/>
          </w:tcPr>
          <w:p w14:paraId="2D939D62" w14:textId="77777777" w:rsidR="00932B25" w:rsidRPr="00D4120B" w:rsidRDefault="00932B25" w:rsidP="00CE1404">
            <w:pPr>
              <w:pStyle w:val="TableContent"/>
              <w:rPr>
                <w:ins w:id="2351" w:author="Swain, Ashley" w:date="2011-11-22T13:45:00Z"/>
              </w:rPr>
            </w:pPr>
            <w:ins w:id="2352" w:author="Swain, Ashley" w:date="2011-11-22T13:49:00Z">
              <w:del w:id="2353" w:author="Bob Yencha" w:date="2012-01-05T15:35:00Z">
                <w:r w:rsidDel="00375109">
                  <w:delText>50</w:delText>
                </w:r>
              </w:del>
            </w:ins>
          </w:p>
        </w:tc>
        <w:tc>
          <w:tcPr>
            <w:tcW w:w="909" w:type="dxa"/>
          </w:tcPr>
          <w:p w14:paraId="13098315" w14:textId="77777777" w:rsidR="00932B25" w:rsidRPr="00D4120B" w:rsidRDefault="00932B25" w:rsidP="00CE1404">
            <w:pPr>
              <w:pStyle w:val="TableContent"/>
              <w:rPr>
                <w:ins w:id="2354" w:author="Swain, Ashley" w:date="2011-11-22T13:45:00Z"/>
              </w:rPr>
            </w:pPr>
            <w:ins w:id="2355" w:author="Swain, Ashley" w:date="2011-11-22T13:49:00Z">
              <w:r>
                <w:t>50#</w:t>
              </w:r>
            </w:ins>
          </w:p>
        </w:tc>
        <w:tc>
          <w:tcPr>
            <w:tcW w:w="1494" w:type="dxa"/>
          </w:tcPr>
          <w:p w14:paraId="6EF6853B" w14:textId="77777777" w:rsidR="00932B25" w:rsidRPr="00D4120B" w:rsidRDefault="00932B25" w:rsidP="00CE1404">
            <w:pPr>
              <w:pStyle w:val="TableContent"/>
              <w:rPr>
                <w:ins w:id="2356" w:author="Swain, Ashley" w:date="2011-11-22T13:45:00Z"/>
              </w:rPr>
            </w:pPr>
          </w:p>
        </w:tc>
        <w:tc>
          <w:tcPr>
            <w:tcW w:w="4256" w:type="dxa"/>
          </w:tcPr>
          <w:p w14:paraId="02622904" w14:textId="77777777" w:rsidR="00932B25" w:rsidRPr="00D4120B" w:rsidRDefault="00932B25" w:rsidP="00CE1404">
            <w:pPr>
              <w:pStyle w:val="TableContent"/>
              <w:rPr>
                <w:ins w:id="2357" w:author="Swain, Ashley" w:date="2011-11-22T13:45:00Z"/>
              </w:rPr>
            </w:pPr>
          </w:p>
        </w:tc>
      </w:tr>
      <w:tr w:rsidR="00932B25" w:rsidRPr="00D4120B" w14:paraId="09840D72" w14:textId="77777777">
        <w:trPr>
          <w:cantSplit/>
          <w:jc w:val="center"/>
          <w:ins w:id="2358" w:author="Swain, Ashley" w:date="2011-11-22T13:45:00Z"/>
        </w:trPr>
        <w:tc>
          <w:tcPr>
            <w:tcW w:w="603" w:type="dxa"/>
          </w:tcPr>
          <w:p w14:paraId="54E3DD4F" w14:textId="77777777" w:rsidR="00932B25" w:rsidRDefault="00932B25" w:rsidP="00CE1404">
            <w:pPr>
              <w:pStyle w:val="TableContent"/>
              <w:rPr>
                <w:ins w:id="2359" w:author="Swain, Ashley" w:date="2011-11-22T13:45:00Z"/>
              </w:rPr>
            </w:pPr>
            <w:ins w:id="2360" w:author="Swain, Ashley" w:date="2011-11-22T13:47:00Z">
              <w:r>
                <w:t>4</w:t>
              </w:r>
            </w:ins>
          </w:p>
        </w:tc>
        <w:tc>
          <w:tcPr>
            <w:tcW w:w="2461" w:type="dxa"/>
            <w:vAlign w:val="center"/>
          </w:tcPr>
          <w:p w14:paraId="44AE06CB" w14:textId="77777777" w:rsidR="00932B25" w:rsidRDefault="00932B25" w:rsidP="00CE1404">
            <w:pPr>
              <w:pStyle w:val="TableContent"/>
              <w:rPr>
                <w:ins w:id="2361" w:author="Swain, Ashley" w:date="2011-11-22T13:45:00Z"/>
              </w:rPr>
            </w:pPr>
            <w:ins w:id="2362" w:author="Swain, Ashley" w:date="2011-11-22T13:47:00Z">
              <w:r>
                <w:rPr>
                  <w:rFonts w:ascii="Arial" w:hAnsi="Arial" w:cs="Arial"/>
                  <w:sz w:val="20"/>
                </w:rPr>
                <w:t>Surname Prefix From Partner/Spouse</w:t>
              </w:r>
            </w:ins>
          </w:p>
        </w:tc>
        <w:tc>
          <w:tcPr>
            <w:tcW w:w="630" w:type="dxa"/>
          </w:tcPr>
          <w:p w14:paraId="634761E6" w14:textId="77777777" w:rsidR="00932B25" w:rsidRDefault="00932B25" w:rsidP="00CE1404">
            <w:pPr>
              <w:pStyle w:val="TableContent"/>
              <w:rPr>
                <w:ins w:id="2363" w:author="Swain, Ashley" w:date="2011-11-22T13:45:00Z"/>
              </w:rPr>
            </w:pPr>
            <w:ins w:id="2364" w:author="Swain, Ashley" w:date="2011-11-22T13:48:00Z">
              <w:r>
                <w:t>ST</w:t>
              </w:r>
            </w:ins>
          </w:p>
        </w:tc>
        <w:tc>
          <w:tcPr>
            <w:tcW w:w="905" w:type="dxa"/>
          </w:tcPr>
          <w:p w14:paraId="4483B1AF" w14:textId="77777777" w:rsidR="00932B25" w:rsidRPr="00D4120B" w:rsidRDefault="00932B25" w:rsidP="00CE1404">
            <w:pPr>
              <w:pStyle w:val="TableContent"/>
              <w:rPr>
                <w:ins w:id="2365" w:author="Swain, Ashley" w:date="2011-11-22T13:45:00Z"/>
              </w:rPr>
            </w:pPr>
            <w:ins w:id="2366" w:author="Swain, Ashley" w:date="2011-11-22T13:48:00Z">
              <w:r>
                <w:t>O</w:t>
              </w:r>
            </w:ins>
          </w:p>
        </w:tc>
        <w:tc>
          <w:tcPr>
            <w:tcW w:w="990" w:type="dxa"/>
          </w:tcPr>
          <w:p w14:paraId="0B446D74" w14:textId="77777777" w:rsidR="00932B25" w:rsidRPr="00D4120B" w:rsidRDefault="00932B25" w:rsidP="00CE1404">
            <w:pPr>
              <w:pStyle w:val="TableContent"/>
              <w:rPr>
                <w:ins w:id="2367" w:author="Swain, Ashley" w:date="2011-11-22T13:45:00Z"/>
              </w:rPr>
            </w:pPr>
            <w:ins w:id="2368" w:author="Swain, Ashley" w:date="2011-11-22T13:49:00Z">
              <w:del w:id="2369" w:author="Bob Yencha" w:date="2012-01-05T15:35:00Z">
                <w:r w:rsidDel="00375109">
                  <w:delText>20</w:delText>
                </w:r>
              </w:del>
            </w:ins>
          </w:p>
        </w:tc>
        <w:tc>
          <w:tcPr>
            <w:tcW w:w="909" w:type="dxa"/>
          </w:tcPr>
          <w:p w14:paraId="5B27BDAD" w14:textId="77777777" w:rsidR="00932B25" w:rsidRPr="00D4120B" w:rsidRDefault="00932B25" w:rsidP="00CE1404">
            <w:pPr>
              <w:pStyle w:val="TableContent"/>
              <w:rPr>
                <w:ins w:id="2370" w:author="Swain, Ashley" w:date="2011-11-22T13:45:00Z"/>
              </w:rPr>
            </w:pPr>
            <w:ins w:id="2371" w:author="Swain, Ashley" w:date="2011-11-22T13:49:00Z">
              <w:r>
                <w:t>20#</w:t>
              </w:r>
            </w:ins>
          </w:p>
        </w:tc>
        <w:tc>
          <w:tcPr>
            <w:tcW w:w="1494" w:type="dxa"/>
          </w:tcPr>
          <w:p w14:paraId="1EA47B14" w14:textId="77777777" w:rsidR="00932B25" w:rsidRPr="00D4120B" w:rsidRDefault="00932B25" w:rsidP="00CE1404">
            <w:pPr>
              <w:pStyle w:val="TableContent"/>
              <w:rPr>
                <w:ins w:id="2372" w:author="Swain, Ashley" w:date="2011-11-22T13:45:00Z"/>
              </w:rPr>
            </w:pPr>
          </w:p>
        </w:tc>
        <w:tc>
          <w:tcPr>
            <w:tcW w:w="4256" w:type="dxa"/>
          </w:tcPr>
          <w:p w14:paraId="271270F4" w14:textId="77777777" w:rsidR="00932B25" w:rsidRPr="00D4120B" w:rsidRDefault="00932B25" w:rsidP="00CE1404">
            <w:pPr>
              <w:pStyle w:val="TableContent"/>
              <w:rPr>
                <w:ins w:id="2373" w:author="Swain, Ashley" w:date="2011-11-22T13:45:00Z"/>
              </w:rPr>
            </w:pPr>
          </w:p>
        </w:tc>
      </w:tr>
      <w:tr w:rsidR="00932B25" w:rsidRPr="00D4120B" w14:paraId="467C5003" w14:textId="77777777">
        <w:trPr>
          <w:cantSplit/>
          <w:jc w:val="center"/>
          <w:ins w:id="2374" w:author="Swain, Ashley" w:date="2011-11-22T13:45:00Z"/>
        </w:trPr>
        <w:tc>
          <w:tcPr>
            <w:tcW w:w="603" w:type="dxa"/>
          </w:tcPr>
          <w:p w14:paraId="2A0488DC" w14:textId="77777777" w:rsidR="00932B25" w:rsidRDefault="00932B25" w:rsidP="00CE1404">
            <w:pPr>
              <w:pStyle w:val="TableContent"/>
              <w:rPr>
                <w:ins w:id="2375" w:author="Swain, Ashley" w:date="2011-11-22T13:45:00Z"/>
              </w:rPr>
            </w:pPr>
            <w:ins w:id="2376" w:author="Swain, Ashley" w:date="2011-11-22T13:47:00Z">
              <w:r>
                <w:t>5</w:t>
              </w:r>
            </w:ins>
          </w:p>
        </w:tc>
        <w:tc>
          <w:tcPr>
            <w:tcW w:w="2461" w:type="dxa"/>
            <w:vAlign w:val="center"/>
          </w:tcPr>
          <w:p w14:paraId="0B032D7A" w14:textId="77777777" w:rsidR="00932B25" w:rsidRDefault="00932B25" w:rsidP="00CE1404">
            <w:pPr>
              <w:pStyle w:val="TableContent"/>
              <w:rPr>
                <w:ins w:id="2377" w:author="Swain, Ashley" w:date="2011-11-22T13:45:00Z"/>
              </w:rPr>
            </w:pPr>
            <w:ins w:id="2378" w:author="Swain, Ashley" w:date="2011-11-22T13:47:00Z">
              <w:r>
                <w:rPr>
                  <w:rFonts w:ascii="Arial" w:hAnsi="Arial" w:cs="Arial"/>
                  <w:sz w:val="20"/>
                </w:rPr>
                <w:t>Surname From Partner/Spouse</w:t>
              </w:r>
            </w:ins>
          </w:p>
        </w:tc>
        <w:tc>
          <w:tcPr>
            <w:tcW w:w="630" w:type="dxa"/>
          </w:tcPr>
          <w:p w14:paraId="13F454B9" w14:textId="77777777" w:rsidR="00932B25" w:rsidRDefault="00932B25" w:rsidP="00CE1404">
            <w:pPr>
              <w:pStyle w:val="TableContent"/>
              <w:rPr>
                <w:ins w:id="2379" w:author="Swain, Ashley" w:date="2011-11-22T13:45:00Z"/>
              </w:rPr>
            </w:pPr>
            <w:ins w:id="2380" w:author="Swain, Ashley" w:date="2011-11-22T13:48:00Z">
              <w:r>
                <w:t>ST</w:t>
              </w:r>
            </w:ins>
          </w:p>
        </w:tc>
        <w:tc>
          <w:tcPr>
            <w:tcW w:w="905" w:type="dxa"/>
          </w:tcPr>
          <w:p w14:paraId="1F6307EA" w14:textId="77777777" w:rsidR="00932B25" w:rsidRPr="00D4120B" w:rsidRDefault="00932B25" w:rsidP="00CE1404">
            <w:pPr>
              <w:pStyle w:val="TableContent"/>
              <w:rPr>
                <w:ins w:id="2381" w:author="Swain, Ashley" w:date="2011-11-22T13:45:00Z"/>
              </w:rPr>
            </w:pPr>
            <w:ins w:id="2382" w:author="Swain, Ashley" w:date="2011-11-22T13:48:00Z">
              <w:r>
                <w:t>O</w:t>
              </w:r>
            </w:ins>
          </w:p>
        </w:tc>
        <w:tc>
          <w:tcPr>
            <w:tcW w:w="990" w:type="dxa"/>
          </w:tcPr>
          <w:p w14:paraId="35335328" w14:textId="77777777" w:rsidR="00932B25" w:rsidRPr="00D4120B" w:rsidRDefault="00932B25" w:rsidP="00CE1404">
            <w:pPr>
              <w:pStyle w:val="TableContent"/>
              <w:rPr>
                <w:ins w:id="2383" w:author="Swain, Ashley" w:date="2011-11-22T13:45:00Z"/>
              </w:rPr>
            </w:pPr>
            <w:ins w:id="2384" w:author="Swain, Ashley" w:date="2011-11-22T13:49:00Z">
              <w:del w:id="2385" w:author="Bob Yencha" w:date="2012-01-05T15:35:00Z">
                <w:r w:rsidDel="00375109">
                  <w:delText>50</w:delText>
                </w:r>
              </w:del>
            </w:ins>
          </w:p>
        </w:tc>
        <w:tc>
          <w:tcPr>
            <w:tcW w:w="909" w:type="dxa"/>
          </w:tcPr>
          <w:p w14:paraId="0D09F363" w14:textId="77777777" w:rsidR="00932B25" w:rsidRPr="00D4120B" w:rsidRDefault="00932B25" w:rsidP="00CE1404">
            <w:pPr>
              <w:pStyle w:val="TableContent"/>
              <w:rPr>
                <w:ins w:id="2386" w:author="Swain, Ashley" w:date="2011-11-22T13:45:00Z"/>
              </w:rPr>
            </w:pPr>
            <w:ins w:id="2387" w:author="Swain, Ashley" w:date="2011-11-22T13:49:00Z">
              <w:r>
                <w:t>50#</w:t>
              </w:r>
            </w:ins>
          </w:p>
        </w:tc>
        <w:tc>
          <w:tcPr>
            <w:tcW w:w="1494" w:type="dxa"/>
          </w:tcPr>
          <w:p w14:paraId="51CAC5E0" w14:textId="77777777" w:rsidR="00932B25" w:rsidRPr="00D4120B" w:rsidRDefault="00932B25" w:rsidP="00CE1404">
            <w:pPr>
              <w:pStyle w:val="TableContent"/>
              <w:rPr>
                <w:ins w:id="2388" w:author="Swain, Ashley" w:date="2011-11-22T13:45:00Z"/>
              </w:rPr>
            </w:pPr>
          </w:p>
        </w:tc>
        <w:tc>
          <w:tcPr>
            <w:tcW w:w="4256" w:type="dxa"/>
          </w:tcPr>
          <w:p w14:paraId="6B1602F5" w14:textId="77777777" w:rsidR="00932B25" w:rsidRPr="00D4120B" w:rsidRDefault="00932B25" w:rsidP="00CE1404">
            <w:pPr>
              <w:pStyle w:val="TableContent"/>
              <w:rPr>
                <w:ins w:id="2389" w:author="Swain, Ashley" w:date="2011-11-22T13:45:00Z"/>
              </w:rPr>
            </w:pPr>
          </w:p>
        </w:tc>
      </w:tr>
    </w:tbl>
    <w:p w14:paraId="2A166938" w14:textId="77777777" w:rsidR="00145BCA" w:rsidRDefault="00145BCA">
      <w:pPr>
        <w:numPr>
          <w:ins w:id="2390" w:author="Bob Yencha" w:date="2011-11-22T00:21:00Z"/>
        </w:numPr>
        <w:rPr>
          <w:ins w:id="2391" w:author="Bob Yencha" w:date="2011-11-22T00:21:00Z"/>
        </w:rPr>
      </w:pPr>
    </w:p>
    <w:p w14:paraId="38CF52ED" w14:textId="77777777" w:rsidR="009F28B0" w:rsidDel="00933431" w:rsidRDefault="005D24AC" w:rsidP="00AC1FE1">
      <w:pPr>
        <w:numPr>
          <w:ilvl w:val="1"/>
          <w:numId w:val="22"/>
        </w:numPr>
        <w:rPr>
          <w:ins w:id="2392" w:author="Bob Yencha" w:date="2011-11-22T00:23:00Z"/>
          <w:del w:id="2393" w:author="Swain, Ashley" w:date="2011-11-22T13:39:00Z"/>
        </w:rPr>
      </w:pPr>
      <w:ins w:id="2394" w:author="Bob Yencha" w:date="2011-11-22T00:23:00Z">
        <w:del w:id="2395" w:author="Swain, Ashley" w:date="2011-11-22T13:39:00Z">
          <w:r w:rsidDel="00933431">
            <w:rPr>
              <w:highlight w:val="green"/>
            </w:rPr>
            <w:delText>See</w:delText>
          </w:r>
          <w:r w:rsidR="009F28B0" w:rsidRPr="00EE591C" w:rsidDel="00933431">
            <w:rPr>
              <w:highlight w:val="green"/>
            </w:rPr>
            <w:delText xml:space="preserve"> datatypes spreadsheet</w:delText>
          </w:r>
        </w:del>
      </w:ins>
    </w:p>
    <w:p w14:paraId="04AD0FD0" w14:textId="77777777" w:rsidR="00667BA9" w:rsidRDefault="00667BA9" w:rsidP="00084F3B">
      <w:pPr>
        <w:pStyle w:val="Heading2"/>
        <w:numPr>
          <w:ilvl w:val="1"/>
          <w:numId w:val="22"/>
        </w:numPr>
        <w:tabs>
          <w:tab w:val="left" w:pos="630"/>
        </w:tabs>
      </w:pPr>
      <w:bookmarkStart w:id="2396" w:name="_Toc189111966"/>
      <w:r w:rsidRPr="00D4120B">
        <w:t>FT – Formatted Text Data</w:t>
      </w:r>
      <w:bookmarkEnd w:id="2277"/>
      <w:bookmarkEnd w:id="2278"/>
      <w:bookmarkEnd w:id="2396"/>
    </w:p>
    <w:tbl>
      <w:tblPr>
        <w:tblW w:w="4934" w:type="pct"/>
        <w:jc w:val="center"/>
        <w:tblBorders>
          <w:top w:val="single" w:sz="12" w:space="0" w:color="943634"/>
          <w:bottom w:val="single" w:sz="12" w:space="0" w:color="943634"/>
          <w:insideH w:val="single" w:sz="12" w:space="0" w:color="943634"/>
        </w:tblBorders>
        <w:tblLayout w:type="fixed"/>
        <w:tblCellMar>
          <w:left w:w="86" w:type="dxa"/>
          <w:right w:w="86" w:type="dxa"/>
        </w:tblCellMar>
        <w:tblLook w:val="0000" w:firstRow="0" w:lastRow="0" w:firstColumn="0" w:lastColumn="0" w:noHBand="0" w:noVBand="0"/>
      </w:tblPr>
      <w:tblGrid>
        <w:gridCol w:w="603"/>
        <w:gridCol w:w="2556"/>
        <w:gridCol w:w="535"/>
        <w:gridCol w:w="905"/>
        <w:gridCol w:w="990"/>
        <w:gridCol w:w="909"/>
        <w:gridCol w:w="1494"/>
        <w:gridCol w:w="4256"/>
      </w:tblGrid>
      <w:tr w:rsidR="009F3D3A" w:rsidRPr="00D4120B" w14:paraId="1FC3E785" w14:textId="77777777">
        <w:trPr>
          <w:cantSplit/>
          <w:trHeight w:val="360"/>
          <w:tblHeader/>
          <w:jc w:val="center"/>
        </w:trPr>
        <w:tc>
          <w:tcPr>
            <w:tcW w:w="12248" w:type="dxa"/>
            <w:gridSpan w:val="8"/>
            <w:shd w:val="clear" w:color="auto" w:fill="F3F3F3"/>
            <w:vAlign w:val="center"/>
          </w:tcPr>
          <w:p w14:paraId="7E445D80" w14:textId="77777777" w:rsidR="009F3D3A" w:rsidRPr="00D4120B" w:rsidRDefault="009F3D3A" w:rsidP="009F3D3A">
            <w:pPr>
              <w:pStyle w:val="Caption"/>
            </w:pPr>
            <w:bookmarkStart w:id="2397" w:name="_Toc189111879"/>
            <w:r>
              <w:t xml:space="preserve">Table </w:t>
            </w:r>
            <w:r w:rsidR="001C047D">
              <w:fldChar w:fldCharType="begin"/>
            </w:r>
            <w:r w:rsidR="001C047D">
              <w:instrText xml:space="preserve"> STYLEREF 1 \s </w:instrText>
            </w:r>
            <w:r w:rsidR="001C047D">
              <w:fldChar w:fldCharType="separate"/>
            </w:r>
            <w:r w:rsidR="002B0A1D">
              <w:rPr>
                <w:noProof/>
              </w:rPr>
              <w:t>2</w:t>
            </w:r>
            <w:r w:rsidR="001C047D">
              <w:rPr>
                <w:noProof/>
              </w:rPr>
              <w:fldChar w:fldCharType="end"/>
            </w:r>
            <w:r>
              <w:noBreakHyphen/>
            </w:r>
            <w:r w:rsidR="001C047D">
              <w:fldChar w:fldCharType="begin"/>
            </w:r>
            <w:r w:rsidR="001C047D">
              <w:instrText xml:space="preserve"> SEQ Table \* ARABIC \s 1 </w:instrText>
            </w:r>
            <w:r w:rsidR="001C047D">
              <w:fldChar w:fldCharType="separate"/>
            </w:r>
            <w:r w:rsidR="002B0A1D">
              <w:rPr>
                <w:noProof/>
              </w:rPr>
              <w:t>15</w:t>
            </w:r>
            <w:r w:rsidR="001C047D">
              <w:rPr>
                <w:noProof/>
              </w:rPr>
              <w:fldChar w:fldCharType="end"/>
            </w:r>
            <w:r>
              <w:t xml:space="preserve">. </w:t>
            </w:r>
            <w:r w:rsidRPr="00786680">
              <w:t>Formatted Text Data</w:t>
            </w:r>
            <w:r>
              <w:t xml:space="preserve"> (FT)</w:t>
            </w:r>
            <w:bookmarkEnd w:id="2397"/>
          </w:p>
        </w:tc>
      </w:tr>
      <w:tr w:rsidR="00667BA9" w:rsidRPr="00D4120B" w14:paraId="628586AC" w14:textId="77777777">
        <w:trPr>
          <w:cantSplit/>
          <w:trHeight w:val="360"/>
          <w:tblHeader/>
          <w:jc w:val="center"/>
        </w:trPr>
        <w:tc>
          <w:tcPr>
            <w:tcW w:w="603" w:type="dxa"/>
            <w:shd w:val="clear" w:color="auto" w:fill="F3F3F3"/>
            <w:vAlign w:val="center"/>
          </w:tcPr>
          <w:p w14:paraId="3995A213" w14:textId="77777777" w:rsidR="00667BA9" w:rsidRPr="00D4120B" w:rsidRDefault="00667BA9" w:rsidP="00667BA9">
            <w:pPr>
              <w:pStyle w:val="TableHeadingB"/>
              <w:ind w:left="0"/>
            </w:pPr>
            <w:bookmarkStart w:id="2398" w:name="#FT"/>
            <w:bookmarkEnd w:id="2398"/>
            <w:r w:rsidRPr="00D4120B">
              <w:t>SEQ</w:t>
            </w:r>
          </w:p>
        </w:tc>
        <w:tc>
          <w:tcPr>
            <w:tcW w:w="2556" w:type="dxa"/>
            <w:shd w:val="clear" w:color="auto" w:fill="F3F3F3"/>
            <w:vAlign w:val="center"/>
          </w:tcPr>
          <w:p w14:paraId="3C7774B1" w14:textId="77777777" w:rsidR="00667BA9" w:rsidRPr="00D4120B" w:rsidRDefault="00667BA9" w:rsidP="00667BA9">
            <w:pPr>
              <w:pStyle w:val="TableHeadingB"/>
              <w:ind w:left="0"/>
            </w:pPr>
            <w:r w:rsidRPr="00D4120B">
              <w:t>Component Name</w:t>
            </w:r>
          </w:p>
        </w:tc>
        <w:tc>
          <w:tcPr>
            <w:tcW w:w="535" w:type="dxa"/>
            <w:shd w:val="clear" w:color="auto" w:fill="F3F3F3"/>
            <w:vAlign w:val="center"/>
          </w:tcPr>
          <w:p w14:paraId="4DC47035" w14:textId="77777777" w:rsidR="00667BA9" w:rsidRPr="00D4120B" w:rsidRDefault="00667BA9" w:rsidP="00667BA9">
            <w:pPr>
              <w:pStyle w:val="TableHeadingB"/>
            </w:pPr>
            <w:r w:rsidRPr="00D4120B">
              <w:t>DT</w:t>
            </w:r>
          </w:p>
        </w:tc>
        <w:tc>
          <w:tcPr>
            <w:tcW w:w="905" w:type="dxa"/>
            <w:shd w:val="clear" w:color="auto" w:fill="F3F3F3"/>
            <w:vAlign w:val="center"/>
          </w:tcPr>
          <w:p w14:paraId="04118D28" w14:textId="77777777" w:rsidR="00667BA9" w:rsidRPr="00D4120B" w:rsidRDefault="00667BA9" w:rsidP="00667BA9">
            <w:pPr>
              <w:pStyle w:val="TableHeadingB"/>
            </w:pPr>
            <w:r>
              <w:t>Us</w:t>
            </w:r>
            <w:ins w:id="2399" w:author="Swain, Ashley" w:date="2011-11-27T21:00:00Z">
              <w:r w:rsidR="00AA7E62">
                <w:t>ag</w:t>
              </w:r>
            </w:ins>
            <w:r>
              <w:t>e</w:t>
            </w:r>
          </w:p>
        </w:tc>
        <w:tc>
          <w:tcPr>
            <w:tcW w:w="990" w:type="dxa"/>
            <w:shd w:val="clear" w:color="auto" w:fill="F3F3F3"/>
            <w:vAlign w:val="center"/>
          </w:tcPr>
          <w:p w14:paraId="3060DA39" w14:textId="77777777" w:rsidR="00667BA9" w:rsidRPr="00D4120B" w:rsidRDefault="00667BA9" w:rsidP="00667BA9">
            <w:pPr>
              <w:pStyle w:val="TableHeadingB"/>
            </w:pPr>
            <w:r w:rsidRPr="00D4120B">
              <w:t>LEN</w:t>
            </w:r>
          </w:p>
        </w:tc>
        <w:tc>
          <w:tcPr>
            <w:tcW w:w="909" w:type="dxa"/>
            <w:shd w:val="clear" w:color="auto" w:fill="F3F3F3"/>
            <w:vAlign w:val="center"/>
          </w:tcPr>
          <w:p w14:paraId="0EA09A5F" w14:textId="77777777" w:rsidR="00667BA9" w:rsidRPr="00D4120B" w:rsidRDefault="00667BA9" w:rsidP="00667BA9">
            <w:pPr>
              <w:pStyle w:val="TableHeadingB"/>
            </w:pPr>
            <w:r>
              <w:t>C.LEN</w:t>
            </w:r>
          </w:p>
        </w:tc>
        <w:tc>
          <w:tcPr>
            <w:tcW w:w="1494" w:type="dxa"/>
            <w:shd w:val="clear" w:color="auto" w:fill="F3F3F3"/>
            <w:vAlign w:val="center"/>
          </w:tcPr>
          <w:p w14:paraId="424EE3F0" w14:textId="77777777" w:rsidR="00667BA9" w:rsidRPr="00D4120B" w:rsidRDefault="00667BA9" w:rsidP="00667BA9">
            <w:pPr>
              <w:pStyle w:val="TableHeadingB"/>
            </w:pPr>
            <w:r w:rsidRPr="00D4120B">
              <w:t>Value Set</w:t>
            </w:r>
          </w:p>
        </w:tc>
        <w:tc>
          <w:tcPr>
            <w:tcW w:w="4256" w:type="dxa"/>
            <w:shd w:val="clear" w:color="auto" w:fill="F3F3F3"/>
            <w:vAlign w:val="center"/>
          </w:tcPr>
          <w:p w14:paraId="678B3538" w14:textId="77777777" w:rsidR="00667BA9" w:rsidRPr="00D4120B" w:rsidRDefault="00667BA9" w:rsidP="00667BA9">
            <w:pPr>
              <w:pStyle w:val="TableHeadingB"/>
            </w:pPr>
            <w:r w:rsidRPr="00D4120B">
              <w:t>Comments</w:t>
            </w:r>
          </w:p>
        </w:tc>
      </w:tr>
      <w:tr w:rsidR="00667BA9" w:rsidRPr="00D4120B" w14:paraId="5FF2362A" w14:textId="77777777">
        <w:trPr>
          <w:cantSplit/>
          <w:jc w:val="center"/>
        </w:trPr>
        <w:tc>
          <w:tcPr>
            <w:tcW w:w="603" w:type="dxa"/>
          </w:tcPr>
          <w:p w14:paraId="378C72D0" w14:textId="77777777" w:rsidR="00667BA9" w:rsidRPr="00D4120B" w:rsidRDefault="00667BA9" w:rsidP="008F7891">
            <w:pPr>
              <w:pStyle w:val="TableContent"/>
            </w:pPr>
          </w:p>
        </w:tc>
        <w:tc>
          <w:tcPr>
            <w:tcW w:w="2556" w:type="dxa"/>
          </w:tcPr>
          <w:p w14:paraId="221D78D8" w14:textId="77777777" w:rsidR="00667BA9" w:rsidRPr="00D4120B" w:rsidRDefault="00667BA9" w:rsidP="008F7891">
            <w:pPr>
              <w:pStyle w:val="TableContent"/>
            </w:pPr>
            <w:r w:rsidRPr="00D4120B">
              <w:t xml:space="preserve">Formatted Text Data </w:t>
            </w:r>
          </w:p>
        </w:tc>
        <w:tc>
          <w:tcPr>
            <w:tcW w:w="535" w:type="dxa"/>
          </w:tcPr>
          <w:p w14:paraId="5FB1C3CB" w14:textId="77777777" w:rsidR="00667BA9" w:rsidRPr="00D4120B" w:rsidRDefault="00667BA9" w:rsidP="008F7891">
            <w:pPr>
              <w:pStyle w:val="TableContent"/>
            </w:pPr>
            <w:r w:rsidRPr="00D4120B">
              <w:t>-</w:t>
            </w:r>
          </w:p>
        </w:tc>
        <w:tc>
          <w:tcPr>
            <w:tcW w:w="905" w:type="dxa"/>
          </w:tcPr>
          <w:p w14:paraId="41B12DF8" w14:textId="77777777" w:rsidR="00667BA9" w:rsidRPr="00D4120B" w:rsidRDefault="00667BA9" w:rsidP="008F7891">
            <w:pPr>
              <w:pStyle w:val="TableContent"/>
            </w:pPr>
            <w:r w:rsidRPr="00D4120B">
              <w:t>R</w:t>
            </w:r>
          </w:p>
        </w:tc>
        <w:tc>
          <w:tcPr>
            <w:tcW w:w="990" w:type="dxa"/>
          </w:tcPr>
          <w:p w14:paraId="453D5A29" w14:textId="77777777" w:rsidR="00667BA9" w:rsidRPr="00D4120B" w:rsidRDefault="00667BA9" w:rsidP="008F7891">
            <w:pPr>
              <w:pStyle w:val="TableContent"/>
            </w:pPr>
            <w:r w:rsidRPr="00D4120B">
              <w:t xml:space="preserve">1..65536 </w:t>
            </w:r>
          </w:p>
        </w:tc>
        <w:tc>
          <w:tcPr>
            <w:tcW w:w="909" w:type="dxa"/>
          </w:tcPr>
          <w:p w14:paraId="5DB8B348" w14:textId="77777777" w:rsidR="00667BA9" w:rsidRPr="00D4120B" w:rsidRDefault="009B5707" w:rsidP="008F7891">
            <w:pPr>
              <w:pStyle w:val="TableContent"/>
            </w:pPr>
            <w:r>
              <w:t>64,000</w:t>
            </w:r>
          </w:p>
        </w:tc>
        <w:tc>
          <w:tcPr>
            <w:tcW w:w="1494" w:type="dxa"/>
          </w:tcPr>
          <w:p w14:paraId="11C2A993" w14:textId="77777777" w:rsidR="00667BA9" w:rsidRPr="00D4120B" w:rsidRDefault="00667BA9" w:rsidP="008F7891">
            <w:pPr>
              <w:pStyle w:val="TableContent"/>
            </w:pPr>
          </w:p>
        </w:tc>
        <w:tc>
          <w:tcPr>
            <w:tcW w:w="4256" w:type="dxa"/>
          </w:tcPr>
          <w:p w14:paraId="73F02CC3" w14:textId="77777777" w:rsidR="00667BA9" w:rsidRPr="00D4120B" w:rsidRDefault="00667BA9" w:rsidP="009B5707">
            <w:pPr>
              <w:pStyle w:val="TableContent"/>
            </w:pPr>
          </w:p>
        </w:tc>
      </w:tr>
    </w:tbl>
    <w:p w14:paraId="6A14D6E0" w14:textId="77777777" w:rsidR="00667BA9" w:rsidRPr="00421D3E" w:rsidRDefault="005A1C80" w:rsidP="00667BA9">
      <w:pPr>
        <w:pStyle w:val="UsageNote"/>
      </w:pPr>
      <w:r w:rsidRPr="005A1C80">
        <w:t>Usage Note</w:t>
      </w:r>
    </w:p>
    <w:p w14:paraId="3C84459D" w14:textId="77777777" w:rsidR="00667BA9" w:rsidRPr="00D4120B" w:rsidRDefault="00667BA9" w:rsidP="00667BA9">
      <w:pPr>
        <w:pStyle w:val="UsageNoteIndent"/>
      </w:pPr>
      <w:r w:rsidRPr="00D4120B">
        <w:t xml:space="preserve">The FT data type allows use of the formatting </w:t>
      </w:r>
      <w:r w:rsidR="005C28FE">
        <w:t xml:space="preserve">escape sequences </w:t>
      </w:r>
      <w:r w:rsidRPr="00D4120B">
        <w:t xml:space="preserve">documented in </w:t>
      </w:r>
      <w:r w:rsidRPr="00D4120B">
        <w:rPr>
          <w:i/>
        </w:rPr>
        <w:t xml:space="preserve">HL7 Version 2.5.1, Chapter 2, Section </w:t>
      </w:r>
      <w:del w:id="2400" w:author="Bob Yencha" w:date="2011-11-21T18:02:00Z">
        <w:r w:rsidRPr="00D4120B" w:rsidDel="00C42B2B">
          <w:rPr>
            <w:i/>
          </w:rPr>
          <w:delText>2.7</w:delText>
        </w:r>
      </w:del>
      <w:ins w:id="2401" w:author="Bob Yencha" w:date="2011-11-21T18:02:00Z">
        <w:r w:rsidR="00C42B2B">
          <w:rPr>
            <w:i/>
          </w:rPr>
          <w:t>2.7.1</w:t>
        </w:r>
      </w:ins>
      <w:r w:rsidRPr="00D4120B">
        <w:rPr>
          <w:i/>
        </w:rPr>
        <w:t xml:space="preserve"> - Use of </w:t>
      </w:r>
      <w:r w:rsidR="005C28FE">
        <w:rPr>
          <w:i/>
        </w:rPr>
        <w:t xml:space="preserve">Escape Sequences </w:t>
      </w:r>
      <w:r w:rsidRPr="00D4120B">
        <w:rPr>
          <w:i/>
        </w:rPr>
        <w:t>in Text Fields</w:t>
      </w:r>
      <w:r w:rsidR="00400CF4">
        <w:t xml:space="preserve">. </w:t>
      </w:r>
      <w:r w:rsidRPr="00D4120B">
        <w:t xml:space="preserve">In this </w:t>
      </w:r>
      <w:r w:rsidR="00400CF4">
        <w:t>Profile</w:t>
      </w:r>
      <w:r w:rsidRPr="00D4120B">
        <w:t xml:space="preserve">, the only allowed </w:t>
      </w:r>
      <w:r w:rsidR="005C28FE">
        <w:t xml:space="preserve">escape sequences </w:t>
      </w:r>
      <w:r w:rsidRPr="00D4120B">
        <w:t xml:space="preserve">are those allowed in </w:t>
      </w:r>
      <w:r w:rsidRPr="005C28FE">
        <w:rPr>
          <w:i/>
        </w:rPr>
        <w:t>HL7 Version 2.5.1, Chapter 2, Section 2.7.4 - Special Characters</w:t>
      </w:r>
      <w:r w:rsidR="00400CF4">
        <w:t xml:space="preserve">. </w:t>
      </w:r>
      <w:r w:rsidRPr="00D4120B">
        <w:t xml:space="preserve">These are the </w:t>
      </w:r>
      <w:r w:rsidR="005C28FE">
        <w:t xml:space="preserve">escape sequences </w:t>
      </w:r>
      <w:r w:rsidRPr="00D4120B">
        <w:t xml:space="preserve">for the message delimiters (i.e., |^&amp;~\). </w:t>
      </w:r>
    </w:p>
    <w:p w14:paraId="396F63A3" w14:textId="77777777" w:rsidR="00667BA9" w:rsidRDefault="00667BA9" w:rsidP="00084F3B">
      <w:pPr>
        <w:pStyle w:val="Heading2"/>
        <w:numPr>
          <w:ilvl w:val="1"/>
          <w:numId w:val="22"/>
        </w:numPr>
        <w:tabs>
          <w:tab w:val="left" w:pos="630"/>
        </w:tabs>
      </w:pPr>
      <w:bookmarkStart w:id="2402" w:name="_HD_GU_–"/>
      <w:bookmarkStart w:id="2403" w:name="_HD_GU_–_1"/>
      <w:bookmarkStart w:id="2404" w:name="_HD_GU_–_2"/>
      <w:bookmarkStart w:id="2405" w:name="_HD_GU_–_3"/>
      <w:bookmarkStart w:id="2406" w:name="_Toc189111967"/>
      <w:bookmarkEnd w:id="2402"/>
      <w:bookmarkEnd w:id="2403"/>
      <w:bookmarkEnd w:id="2404"/>
      <w:bookmarkEnd w:id="2405"/>
      <w:r w:rsidRPr="00D4120B">
        <w:t>HD</w:t>
      </w:r>
      <w:ins w:id="2407" w:author="Bob Yencha" w:date="2011-12-19T01:10:00Z">
        <w:r w:rsidR="004F34C7">
          <w:t>-</w:t>
        </w:r>
      </w:ins>
      <w:del w:id="2408" w:author="Bob Yencha" w:date="2011-12-19T01:10:00Z">
        <w:r w:rsidDel="004F34C7">
          <w:delText xml:space="preserve"> </w:delText>
        </w:r>
      </w:del>
      <w:r>
        <w:t>GU</w:t>
      </w:r>
      <w:r w:rsidRPr="00D4120B">
        <w:t xml:space="preserve"> – Hierarchic Designator</w:t>
      </w:r>
      <w:r w:rsidR="00C846D3">
        <w:t xml:space="preserve"> </w:t>
      </w:r>
      <w:r w:rsidR="00C846D3" w:rsidRPr="00862885">
        <w:t>(Globally Unique)</w:t>
      </w:r>
      <w:bookmarkEnd w:id="2406"/>
    </w:p>
    <w:tbl>
      <w:tblPr>
        <w:tblW w:w="0" w:type="auto"/>
        <w:jc w:val="center"/>
        <w:tblBorders>
          <w:top w:val="single" w:sz="8" w:space="0" w:color="943634"/>
          <w:bottom w:val="single" w:sz="4" w:space="0" w:color="943634"/>
          <w:insideH w:val="single" w:sz="12" w:space="0" w:color="943634"/>
        </w:tblBorders>
        <w:tblLayout w:type="fixed"/>
        <w:tblCellMar>
          <w:left w:w="58" w:type="dxa"/>
          <w:right w:w="58" w:type="dxa"/>
        </w:tblCellMar>
        <w:tblLook w:val="0000" w:firstRow="0" w:lastRow="0" w:firstColumn="0" w:lastColumn="0" w:noHBand="0" w:noVBand="0"/>
      </w:tblPr>
      <w:tblGrid>
        <w:gridCol w:w="594"/>
        <w:gridCol w:w="2583"/>
        <w:gridCol w:w="621"/>
        <w:gridCol w:w="810"/>
        <w:gridCol w:w="990"/>
        <w:gridCol w:w="900"/>
        <w:gridCol w:w="1170"/>
        <w:gridCol w:w="4608"/>
      </w:tblGrid>
      <w:tr w:rsidR="009F3D3A" w:rsidRPr="00D4120B" w14:paraId="3344BE86" w14:textId="77777777">
        <w:trPr>
          <w:cantSplit/>
          <w:trHeight w:val="360"/>
          <w:tblHeader/>
          <w:jc w:val="center"/>
        </w:trPr>
        <w:tc>
          <w:tcPr>
            <w:tcW w:w="12276" w:type="dxa"/>
            <w:gridSpan w:val="8"/>
            <w:shd w:val="clear" w:color="auto" w:fill="F3F3F3"/>
            <w:vAlign w:val="center"/>
          </w:tcPr>
          <w:p w14:paraId="014E489F" w14:textId="77777777" w:rsidR="009F3D3A" w:rsidRPr="00D4120B" w:rsidRDefault="009F3D3A" w:rsidP="009F3D3A">
            <w:pPr>
              <w:pStyle w:val="Caption"/>
            </w:pPr>
            <w:bookmarkStart w:id="2409" w:name="_Toc189111880"/>
            <w:r>
              <w:t xml:space="preserve">Table </w:t>
            </w:r>
            <w:r w:rsidR="001C047D">
              <w:fldChar w:fldCharType="begin"/>
            </w:r>
            <w:r w:rsidR="001C047D">
              <w:instrText xml:space="preserve"> STYLEREF 1 \s </w:instrText>
            </w:r>
            <w:r w:rsidR="001C047D">
              <w:fldChar w:fldCharType="separate"/>
            </w:r>
            <w:r w:rsidR="002B0A1D">
              <w:rPr>
                <w:noProof/>
              </w:rPr>
              <w:t>2</w:t>
            </w:r>
            <w:r w:rsidR="001C047D">
              <w:rPr>
                <w:noProof/>
              </w:rPr>
              <w:fldChar w:fldCharType="end"/>
            </w:r>
            <w:r>
              <w:noBreakHyphen/>
            </w:r>
            <w:r w:rsidR="001C047D">
              <w:fldChar w:fldCharType="begin"/>
            </w:r>
            <w:r w:rsidR="001C047D">
              <w:instrText xml:space="preserve"> SEQ Table \* ARABIC \s 1 </w:instrText>
            </w:r>
            <w:r w:rsidR="001C047D">
              <w:fldChar w:fldCharType="separate"/>
            </w:r>
            <w:r w:rsidR="002B0A1D">
              <w:rPr>
                <w:noProof/>
              </w:rPr>
              <w:t>16</w:t>
            </w:r>
            <w:r w:rsidR="001C047D">
              <w:rPr>
                <w:noProof/>
              </w:rPr>
              <w:fldChar w:fldCharType="end"/>
            </w:r>
            <w:r>
              <w:t xml:space="preserve">. </w:t>
            </w:r>
            <w:r w:rsidRPr="00786680">
              <w:t>Hierarchic Designator</w:t>
            </w:r>
            <w:r>
              <w:t xml:space="preserve"> (HD</w:t>
            </w:r>
            <w:r w:rsidR="00E74123">
              <w:t xml:space="preserve"> GU</w:t>
            </w:r>
            <w:ins w:id="2410" w:author="Bob Yencha" w:date="2011-12-03T12:58:00Z">
              <w:r w:rsidR="00075E5F">
                <w:t>HD-GU</w:t>
              </w:r>
            </w:ins>
            <w:r>
              <w:t>)</w:t>
            </w:r>
            <w:bookmarkEnd w:id="2409"/>
          </w:p>
        </w:tc>
      </w:tr>
      <w:tr w:rsidR="00667BA9" w:rsidRPr="00D4120B" w14:paraId="734F1206" w14:textId="77777777">
        <w:trPr>
          <w:cantSplit/>
          <w:trHeight w:val="360"/>
          <w:tblHeader/>
          <w:jc w:val="center"/>
        </w:trPr>
        <w:tc>
          <w:tcPr>
            <w:tcW w:w="594" w:type="dxa"/>
            <w:shd w:val="clear" w:color="auto" w:fill="F3F3F3"/>
            <w:vAlign w:val="center"/>
          </w:tcPr>
          <w:p w14:paraId="6F4DEE73" w14:textId="77777777" w:rsidR="00667BA9" w:rsidRPr="00D4120B" w:rsidRDefault="00667BA9" w:rsidP="00667BA9">
            <w:pPr>
              <w:pStyle w:val="TableHeadingB"/>
              <w:ind w:left="0"/>
            </w:pPr>
            <w:r w:rsidRPr="00D4120B">
              <w:t>SEQ</w:t>
            </w:r>
          </w:p>
        </w:tc>
        <w:tc>
          <w:tcPr>
            <w:tcW w:w="2583" w:type="dxa"/>
            <w:shd w:val="clear" w:color="auto" w:fill="F3F3F3"/>
            <w:vAlign w:val="center"/>
          </w:tcPr>
          <w:p w14:paraId="1BC199F8" w14:textId="77777777" w:rsidR="00667BA9" w:rsidRPr="00D4120B" w:rsidRDefault="00667BA9" w:rsidP="00667BA9">
            <w:pPr>
              <w:pStyle w:val="TableHeadingB"/>
            </w:pPr>
            <w:r w:rsidRPr="00D4120B">
              <w:t>Component Name</w:t>
            </w:r>
          </w:p>
        </w:tc>
        <w:tc>
          <w:tcPr>
            <w:tcW w:w="621" w:type="dxa"/>
            <w:shd w:val="clear" w:color="auto" w:fill="F3F3F3"/>
            <w:vAlign w:val="center"/>
          </w:tcPr>
          <w:p w14:paraId="6D3C756A" w14:textId="77777777" w:rsidR="00667BA9" w:rsidRPr="00D4120B" w:rsidRDefault="00667BA9" w:rsidP="00667BA9">
            <w:pPr>
              <w:pStyle w:val="TableHeadingB"/>
            </w:pPr>
            <w:r w:rsidRPr="00D4120B">
              <w:t>DT</w:t>
            </w:r>
          </w:p>
        </w:tc>
        <w:tc>
          <w:tcPr>
            <w:tcW w:w="810" w:type="dxa"/>
            <w:shd w:val="clear" w:color="auto" w:fill="F3F3F3"/>
            <w:vAlign w:val="center"/>
          </w:tcPr>
          <w:p w14:paraId="437157CC" w14:textId="77777777" w:rsidR="00667BA9" w:rsidRPr="00D4120B" w:rsidRDefault="00667BA9" w:rsidP="00667BA9">
            <w:pPr>
              <w:pStyle w:val="TableHeadingB"/>
            </w:pPr>
            <w:r>
              <w:t>Us</w:t>
            </w:r>
            <w:ins w:id="2411" w:author="Swain, Ashley" w:date="2011-11-27T21:01:00Z">
              <w:r w:rsidR="00AA7E62">
                <w:t>ag</w:t>
              </w:r>
            </w:ins>
            <w:r>
              <w:t>e</w:t>
            </w:r>
          </w:p>
        </w:tc>
        <w:tc>
          <w:tcPr>
            <w:tcW w:w="990" w:type="dxa"/>
            <w:shd w:val="clear" w:color="auto" w:fill="F3F3F3"/>
            <w:vAlign w:val="center"/>
          </w:tcPr>
          <w:p w14:paraId="6E420359" w14:textId="77777777" w:rsidR="00667BA9" w:rsidRPr="00D4120B" w:rsidRDefault="00667BA9" w:rsidP="00667BA9">
            <w:pPr>
              <w:pStyle w:val="TableHeadingB"/>
            </w:pPr>
            <w:r w:rsidRPr="00D4120B">
              <w:t>LEN</w:t>
            </w:r>
          </w:p>
        </w:tc>
        <w:tc>
          <w:tcPr>
            <w:tcW w:w="900" w:type="dxa"/>
            <w:shd w:val="clear" w:color="auto" w:fill="F3F3F3"/>
            <w:vAlign w:val="center"/>
          </w:tcPr>
          <w:p w14:paraId="75877027" w14:textId="77777777" w:rsidR="00667BA9" w:rsidRPr="00D4120B" w:rsidRDefault="00667BA9" w:rsidP="00667BA9">
            <w:pPr>
              <w:pStyle w:val="TableHeadingB"/>
            </w:pPr>
            <w:r>
              <w:t>C.LEN</w:t>
            </w:r>
          </w:p>
        </w:tc>
        <w:tc>
          <w:tcPr>
            <w:tcW w:w="1170" w:type="dxa"/>
            <w:shd w:val="clear" w:color="auto" w:fill="F3F3F3"/>
            <w:vAlign w:val="center"/>
          </w:tcPr>
          <w:p w14:paraId="67E68E10" w14:textId="77777777" w:rsidR="00667BA9" w:rsidRPr="00D4120B" w:rsidRDefault="00667BA9" w:rsidP="00667BA9">
            <w:pPr>
              <w:pStyle w:val="TableHeadingB"/>
            </w:pPr>
            <w:r w:rsidRPr="00D4120B">
              <w:t>Value Set</w:t>
            </w:r>
          </w:p>
        </w:tc>
        <w:tc>
          <w:tcPr>
            <w:tcW w:w="4608" w:type="dxa"/>
            <w:shd w:val="clear" w:color="auto" w:fill="F3F3F3"/>
            <w:vAlign w:val="center"/>
          </w:tcPr>
          <w:p w14:paraId="12E4EC6F" w14:textId="77777777" w:rsidR="00667BA9" w:rsidRPr="00D4120B" w:rsidRDefault="00667BA9" w:rsidP="00667BA9">
            <w:pPr>
              <w:pStyle w:val="TableHeadingB"/>
            </w:pPr>
            <w:r w:rsidRPr="00D4120B">
              <w:t>Comments</w:t>
            </w:r>
          </w:p>
        </w:tc>
      </w:tr>
      <w:tr w:rsidR="00667BA9" w:rsidRPr="00D4120B" w14:paraId="6E167087" w14:textId="77777777">
        <w:trPr>
          <w:cantSplit/>
          <w:jc w:val="center"/>
        </w:trPr>
        <w:tc>
          <w:tcPr>
            <w:tcW w:w="594" w:type="dxa"/>
          </w:tcPr>
          <w:p w14:paraId="3B7356C2" w14:textId="77777777" w:rsidR="00667BA9" w:rsidRPr="00D4120B" w:rsidRDefault="00667BA9" w:rsidP="008F7891">
            <w:pPr>
              <w:pStyle w:val="TableContent"/>
            </w:pPr>
            <w:r w:rsidRPr="00D4120B">
              <w:t>1</w:t>
            </w:r>
          </w:p>
        </w:tc>
        <w:tc>
          <w:tcPr>
            <w:tcW w:w="2583" w:type="dxa"/>
          </w:tcPr>
          <w:p w14:paraId="52D41D94" w14:textId="77777777" w:rsidR="00667BA9" w:rsidRPr="00D4120B" w:rsidRDefault="00667BA9" w:rsidP="008F7891">
            <w:pPr>
              <w:pStyle w:val="TableContent"/>
            </w:pPr>
            <w:r w:rsidRPr="00D4120B">
              <w:t>Namespace ID</w:t>
            </w:r>
          </w:p>
        </w:tc>
        <w:tc>
          <w:tcPr>
            <w:tcW w:w="621" w:type="dxa"/>
          </w:tcPr>
          <w:p w14:paraId="2E7F8D16" w14:textId="77777777" w:rsidR="00667BA9" w:rsidRPr="00D4120B" w:rsidRDefault="00667BA9" w:rsidP="008F7891">
            <w:pPr>
              <w:pStyle w:val="TableContent"/>
            </w:pPr>
            <w:r w:rsidRPr="00D4120B">
              <w:t>IS</w:t>
            </w:r>
          </w:p>
        </w:tc>
        <w:tc>
          <w:tcPr>
            <w:tcW w:w="810" w:type="dxa"/>
          </w:tcPr>
          <w:p w14:paraId="6E54420E" w14:textId="77777777" w:rsidR="00667BA9" w:rsidRPr="00D4120B" w:rsidRDefault="00667BA9" w:rsidP="008F7891">
            <w:pPr>
              <w:pStyle w:val="TableContent"/>
            </w:pPr>
            <w:r w:rsidRPr="00D4120B">
              <w:t>RE</w:t>
            </w:r>
          </w:p>
        </w:tc>
        <w:tc>
          <w:tcPr>
            <w:tcW w:w="990" w:type="dxa"/>
          </w:tcPr>
          <w:p w14:paraId="317714B7" w14:textId="77777777" w:rsidR="00667BA9" w:rsidRPr="00D4120B" w:rsidRDefault="00667BA9" w:rsidP="008F7891">
            <w:pPr>
              <w:pStyle w:val="TableContent"/>
            </w:pPr>
            <w:r w:rsidRPr="00D4120B">
              <w:t>1..20</w:t>
            </w:r>
          </w:p>
        </w:tc>
        <w:tc>
          <w:tcPr>
            <w:tcW w:w="900" w:type="dxa"/>
          </w:tcPr>
          <w:p w14:paraId="40626D3F" w14:textId="77777777" w:rsidR="00667BA9" w:rsidRPr="00D4120B" w:rsidRDefault="00B25F39" w:rsidP="008F7891">
            <w:pPr>
              <w:pStyle w:val="TableContent"/>
            </w:pPr>
            <w:r>
              <w:t>=</w:t>
            </w:r>
          </w:p>
        </w:tc>
        <w:tc>
          <w:tcPr>
            <w:tcW w:w="1170" w:type="dxa"/>
          </w:tcPr>
          <w:p w14:paraId="1B05EFA4" w14:textId="77777777" w:rsidR="00667BA9" w:rsidRPr="00D4120B" w:rsidRDefault="00667BA9" w:rsidP="008F7891">
            <w:pPr>
              <w:pStyle w:val="TableContent"/>
            </w:pPr>
            <w:r w:rsidRPr="00D4120B">
              <w:t>Local</w:t>
            </w:r>
          </w:p>
        </w:tc>
        <w:tc>
          <w:tcPr>
            <w:tcW w:w="4608" w:type="dxa"/>
          </w:tcPr>
          <w:p w14:paraId="4DC733AE" w14:textId="77777777" w:rsidR="00667BA9" w:rsidRPr="00D4120B" w:rsidRDefault="00667BA9" w:rsidP="008F7891">
            <w:pPr>
              <w:pStyle w:val="TableContent"/>
            </w:pPr>
            <w:r w:rsidRPr="00D4120B">
              <w:t>The coding system for this component is locally managed.</w:t>
            </w:r>
          </w:p>
        </w:tc>
      </w:tr>
      <w:tr w:rsidR="00667BA9" w:rsidRPr="00D4120B" w14:paraId="41BA652A" w14:textId="77777777">
        <w:trPr>
          <w:cantSplit/>
          <w:jc w:val="center"/>
        </w:trPr>
        <w:tc>
          <w:tcPr>
            <w:tcW w:w="594" w:type="dxa"/>
          </w:tcPr>
          <w:p w14:paraId="6DE7CE78" w14:textId="77777777" w:rsidR="00667BA9" w:rsidRPr="00D4120B" w:rsidRDefault="00667BA9" w:rsidP="008F7891">
            <w:pPr>
              <w:pStyle w:val="TableContent"/>
            </w:pPr>
            <w:r w:rsidRPr="00D4120B">
              <w:t>2</w:t>
            </w:r>
          </w:p>
        </w:tc>
        <w:tc>
          <w:tcPr>
            <w:tcW w:w="2583" w:type="dxa"/>
          </w:tcPr>
          <w:p w14:paraId="70E8D34B" w14:textId="77777777" w:rsidR="00667BA9" w:rsidRPr="00D4120B" w:rsidRDefault="00667BA9" w:rsidP="008F7891">
            <w:pPr>
              <w:pStyle w:val="TableContent"/>
            </w:pPr>
            <w:r w:rsidRPr="00D4120B">
              <w:t>Universal ID</w:t>
            </w:r>
          </w:p>
        </w:tc>
        <w:tc>
          <w:tcPr>
            <w:tcW w:w="621" w:type="dxa"/>
          </w:tcPr>
          <w:p w14:paraId="2EFECE45" w14:textId="77777777" w:rsidR="00667BA9" w:rsidRPr="00D4120B" w:rsidRDefault="00667BA9" w:rsidP="008F7891">
            <w:pPr>
              <w:pStyle w:val="TableContent"/>
            </w:pPr>
            <w:r w:rsidRPr="00D4120B">
              <w:t>ST</w:t>
            </w:r>
          </w:p>
        </w:tc>
        <w:tc>
          <w:tcPr>
            <w:tcW w:w="810" w:type="dxa"/>
          </w:tcPr>
          <w:p w14:paraId="003C07CF" w14:textId="77777777" w:rsidR="00667BA9" w:rsidRPr="00D4120B" w:rsidRDefault="00667BA9" w:rsidP="008F7891">
            <w:pPr>
              <w:pStyle w:val="TableContent"/>
            </w:pPr>
            <w:r w:rsidRPr="00D4120B">
              <w:t>R</w:t>
            </w:r>
          </w:p>
        </w:tc>
        <w:tc>
          <w:tcPr>
            <w:tcW w:w="990" w:type="dxa"/>
          </w:tcPr>
          <w:p w14:paraId="1A044267" w14:textId="77777777" w:rsidR="00667BA9" w:rsidRPr="00D4120B" w:rsidRDefault="00667BA9" w:rsidP="008F7891">
            <w:pPr>
              <w:pStyle w:val="TableContent"/>
            </w:pPr>
            <w:r w:rsidRPr="00D4120B">
              <w:t>1..199</w:t>
            </w:r>
          </w:p>
        </w:tc>
        <w:tc>
          <w:tcPr>
            <w:tcW w:w="900" w:type="dxa"/>
          </w:tcPr>
          <w:p w14:paraId="307437B9" w14:textId="77777777" w:rsidR="00667BA9" w:rsidRPr="00D4120B" w:rsidRDefault="00B25F39" w:rsidP="008F7891">
            <w:pPr>
              <w:pStyle w:val="TableContent"/>
            </w:pPr>
            <w:r>
              <w:t>=</w:t>
            </w:r>
          </w:p>
        </w:tc>
        <w:tc>
          <w:tcPr>
            <w:tcW w:w="1170" w:type="dxa"/>
          </w:tcPr>
          <w:p w14:paraId="758A6EEE" w14:textId="77777777" w:rsidR="00667BA9" w:rsidRPr="00D4120B" w:rsidRDefault="00667BA9" w:rsidP="008F7891">
            <w:pPr>
              <w:pStyle w:val="TableContent"/>
            </w:pPr>
          </w:p>
        </w:tc>
        <w:tc>
          <w:tcPr>
            <w:tcW w:w="4608" w:type="dxa"/>
          </w:tcPr>
          <w:p w14:paraId="5ACE91C0" w14:textId="77777777" w:rsidR="00667BA9" w:rsidRPr="00D4120B" w:rsidRDefault="00515434" w:rsidP="008F7891">
            <w:pPr>
              <w:pStyle w:val="TableContent"/>
            </w:pPr>
            <w:del w:id="2412" w:author="Bob Yencha" w:date="2011-12-06T16:37:00Z">
              <w:r w:rsidRPr="00515434">
                <w:rPr>
                  <w:highlight w:val="yellow"/>
                </w:rPr>
                <w:delText>Must be an ISO-compliant OID</w:delText>
              </w:r>
            </w:del>
          </w:p>
        </w:tc>
      </w:tr>
      <w:tr w:rsidR="00667BA9" w:rsidRPr="00D4120B" w14:paraId="2FEA5E58" w14:textId="77777777">
        <w:trPr>
          <w:cantSplit/>
          <w:jc w:val="center"/>
        </w:trPr>
        <w:tc>
          <w:tcPr>
            <w:tcW w:w="594" w:type="dxa"/>
          </w:tcPr>
          <w:p w14:paraId="26C7E41C" w14:textId="77777777" w:rsidR="00667BA9" w:rsidRPr="00D4120B" w:rsidRDefault="00667BA9" w:rsidP="008F7891">
            <w:pPr>
              <w:pStyle w:val="TableContent"/>
            </w:pPr>
            <w:r w:rsidRPr="00D4120B">
              <w:t>3</w:t>
            </w:r>
          </w:p>
        </w:tc>
        <w:tc>
          <w:tcPr>
            <w:tcW w:w="2583" w:type="dxa"/>
          </w:tcPr>
          <w:p w14:paraId="5D86D692" w14:textId="77777777" w:rsidR="00667BA9" w:rsidRPr="00D4120B" w:rsidRDefault="00667BA9" w:rsidP="008F7891">
            <w:pPr>
              <w:pStyle w:val="TableContent"/>
            </w:pPr>
            <w:r w:rsidRPr="00D4120B">
              <w:t>Universal ID Type</w:t>
            </w:r>
          </w:p>
        </w:tc>
        <w:tc>
          <w:tcPr>
            <w:tcW w:w="621" w:type="dxa"/>
          </w:tcPr>
          <w:p w14:paraId="18E2750F" w14:textId="77777777" w:rsidR="00667BA9" w:rsidRPr="00D4120B" w:rsidRDefault="00667BA9" w:rsidP="008F7891">
            <w:pPr>
              <w:pStyle w:val="TableContent"/>
            </w:pPr>
            <w:r w:rsidRPr="00D4120B">
              <w:t>ID</w:t>
            </w:r>
          </w:p>
        </w:tc>
        <w:tc>
          <w:tcPr>
            <w:tcW w:w="810" w:type="dxa"/>
          </w:tcPr>
          <w:p w14:paraId="42B18802" w14:textId="77777777" w:rsidR="00667BA9" w:rsidRPr="00D4120B" w:rsidRDefault="00667BA9" w:rsidP="008F7891">
            <w:pPr>
              <w:pStyle w:val="TableContent"/>
            </w:pPr>
            <w:r w:rsidRPr="00D4120B">
              <w:t>R</w:t>
            </w:r>
          </w:p>
        </w:tc>
        <w:tc>
          <w:tcPr>
            <w:tcW w:w="990" w:type="dxa"/>
          </w:tcPr>
          <w:p w14:paraId="2FBB7A1D" w14:textId="77777777" w:rsidR="00667BA9" w:rsidRPr="00D4120B" w:rsidRDefault="00667BA9" w:rsidP="008F7891">
            <w:pPr>
              <w:pStyle w:val="TableContent"/>
            </w:pPr>
            <w:del w:id="2413" w:author="Bob Yencha" w:date="2012-01-19T17:24:00Z">
              <w:r w:rsidRPr="00D4120B" w:rsidDel="00033C93">
                <w:delText>1..6</w:delText>
              </w:r>
            </w:del>
            <w:ins w:id="2414" w:author="Bob Yencha" w:date="2012-01-19T17:24:00Z">
              <w:r w:rsidR="00033C93">
                <w:t>3..3</w:t>
              </w:r>
            </w:ins>
          </w:p>
        </w:tc>
        <w:tc>
          <w:tcPr>
            <w:tcW w:w="900" w:type="dxa"/>
          </w:tcPr>
          <w:p w14:paraId="464865A7" w14:textId="77777777" w:rsidR="00667BA9" w:rsidRPr="00D4120B" w:rsidRDefault="00B25F39" w:rsidP="008F7891">
            <w:pPr>
              <w:pStyle w:val="TableContent"/>
            </w:pPr>
            <w:r>
              <w:t>=</w:t>
            </w:r>
          </w:p>
        </w:tc>
        <w:tc>
          <w:tcPr>
            <w:tcW w:w="1170" w:type="dxa"/>
          </w:tcPr>
          <w:p w14:paraId="62709D92" w14:textId="77777777" w:rsidR="00667BA9" w:rsidRPr="00D4120B" w:rsidRDefault="00667BA9" w:rsidP="008F7891">
            <w:pPr>
              <w:pStyle w:val="TableContent"/>
            </w:pPr>
            <w:r w:rsidRPr="00D4120B">
              <w:t>HL70301</w:t>
            </w:r>
          </w:p>
        </w:tc>
        <w:tc>
          <w:tcPr>
            <w:tcW w:w="4608" w:type="dxa"/>
          </w:tcPr>
          <w:p w14:paraId="1559C514" w14:textId="77777777" w:rsidR="00667BA9" w:rsidRPr="00D4120B" w:rsidRDefault="00667BA9" w:rsidP="008F7891">
            <w:pPr>
              <w:pStyle w:val="TableContent"/>
            </w:pPr>
            <w:del w:id="2415" w:author="Bob Yencha" w:date="2012-01-19T17:24:00Z">
              <w:r w:rsidRPr="00D4120B" w:rsidDel="00033C93">
                <w:delText>Constrained to the value ‘ISO’</w:delText>
              </w:r>
              <w:r w:rsidDel="00033C93">
                <w:delText xml:space="preserve"> except for Lab Result Receiver for MSH-4 where the value ‘CLIA’ is allowed.</w:delText>
              </w:r>
            </w:del>
          </w:p>
        </w:tc>
      </w:tr>
    </w:tbl>
    <w:p w14:paraId="4D3213C9" w14:textId="77777777" w:rsidR="00667BA9" w:rsidRPr="00421D3E" w:rsidRDefault="005A1C80" w:rsidP="00667BA9">
      <w:pPr>
        <w:pStyle w:val="UsageNote"/>
      </w:pPr>
      <w:r w:rsidRPr="005A1C80">
        <w:t>Usage Note</w:t>
      </w:r>
    </w:p>
    <w:p w14:paraId="152DDA3E" w14:textId="77777777" w:rsidR="00667BA9" w:rsidRPr="00D4120B" w:rsidRDefault="00667BA9" w:rsidP="00667BA9">
      <w:pPr>
        <w:pStyle w:val="UsageNoteIndent"/>
      </w:pPr>
      <w:r w:rsidRPr="00D4120B">
        <w:t>The HD data type is used directly to identify objects such as applications or facilities</w:t>
      </w:r>
      <w:r w:rsidR="00400CF4">
        <w:t xml:space="preserve">. </w:t>
      </w:r>
      <w:r w:rsidRPr="00D4120B">
        <w:t>It is used also as a component of other data types, where it is typically an assigning authority for an identifier</w:t>
      </w:r>
      <w:r w:rsidR="00400CF4">
        <w:t xml:space="preserve">. </w:t>
      </w:r>
      <w:r w:rsidRPr="00D4120B">
        <w:t xml:space="preserve">Where this capability is used in this specification, </w:t>
      </w:r>
      <w:r w:rsidR="00BF4CFA">
        <w:t>the</w:t>
      </w:r>
      <w:r w:rsidR="00BF4CFA" w:rsidRPr="00D4120B">
        <w:t xml:space="preserve"> </w:t>
      </w:r>
      <w:r w:rsidRPr="00D4120B">
        <w:t>usage is described separately</w:t>
      </w:r>
      <w:r w:rsidR="00400CF4">
        <w:t xml:space="preserve">. </w:t>
      </w:r>
      <w:r w:rsidRPr="00D4120B">
        <w:t>Note that the HD datatype has been constrained to carry an OID identifying an application, a facility, or an assigning authority.</w:t>
      </w:r>
      <w:r>
        <w:t xml:space="preserve"> The only exception to the use of OID’s for the HD is for the Lab Result Receiver profile for M</w:t>
      </w:r>
      <w:del w:id="2416" w:author="Swain, Ashley" w:date="2011-11-22T13:04:00Z">
        <w:r w:rsidDel="00F85E3B">
          <w:delText>H</w:delText>
        </w:r>
      </w:del>
      <w:r>
        <w:t>S</w:t>
      </w:r>
      <w:ins w:id="2417" w:author="Swain, Ashley" w:date="2011-11-22T13:04:00Z">
        <w:r w:rsidR="00F85E3B">
          <w:t>H</w:t>
        </w:r>
      </w:ins>
      <w:r>
        <w:t>-4 (Sending Facility)</w:t>
      </w:r>
    </w:p>
    <w:p w14:paraId="1B1A364C" w14:textId="77777777" w:rsidR="00667BA9" w:rsidRPr="00421D3E" w:rsidRDefault="00667BA9" w:rsidP="00421D3E">
      <w:pPr>
        <w:pStyle w:val="UsageNoteIndent"/>
        <w:ind w:left="0"/>
        <w:rPr>
          <w:rFonts w:ascii="Arial" w:hAnsi="Arial" w:cs="Arial"/>
        </w:rPr>
      </w:pPr>
      <w:r w:rsidRPr="00421D3E">
        <w:rPr>
          <w:rFonts w:ascii="Arial" w:hAnsi="Arial" w:cs="Arial"/>
        </w:rPr>
        <w:t>Conformance Statement: LRI-GU Profile</w:t>
      </w:r>
    </w:p>
    <w:p w14:paraId="57A1B6CF" w14:textId="77777777" w:rsidR="00174AD2" w:rsidRPr="003C6996" w:rsidRDefault="00174AD2" w:rsidP="00174AD2">
      <w:pPr>
        <w:pStyle w:val="ConfStmt"/>
      </w:pPr>
      <w:r w:rsidRPr="00166963">
        <w:rPr>
          <w:b/>
        </w:rPr>
        <w:t>LRI-</w:t>
      </w:r>
      <w:r>
        <w:rPr>
          <w:b/>
        </w:rPr>
        <w:t>HD</w:t>
      </w:r>
      <w:del w:id="2418" w:author="Swain, Ashley" w:date="2011-11-23T10:01:00Z">
        <w:r w:rsidR="00FF3402" w:rsidDel="00CE1404">
          <w:rPr>
            <w:b/>
          </w:rPr>
          <w:delText>.a</w:delText>
        </w:r>
      </w:del>
      <w:r w:rsidRPr="00166963">
        <w:rPr>
          <w:b/>
        </w:rPr>
        <w:t>-</w:t>
      </w:r>
      <w:r>
        <w:rPr>
          <w:b/>
        </w:rPr>
        <w:t>1</w:t>
      </w:r>
      <w:r>
        <w:t xml:space="preserve">: HD.2 (Universal ID) </w:t>
      </w:r>
      <w:r w:rsidRPr="00166963">
        <w:rPr>
          <w:b/>
        </w:rPr>
        <w:t>SHALL</w:t>
      </w:r>
      <w:r>
        <w:t xml:space="preserve"> be valued with an ISO-compliant OID.</w:t>
      </w:r>
    </w:p>
    <w:p w14:paraId="71EEFBB0" w14:textId="77777777" w:rsidR="009D3029" w:rsidRDefault="00174AD2" w:rsidP="00174AD2">
      <w:pPr>
        <w:pStyle w:val="ConfStmt"/>
      </w:pPr>
      <w:r w:rsidRPr="00166963">
        <w:rPr>
          <w:b/>
        </w:rPr>
        <w:t>LRI-</w:t>
      </w:r>
      <w:r>
        <w:rPr>
          <w:b/>
        </w:rPr>
        <w:t>HD</w:t>
      </w:r>
      <w:del w:id="2419" w:author="Swain, Ashley" w:date="2011-11-23T10:01:00Z">
        <w:r w:rsidR="00FF3402" w:rsidDel="00CE1404">
          <w:rPr>
            <w:b/>
          </w:rPr>
          <w:delText>.a</w:delText>
        </w:r>
      </w:del>
      <w:r w:rsidRPr="00166963">
        <w:rPr>
          <w:b/>
        </w:rPr>
        <w:t>-</w:t>
      </w:r>
      <w:r>
        <w:rPr>
          <w:b/>
        </w:rPr>
        <w:t>2</w:t>
      </w:r>
      <w:r>
        <w:t xml:space="preserve">: HD.3 (Universal ID Type) </w:t>
      </w:r>
      <w:r w:rsidRPr="00166963">
        <w:rPr>
          <w:b/>
        </w:rPr>
        <w:t>SHALL</w:t>
      </w:r>
      <w:r>
        <w:t xml:space="preserve"> contain the value “ISO”.</w:t>
      </w:r>
    </w:p>
    <w:p w14:paraId="783A7CA1" w14:textId="77777777" w:rsidR="00667BA9" w:rsidRDefault="00667BA9" w:rsidP="00084F3B">
      <w:pPr>
        <w:pStyle w:val="Heading2"/>
        <w:numPr>
          <w:ilvl w:val="1"/>
          <w:numId w:val="22"/>
        </w:numPr>
        <w:tabs>
          <w:tab w:val="left" w:pos="630"/>
        </w:tabs>
      </w:pPr>
      <w:bookmarkStart w:id="2420" w:name="_HD_NG_–"/>
      <w:bookmarkStart w:id="2421" w:name="_Ref358257805"/>
      <w:bookmarkStart w:id="2422" w:name="_Toc359236020"/>
      <w:bookmarkStart w:id="2423" w:name="_Toc498145974"/>
      <w:bookmarkStart w:id="2424" w:name="_Toc527864543"/>
      <w:bookmarkStart w:id="2425" w:name="_Toc527866015"/>
      <w:bookmarkStart w:id="2426" w:name="_Toc528481889"/>
      <w:bookmarkStart w:id="2427" w:name="_Toc528482394"/>
      <w:bookmarkStart w:id="2428" w:name="_Toc528482693"/>
      <w:bookmarkStart w:id="2429" w:name="_Toc528482818"/>
      <w:bookmarkStart w:id="2430" w:name="_Toc528486126"/>
      <w:bookmarkStart w:id="2431" w:name="_Toc536689742"/>
      <w:bookmarkStart w:id="2432" w:name="_Toc496487"/>
      <w:bookmarkStart w:id="2433" w:name="_Toc524834"/>
      <w:bookmarkStart w:id="2434" w:name="_Toc1802417"/>
      <w:bookmarkStart w:id="2435" w:name="_Toc22448412"/>
      <w:bookmarkStart w:id="2436" w:name="_Toc22697604"/>
      <w:bookmarkStart w:id="2437" w:name="_Toc24273639"/>
      <w:bookmarkStart w:id="2438" w:name="_Toc164763622"/>
      <w:bookmarkStart w:id="2439" w:name="_Toc171137807"/>
      <w:bookmarkStart w:id="2440" w:name="_Toc207005702"/>
      <w:bookmarkStart w:id="2441" w:name="_Toc189111968"/>
      <w:bookmarkEnd w:id="2420"/>
      <w:r w:rsidRPr="00D4120B">
        <w:t>HD</w:t>
      </w:r>
      <w:ins w:id="2442" w:author="Bob Yencha" w:date="2011-12-03T13:06:00Z">
        <w:r w:rsidR="00C2797E">
          <w:t>-</w:t>
        </w:r>
      </w:ins>
      <w:del w:id="2443" w:author="Bob Yencha" w:date="2011-12-03T13:06:00Z">
        <w:r w:rsidDel="00C2797E">
          <w:delText xml:space="preserve"> </w:delText>
        </w:r>
      </w:del>
      <w:r>
        <w:t>NG</w:t>
      </w:r>
      <w:r w:rsidRPr="00D4120B">
        <w:t xml:space="preserve"> – Hierarchic Designator</w:t>
      </w:r>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r w:rsidR="00C846D3">
        <w:t xml:space="preserve"> </w:t>
      </w:r>
      <w:r w:rsidR="00C846D3" w:rsidRPr="00862885">
        <w:t>(Non-Globally Unique)</w:t>
      </w:r>
      <w:bookmarkEnd w:id="2441"/>
    </w:p>
    <w:tbl>
      <w:tblPr>
        <w:tblW w:w="0" w:type="auto"/>
        <w:jc w:val="center"/>
        <w:tblBorders>
          <w:top w:val="single" w:sz="8" w:space="0" w:color="943634"/>
          <w:bottom w:val="single" w:sz="12" w:space="0" w:color="943634"/>
          <w:insideH w:val="single" w:sz="12" w:space="0" w:color="943634"/>
        </w:tblBorders>
        <w:tblLayout w:type="fixed"/>
        <w:tblCellMar>
          <w:left w:w="58" w:type="dxa"/>
          <w:right w:w="58" w:type="dxa"/>
        </w:tblCellMar>
        <w:tblLook w:val="0000" w:firstRow="0" w:lastRow="0" w:firstColumn="0" w:lastColumn="0" w:noHBand="0" w:noVBand="0"/>
      </w:tblPr>
      <w:tblGrid>
        <w:gridCol w:w="594"/>
        <w:gridCol w:w="2583"/>
        <w:gridCol w:w="738"/>
        <w:gridCol w:w="873"/>
        <w:gridCol w:w="810"/>
        <w:gridCol w:w="900"/>
        <w:gridCol w:w="1170"/>
        <w:gridCol w:w="4608"/>
      </w:tblGrid>
      <w:tr w:rsidR="009D3029" w:rsidRPr="00D4120B" w14:paraId="11685939" w14:textId="77777777">
        <w:trPr>
          <w:cantSplit/>
          <w:trHeight w:val="360"/>
          <w:tblHeader/>
          <w:jc w:val="center"/>
        </w:trPr>
        <w:tc>
          <w:tcPr>
            <w:tcW w:w="12276" w:type="dxa"/>
            <w:gridSpan w:val="8"/>
            <w:shd w:val="clear" w:color="auto" w:fill="F3F3F3"/>
            <w:vAlign w:val="center"/>
          </w:tcPr>
          <w:p w14:paraId="76CC29B1" w14:textId="77777777" w:rsidR="009D3029" w:rsidRPr="00D4120B" w:rsidRDefault="009D3029" w:rsidP="009D3029">
            <w:pPr>
              <w:pStyle w:val="Caption"/>
            </w:pPr>
            <w:bookmarkStart w:id="2444" w:name="_Toc189111881"/>
            <w:r>
              <w:t xml:space="preserve">Table </w:t>
            </w:r>
            <w:r w:rsidR="001C047D">
              <w:fldChar w:fldCharType="begin"/>
            </w:r>
            <w:r w:rsidR="001C047D">
              <w:instrText xml:space="preserve"> STYLEREF 1 \s </w:instrText>
            </w:r>
            <w:r w:rsidR="001C047D">
              <w:fldChar w:fldCharType="separate"/>
            </w:r>
            <w:r w:rsidR="002B0A1D">
              <w:rPr>
                <w:noProof/>
              </w:rPr>
              <w:t>2</w:t>
            </w:r>
            <w:r w:rsidR="001C047D">
              <w:rPr>
                <w:noProof/>
              </w:rPr>
              <w:fldChar w:fldCharType="end"/>
            </w:r>
            <w:r>
              <w:noBreakHyphen/>
            </w:r>
            <w:r w:rsidR="001C047D">
              <w:fldChar w:fldCharType="begin"/>
            </w:r>
            <w:r w:rsidR="001C047D">
              <w:instrText xml:space="preserve"> SEQ Table \* ARABIC \s 1 </w:instrText>
            </w:r>
            <w:r w:rsidR="001C047D">
              <w:fldChar w:fldCharType="separate"/>
            </w:r>
            <w:r w:rsidR="002B0A1D">
              <w:rPr>
                <w:noProof/>
              </w:rPr>
              <w:t>17</w:t>
            </w:r>
            <w:r w:rsidR="001C047D">
              <w:rPr>
                <w:noProof/>
              </w:rPr>
              <w:fldChar w:fldCharType="end"/>
            </w:r>
            <w:r>
              <w:t xml:space="preserve">. </w:t>
            </w:r>
            <w:r w:rsidRPr="00786680">
              <w:t>Hierarchic Designator</w:t>
            </w:r>
            <w:r>
              <w:t xml:space="preserve"> (HD</w:t>
            </w:r>
            <w:ins w:id="2445" w:author="Bob Yencha" w:date="2011-12-03T13:06:00Z">
              <w:r w:rsidR="00C2797E">
                <w:t>-</w:t>
              </w:r>
            </w:ins>
            <w:del w:id="2446" w:author="Bob Yencha" w:date="2011-12-03T13:06:00Z">
              <w:r w:rsidDel="00C2797E">
                <w:delText xml:space="preserve"> </w:delText>
              </w:r>
            </w:del>
            <w:r>
              <w:t>NG)</w:t>
            </w:r>
            <w:bookmarkEnd w:id="2444"/>
          </w:p>
        </w:tc>
      </w:tr>
      <w:tr w:rsidR="00667BA9" w:rsidRPr="00D4120B" w14:paraId="0741ECC6" w14:textId="77777777">
        <w:trPr>
          <w:cantSplit/>
          <w:trHeight w:val="360"/>
          <w:tblHeader/>
          <w:jc w:val="center"/>
        </w:trPr>
        <w:tc>
          <w:tcPr>
            <w:tcW w:w="594" w:type="dxa"/>
            <w:shd w:val="clear" w:color="auto" w:fill="F3F3F3"/>
            <w:vAlign w:val="center"/>
          </w:tcPr>
          <w:p w14:paraId="6B33A52A" w14:textId="77777777" w:rsidR="00667BA9" w:rsidRPr="00D4120B" w:rsidRDefault="00667BA9" w:rsidP="00667BA9">
            <w:pPr>
              <w:pStyle w:val="TableHeadingB"/>
              <w:ind w:left="0"/>
            </w:pPr>
            <w:r w:rsidRPr="00D4120B">
              <w:t>SEQ</w:t>
            </w:r>
          </w:p>
        </w:tc>
        <w:tc>
          <w:tcPr>
            <w:tcW w:w="2583" w:type="dxa"/>
            <w:shd w:val="clear" w:color="auto" w:fill="F3F3F3"/>
            <w:vAlign w:val="center"/>
          </w:tcPr>
          <w:p w14:paraId="375424B5" w14:textId="77777777" w:rsidR="00667BA9" w:rsidRPr="00D4120B" w:rsidRDefault="00667BA9" w:rsidP="00667BA9">
            <w:pPr>
              <w:pStyle w:val="TableHeadingB"/>
            </w:pPr>
            <w:r w:rsidRPr="00D4120B">
              <w:t>Component Name</w:t>
            </w:r>
          </w:p>
        </w:tc>
        <w:tc>
          <w:tcPr>
            <w:tcW w:w="738" w:type="dxa"/>
            <w:shd w:val="clear" w:color="auto" w:fill="F3F3F3"/>
            <w:vAlign w:val="center"/>
          </w:tcPr>
          <w:p w14:paraId="321115B0" w14:textId="77777777" w:rsidR="00667BA9" w:rsidRPr="00D4120B" w:rsidRDefault="00667BA9" w:rsidP="00667BA9">
            <w:pPr>
              <w:pStyle w:val="TableHeadingB"/>
            </w:pPr>
            <w:r w:rsidRPr="00D4120B">
              <w:t>DT</w:t>
            </w:r>
          </w:p>
        </w:tc>
        <w:tc>
          <w:tcPr>
            <w:tcW w:w="873" w:type="dxa"/>
            <w:shd w:val="clear" w:color="auto" w:fill="F3F3F3"/>
            <w:vAlign w:val="center"/>
          </w:tcPr>
          <w:p w14:paraId="5479C3EC" w14:textId="77777777" w:rsidR="00667BA9" w:rsidRPr="00D4120B" w:rsidRDefault="00667BA9" w:rsidP="00667BA9">
            <w:pPr>
              <w:pStyle w:val="TableHeadingB"/>
            </w:pPr>
            <w:r>
              <w:t>Us</w:t>
            </w:r>
            <w:ins w:id="2447" w:author="Swain, Ashley" w:date="2011-11-27T21:01:00Z">
              <w:r w:rsidR="00AA7E62">
                <w:t>ag</w:t>
              </w:r>
            </w:ins>
            <w:r>
              <w:t>e</w:t>
            </w:r>
          </w:p>
        </w:tc>
        <w:tc>
          <w:tcPr>
            <w:tcW w:w="810" w:type="dxa"/>
            <w:shd w:val="clear" w:color="auto" w:fill="F3F3F3"/>
            <w:vAlign w:val="center"/>
          </w:tcPr>
          <w:p w14:paraId="5E5E1D68" w14:textId="77777777" w:rsidR="00667BA9" w:rsidRPr="00D4120B" w:rsidRDefault="00667BA9" w:rsidP="00667BA9">
            <w:pPr>
              <w:pStyle w:val="TableHeadingB"/>
            </w:pPr>
            <w:r w:rsidRPr="00D4120B">
              <w:t>LEN</w:t>
            </w:r>
          </w:p>
        </w:tc>
        <w:tc>
          <w:tcPr>
            <w:tcW w:w="900" w:type="dxa"/>
            <w:shd w:val="clear" w:color="auto" w:fill="F3F3F3"/>
            <w:vAlign w:val="center"/>
          </w:tcPr>
          <w:p w14:paraId="5B9B1577" w14:textId="77777777" w:rsidR="00667BA9" w:rsidRPr="00D4120B" w:rsidRDefault="00667BA9" w:rsidP="00667BA9">
            <w:pPr>
              <w:pStyle w:val="TableHeadingB"/>
            </w:pPr>
            <w:r>
              <w:t>C.LEN</w:t>
            </w:r>
          </w:p>
        </w:tc>
        <w:tc>
          <w:tcPr>
            <w:tcW w:w="1170" w:type="dxa"/>
            <w:shd w:val="clear" w:color="auto" w:fill="F3F3F3"/>
            <w:vAlign w:val="center"/>
          </w:tcPr>
          <w:p w14:paraId="67936BA4" w14:textId="77777777" w:rsidR="00667BA9" w:rsidRPr="00D4120B" w:rsidRDefault="00667BA9" w:rsidP="00667BA9">
            <w:pPr>
              <w:pStyle w:val="TableHeadingB"/>
            </w:pPr>
            <w:r w:rsidRPr="00D4120B">
              <w:t>Value Set</w:t>
            </w:r>
          </w:p>
        </w:tc>
        <w:tc>
          <w:tcPr>
            <w:tcW w:w="4608" w:type="dxa"/>
            <w:shd w:val="clear" w:color="auto" w:fill="F3F3F3"/>
            <w:vAlign w:val="center"/>
          </w:tcPr>
          <w:p w14:paraId="1D95649F" w14:textId="77777777" w:rsidR="00667BA9" w:rsidRPr="00D4120B" w:rsidRDefault="00667BA9" w:rsidP="00667BA9">
            <w:pPr>
              <w:pStyle w:val="TableHeadingB"/>
            </w:pPr>
            <w:r w:rsidRPr="00D4120B">
              <w:t>Comments</w:t>
            </w:r>
          </w:p>
        </w:tc>
      </w:tr>
      <w:tr w:rsidR="00667BA9" w:rsidRPr="00D4120B" w14:paraId="01566FBC" w14:textId="77777777">
        <w:trPr>
          <w:cantSplit/>
          <w:jc w:val="center"/>
        </w:trPr>
        <w:tc>
          <w:tcPr>
            <w:tcW w:w="594" w:type="dxa"/>
          </w:tcPr>
          <w:p w14:paraId="07252693" w14:textId="77777777" w:rsidR="00667BA9" w:rsidRPr="00D4120B" w:rsidRDefault="00667BA9" w:rsidP="008F7891">
            <w:pPr>
              <w:pStyle w:val="TableContent"/>
            </w:pPr>
            <w:r w:rsidRPr="00D4120B">
              <w:t>1</w:t>
            </w:r>
          </w:p>
        </w:tc>
        <w:tc>
          <w:tcPr>
            <w:tcW w:w="2583" w:type="dxa"/>
          </w:tcPr>
          <w:p w14:paraId="3745832F" w14:textId="77777777" w:rsidR="00667BA9" w:rsidRPr="00D4120B" w:rsidRDefault="00667BA9" w:rsidP="008F7891">
            <w:pPr>
              <w:pStyle w:val="TableContent"/>
            </w:pPr>
            <w:r w:rsidRPr="00D4120B">
              <w:t>Namespace ID</w:t>
            </w:r>
          </w:p>
        </w:tc>
        <w:tc>
          <w:tcPr>
            <w:tcW w:w="738" w:type="dxa"/>
          </w:tcPr>
          <w:p w14:paraId="00C67B3E" w14:textId="77777777" w:rsidR="00667BA9" w:rsidRPr="00D4120B" w:rsidRDefault="00667BA9" w:rsidP="008F7891">
            <w:pPr>
              <w:pStyle w:val="TableContent"/>
            </w:pPr>
            <w:r w:rsidRPr="00D4120B">
              <w:t>IS</w:t>
            </w:r>
          </w:p>
        </w:tc>
        <w:tc>
          <w:tcPr>
            <w:tcW w:w="873" w:type="dxa"/>
          </w:tcPr>
          <w:p w14:paraId="5972B2D8" w14:textId="77777777" w:rsidR="00667BA9" w:rsidRPr="00D4120B" w:rsidRDefault="00174483" w:rsidP="008F7891">
            <w:pPr>
              <w:pStyle w:val="TableContent"/>
            </w:pPr>
            <w:r>
              <w:t>O</w:t>
            </w:r>
          </w:p>
        </w:tc>
        <w:tc>
          <w:tcPr>
            <w:tcW w:w="810" w:type="dxa"/>
          </w:tcPr>
          <w:p w14:paraId="2043E096" w14:textId="77777777" w:rsidR="00667BA9" w:rsidRPr="00D4120B" w:rsidRDefault="00667BA9" w:rsidP="008F7891">
            <w:pPr>
              <w:pStyle w:val="TableContent"/>
            </w:pPr>
            <w:r w:rsidRPr="00D4120B">
              <w:t>1..20</w:t>
            </w:r>
          </w:p>
        </w:tc>
        <w:tc>
          <w:tcPr>
            <w:tcW w:w="900" w:type="dxa"/>
          </w:tcPr>
          <w:p w14:paraId="670BB0CF" w14:textId="77777777" w:rsidR="00667BA9" w:rsidRPr="00D4120B" w:rsidRDefault="00B25F39" w:rsidP="008F7891">
            <w:pPr>
              <w:pStyle w:val="TableContent"/>
            </w:pPr>
            <w:r>
              <w:t>=</w:t>
            </w:r>
          </w:p>
        </w:tc>
        <w:tc>
          <w:tcPr>
            <w:tcW w:w="1170" w:type="dxa"/>
          </w:tcPr>
          <w:p w14:paraId="468AD8A1" w14:textId="77777777" w:rsidR="00667BA9" w:rsidRPr="00D4120B" w:rsidRDefault="00667BA9" w:rsidP="008F7891">
            <w:pPr>
              <w:pStyle w:val="TableContent"/>
            </w:pPr>
            <w:del w:id="2448" w:author="Bob Yencha" w:date="2012-01-05T15:44:00Z">
              <w:r w:rsidRPr="00D4120B" w:rsidDel="00E44493">
                <w:delText>Local</w:delText>
              </w:r>
            </w:del>
          </w:p>
        </w:tc>
        <w:tc>
          <w:tcPr>
            <w:tcW w:w="4608" w:type="dxa"/>
          </w:tcPr>
          <w:p w14:paraId="57A573C0" w14:textId="77777777" w:rsidR="00667BA9" w:rsidRPr="00D4120B" w:rsidRDefault="00667BA9" w:rsidP="008F7891">
            <w:pPr>
              <w:pStyle w:val="TableContent"/>
            </w:pPr>
            <w:del w:id="2449" w:author="Bob Yencha" w:date="2011-11-29T09:49:00Z">
              <w:r w:rsidRPr="00D4120B" w:rsidDel="00303738">
                <w:delText>The coding system for this component is locally managed.</w:delText>
              </w:r>
            </w:del>
          </w:p>
        </w:tc>
      </w:tr>
      <w:tr w:rsidR="00667BA9" w:rsidRPr="00D4120B" w14:paraId="3A912E8D" w14:textId="77777777">
        <w:trPr>
          <w:cantSplit/>
          <w:jc w:val="center"/>
        </w:trPr>
        <w:tc>
          <w:tcPr>
            <w:tcW w:w="594" w:type="dxa"/>
          </w:tcPr>
          <w:p w14:paraId="6C0930BF" w14:textId="77777777" w:rsidR="00667BA9" w:rsidRPr="00D4120B" w:rsidRDefault="00667BA9" w:rsidP="008F7891">
            <w:pPr>
              <w:pStyle w:val="TableContent"/>
            </w:pPr>
            <w:r w:rsidRPr="00D4120B">
              <w:t>2</w:t>
            </w:r>
          </w:p>
        </w:tc>
        <w:tc>
          <w:tcPr>
            <w:tcW w:w="2583" w:type="dxa"/>
          </w:tcPr>
          <w:p w14:paraId="37A00B18" w14:textId="77777777" w:rsidR="00667BA9" w:rsidRPr="00D4120B" w:rsidRDefault="00667BA9" w:rsidP="008F7891">
            <w:pPr>
              <w:pStyle w:val="TableContent"/>
            </w:pPr>
            <w:r w:rsidRPr="00D4120B">
              <w:t>Universal ID</w:t>
            </w:r>
          </w:p>
        </w:tc>
        <w:tc>
          <w:tcPr>
            <w:tcW w:w="738" w:type="dxa"/>
          </w:tcPr>
          <w:p w14:paraId="11D678E7" w14:textId="77777777" w:rsidR="00667BA9" w:rsidRPr="00D4120B" w:rsidRDefault="00667BA9" w:rsidP="008F7891">
            <w:pPr>
              <w:pStyle w:val="TableContent"/>
            </w:pPr>
            <w:r w:rsidRPr="00D4120B">
              <w:t>ST</w:t>
            </w:r>
          </w:p>
        </w:tc>
        <w:tc>
          <w:tcPr>
            <w:tcW w:w="873" w:type="dxa"/>
          </w:tcPr>
          <w:p w14:paraId="6BE8FFF2" w14:textId="77777777" w:rsidR="00667BA9" w:rsidRPr="00D4120B" w:rsidRDefault="00174483" w:rsidP="008F7891">
            <w:pPr>
              <w:pStyle w:val="TableContent"/>
            </w:pPr>
            <w:r>
              <w:t>C(R/RE)</w:t>
            </w:r>
          </w:p>
        </w:tc>
        <w:tc>
          <w:tcPr>
            <w:tcW w:w="810" w:type="dxa"/>
          </w:tcPr>
          <w:p w14:paraId="64AFD26F" w14:textId="77777777" w:rsidR="00667BA9" w:rsidRPr="00D4120B" w:rsidRDefault="00667BA9" w:rsidP="008F7891">
            <w:pPr>
              <w:pStyle w:val="TableContent"/>
            </w:pPr>
            <w:r w:rsidRPr="00D4120B">
              <w:t>1..199</w:t>
            </w:r>
          </w:p>
        </w:tc>
        <w:tc>
          <w:tcPr>
            <w:tcW w:w="900" w:type="dxa"/>
          </w:tcPr>
          <w:p w14:paraId="4828DF57" w14:textId="77777777" w:rsidR="00667BA9" w:rsidRPr="00D4120B" w:rsidRDefault="00B25F39" w:rsidP="008F7891">
            <w:pPr>
              <w:pStyle w:val="TableContent"/>
            </w:pPr>
            <w:r>
              <w:t>=</w:t>
            </w:r>
          </w:p>
        </w:tc>
        <w:tc>
          <w:tcPr>
            <w:tcW w:w="1170" w:type="dxa"/>
          </w:tcPr>
          <w:p w14:paraId="630CDF79" w14:textId="77777777" w:rsidR="00667BA9" w:rsidRPr="00D4120B" w:rsidRDefault="00667BA9" w:rsidP="008F7891">
            <w:pPr>
              <w:pStyle w:val="TableContent"/>
            </w:pPr>
          </w:p>
        </w:tc>
        <w:tc>
          <w:tcPr>
            <w:tcW w:w="4608" w:type="dxa"/>
          </w:tcPr>
          <w:p w14:paraId="7FE6211C" w14:textId="77777777" w:rsidR="00667BA9" w:rsidRPr="00D4120B" w:rsidRDefault="00625DF9" w:rsidP="008F7891">
            <w:pPr>
              <w:pStyle w:val="TableContent"/>
            </w:pPr>
            <w:ins w:id="2450" w:author="Robert Snelick" w:date="2011-12-02T12:23:00Z">
              <w:r>
                <w:t>Condition Predicate: If HD</w:t>
              </w:r>
            </w:ins>
            <w:ins w:id="2451" w:author="Robert Snelick" w:date="2011-12-02T12:27:00Z">
              <w:r w:rsidR="00A539A4">
                <w:t>_NG</w:t>
              </w:r>
            </w:ins>
            <w:ins w:id="2452" w:author="Robert Snelick" w:date="2011-12-02T12:23:00Z">
              <w:r>
                <w:t>.1 (Namespace ID) is not valued</w:t>
              </w:r>
            </w:ins>
          </w:p>
        </w:tc>
      </w:tr>
      <w:tr w:rsidR="00667BA9" w:rsidRPr="00D4120B" w14:paraId="55272025" w14:textId="77777777">
        <w:trPr>
          <w:cantSplit/>
          <w:jc w:val="center"/>
        </w:trPr>
        <w:tc>
          <w:tcPr>
            <w:tcW w:w="594" w:type="dxa"/>
          </w:tcPr>
          <w:p w14:paraId="6EB3A8F8" w14:textId="77777777" w:rsidR="00667BA9" w:rsidRPr="00D4120B" w:rsidRDefault="00667BA9" w:rsidP="008F7891">
            <w:pPr>
              <w:pStyle w:val="TableContent"/>
            </w:pPr>
            <w:r w:rsidRPr="00D4120B">
              <w:t>3</w:t>
            </w:r>
          </w:p>
        </w:tc>
        <w:tc>
          <w:tcPr>
            <w:tcW w:w="2583" w:type="dxa"/>
          </w:tcPr>
          <w:p w14:paraId="7D661273" w14:textId="77777777" w:rsidR="00667BA9" w:rsidRPr="00D4120B" w:rsidRDefault="00667BA9" w:rsidP="008F7891">
            <w:pPr>
              <w:pStyle w:val="TableContent"/>
            </w:pPr>
            <w:r w:rsidRPr="00D4120B">
              <w:t>Universal ID Type</w:t>
            </w:r>
          </w:p>
        </w:tc>
        <w:tc>
          <w:tcPr>
            <w:tcW w:w="738" w:type="dxa"/>
          </w:tcPr>
          <w:p w14:paraId="4FDEB665" w14:textId="77777777" w:rsidR="00667BA9" w:rsidRPr="00D4120B" w:rsidRDefault="00667BA9" w:rsidP="008F7891">
            <w:pPr>
              <w:pStyle w:val="TableContent"/>
            </w:pPr>
            <w:r w:rsidRPr="00D4120B">
              <w:t>ID</w:t>
            </w:r>
          </w:p>
        </w:tc>
        <w:tc>
          <w:tcPr>
            <w:tcW w:w="873" w:type="dxa"/>
          </w:tcPr>
          <w:p w14:paraId="2E081AD5" w14:textId="77777777" w:rsidR="00667BA9" w:rsidRPr="00D4120B" w:rsidRDefault="00174483" w:rsidP="008F7891">
            <w:pPr>
              <w:pStyle w:val="TableContent"/>
            </w:pPr>
            <w:r>
              <w:t>C(R/X)</w:t>
            </w:r>
          </w:p>
        </w:tc>
        <w:tc>
          <w:tcPr>
            <w:tcW w:w="810" w:type="dxa"/>
          </w:tcPr>
          <w:p w14:paraId="07FA2491" w14:textId="77777777" w:rsidR="00667BA9" w:rsidRPr="00D4120B" w:rsidRDefault="00667BA9" w:rsidP="008F7891">
            <w:pPr>
              <w:pStyle w:val="TableContent"/>
            </w:pPr>
            <w:r w:rsidRPr="00D4120B">
              <w:t>1..6</w:t>
            </w:r>
          </w:p>
        </w:tc>
        <w:tc>
          <w:tcPr>
            <w:tcW w:w="900" w:type="dxa"/>
          </w:tcPr>
          <w:p w14:paraId="22597138" w14:textId="77777777" w:rsidR="00667BA9" w:rsidRPr="00D4120B" w:rsidRDefault="00B25F39" w:rsidP="008F7891">
            <w:pPr>
              <w:pStyle w:val="TableContent"/>
            </w:pPr>
            <w:r>
              <w:t>=</w:t>
            </w:r>
          </w:p>
        </w:tc>
        <w:tc>
          <w:tcPr>
            <w:tcW w:w="1170" w:type="dxa"/>
          </w:tcPr>
          <w:p w14:paraId="5C594111" w14:textId="77777777" w:rsidR="00667BA9" w:rsidRPr="00D4120B" w:rsidRDefault="00667BA9" w:rsidP="008F7891">
            <w:pPr>
              <w:pStyle w:val="TableContent"/>
            </w:pPr>
            <w:r w:rsidRPr="00D4120B">
              <w:t>HL70301</w:t>
            </w:r>
          </w:p>
        </w:tc>
        <w:tc>
          <w:tcPr>
            <w:tcW w:w="4608" w:type="dxa"/>
          </w:tcPr>
          <w:p w14:paraId="67220D34" w14:textId="77777777" w:rsidR="00625DF9" w:rsidRDefault="00625DF9" w:rsidP="00283274">
            <w:pPr>
              <w:pStyle w:val="TableContent"/>
              <w:rPr>
                <w:ins w:id="2453" w:author="Robert Snelick" w:date="2011-12-02T12:26:00Z"/>
              </w:rPr>
            </w:pPr>
            <w:ins w:id="2454" w:author="Robert Snelick" w:date="2011-12-02T12:25:00Z">
              <w:r>
                <w:t xml:space="preserve">Condition Predicate: </w:t>
              </w:r>
            </w:ins>
            <w:ins w:id="2455" w:author="Robert Snelick" w:date="2011-12-02T12:26:00Z">
              <w:r>
                <w:t>If HD</w:t>
              </w:r>
            </w:ins>
            <w:ins w:id="2456" w:author="Robert Snelick" w:date="2011-12-02T12:27:00Z">
              <w:r w:rsidR="00A539A4">
                <w:t>_NG</w:t>
              </w:r>
            </w:ins>
            <w:ins w:id="2457" w:author="Robert Snelick" w:date="2011-12-02T12:26:00Z">
              <w:r>
                <w:t xml:space="preserve">.2 (Universal ID) is valued </w:t>
              </w:r>
            </w:ins>
          </w:p>
          <w:p w14:paraId="2061708A" w14:textId="77777777" w:rsidR="00667BA9" w:rsidRPr="00D4120B" w:rsidRDefault="00283274" w:rsidP="00283274">
            <w:pPr>
              <w:pStyle w:val="TableContent"/>
            </w:pPr>
            <w:ins w:id="2458" w:author="Bob Yencha" w:date="2011-11-21T20:32:00Z">
              <w:r>
                <w:t>Note: C</w:t>
              </w:r>
              <w:r w:rsidRPr="003B2116">
                <w:t>onditions need to be negotiated by the trading partners</w:t>
              </w:r>
            </w:ins>
          </w:p>
        </w:tc>
      </w:tr>
    </w:tbl>
    <w:p w14:paraId="59090641" w14:textId="77777777" w:rsidR="00667BA9" w:rsidRPr="00421D3E" w:rsidRDefault="005A1C80" w:rsidP="009D3029">
      <w:pPr>
        <w:pStyle w:val="UsageNote"/>
        <w:keepNext/>
      </w:pPr>
      <w:r w:rsidRPr="005A1C80">
        <w:t>Usage Note</w:t>
      </w:r>
    </w:p>
    <w:p w14:paraId="4A41CB26" w14:textId="77777777" w:rsidR="00667BA9" w:rsidRPr="00D4120B" w:rsidRDefault="00667BA9" w:rsidP="00667BA9">
      <w:pPr>
        <w:pStyle w:val="UsageNoteIndent"/>
      </w:pPr>
      <w:r w:rsidRPr="00D4120B">
        <w:t>The HD</w:t>
      </w:r>
      <w:ins w:id="2459" w:author="Bob Yencha" w:date="2011-12-03T13:06:00Z">
        <w:r w:rsidR="00C2797E">
          <w:t>-NG</w:t>
        </w:r>
      </w:ins>
      <w:r w:rsidRPr="00D4120B">
        <w:t xml:space="preserve"> data type is used directly to identify objects such as applications or facilities</w:t>
      </w:r>
      <w:r w:rsidR="00400CF4">
        <w:t xml:space="preserve">. </w:t>
      </w:r>
      <w:r w:rsidRPr="00D4120B">
        <w:t>It is used also as a component of other data types, where it is typically an assigning authority for an identifier</w:t>
      </w:r>
      <w:r w:rsidR="00400CF4">
        <w:t xml:space="preserve">. </w:t>
      </w:r>
      <w:r w:rsidRPr="00D4120B">
        <w:t xml:space="preserve">Where this capability is used in this specification, </w:t>
      </w:r>
      <w:r w:rsidR="00C94942">
        <w:t>the</w:t>
      </w:r>
      <w:r w:rsidR="00C94942" w:rsidRPr="00D4120B">
        <w:t xml:space="preserve"> </w:t>
      </w:r>
      <w:r w:rsidRPr="00D4120B">
        <w:t>usage is described separately</w:t>
      </w:r>
      <w:r w:rsidR="00400CF4">
        <w:t xml:space="preserve">. </w:t>
      </w:r>
      <w:del w:id="2460" w:author="Bob Yencha" w:date="2011-11-21T23:56:00Z">
        <w:r w:rsidRPr="00D4120B" w:rsidDel="00C57CC3">
          <w:delText>Note that the HD data type has been constrained to carry an OID identifying an application, a facility, or an assigning authority.</w:delText>
        </w:r>
        <w:r w:rsidDel="00C57CC3">
          <w:delText xml:space="preserve"> The only exception to the use of OID’s for the HD is for the Lab Result Receiver profile for MHS-4 (Sending Facility)</w:delText>
        </w:r>
      </w:del>
    </w:p>
    <w:p w14:paraId="591B3AFC" w14:textId="77777777" w:rsidR="00667BA9" w:rsidRPr="00BE7047" w:rsidDel="00C2797E" w:rsidRDefault="00C4235D" w:rsidP="00667BA9">
      <w:pPr>
        <w:pStyle w:val="ConfTitle"/>
        <w:numPr>
          <w:ilvl w:val="1"/>
          <w:numId w:val="22"/>
          <w:ins w:id="2461" w:author="Unknown"/>
        </w:numPr>
        <w:rPr>
          <w:del w:id="2462" w:author="Bob Yencha" w:date="2011-12-03T13:06:00Z"/>
        </w:rPr>
      </w:pPr>
      <w:bookmarkStart w:id="2463" w:name="_Toc189111969"/>
      <w:ins w:id="2464" w:author="Bob Yencha" w:date="2011-12-20T00:22:00Z">
        <w:r w:rsidRPr="00ED00A6">
          <w:t>ID – Coded Value for HL7-Defined Tables</w:t>
        </w:r>
      </w:ins>
      <w:bookmarkEnd w:id="2463"/>
      <w:del w:id="2465" w:author="Bob Yencha" w:date="2011-12-03T13:06:00Z">
        <w:r w:rsidR="00667BA9" w:rsidDel="00C2797E">
          <w:delText>Conformance Statement: LRI-NG</w:delText>
        </w:r>
        <w:r w:rsidR="00667BA9" w:rsidRPr="00BE7047" w:rsidDel="00C2797E">
          <w:delText xml:space="preserve"> Profile</w:delText>
        </w:r>
      </w:del>
    </w:p>
    <w:p w14:paraId="04B2A8A5" w14:textId="77777777" w:rsidR="00174AD2" w:rsidDel="00A539A4" w:rsidRDefault="005A1C80" w:rsidP="00174AD2">
      <w:pPr>
        <w:pStyle w:val="ConfStmt"/>
        <w:numPr>
          <w:ilvl w:val="1"/>
          <w:numId w:val="22"/>
        </w:numPr>
        <w:rPr>
          <w:del w:id="2466" w:author="Robert Snelick" w:date="2011-12-02T12:26:00Z"/>
        </w:rPr>
      </w:pPr>
      <w:bookmarkStart w:id="2467" w:name="_Ref358257769"/>
      <w:bookmarkStart w:id="2468" w:name="_Toc359236021"/>
      <w:bookmarkStart w:id="2469" w:name="_Toc498145978"/>
      <w:bookmarkStart w:id="2470" w:name="_Toc527864547"/>
      <w:bookmarkStart w:id="2471" w:name="_Toc527866019"/>
      <w:bookmarkStart w:id="2472" w:name="_Toc528481890"/>
      <w:bookmarkStart w:id="2473" w:name="_Toc528482395"/>
      <w:bookmarkStart w:id="2474" w:name="_Toc528482694"/>
      <w:bookmarkStart w:id="2475" w:name="_Toc528482819"/>
      <w:bookmarkStart w:id="2476" w:name="_Toc528486127"/>
      <w:bookmarkStart w:id="2477" w:name="_Toc536689744"/>
      <w:bookmarkStart w:id="2478" w:name="_Toc496489"/>
      <w:bookmarkStart w:id="2479" w:name="_Toc524836"/>
      <w:bookmarkStart w:id="2480" w:name="_Toc1802419"/>
      <w:bookmarkStart w:id="2481" w:name="_Toc22448414"/>
      <w:bookmarkStart w:id="2482" w:name="_Toc22697606"/>
      <w:bookmarkStart w:id="2483" w:name="_Toc24273641"/>
      <w:bookmarkStart w:id="2484" w:name="_Toc164763624"/>
      <w:bookmarkStart w:id="2485" w:name="_Toc171137808"/>
      <w:bookmarkStart w:id="2486" w:name="_Toc207005703"/>
      <w:del w:id="2487" w:author="Robert Snelick" w:date="2011-12-02T12:26:00Z">
        <w:r w:rsidRPr="005A1C80">
          <w:delText>LRI-HD.b-1</w:delText>
        </w:r>
        <w:r w:rsidR="00174AD2" w:rsidDel="00A539A4">
          <w:delText xml:space="preserve">: If HD.1 (Namespace ID) is not valued then HD.2 (Universal ID) </w:delText>
        </w:r>
        <w:r w:rsidRPr="005A1C80">
          <w:delText>SHALL</w:delText>
        </w:r>
        <w:r w:rsidR="00174AD2" w:rsidDel="00A539A4">
          <w:delText xml:space="preserve"> be valued.</w:delText>
        </w:r>
      </w:del>
    </w:p>
    <w:p w14:paraId="54FC8646" w14:textId="77777777" w:rsidR="009D3029" w:rsidDel="00A539A4" w:rsidRDefault="005A1C80" w:rsidP="00174AD2">
      <w:pPr>
        <w:pStyle w:val="ConfStmt"/>
        <w:numPr>
          <w:ilvl w:val="1"/>
          <w:numId w:val="22"/>
        </w:numPr>
        <w:rPr>
          <w:del w:id="2488" w:author="Robert Snelick" w:date="2011-12-02T12:26:00Z"/>
        </w:rPr>
      </w:pPr>
      <w:del w:id="2489" w:author="Robert Snelick" w:date="2011-12-02T12:26:00Z">
        <w:r w:rsidRPr="005A1C80">
          <w:delText>LRI-HD.b-1</w:delText>
        </w:r>
        <w:r w:rsidR="00174AD2" w:rsidDel="00A539A4">
          <w:delText xml:space="preserve">: If HD.2 (Universal ID) is valued then HD.3 (Universal ID Type) </w:delText>
        </w:r>
        <w:r w:rsidRPr="005A1C80">
          <w:delText>SHALL</w:delText>
        </w:r>
        <w:r w:rsidR="00174AD2" w:rsidDel="00A539A4">
          <w:delText xml:space="preserve"> be valued.</w:delText>
        </w:r>
      </w:del>
    </w:p>
    <w:p w14:paraId="76B81E71" w14:textId="77777777" w:rsidR="00667BA9" w:rsidRPr="00ED00A6" w:rsidRDefault="00DC0A68" w:rsidP="00084F3B">
      <w:pPr>
        <w:pStyle w:val="Heading2"/>
        <w:numPr>
          <w:ilvl w:val="1"/>
          <w:numId w:val="22"/>
        </w:numPr>
        <w:tabs>
          <w:tab w:val="left" w:pos="630"/>
        </w:tabs>
      </w:pPr>
      <w:del w:id="2490" w:author="Bob Yencha" w:date="2011-12-20T00:22:00Z">
        <w:r w:rsidDel="00421D3E">
          <w:br w:type="column"/>
        </w:r>
        <w:r w:rsidR="00667BA9" w:rsidRPr="00ED00A6" w:rsidDel="00C4235D">
          <w:delText>ID – Coded Value for HL7-Defined Tables</w:delText>
        </w:r>
      </w:del>
      <w:bookmarkStart w:id="2491" w:name="_Toc189111970"/>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91"/>
    </w:p>
    <w:tbl>
      <w:tblPr>
        <w:tblW w:w="0" w:type="auto"/>
        <w:jc w:val="center"/>
        <w:tblBorders>
          <w:top w:val="single" w:sz="12" w:space="0" w:color="943634"/>
          <w:bottom w:val="single" w:sz="12" w:space="0" w:color="943634"/>
          <w:insideH w:val="single" w:sz="12" w:space="0" w:color="943634"/>
        </w:tblBorders>
        <w:tblLayout w:type="fixed"/>
        <w:tblCellMar>
          <w:left w:w="58" w:type="dxa"/>
          <w:right w:w="58" w:type="dxa"/>
        </w:tblCellMar>
        <w:tblLook w:val="0000" w:firstRow="0" w:lastRow="0" w:firstColumn="0" w:lastColumn="0" w:noHBand="0" w:noVBand="0"/>
      </w:tblPr>
      <w:tblGrid>
        <w:gridCol w:w="577"/>
        <w:gridCol w:w="2565"/>
        <w:gridCol w:w="648"/>
        <w:gridCol w:w="792"/>
        <w:gridCol w:w="1008"/>
        <w:gridCol w:w="891"/>
        <w:gridCol w:w="1503"/>
        <w:gridCol w:w="4275"/>
      </w:tblGrid>
      <w:tr w:rsidR="00A54D3A" w:rsidRPr="00D4120B" w14:paraId="6C1A9C76" w14:textId="77777777">
        <w:trPr>
          <w:cantSplit/>
          <w:trHeight w:val="360"/>
          <w:tblHeader/>
          <w:jc w:val="center"/>
        </w:trPr>
        <w:tc>
          <w:tcPr>
            <w:tcW w:w="12259" w:type="dxa"/>
            <w:gridSpan w:val="8"/>
            <w:shd w:val="clear" w:color="auto" w:fill="F3F3F3"/>
            <w:vAlign w:val="center"/>
          </w:tcPr>
          <w:p w14:paraId="1074CE4A" w14:textId="77777777" w:rsidR="00A54D3A" w:rsidRPr="00D4120B" w:rsidRDefault="00A54D3A" w:rsidP="00A54D3A">
            <w:pPr>
              <w:pStyle w:val="Caption"/>
            </w:pPr>
            <w:bookmarkStart w:id="2492" w:name="_Toc189111882"/>
            <w:r>
              <w:t xml:space="preserve">Table </w:t>
            </w:r>
            <w:r w:rsidR="001C047D">
              <w:fldChar w:fldCharType="begin"/>
            </w:r>
            <w:r w:rsidR="001C047D">
              <w:instrText xml:space="preserve"> STYLEREF 1 \s </w:instrText>
            </w:r>
            <w:r w:rsidR="001C047D">
              <w:fldChar w:fldCharType="separate"/>
            </w:r>
            <w:r w:rsidR="002B0A1D">
              <w:rPr>
                <w:noProof/>
              </w:rPr>
              <w:t>2</w:t>
            </w:r>
            <w:r w:rsidR="001C047D">
              <w:rPr>
                <w:noProof/>
              </w:rPr>
              <w:fldChar w:fldCharType="end"/>
            </w:r>
            <w:r>
              <w:noBreakHyphen/>
            </w:r>
            <w:r w:rsidR="001C047D">
              <w:fldChar w:fldCharType="begin"/>
            </w:r>
            <w:r w:rsidR="001C047D">
              <w:instrText xml:space="preserve"> SEQ Table \* ARABIC \s 1 </w:instrText>
            </w:r>
            <w:r w:rsidR="001C047D">
              <w:fldChar w:fldCharType="separate"/>
            </w:r>
            <w:r w:rsidR="002B0A1D">
              <w:rPr>
                <w:noProof/>
              </w:rPr>
              <w:t>18</w:t>
            </w:r>
            <w:r w:rsidR="001C047D">
              <w:rPr>
                <w:noProof/>
              </w:rPr>
              <w:fldChar w:fldCharType="end"/>
            </w:r>
            <w:r>
              <w:t xml:space="preserve">. </w:t>
            </w:r>
            <w:r w:rsidRPr="005E2AA6">
              <w:t>Coded Value for HL7-Defined Tables</w:t>
            </w:r>
            <w:r>
              <w:t xml:space="preserve"> (ID)</w:t>
            </w:r>
            <w:bookmarkEnd w:id="2492"/>
          </w:p>
        </w:tc>
      </w:tr>
      <w:tr w:rsidR="00667BA9" w:rsidRPr="00D4120B" w14:paraId="38C312B9" w14:textId="77777777">
        <w:trPr>
          <w:cantSplit/>
          <w:trHeight w:val="360"/>
          <w:tblHeader/>
          <w:jc w:val="center"/>
        </w:trPr>
        <w:tc>
          <w:tcPr>
            <w:tcW w:w="577" w:type="dxa"/>
            <w:shd w:val="clear" w:color="auto" w:fill="F3F3F3"/>
            <w:vAlign w:val="center"/>
          </w:tcPr>
          <w:p w14:paraId="53F141D1" w14:textId="77777777" w:rsidR="00667BA9" w:rsidRPr="00D4120B" w:rsidRDefault="00667BA9" w:rsidP="00667BA9">
            <w:pPr>
              <w:pStyle w:val="TableHeadingB"/>
              <w:ind w:left="0"/>
            </w:pPr>
            <w:r w:rsidRPr="00D4120B">
              <w:t>SEQ</w:t>
            </w:r>
          </w:p>
        </w:tc>
        <w:tc>
          <w:tcPr>
            <w:tcW w:w="2565" w:type="dxa"/>
            <w:shd w:val="clear" w:color="auto" w:fill="F3F3F3"/>
            <w:vAlign w:val="center"/>
          </w:tcPr>
          <w:p w14:paraId="6976DEF1" w14:textId="77777777" w:rsidR="00667BA9" w:rsidRPr="00D4120B" w:rsidRDefault="00667BA9" w:rsidP="00667BA9">
            <w:pPr>
              <w:pStyle w:val="TableHeadingB"/>
            </w:pPr>
            <w:r w:rsidRPr="00D4120B">
              <w:t>Component Name</w:t>
            </w:r>
          </w:p>
        </w:tc>
        <w:tc>
          <w:tcPr>
            <w:tcW w:w="648" w:type="dxa"/>
            <w:shd w:val="clear" w:color="auto" w:fill="F3F3F3"/>
            <w:vAlign w:val="center"/>
          </w:tcPr>
          <w:p w14:paraId="1053B299" w14:textId="77777777" w:rsidR="00667BA9" w:rsidRPr="00D4120B" w:rsidRDefault="00667BA9" w:rsidP="00667BA9">
            <w:pPr>
              <w:pStyle w:val="TableHeadingB"/>
            </w:pPr>
            <w:r w:rsidRPr="00D4120B">
              <w:t>DT</w:t>
            </w:r>
          </w:p>
        </w:tc>
        <w:tc>
          <w:tcPr>
            <w:tcW w:w="792" w:type="dxa"/>
            <w:shd w:val="clear" w:color="auto" w:fill="F3F3F3"/>
            <w:vAlign w:val="center"/>
          </w:tcPr>
          <w:p w14:paraId="75F75266" w14:textId="77777777" w:rsidR="00667BA9" w:rsidRPr="00D4120B" w:rsidRDefault="00667BA9" w:rsidP="00667BA9">
            <w:pPr>
              <w:pStyle w:val="TableHeadingB"/>
            </w:pPr>
            <w:r>
              <w:t>Us</w:t>
            </w:r>
            <w:ins w:id="2493" w:author="Swain, Ashley" w:date="2011-11-27T21:01:00Z">
              <w:r w:rsidR="00AA7E62">
                <w:t>ag</w:t>
              </w:r>
            </w:ins>
            <w:r>
              <w:t>e</w:t>
            </w:r>
          </w:p>
        </w:tc>
        <w:tc>
          <w:tcPr>
            <w:tcW w:w="1008" w:type="dxa"/>
            <w:shd w:val="clear" w:color="auto" w:fill="F3F3F3"/>
            <w:vAlign w:val="center"/>
          </w:tcPr>
          <w:p w14:paraId="2C210373" w14:textId="77777777" w:rsidR="00667BA9" w:rsidRPr="00D4120B" w:rsidRDefault="00667BA9" w:rsidP="00667BA9">
            <w:pPr>
              <w:pStyle w:val="TableHeadingB"/>
            </w:pPr>
            <w:r w:rsidRPr="00D4120B">
              <w:t>LEN</w:t>
            </w:r>
          </w:p>
        </w:tc>
        <w:tc>
          <w:tcPr>
            <w:tcW w:w="891" w:type="dxa"/>
            <w:shd w:val="clear" w:color="auto" w:fill="F3F3F3"/>
            <w:vAlign w:val="center"/>
          </w:tcPr>
          <w:p w14:paraId="098E17F1" w14:textId="77777777" w:rsidR="00667BA9" w:rsidRPr="00D4120B" w:rsidRDefault="00667BA9" w:rsidP="00667BA9">
            <w:pPr>
              <w:pStyle w:val="TableHeadingB"/>
            </w:pPr>
            <w:r>
              <w:t>C.LEN</w:t>
            </w:r>
          </w:p>
        </w:tc>
        <w:tc>
          <w:tcPr>
            <w:tcW w:w="1503" w:type="dxa"/>
            <w:shd w:val="clear" w:color="auto" w:fill="F3F3F3"/>
            <w:vAlign w:val="center"/>
          </w:tcPr>
          <w:p w14:paraId="2B391EC4" w14:textId="77777777" w:rsidR="00667BA9" w:rsidRPr="00D4120B" w:rsidRDefault="00667BA9" w:rsidP="00667BA9">
            <w:pPr>
              <w:pStyle w:val="TableHeadingB"/>
            </w:pPr>
            <w:r w:rsidRPr="00D4120B">
              <w:t>Value Set</w:t>
            </w:r>
          </w:p>
        </w:tc>
        <w:tc>
          <w:tcPr>
            <w:tcW w:w="4275" w:type="dxa"/>
            <w:shd w:val="clear" w:color="auto" w:fill="F3F3F3"/>
            <w:vAlign w:val="center"/>
          </w:tcPr>
          <w:p w14:paraId="495E111B" w14:textId="77777777" w:rsidR="00667BA9" w:rsidRPr="00D4120B" w:rsidRDefault="00667BA9" w:rsidP="00667BA9">
            <w:pPr>
              <w:pStyle w:val="TableHeadingB"/>
            </w:pPr>
            <w:r w:rsidRPr="00D4120B">
              <w:t>Comments</w:t>
            </w:r>
          </w:p>
        </w:tc>
      </w:tr>
      <w:tr w:rsidR="00667BA9" w:rsidRPr="00D4120B" w14:paraId="25C8B5FE" w14:textId="77777777">
        <w:trPr>
          <w:cantSplit/>
          <w:jc w:val="center"/>
        </w:trPr>
        <w:tc>
          <w:tcPr>
            <w:tcW w:w="577" w:type="dxa"/>
          </w:tcPr>
          <w:p w14:paraId="2EB21BD9" w14:textId="77777777" w:rsidR="00667BA9" w:rsidRPr="00D4120B" w:rsidRDefault="00667BA9" w:rsidP="008F7891">
            <w:pPr>
              <w:pStyle w:val="TableContent"/>
            </w:pPr>
            <w:r w:rsidRPr="00D4120B">
              <w:t>1</w:t>
            </w:r>
          </w:p>
        </w:tc>
        <w:tc>
          <w:tcPr>
            <w:tcW w:w="2565" w:type="dxa"/>
          </w:tcPr>
          <w:p w14:paraId="01E3291B" w14:textId="77777777" w:rsidR="00667BA9" w:rsidRPr="00D4120B" w:rsidRDefault="00667BA9" w:rsidP="008F7891">
            <w:pPr>
              <w:pStyle w:val="TableContent"/>
            </w:pPr>
            <w:r w:rsidRPr="00D4120B">
              <w:t>Coded Value for HL7-Defined Tables</w:t>
            </w:r>
          </w:p>
        </w:tc>
        <w:tc>
          <w:tcPr>
            <w:tcW w:w="648" w:type="dxa"/>
          </w:tcPr>
          <w:p w14:paraId="02AC990D" w14:textId="77777777" w:rsidR="00667BA9" w:rsidRPr="00D4120B" w:rsidRDefault="00667BA9" w:rsidP="008F7891">
            <w:pPr>
              <w:pStyle w:val="TableContent"/>
            </w:pPr>
            <w:r w:rsidRPr="00D4120B">
              <w:t>-</w:t>
            </w:r>
          </w:p>
        </w:tc>
        <w:tc>
          <w:tcPr>
            <w:tcW w:w="792" w:type="dxa"/>
          </w:tcPr>
          <w:p w14:paraId="32782998" w14:textId="77777777" w:rsidR="00667BA9" w:rsidRPr="00D4120B" w:rsidRDefault="00667BA9" w:rsidP="008F7891">
            <w:pPr>
              <w:pStyle w:val="TableContent"/>
            </w:pPr>
            <w:r w:rsidRPr="00D4120B">
              <w:t>R</w:t>
            </w:r>
          </w:p>
        </w:tc>
        <w:tc>
          <w:tcPr>
            <w:tcW w:w="1008" w:type="dxa"/>
          </w:tcPr>
          <w:p w14:paraId="46E07A97" w14:textId="77777777" w:rsidR="00667BA9" w:rsidRPr="00D4120B" w:rsidRDefault="00667BA9" w:rsidP="008F7891">
            <w:pPr>
              <w:pStyle w:val="TableContent"/>
            </w:pPr>
            <w:r w:rsidRPr="00D4120B">
              <w:t>1..15</w:t>
            </w:r>
          </w:p>
        </w:tc>
        <w:tc>
          <w:tcPr>
            <w:tcW w:w="891" w:type="dxa"/>
          </w:tcPr>
          <w:p w14:paraId="2CCBC4E7" w14:textId="77777777" w:rsidR="00667BA9" w:rsidRPr="00D4120B" w:rsidRDefault="00B25F39" w:rsidP="008F7891">
            <w:pPr>
              <w:pStyle w:val="TableContent"/>
            </w:pPr>
            <w:r>
              <w:t>=</w:t>
            </w:r>
          </w:p>
        </w:tc>
        <w:tc>
          <w:tcPr>
            <w:tcW w:w="1503" w:type="dxa"/>
          </w:tcPr>
          <w:p w14:paraId="204DA7CA" w14:textId="77777777" w:rsidR="00667BA9" w:rsidRPr="00D4120B" w:rsidRDefault="00667BA9" w:rsidP="008F7891">
            <w:pPr>
              <w:pStyle w:val="TableContent"/>
            </w:pPr>
          </w:p>
        </w:tc>
        <w:tc>
          <w:tcPr>
            <w:tcW w:w="4275" w:type="dxa"/>
          </w:tcPr>
          <w:p w14:paraId="5E2AAA00" w14:textId="77777777" w:rsidR="00667BA9" w:rsidRPr="00D4120B" w:rsidRDefault="00667BA9" w:rsidP="008F7891">
            <w:pPr>
              <w:pStyle w:val="TableContent"/>
            </w:pPr>
          </w:p>
        </w:tc>
      </w:tr>
    </w:tbl>
    <w:p w14:paraId="1FFA8BA5" w14:textId="77777777" w:rsidR="004C4B5B" w:rsidRDefault="004C4B5B" w:rsidP="000A1D70">
      <w:pPr>
        <w:numPr>
          <w:ins w:id="2494" w:author="Bob Yencha" w:date="2011-12-20T14:38:00Z"/>
        </w:numPr>
        <w:rPr>
          <w:ins w:id="2495" w:author="Bob Yencha" w:date="2011-12-20T14:38:00Z"/>
        </w:rPr>
      </w:pPr>
      <w:bookmarkStart w:id="2496" w:name="_Toc206489712"/>
      <w:bookmarkStart w:id="2497" w:name="_Toc206490089"/>
      <w:bookmarkStart w:id="2498" w:name="_Toc206988221"/>
      <w:bookmarkStart w:id="2499" w:name="_Toc206995637"/>
      <w:bookmarkStart w:id="2500" w:name="_Toc207005704"/>
      <w:bookmarkStart w:id="2501" w:name="_Toc207006613"/>
      <w:bookmarkStart w:id="2502" w:name="_Toc207093448"/>
      <w:bookmarkStart w:id="2503" w:name="_Toc207094354"/>
      <w:bookmarkStart w:id="2504" w:name="_Ref358257785"/>
      <w:bookmarkStart w:id="2505" w:name="_Toc359236022"/>
      <w:bookmarkStart w:id="2506" w:name="_Ref485531394"/>
      <w:bookmarkStart w:id="2507" w:name="_Toc498145979"/>
      <w:bookmarkStart w:id="2508" w:name="_Toc527864548"/>
      <w:bookmarkStart w:id="2509" w:name="_Toc527866020"/>
      <w:bookmarkStart w:id="2510" w:name="_Toc528481891"/>
      <w:bookmarkStart w:id="2511" w:name="_Toc528482396"/>
      <w:bookmarkStart w:id="2512" w:name="_Toc528482695"/>
      <w:bookmarkStart w:id="2513" w:name="_Toc528482820"/>
      <w:bookmarkStart w:id="2514" w:name="_Toc528486128"/>
      <w:bookmarkStart w:id="2515" w:name="_Toc536689745"/>
      <w:bookmarkStart w:id="2516" w:name="_Toc496490"/>
      <w:bookmarkStart w:id="2517" w:name="_Toc524837"/>
      <w:bookmarkStart w:id="2518" w:name="_Toc1802420"/>
      <w:bookmarkStart w:id="2519" w:name="_Toc22448415"/>
      <w:bookmarkStart w:id="2520" w:name="_Toc22697607"/>
      <w:bookmarkStart w:id="2521" w:name="_Toc24273642"/>
      <w:bookmarkStart w:id="2522" w:name="_Toc164763625"/>
      <w:bookmarkStart w:id="2523" w:name="_Toc171137809"/>
      <w:bookmarkStart w:id="2524" w:name="_Toc207005705"/>
      <w:bookmarkEnd w:id="2496"/>
      <w:bookmarkEnd w:id="2497"/>
      <w:bookmarkEnd w:id="2498"/>
      <w:bookmarkEnd w:id="2499"/>
      <w:bookmarkEnd w:id="2500"/>
      <w:bookmarkEnd w:id="2501"/>
      <w:bookmarkEnd w:id="2502"/>
      <w:bookmarkEnd w:id="2503"/>
    </w:p>
    <w:p w14:paraId="69CBFF86" w14:textId="77777777" w:rsidR="00667BA9" w:rsidRPr="00D4120B" w:rsidRDefault="00667BA9" w:rsidP="00084F3B">
      <w:pPr>
        <w:pStyle w:val="Heading2"/>
        <w:numPr>
          <w:ilvl w:val="1"/>
          <w:numId w:val="22"/>
        </w:numPr>
        <w:tabs>
          <w:tab w:val="left" w:pos="630"/>
        </w:tabs>
      </w:pPr>
      <w:bookmarkStart w:id="2525" w:name="_Toc189111971"/>
      <w:r>
        <w:t>IS</w:t>
      </w:r>
      <w:r w:rsidRPr="00ED00A6">
        <w:t xml:space="preserve"> – Coded Value for </w:t>
      </w:r>
      <w:r>
        <w:t>User</w:t>
      </w:r>
      <w:r w:rsidRPr="00ED00A6">
        <w:t>-Defined Tables</w:t>
      </w:r>
      <w:bookmarkEnd w:id="2525"/>
    </w:p>
    <w:tbl>
      <w:tblPr>
        <w:tblW w:w="0" w:type="auto"/>
        <w:jc w:val="center"/>
        <w:tblBorders>
          <w:top w:val="single" w:sz="12" w:space="0" w:color="943634"/>
          <w:bottom w:val="single" w:sz="12" w:space="0" w:color="943634"/>
          <w:insideH w:val="single" w:sz="12" w:space="0" w:color="943634"/>
        </w:tblBorders>
        <w:tblLayout w:type="fixed"/>
        <w:tblCellMar>
          <w:left w:w="58" w:type="dxa"/>
          <w:right w:w="58" w:type="dxa"/>
        </w:tblCellMar>
        <w:tblLook w:val="0000" w:firstRow="0" w:lastRow="0" w:firstColumn="0" w:lastColumn="0" w:noHBand="0" w:noVBand="0"/>
      </w:tblPr>
      <w:tblGrid>
        <w:gridCol w:w="553"/>
        <w:gridCol w:w="2592"/>
        <w:gridCol w:w="648"/>
        <w:gridCol w:w="99"/>
        <w:gridCol w:w="684"/>
        <w:gridCol w:w="999"/>
        <w:gridCol w:w="882"/>
        <w:gridCol w:w="1530"/>
        <w:gridCol w:w="4279"/>
      </w:tblGrid>
      <w:tr w:rsidR="00A54D3A" w:rsidRPr="00D4120B" w14:paraId="61115565" w14:textId="77777777">
        <w:trPr>
          <w:cantSplit/>
          <w:trHeight w:hRule="exact" w:val="360"/>
          <w:tblHeader/>
          <w:jc w:val="center"/>
        </w:trPr>
        <w:tc>
          <w:tcPr>
            <w:tcW w:w="12266" w:type="dxa"/>
            <w:gridSpan w:val="9"/>
            <w:shd w:val="clear" w:color="auto" w:fill="F3F3F3"/>
            <w:vAlign w:val="center"/>
          </w:tcPr>
          <w:p w14:paraId="52169590" w14:textId="77777777" w:rsidR="00A54D3A" w:rsidRPr="005E2AA6" w:rsidRDefault="00A54D3A" w:rsidP="00A54D3A">
            <w:pPr>
              <w:pStyle w:val="Caption"/>
            </w:pPr>
            <w:bookmarkStart w:id="2526" w:name="_Toc18911188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r>
              <w:t xml:space="preserve">Table </w:t>
            </w:r>
            <w:r w:rsidR="001C047D">
              <w:fldChar w:fldCharType="begin"/>
            </w:r>
            <w:r w:rsidR="001C047D">
              <w:instrText xml:space="preserve"> STYLEREF 1 \s </w:instrText>
            </w:r>
            <w:r w:rsidR="001C047D">
              <w:fldChar w:fldCharType="separate"/>
            </w:r>
            <w:r w:rsidR="002B0A1D">
              <w:rPr>
                <w:noProof/>
              </w:rPr>
              <w:t>2</w:t>
            </w:r>
            <w:r w:rsidR="001C047D">
              <w:rPr>
                <w:noProof/>
              </w:rPr>
              <w:fldChar w:fldCharType="end"/>
            </w:r>
            <w:r>
              <w:noBreakHyphen/>
            </w:r>
            <w:r w:rsidR="001C047D">
              <w:fldChar w:fldCharType="begin"/>
            </w:r>
            <w:r w:rsidR="001C047D">
              <w:instrText xml:space="preserve"> SEQ Table \* ARABIC \s 1 </w:instrText>
            </w:r>
            <w:r w:rsidR="001C047D">
              <w:fldChar w:fldCharType="separate"/>
            </w:r>
            <w:r w:rsidR="002B0A1D">
              <w:rPr>
                <w:noProof/>
              </w:rPr>
              <w:t>19</w:t>
            </w:r>
            <w:r w:rsidR="001C047D">
              <w:rPr>
                <w:noProof/>
              </w:rPr>
              <w:fldChar w:fldCharType="end"/>
            </w:r>
            <w:r>
              <w:t xml:space="preserve">. </w:t>
            </w:r>
            <w:r w:rsidRPr="005E2AA6">
              <w:t>Coded Value for User-Defined Tables</w:t>
            </w:r>
            <w:r>
              <w:t xml:space="preserve"> (IS)</w:t>
            </w:r>
            <w:bookmarkEnd w:id="2526"/>
          </w:p>
          <w:p w14:paraId="4774A601" w14:textId="77777777" w:rsidR="00A54D3A" w:rsidRPr="00D4120B" w:rsidRDefault="00A54D3A" w:rsidP="00667BA9">
            <w:pPr>
              <w:pStyle w:val="TableHeadingB"/>
              <w:ind w:left="0"/>
            </w:pPr>
          </w:p>
        </w:tc>
      </w:tr>
      <w:tr w:rsidR="00667BA9" w:rsidRPr="00D4120B" w14:paraId="5EC0B1BB" w14:textId="77777777">
        <w:trPr>
          <w:cantSplit/>
          <w:trHeight w:hRule="exact" w:val="360"/>
          <w:tblHeader/>
          <w:jc w:val="center"/>
        </w:trPr>
        <w:tc>
          <w:tcPr>
            <w:tcW w:w="553" w:type="dxa"/>
            <w:shd w:val="clear" w:color="auto" w:fill="F3F3F3"/>
            <w:vAlign w:val="center"/>
          </w:tcPr>
          <w:p w14:paraId="7105E625" w14:textId="77777777" w:rsidR="00667BA9" w:rsidRPr="00D4120B" w:rsidRDefault="00667BA9" w:rsidP="00667BA9">
            <w:pPr>
              <w:pStyle w:val="TableHeadingB"/>
              <w:ind w:left="0"/>
            </w:pPr>
            <w:r w:rsidRPr="00D4120B">
              <w:t>SEQ</w:t>
            </w:r>
          </w:p>
        </w:tc>
        <w:tc>
          <w:tcPr>
            <w:tcW w:w="2592" w:type="dxa"/>
            <w:shd w:val="clear" w:color="auto" w:fill="F3F3F3"/>
            <w:vAlign w:val="center"/>
          </w:tcPr>
          <w:p w14:paraId="0A5B0D36" w14:textId="77777777" w:rsidR="00667BA9" w:rsidRPr="00D4120B" w:rsidRDefault="00667BA9" w:rsidP="00667BA9">
            <w:pPr>
              <w:pStyle w:val="TableHeadingB"/>
              <w:ind w:left="0"/>
            </w:pPr>
            <w:r w:rsidRPr="00D4120B">
              <w:t>Component Name</w:t>
            </w:r>
          </w:p>
        </w:tc>
        <w:tc>
          <w:tcPr>
            <w:tcW w:w="648" w:type="dxa"/>
            <w:shd w:val="clear" w:color="auto" w:fill="F3F3F3"/>
            <w:vAlign w:val="center"/>
          </w:tcPr>
          <w:p w14:paraId="62167628" w14:textId="77777777" w:rsidR="00667BA9" w:rsidRPr="00D4120B" w:rsidRDefault="00667BA9" w:rsidP="00667BA9">
            <w:pPr>
              <w:pStyle w:val="TableHeadingB"/>
              <w:ind w:left="0"/>
            </w:pPr>
            <w:r w:rsidRPr="00D4120B">
              <w:t>DT</w:t>
            </w:r>
          </w:p>
        </w:tc>
        <w:tc>
          <w:tcPr>
            <w:tcW w:w="783" w:type="dxa"/>
            <w:gridSpan w:val="2"/>
            <w:shd w:val="clear" w:color="auto" w:fill="F3F3F3"/>
            <w:vAlign w:val="center"/>
          </w:tcPr>
          <w:p w14:paraId="12BFB673" w14:textId="77777777" w:rsidR="00667BA9" w:rsidRPr="00D4120B" w:rsidRDefault="00667BA9" w:rsidP="00667BA9">
            <w:pPr>
              <w:pStyle w:val="TableHeadingB"/>
              <w:ind w:left="0"/>
            </w:pPr>
            <w:r>
              <w:t>Us</w:t>
            </w:r>
            <w:ins w:id="2527" w:author="Swain, Ashley" w:date="2011-11-27T21:01:00Z">
              <w:r w:rsidR="00AA7E62">
                <w:t>ag</w:t>
              </w:r>
            </w:ins>
            <w:r>
              <w:t>e</w:t>
            </w:r>
          </w:p>
        </w:tc>
        <w:tc>
          <w:tcPr>
            <w:tcW w:w="999" w:type="dxa"/>
            <w:shd w:val="clear" w:color="auto" w:fill="F3F3F3"/>
            <w:vAlign w:val="center"/>
          </w:tcPr>
          <w:p w14:paraId="5FC70C0D" w14:textId="77777777" w:rsidR="00667BA9" w:rsidRPr="00D4120B" w:rsidRDefault="00667BA9" w:rsidP="00667BA9">
            <w:pPr>
              <w:pStyle w:val="TableHeadingB"/>
              <w:ind w:left="0"/>
            </w:pPr>
            <w:r w:rsidRPr="00D4120B">
              <w:t>LEN</w:t>
            </w:r>
          </w:p>
        </w:tc>
        <w:tc>
          <w:tcPr>
            <w:tcW w:w="882" w:type="dxa"/>
            <w:shd w:val="clear" w:color="auto" w:fill="F3F3F3"/>
            <w:vAlign w:val="center"/>
          </w:tcPr>
          <w:p w14:paraId="72264A5A" w14:textId="77777777" w:rsidR="00667BA9" w:rsidRPr="00D4120B" w:rsidRDefault="00667BA9" w:rsidP="00667BA9">
            <w:pPr>
              <w:pStyle w:val="TableHeadingB"/>
              <w:ind w:left="0"/>
            </w:pPr>
            <w:r>
              <w:t>C.LEN</w:t>
            </w:r>
          </w:p>
        </w:tc>
        <w:tc>
          <w:tcPr>
            <w:tcW w:w="1530" w:type="dxa"/>
            <w:shd w:val="clear" w:color="auto" w:fill="F3F3F3"/>
            <w:vAlign w:val="center"/>
          </w:tcPr>
          <w:p w14:paraId="41FF53A9" w14:textId="77777777" w:rsidR="00667BA9" w:rsidRPr="00D4120B" w:rsidRDefault="00667BA9" w:rsidP="00667BA9">
            <w:pPr>
              <w:pStyle w:val="TableHeadingB"/>
              <w:ind w:left="0"/>
            </w:pPr>
            <w:r w:rsidRPr="00D4120B">
              <w:t>Value Set</w:t>
            </w:r>
          </w:p>
        </w:tc>
        <w:tc>
          <w:tcPr>
            <w:tcW w:w="4279" w:type="dxa"/>
            <w:shd w:val="clear" w:color="auto" w:fill="F3F3F3"/>
            <w:vAlign w:val="center"/>
          </w:tcPr>
          <w:p w14:paraId="7B3942B2" w14:textId="77777777" w:rsidR="00667BA9" w:rsidRPr="00D4120B" w:rsidRDefault="00667BA9" w:rsidP="00667BA9">
            <w:pPr>
              <w:pStyle w:val="TableHeadingB"/>
              <w:ind w:left="0"/>
            </w:pPr>
            <w:r w:rsidRPr="00D4120B">
              <w:t>Comments</w:t>
            </w:r>
          </w:p>
        </w:tc>
      </w:tr>
      <w:tr w:rsidR="00667BA9" w:rsidRPr="00D4120B" w14:paraId="5D685F08" w14:textId="77777777">
        <w:trPr>
          <w:cantSplit/>
          <w:jc w:val="center"/>
        </w:trPr>
        <w:tc>
          <w:tcPr>
            <w:tcW w:w="553" w:type="dxa"/>
          </w:tcPr>
          <w:p w14:paraId="216F3192" w14:textId="77777777" w:rsidR="00667BA9" w:rsidRPr="00D4120B" w:rsidRDefault="00667BA9" w:rsidP="008F7891">
            <w:pPr>
              <w:pStyle w:val="TableContent"/>
            </w:pPr>
            <w:r w:rsidRPr="00D4120B">
              <w:t>1</w:t>
            </w:r>
          </w:p>
        </w:tc>
        <w:tc>
          <w:tcPr>
            <w:tcW w:w="2592" w:type="dxa"/>
          </w:tcPr>
          <w:p w14:paraId="41CD7153" w14:textId="77777777" w:rsidR="00667BA9" w:rsidRPr="00D4120B" w:rsidRDefault="00667BA9" w:rsidP="008F7891">
            <w:pPr>
              <w:pStyle w:val="TableContent"/>
            </w:pPr>
            <w:r w:rsidRPr="00D4120B">
              <w:t>Coded Value for User-Defined Tables</w:t>
            </w:r>
          </w:p>
        </w:tc>
        <w:tc>
          <w:tcPr>
            <w:tcW w:w="747" w:type="dxa"/>
            <w:gridSpan w:val="2"/>
          </w:tcPr>
          <w:p w14:paraId="01815B57" w14:textId="77777777" w:rsidR="00667BA9" w:rsidRPr="00D4120B" w:rsidRDefault="00667BA9" w:rsidP="008F7891">
            <w:pPr>
              <w:pStyle w:val="TableContent"/>
            </w:pPr>
            <w:r w:rsidRPr="00D4120B">
              <w:t>-</w:t>
            </w:r>
          </w:p>
        </w:tc>
        <w:tc>
          <w:tcPr>
            <w:tcW w:w="684" w:type="dxa"/>
          </w:tcPr>
          <w:p w14:paraId="5A99D871" w14:textId="77777777" w:rsidR="00667BA9" w:rsidRPr="00D4120B" w:rsidRDefault="00667BA9" w:rsidP="008F7891">
            <w:pPr>
              <w:pStyle w:val="TableContent"/>
            </w:pPr>
            <w:r w:rsidRPr="00D4120B">
              <w:t>R</w:t>
            </w:r>
          </w:p>
        </w:tc>
        <w:tc>
          <w:tcPr>
            <w:tcW w:w="999" w:type="dxa"/>
          </w:tcPr>
          <w:p w14:paraId="5B115DF6" w14:textId="77777777" w:rsidR="00667BA9" w:rsidRPr="00D4120B" w:rsidRDefault="00667BA9" w:rsidP="008F7891">
            <w:pPr>
              <w:pStyle w:val="TableContent"/>
            </w:pPr>
            <w:r w:rsidRPr="00D4120B">
              <w:t>1..20</w:t>
            </w:r>
          </w:p>
        </w:tc>
        <w:tc>
          <w:tcPr>
            <w:tcW w:w="882" w:type="dxa"/>
          </w:tcPr>
          <w:p w14:paraId="444E95C9" w14:textId="77777777" w:rsidR="00667BA9" w:rsidRPr="00D4120B" w:rsidRDefault="00B25F39" w:rsidP="008F7891">
            <w:pPr>
              <w:pStyle w:val="TableContent"/>
            </w:pPr>
            <w:r>
              <w:t>=</w:t>
            </w:r>
          </w:p>
        </w:tc>
        <w:tc>
          <w:tcPr>
            <w:tcW w:w="1530" w:type="dxa"/>
          </w:tcPr>
          <w:p w14:paraId="15D51DAF" w14:textId="77777777" w:rsidR="00667BA9" w:rsidRPr="00D4120B" w:rsidRDefault="00667BA9" w:rsidP="008F7891">
            <w:pPr>
              <w:pStyle w:val="TableContent"/>
            </w:pPr>
          </w:p>
        </w:tc>
        <w:tc>
          <w:tcPr>
            <w:tcW w:w="4279" w:type="dxa"/>
          </w:tcPr>
          <w:p w14:paraId="2BE07800" w14:textId="77777777" w:rsidR="00667BA9" w:rsidRPr="00D4120B" w:rsidRDefault="00667BA9" w:rsidP="008F7891">
            <w:pPr>
              <w:pStyle w:val="TableContent"/>
            </w:pPr>
          </w:p>
        </w:tc>
      </w:tr>
    </w:tbl>
    <w:p w14:paraId="0812973E" w14:textId="77777777" w:rsidR="00667BA9" w:rsidRPr="00D1124C" w:rsidRDefault="00667BA9" w:rsidP="00084F3B">
      <w:pPr>
        <w:pStyle w:val="Heading2"/>
        <w:numPr>
          <w:ilvl w:val="1"/>
          <w:numId w:val="22"/>
        </w:numPr>
        <w:tabs>
          <w:tab w:val="left" w:pos="630"/>
        </w:tabs>
      </w:pPr>
      <w:bookmarkStart w:id="2528" w:name="_Toc206489714"/>
      <w:bookmarkStart w:id="2529" w:name="_Toc206490091"/>
      <w:bookmarkStart w:id="2530" w:name="_Toc206988223"/>
      <w:bookmarkStart w:id="2531" w:name="_Toc206995639"/>
      <w:bookmarkStart w:id="2532" w:name="_Toc207005706"/>
      <w:bookmarkStart w:id="2533" w:name="_Toc207006615"/>
      <w:bookmarkStart w:id="2534" w:name="_Toc207093450"/>
      <w:bookmarkStart w:id="2535" w:name="_Toc207094356"/>
      <w:bookmarkStart w:id="2536" w:name="_Toc171137810"/>
      <w:bookmarkStart w:id="2537" w:name="_Toc207005707"/>
      <w:bookmarkStart w:id="2538" w:name="_Toc189111972"/>
      <w:bookmarkEnd w:id="2528"/>
      <w:bookmarkEnd w:id="2529"/>
      <w:bookmarkEnd w:id="2530"/>
      <w:bookmarkEnd w:id="2531"/>
      <w:bookmarkEnd w:id="2532"/>
      <w:bookmarkEnd w:id="2533"/>
      <w:bookmarkEnd w:id="2534"/>
      <w:bookmarkEnd w:id="2535"/>
      <w:r w:rsidRPr="00D1124C">
        <w:t>MSG – Message Type</w:t>
      </w:r>
      <w:bookmarkEnd w:id="2536"/>
      <w:bookmarkEnd w:id="2537"/>
      <w:bookmarkEnd w:id="2538"/>
    </w:p>
    <w:tbl>
      <w:tblPr>
        <w:tblW w:w="0" w:type="auto"/>
        <w:jc w:val="center"/>
        <w:tblBorders>
          <w:top w:val="single" w:sz="12" w:space="0" w:color="943634"/>
          <w:bottom w:val="single" w:sz="12" w:space="0" w:color="943634"/>
          <w:insideH w:val="single" w:sz="12" w:space="0" w:color="943634"/>
        </w:tblBorders>
        <w:tblLayout w:type="fixed"/>
        <w:tblCellMar>
          <w:left w:w="86" w:type="dxa"/>
          <w:right w:w="86" w:type="dxa"/>
        </w:tblCellMar>
        <w:tblLook w:val="0000" w:firstRow="0" w:lastRow="0" w:firstColumn="0" w:lastColumn="0" w:noHBand="0" w:noVBand="0"/>
      </w:tblPr>
      <w:tblGrid>
        <w:gridCol w:w="652"/>
        <w:gridCol w:w="2479"/>
        <w:gridCol w:w="567"/>
        <w:gridCol w:w="864"/>
        <w:gridCol w:w="1017"/>
        <w:gridCol w:w="864"/>
        <w:gridCol w:w="1539"/>
        <w:gridCol w:w="4274"/>
      </w:tblGrid>
      <w:tr w:rsidR="00A54D3A" w:rsidRPr="00D4120B" w14:paraId="3713969C" w14:textId="77777777">
        <w:trPr>
          <w:cantSplit/>
          <w:trHeight w:hRule="exact" w:val="360"/>
          <w:tblHeader/>
          <w:jc w:val="center"/>
        </w:trPr>
        <w:tc>
          <w:tcPr>
            <w:tcW w:w="12256" w:type="dxa"/>
            <w:gridSpan w:val="8"/>
            <w:shd w:val="clear" w:color="auto" w:fill="F3F3F3"/>
            <w:vAlign w:val="center"/>
          </w:tcPr>
          <w:p w14:paraId="4C40D720" w14:textId="77777777" w:rsidR="00A54D3A" w:rsidRPr="005E2AA6" w:rsidRDefault="00A54D3A" w:rsidP="00A54D3A">
            <w:pPr>
              <w:pStyle w:val="Caption"/>
            </w:pPr>
            <w:bookmarkStart w:id="2539" w:name="_Toc189111884"/>
            <w:r>
              <w:t xml:space="preserve">Table </w:t>
            </w:r>
            <w:r w:rsidR="001C047D">
              <w:fldChar w:fldCharType="begin"/>
            </w:r>
            <w:r w:rsidR="001C047D">
              <w:instrText xml:space="preserve"> STYLEREF 1 \s </w:instrText>
            </w:r>
            <w:r w:rsidR="001C047D">
              <w:fldChar w:fldCharType="separate"/>
            </w:r>
            <w:r w:rsidR="002B0A1D">
              <w:rPr>
                <w:noProof/>
              </w:rPr>
              <w:t>2</w:t>
            </w:r>
            <w:r w:rsidR="001C047D">
              <w:rPr>
                <w:noProof/>
              </w:rPr>
              <w:fldChar w:fldCharType="end"/>
            </w:r>
            <w:r>
              <w:noBreakHyphen/>
            </w:r>
            <w:r w:rsidR="001C047D">
              <w:fldChar w:fldCharType="begin"/>
            </w:r>
            <w:r w:rsidR="001C047D">
              <w:instrText xml:space="preserve"> SEQ Table \* ARABIC \s 1 </w:instrText>
            </w:r>
            <w:r w:rsidR="001C047D">
              <w:fldChar w:fldCharType="separate"/>
            </w:r>
            <w:r w:rsidR="002B0A1D">
              <w:rPr>
                <w:noProof/>
              </w:rPr>
              <w:t>20</w:t>
            </w:r>
            <w:r w:rsidR="001C047D">
              <w:rPr>
                <w:noProof/>
              </w:rPr>
              <w:fldChar w:fldCharType="end"/>
            </w:r>
            <w:r>
              <w:t xml:space="preserve">. </w:t>
            </w:r>
            <w:r w:rsidRPr="005E2AA6">
              <w:t>Message Type</w:t>
            </w:r>
            <w:r>
              <w:t xml:space="preserve"> (MSG)</w:t>
            </w:r>
            <w:bookmarkEnd w:id="2539"/>
          </w:p>
          <w:p w14:paraId="6E89C9E7" w14:textId="77777777" w:rsidR="00A54D3A" w:rsidRPr="00D4120B" w:rsidRDefault="00A54D3A" w:rsidP="00667BA9">
            <w:pPr>
              <w:pStyle w:val="TableHeadingB"/>
            </w:pPr>
          </w:p>
        </w:tc>
      </w:tr>
      <w:tr w:rsidR="00667BA9" w:rsidRPr="00D4120B" w14:paraId="54AB9588" w14:textId="77777777">
        <w:trPr>
          <w:cantSplit/>
          <w:trHeight w:hRule="exact" w:val="360"/>
          <w:tblHeader/>
          <w:jc w:val="center"/>
        </w:trPr>
        <w:tc>
          <w:tcPr>
            <w:tcW w:w="652" w:type="dxa"/>
            <w:shd w:val="clear" w:color="auto" w:fill="F3F3F3"/>
            <w:vAlign w:val="center"/>
          </w:tcPr>
          <w:p w14:paraId="0585A389" w14:textId="77777777" w:rsidR="00667BA9" w:rsidRPr="00D4120B" w:rsidRDefault="00667BA9" w:rsidP="00667BA9">
            <w:pPr>
              <w:pStyle w:val="TableHeadingB"/>
            </w:pPr>
            <w:r w:rsidRPr="00D4120B">
              <w:t>SEQ</w:t>
            </w:r>
          </w:p>
        </w:tc>
        <w:tc>
          <w:tcPr>
            <w:tcW w:w="2479" w:type="dxa"/>
            <w:shd w:val="clear" w:color="auto" w:fill="F3F3F3"/>
            <w:vAlign w:val="center"/>
          </w:tcPr>
          <w:p w14:paraId="72DF6F78" w14:textId="77777777" w:rsidR="00667BA9" w:rsidRPr="00D4120B" w:rsidRDefault="00667BA9" w:rsidP="00667BA9">
            <w:pPr>
              <w:pStyle w:val="TableHeadingB"/>
            </w:pPr>
            <w:r w:rsidRPr="00D4120B">
              <w:t>Component Name</w:t>
            </w:r>
          </w:p>
        </w:tc>
        <w:tc>
          <w:tcPr>
            <w:tcW w:w="567" w:type="dxa"/>
            <w:shd w:val="clear" w:color="auto" w:fill="F3F3F3"/>
            <w:vAlign w:val="center"/>
          </w:tcPr>
          <w:p w14:paraId="00C45159" w14:textId="77777777" w:rsidR="00667BA9" w:rsidRPr="00D4120B" w:rsidRDefault="00667BA9" w:rsidP="00667BA9">
            <w:pPr>
              <w:pStyle w:val="TableHeadingB"/>
            </w:pPr>
            <w:r w:rsidRPr="00D4120B">
              <w:t>DT</w:t>
            </w:r>
          </w:p>
        </w:tc>
        <w:tc>
          <w:tcPr>
            <w:tcW w:w="864" w:type="dxa"/>
            <w:shd w:val="clear" w:color="auto" w:fill="F3F3F3"/>
            <w:vAlign w:val="center"/>
          </w:tcPr>
          <w:p w14:paraId="06717577" w14:textId="77777777" w:rsidR="00667BA9" w:rsidRPr="00D4120B" w:rsidRDefault="00667BA9" w:rsidP="00667BA9">
            <w:pPr>
              <w:pStyle w:val="TableHeadingB"/>
            </w:pPr>
            <w:r>
              <w:t>Us</w:t>
            </w:r>
            <w:ins w:id="2540" w:author="Swain, Ashley" w:date="2011-11-27T21:01:00Z">
              <w:r w:rsidR="00AA7E62">
                <w:t>ag</w:t>
              </w:r>
            </w:ins>
            <w:r>
              <w:t>e</w:t>
            </w:r>
          </w:p>
        </w:tc>
        <w:tc>
          <w:tcPr>
            <w:tcW w:w="1017" w:type="dxa"/>
            <w:shd w:val="clear" w:color="auto" w:fill="F3F3F3"/>
            <w:vAlign w:val="center"/>
          </w:tcPr>
          <w:p w14:paraId="49B3F733" w14:textId="77777777" w:rsidR="00667BA9" w:rsidRPr="00D4120B" w:rsidRDefault="00667BA9" w:rsidP="00667BA9">
            <w:pPr>
              <w:pStyle w:val="TableHeadingB"/>
            </w:pPr>
            <w:r w:rsidRPr="00D4120B">
              <w:t>LEN</w:t>
            </w:r>
          </w:p>
        </w:tc>
        <w:tc>
          <w:tcPr>
            <w:tcW w:w="864" w:type="dxa"/>
            <w:shd w:val="clear" w:color="auto" w:fill="F3F3F3"/>
            <w:vAlign w:val="center"/>
          </w:tcPr>
          <w:p w14:paraId="181F41DE" w14:textId="77777777" w:rsidR="00667BA9" w:rsidRPr="00D4120B" w:rsidRDefault="00667BA9" w:rsidP="00667BA9">
            <w:pPr>
              <w:pStyle w:val="TableHeadingB"/>
            </w:pPr>
            <w:r>
              <w:t>C.LEN</w:t>
            </w:r>
          </w:p>
        </w:tc>
        <w:tc>
          <w:tcPr>
            <w:tcW w:w="1539" w:type="dxa"/>
            <w:shd w:val="clear" w:color="auto" w:fill="F3F3F3"/>
            <w:vAlign w:val="center"/>
          </w:tcPr>
          <w:p w14:paraId="022EB02D" w14:textId="77777777" w:rsidR="00667BA9" w:rsidRPr="00D4120B" w:rsidRDefault="00667BA9" w:rsidP="00667BA9">
            <w:pPr>
              <w:pStyle w:val="TableHeadingB"/>
            </w:pPr>
            <w:r w:rsidRPr="00D4120B">
              <w:t>Value Set</w:t>
            </w:r>
          </w:p>
        </w:tc>
        <w:tc>
          <w:tcPr>
            <w:tcW w:w="4274" w:type="dxa"/>
            <w:shd w:val="clear" w:color="auto" w:fill="F3F3F3"/>
            <w:vAlign w:val="center"/>
          </w:tcPr>
          <w:p w14:paraId="54296F9C" w14:textId="77777777" w:rsidR="00667BA9" w:rsidRPr="00D4120B" w:rsidRDefault="00667BA9" w:rsidP="00667BA9">
            <w:pPr>
              <w:pStyle w:val="TableHeadingB"/>
            </w:pPr>
            <w:r w:rsidRPr="00D4120B">
              <w:t>Comments</w:t>
            </w:r>
          </w:p>
        </w:tc>
      </w:tr>
      <w:tr w:rsidR="00667BA9" w:rsidRPr="00D4120B" w14:paraId="780F4C0E" w14:textId="77777777">
        <w:trPr>
          <w:cantSplit/>
          <w:jc w:val="center"/>
        </w:trPr>
        <w:tc>
          <w:tcPr>
            <w:tcW w:w="652" w:type="dxa"/>
          </w:tcPr>
          <w:p w14:paraId="5594556D" w14:textId="77777777" w:rsidR="00667BA9" w:rsidRPr="00D4120B" w:rsidRDefault="00667BA9" w:rsidP="008F7891">
            <w:pPr>
              <w:pStyle w:val="TableContent"/>
            </w:pPr>
            <w:bookmarkStart w:id="2541" w:name="_Toc206995641"/>
            <w:bookmarkStart w:id="2542" w:name="_Toc207005708"/>
            <w:bookmarkStart w:id="2543" w:name="_Toc207006617"/>
            <w:bookmarkStart w:id="2544" w:name="_Toc207093452"/>
            <w:bookmarkStart w:id="2545" w:name="_Toc207094358"/>
            <w:bookmarkEnd w:id="2541"/>
            <w:bookmarkEnd w:id="2542"/>
            <w:bookmarkEnd w:id="2543"/>
            <w:bookmarkEnd w:id="2544"/>
            <w:bookmarkEnd w:id="2545"/>
            <w:r w:rsidRPr="00D4120B">
              <w:t>1</w:t>
            </w:r>
          </w:p>
        </w:tc>
        <w:tc>
          <w:tcPr>
            <w:tcW w:w="2479" w:type="dxa"/>
          </w:tcPr>
          <w:p w14:paraId="369E1A54" w14:textId="77777777" w:rsidR="00667BA9" w:rsidRPr="00D4120B" w:rsidRDefault="00667BA9" w:rsidP="008F7891">
            <w:pPr>
              <w:pStyle w:val="TableContent"/>
            </w:pPr>
            <w:r w:rsidRPr="00D4120B">
              <w:t>Message Code</w:t>
            </w:r>
          </w:p>
        </w:tc>
        <w:tc>
          <w:tcPr>
            <w:tcW w:w="567" w:type="dxa"/>
          </w:tcPr>
          <w:p w14:paraId="6A64D949" w14:textId="77777777" w:rsidR="00667BA9" w:rsidRPr="00D4120B" w:rsidRDefault="00667BA9" w:rsidP="008F7891">
            <w:pPr>
              <w:pStyle w:val="TableContent"/>
            </w:pPr>
            <w:r w:rsidRPr="00D4120B">
              <w:t>ID</w:t>
            </w:r>
          </w:p>
        </w:tc>
        <w:tc>
          <w:tcPr>
            <w:tcW w:w="864" w:type="dxa"/>
          </w:tcPr>
          <w:p w14:paraId="39F0BE61" w14:textId="77777777" w:rsidR="00667BA9" w:rsidRPr="00D4120B" w:rsidRDefault="00667BA9" w:rsidP="008F7891">
            <w:pPr>
              <w:pStyle w:val="TableContent"/>
            </w:pPr>
            <w:r w:rsidRPr="00D4120B">
              <w:t>R</w:t>
            </w:r>
          </w:p>
        </w:tc>
        <w:tc>
          <w:tcPr>
            <w:tcW w:w="1017" w:type="dxa"/>
          </w:tcPr>
          <w:p w14:paraId="63C4688D" w14:textId="77777777" w:rsidR="00667BA9" w:rsidRPr="00D4120B" w:rsidRDefault="00667BA9" w:rsidP="008F7891">
            <w:pPr>
              <w:pStyle w:val="TableContent"/>
            </w:pPr>
            <w:r w:rsidRPr="00D4120B">
              <w:t>3..3</w:t>
            </w:r>
          </w:p>
        </w:tc>
        <w:tc>
          <w:tcPr>
            <w:tcW w:w="864" w:type="dxa"/>
          </w:tcPr>
          <w:p w14:paraId="00EBD6D9" w14:textId="77777777" w:rsidR="00667BA9" w:rsidRPr="00D4120B" w:rsidRDefault="00B25F39" w:rsidP="008F7891">
            <w:pPr>
              <w:pStyle w:val="TableContent"/>
            </w:pPr>
            <w:r>
              <w:t>=</w:t>
            </w:r>
          </w:p>
        </w:tc>
        <w:tc>
          <w:tcPr>
            <w:tcW w:w="1539" w:type="dxa"/>
          </w:tcPr>
          <w:p w14:paraId="729DEC57" w14:textId="77777777" w:rsidR="00667BA9" w:rsidRPr="00D4120B" w:rsidRDefault="00667BA9" w:rsidP="008F7891">
            <w:pPr>
              <w:pStyle w:val="TableContent"/>
            </w:pPr>
            <w:r w:rsidRPr="00D4120B">
              <w:t>HL70076</w:t>
            </w:r>
          </w:p>
        </w:tc>
        <w:tc>
          <w:tcPr>
            <w:tcW w:w="4274" w:type="dxa"/>
          </w:tcPr>
          <w:p w14:paraId="2F80B793" w14:textId="77777777" w:rsidR="00667BA9" w:rsidRPr="00D4120B" w:rsidRDefault="00667BA9" w:rsidP="008F7891">
            <w:pPr>
              <w:pStyle w:val="TableContent"/>
            </w:pPr>
          </w:p>
        </w:tc>
      </w:tr>
      <w:tr w:rsidR="00667BA9" w:rsidRPr="00D4120B" w14:paraId="77B3052A" w14:textId="77777777">
        <w:trPr>
          <w:cantSplit/>
          <w:jc w:val="center"/>
        </w:trPr>
        <w:tc>
          <w:tcPr>
            <w:tcW w:w="652" w:type="dxa"/>
          </w:tcPr>
          <w:p w14:paraId="7DE5A420" w14:textId="77777777" w:rsidR="00667BA9" w:rsidRPr="00D4120B" w:rsidRDefault="00667BA9" w:rsidP="008F7891">
            <w:pPr>
              <w:pStyle w:val="TableContent"/>
            </w:pPr>
            <w:r w:rsidRPr="00D4120B">
              <w:t>2</w:t>
            </w:r>
          </w:p>
        </w:tc>
        <w:tc>
          <w:tcPr>
            <w:tcW w:w="2479" w:type="dxa"/>
          </w:tcPr>
          <w:p w14:paraId="6DD66751" w14:textId="77777777" w:rsidR="00667BA9" w:rsidRPr="00D4120B" w:rsidRDefault="00667BA9" w:rsidP="008F7891">
            <w:pPr>
              <w:pStyle w:val="TableContent"/>
            </w:pPr>
            <w:r w:rsidRPr="00D4120B">
              <w:t>Trigger Event</w:t>
            </w:r>
          </w:p>
        </w:tc>
        <w:tc>
          <w:tcPr>
            <w:tcW w:w="567" w:type="dxa"/>
          </w:tcPr>
          <w:p w14:paraId="55468CD4" w14:textId="77777777" w:rsidR="00667BA9" w:rsidRPr="00D4120B" w:rsidRDefault="00667BA9" w:rsidP="008F7891">
            <w:pPr>
              <w:pStyle w:val="TableContent"/>
            </w:pPr>
            <w:r w:rsidRPr="00D4120B">
              <w:t>ID</w:t>
            </w:r>
          </w:p>
        </w:tc>
        <w:tc>
          <w:tcPr>
            <w:tcW w:w="864" w:type="dxa"/>
          </w:tcPr>
          <w:p w14:paraId="0E958B58" w14:textId="77777777" w:rsidR="00667BA9" w:rsidRPr="00D4120B" w:rsidRDefault="00667BA9" w:rsidP="008F7891">
            <w:pPr>
              <w:pStyle w:val="TableContent"/>
            </w:pPr>
            <w:r w:rsidRPr="00D4120B">
              <w:t>R</w:t>
            </w:r>
          </w:p>
        </w:tc>
        <w:tc>
          <w:tcPr>
            <w:tcW w:w="1017" w:type="dxa"/>
          </w:tcPr>
          <w:p w14:paraId="1A0F58C8" w14:textId="77777777" w:rsidR="00667BA9" w:rsidRPr="00D4120B" w:rsidRDefault="00667BA9" w:rsidP="008F7891">
            <w:pPr>
              <w:pStyle w:val="TableContent"/>
            </w:pPr>
            <w:r w:rsidRPr="00D4120B">
              <w:t>3..3</w:t>
            </w:r>
          </w:p>
        </w:tc>
        <w:tc>
          <w:tcPr>
            <w:tcW w:w="864" w:type="dxa"/>
          </w:tcPr>
          <w:p w14:paraId="59CDB1C5" w14:textId="77777777" w:rsidR="00667BA9" w:rsidRPr="00D4120B" w:rsidRDefault="00B25F39" w:rsidP="008F7891">
            <w:pPr>
              <w:pStyle w:val="TableContent"/>
            </w:pPr>
            <w:r>
              <w:t>=</w:t>
            </w:r>
          </w:p>
        </w:tc>
        <w:tc>
          <w:tcPr>
            <w:tcW w:w="1539" w:type="dxa"/>
          </w:tcPr>
          <w:p w14:paraId="4329A67C" w14:textId="77777777" w:rsidR="00667BA9" w:rsidRPr="00D4120B" w:rsidRDefault="00667BA9" w:rsidP="008F7891">
            <w:pPr>
              <w:pStyle w:val="TableContent"/>
            </w:pPr>
            <w:r w:rsidRPr="00D4120B">
              <w:t>HL70003</w:t>
            </w:r>
          </w:p>
        </w:tc>
        <w:tc>
          <w:tcPr>
            <w:tcW w:w="4274" w:type="dxa"/>
          </w:tcPr>
          <w:p w14:paraId="2FE4CDAC" w14:textId="77777777" w:rsidR="00667BA9" w:rsidRPr="00D4120B" w:rsidRDefault="00667BA9" w:rsidP="008F7891">
            <w:pPr>
              <w:pStyle w:val="TableContent"/>
            </w:pPr>
          </w:p>
        </w:tc>
      </w:tr>
      <w:tr w:rsidR="00667BA9" w:rsidRPr="00D4120B" w14:paraId="1964D58A" w14:textId="77777777">
        <w:trPr>
          <w:cantSplit/>
          <w:jc w:val="center"/>
        </w:trPr>
        <w:tc>
          <w:tcPr>
            <w:tcW w:w="652" w:type="dxa"/>
          </w:tcPr>
          <w:p w14:paraId="29DA199D" w14:textId="77777777" w:rsidR="00667BA9" w:rsidRPr="00D4120B" w:rsidRDefault="00667BA9" w:rsidP="008F7891">
            <w:pPr>
              <w:pStyle w:val="TableContent"/>
            </w:pPr>
            <w:r w:rsidRPr="00D4120B">
              <w:t>3</w:t>
            </w:r>
          </w:p>
        </w:tc>
        <w:tc>
          <w:tcPr>
            <w:tcW w:w="2479" w:type="dxa"/>
          </w:tcPr>
          <w:p w14:paraId="2F157188" w14:textId="77777777" w:rsidR="00667BA9" w:rsidRPr="00D4120B" w:rsidRDefault="00667BA9" w:rsidP="008F7891">
            <w:pPr>
              <w:pStyle w:val="TableContent"/>
            </w:pPr>
            <w:r w:rsidRPr="00D4120B">
              <w:t>Message Structure</w:t>
            </w:r>
          </w:p>
        </w:tc>
        <w:tc>
          <w:tcPr>
            <w:tcW w:w="567" w:type="dxa"/>
          </w:tcPr>
          <w:p w14:paraId="64B12B8C" w14:textId="77777777" w:rsidR="00667BA9" w:rsidRPr="00D4120B" w:rsidRDefault="00667BA9" w:rsidP="008F7891">
            <w:pPr>
              <w:pStyle w:val="TableContent"/>
            </w:pPr>
            <w:r w:rsidRPr="00D4120B">
              <w:t>ID</w:t>
            </w:r>
          </w:p>
        </w:tc>
        <w:tc>
          <w:tcPr>
            <w:tcW w:w="864" w:type="dxa"/>
          </w:tcPr>
          <w:p w14:paraId="7BE07C16" w14:textId="77777777" w:rsidR="00667BA9" w:rsidRPr="00D4120B" w:rsidRDefault="00667BA9" w:rsidP="008F7891">
            <w:pPr>
              <w:pStyle w:val="TableContent"/>
            </w:pPr>
            <w:r w:rsidRPr="00D4120B">
              <w:t>R</w:t>
            </w:r>
          </w:p>
        </w:tc>
        <w:tc>
          <w:tcPr>
            <w:tcW w:w="1017" w:type="dxa"/>
          </w:tcPr>
          <w:p w14:paraId="6E055D36" w14:textId="77777777" w:rsidR="00667BA9" w:rsidRPr="00D4120B" w:rsidRDefault="00400CF4" w:rsidP="008F7891">
            <w:pPr>
              <w:pStyle w:val="TableContent"/>
            </w:pPr>
            <w:r>
              <w:t>3..</w:t>
            </w:r>
            <w:r w:rsidR="00667BA9" w:rsidRPr="00D4120B">
              <w:t>7</w:t>
            </w:r>
          </w:p>
        </w:tc>
        <w:tc>
          <w:tcPr>
            <w:tcW w:w="864" w:type="dxa"/>
          </w:tcPr>
          <w:p w14:paraId="5ED5DF52" w14:textId="77777777" w:rsidR="00667BA9" w:rsidRPr="00D4120B" w:rsidRDefault="00B25F39" w:rsidP="008F7891">
            <w:pPr>
              <w:pStyle w:val="TableContent"/>
            </w:pPr>
            <w:r>
              <w:t>=</w:t>
            </w:r>
          </w:p>
        </w:tc>
        <w:tc>
          <w:tcPr>
            <w:tcW w:w="1539" w:type="dxa"/>
          </w:tcPr>
          <w:p w14:paraId="4DE52C9F" w14:textId="77777777" w:rsidR="00667BA9" w:rsidRPr="00D4120B" w:rsidRDefault="00667BA9" w:rsidP="008F7891">
            <w:pPr>
              <w:pStyle w:val="TableContent"/>
            </w:pPr>
            <w:r w:rsidRPr="00D4120B">
              <w:t>HL70354</w:t>
            </w:r>
          </w:p>
        </w:tc>
        <w:tc>
          <w:tcPr>
            <w:tcW w:w="4274" w:type="dxa"/>
          </w:tcPr>
          <w:p w14:paraId="6BEDB5D0" w14:textId="77777777" w:rsidR="00667BA9" w:rsidRPr="00D4120B" w:rsidRDefault="00667BA9" w:rsidP="008F7891">
            <w:pPr>
              <w:pStyle w:val="TableContent"/>
            </w:pPr>
          </w:p>
        </w:tc>
      </w:tr>
    </w:tbl>
    <w:p w14:paraId="4C60D50A" w14:textId="77777777" w:rsidR="00667BA9" w:rsidRPr="005B67DB" w:rsidRDefault="00667BA9" w:rsidP="00084F3B">
      <w:pPr>
        <w:pStyle w:val="Heading2"/>
        <w:numPr>
          <w:ilvl w:val="1"/>
          <w:numId w:val="22"/>
        </w:numPr>
        <w:tabs>
          <w:tab w:val="left" w:pos="630"/>
        </w:tabs>
      </w:pPr>
      <w:bookmarkStart w:id="2546" w:name="#Heading275"/>
      <w:bookmarkStart w:id="2547" w:name="_Toc206995643"/>
      <w:bookmarkStart w:id="2548" w:name="_Toc207005710"/>
      <w:bookmarkStart w:id="2549" w:name="_Toc207006619"/>
      <w:bookmarkStart w:id="2550" w:name="_Toc207093454"/>
      <w:bookmarkStart w:id="2551" w:name="_Toc207094360"/>
      <w:bookmarkStart w:id="2552" w:name="_Toc171137811"/>
      <w:bookmarkStart w:id="2553" w:name="_Toc207005711"/>
      <w:bookmarkStart w:id="2554" w:name="_Toc189111973"/>
      <w:bookmarkStart w:id="2555" w:name="_Toc167863991"/>
      <w:bookmarkEnd w:id="2546"/>
      <w:bookmarkEnd w:id="2547"/>
      <w:bookmarkEnd w:id="2548"/>
      <w:bookmarkEnd w:id="2549"/>
      <w:bookmarkEnd w:id="2550"/>
      <w:bookmarkEnd w:id="2551"/>
      <w:r w:rsidRPr="005B67DB">
        <w:t>NM – Numeric</w:t>
      </w:r>
      <w:bookmarkEnd w:id="2552"/>
      <w:bookmarkEnd w:id="2553"/>
      <w:bookmarkEnd w:id="2554"/>
      <w:r w:rsidRPr="005B67DB">
        <w:t xml:space="preserve"> </w:t>
      </w:r>
    </w:p>
    <w:tbl>
      <w:tblPr>
        <w:tblW w:w="0" w:type="auto"/>
        <w:jc w:val="center"/>
        <w:tblBorders>
          <w:top w:val="single" w:sz="12" w:space="0" w:color="943634"/>
          <w:bottom w:val="single" w:sz="12" w:space="0" w:color="943634"/>
          <w:insideH w:val="single" w:sz="12" w:space="0" w:color="943634"/>
        </w:tblBorders>
        <w:tblLayout w:type="fixed"/>
        <w:tblCellMar>
          <w:left w:w="86" w:type="dxa"/>
          <w:right w:w="86" w:type="dxa"/>
        </w:tblCellMar>
        <w:tblLook w:val="0000" w:firstRow="0" w:lastRow="0" w:firstColumn="0" w:lastColumn="0" w:noHBand="0" w:noVBand="0"/>
      </w:tblPr>
      <w:tblGrid>
        <w:gridCol w:w="643"/>
        <w:gridCol w:w="2493"/>
        <w:gridCol w:w="567"/>
        <w:gridCol w:w="855"/>
        <w:gridCol w:w="1026"/>
        <w:gridCol w:w="855"/>
        <w:gridCol w:w="1539"/>
        <w:gridCol w:w="4287"/>
      </w:tblGrid>
      <w:tr w:rsidR="00A54D3A" w:rsidRPr="00D4120B" w14:paraId="73884675" w14:textId="77777777">
        <w:trPr>
          <w:cantSplit/>
          <w:trHeight w:val="360"/>
          <w:tblHeader/>
          <w:jc w:val="center"/>
        </w:trPr>
        <w:tc>
          <w:tcPr>
            <w:tcW w:w="12265" w:type="dxa"/>
            <w:gridSpan w:val="8"/>
            <w:shd w:val="clear" w:color="auto" w:fill="F3F3F3"/>
            <w:vAlign w:val="center"/>
          </w:tcPr>
          <w:p w14:paraId="39D9CC88" w14:textId="77777777" w:rsidR="00A54D3A" w:rsidRPr="00D4120B" w:rsidRDefault="00A54D3A" w:rsidP="00A54D3A">
            <w:pPr>
              <w:pStyle w:val="Caption"/>
            </w:pPr>
            <w:bookmarkStart w:id="2556" w:name="_Toc189111885"/>
            <w:r>
              <w:t xml:space="preserve">Table </w:t>
            </w:r>
            <w:r w:rsidR="001C047D">
              <w:fldChar w:fldCharType="begin"/>
            </w:r>
            <w:r w:rsidR="001C047D">
              <w:instrText xml:space="preserve"> STYLEREF 1 \s </w:instrText>
            </w:r>
            <w:r w:rsidR="001C047D">
              <w:fldChar w:fldCharType="separate"/>
            </w:r>
            <w:r w:rsidR="002B0A1D">
              <w:rPr>
                <w:noProof/>
              </w:rPr>
              <w:t>2</w:t>
            </w:r>
            <w:r w:rsidR="001C047D">
              <w:rPr>
                <w:noProof/>
              </w:rPr>
              <w:fldChar w:fldCharType="end"/>
            </w:r>
            <w:r>
              <w:noBreakHyphen/>
            </w:r>
            <w:r w:rsidR="001C047D">
              <w:fldChar w:fldCharType="begin"/>
            </w:r>
            <w:r w:rsidR="001C047D">
              <w:instrText xml:space="preserve"> SEQ Table \* ARABIC \s 1 </w:instrText>
            </w:r>
            <w:r w:rsidR="001C047D">
              <w:fldChar w:fldCharType="separate"/>
            </w:r>
            <w:r w:rsidR="002B0A1D">
              <w:rPr>
                <w:noProof/>
              </w:rPr>
              <w:t>21</w:t>
            </w:r>
            <w:r w:rsidR="001C047D">
              <w:rPr>
                <w:noProof/>
              </w:rPr>
              <w:fldChar w:fldCharType="end"/>
            </w:r>
            <w:r>
              <w:t>. Numeric (NM)</w:t>
            </w:r>
            <w:bookmarkEnd w:id="2556"/>
          </w:p>
        </w:tc>
      </w:tr>
      <w:tr w:rsidR="00667BA9" w:rsidRPr="00D4120B" w14:paraId="65862FAF" w14:textId="77777777">
        <w:trPr>
          <w:cantSplit/>
          <w:trHeight w:val="360"/>
          <w:tblHeader/>
          <w:jc w:val="center"/>
        </w:trPr>
        <w:tc>
          <w:tcPr>
            <w:tcW w:w="643" w:type="dxa"/>
            <w:shd w:val="clear" w:color="auto" w:fill="F3F3F3"/>
            <w:vAlign w:val="center"/>
          </w:tcPr>
          <w:p w14:paraId="4E03FA87" w14:textId="77777777" w:rsidR="00667BA9" w:rsidRPr="00D4120B" w:rsidRDefault="00667BA9" w:rsidP="00667BA9">
            <w:pPr>
              <w:pStyle w:val="TableHeadingB"/>
            </w:pPr>
            <w:bookmarkStart w:id="2557" w:name="#Heading308"/>
            <w:bookmarkStart w:id="2558" w:name="_Toc206995645"/>
            <w:bookmarkStart w:id="2559" w:name="_Toc207005712"/>
            <w:bookmarkStart w:id="2560" w:name="_Toc207006621"/>
            <w:bookmarkStart w:id="2561" w:name="_Toc207093456"/>
            <w:bookmarkStart w:id="2562" w:name="_Toc207094362"/>
            <w:bookmarkStart w:id="2563" w:name="_Toc171137812"/>
            <w:bookmarkStart w:id="2564" w:name="_Toc207005713"/>
            <w:bookmarkEnd w:id="2557"/>
            <w:bookmarkEnd w:id="2558"/>
            <w:bookmarkEnd w:id="2559"/>
            <w:bookmarkEnd w:id="2560"/>
            <w:bookmarkEnd w:id="2561"/>
            <w:bookmarkEnd w:id="2562"/>
            <w:r w:rsidRPr="00D4120B">
              <w:t>SEQ</w:t>
            </w:r>
          </w:p>
        </w:tc>
        <w:tc>
          <w:tcPr>
            <w:tcW w:w="2493" w:type="dxa"/>
            <w:shd w:val="clear" w:color="auto" w:fill="F3F3F3"/>
            <w:vAlign w:val="center"/>
          </w:tcPr>
          <w:p w14:paraId="09AEE8FC" w14:textId="77777777" w:rsidR="00667BA9" w:rsidRPr="00D4120B" w:rsidRDefault="00667BA9" w:rsidP="00667BA9">
            <w:pPr>
              <w:pStyle w:val="TableHeadingB"/>
            </w:pPr>
            <w:r w:rsidRPr="00D4120B">
              <w:t>Component Name</w:t>
            </w:r>
          </w:p>
        </w:tc>
        <w:tc>
          <w:tcPr>
            <w:tcW w:w="567" w:type="dxa"/>
            <w:shd w:val="clear" w:color="auto" w:fill="F3F3F3"/>
            <w:vAlign w:val="center"/>
          </w:tcPr>
          <w:p w14:paraId="162CBA28" w14:textId="77777777" w:rsidR="00667BA9" w:rsidRPr="00D4120B" w:rsidRDefault="00667BA9" w:rsidP="00667BA9">
            <w:pPr>
              <w:pStyle w:val="TableHeadingB"/>
            </w:pPr>
            <w:r w:rsidRPr="00D4120B">
              <w:t>DT</w:t>
            </w:r>
          </w:p>
        </w:tc>
        <w:tc>
          <w:tcPr>
            <w:tcW w:w="855" w:type="dxa"/>
            <w:shd w:val="clear" w:color="auto" w:fill="F3F3F3"/>
            <w:vAlign w:val="center"/>
          </w:tcPr>
          <w:p w14:paraId="4CEE4342" w14:textId="77777777" w:rsidR="00667BA9" w:rsidRPr="00D4120B" w:rsidRDefault="00667BA9" w:rsidP="00667BA9">
            <w:pPr>
              <w:pStyle w:val="TableHeadingB"/>
            </w:pPr>
            <w:r>
              <w:t>Us</w:t>
            </w:r>
            <w:ins w:id="2565" w:author="Swain, Ashley" w:date="2011-11-27T21:02:00Z">
              <w:r w:rsidR="00AA7E62">
                <w:t>ag</w:t>
              </w:r>
            </w:ins>
            <w:r>
              <w:t>e</w:t>
            </w:r>
          </w:p>
        </w:tc>
        <w:tc>
          <w:tcPr>
            <w:tcW w:w="1026" w:type="dxa"/>
            <w:shd w:val="clear" w:color="auto" w:fill="F3F3F3"/>
            <w:vAlign w:val="center"/>
          </w:tcPr>
          <w:p w14:paraId="6B9713B0" w14:textId="77777777" w:rsidR="00667BA9" w:rsidRPr="00D4120B" w:rsidRDefault="00667BA9" w:rsidP="00667BA9">
            <w:pPr>
              <w:pStyle w:val="TableHeadingB"/>
            </w:pPr>
            <w:r w:rsidRPr="00D4120B">
              <w:t>LEN</w:t>
            </w:r>
          </w:p>
        </w:tc>
        <w:tc>
          <w:tcPr>
            <w:tcW w:w="855" w:type="dxa"/>
            <w:shd w:val="clear" w:color="auto" w:fill="F3F3F3"/>
            <w:vAlign w:val="center"/>
          </w:tcPr>
          <w:p w14:paraId="1DDB498A" w14:textId="77777777" w:rsidR="00667BA9" w:rsidRPr="00D4120B" w:rsidRDefault="00667BA9" w:rsidP="00667BA9">
            <w:pPr>
              <w:pStyle w:val="TableHeadingB"/>
            </w:pPr>
            <w:r>
              <w:t>C.LEN</w:t>
            </w:r>
          </w:p>
        </w:tc>
        <w:tc>
          <w:tcPr>
            <w:tcW w:w="1539" w:type="dxa"/>
            <w:shd w:val="clear" w:color="auto" w:fill="F3F3F3"/>
            <w:vAlign w:val="center"/>
          </w:tcPr>
          <w:p w14:paraId="00A0FDB1" w14:textId="77777777" w:rsidR="00667BA9" w:rsidRPr="00D4120B" w:rsidRDefault="00667BA9" w:rsidP="00667BA9">
            <w:pPr>
              <w:pStyle w:val="TableHeadingB"/>
            </w:pPr>
            <w:r w:rsidRPr="00D4120B">
              <w:t>Value Set</w:t>
            </w:r>
          </w:p>
        </w:tc>
        <w:tc>
          <w:tcPr>
            <w:tcW w:w="4287" w:type="dxa"/>
            <w:shd w:val="clear" w:color="auto" w:fill="F3F3F3"/>
            <w:vAlign w:val="center"/>
          </w:tcPr>
          <w:p w14:paraId="3B311883" w14:textId="77777777" w:rsidR="00667BA9" w:rsidRPr="00D4120B" w:rsidRDefault="00667BA9" w:rsidP="00667BA9">
            <w:pPr>
              <w:pStyle w:val="TableHeadingB"/>
            </w:pPr>
            <w:r w:rsidRPr="00D4120B">
              <w:t>Comments</w:t>
            </w:r>
          </w:p>
        </w:tc>
      </w:tr>
      <w:tr w:rsidR="00667BA9" w:rsidRPr="00D4120B" w14:paraId="5141D76C" w14:textId="77777777">
        <w:trPr>
          <w:trHeight w:val="360"/>
          <w:jc w:val="center"/>
        </w:trPr>
        <w:tc>
          <w:tcPr>
            <w:tcW w:w="643" w:type="dxa"/>
          </w:tcPr>
          <w:p w14:paraId="67E02690" w14:textId="77777777" w:rsidR="00667BA9" w:rsidRPr="00D4120B" w:rsidRDefault="00667BA9" w:rsidP="008F7891">
            <w:pPr>
              <w:pStyle w:val="TableContent"/>
            </w:pPr>
            <w:r w:rsidRPr="00D4120B">
              <w:t>1</w:t>
            </w:r>
          </w:p>
        </w:tc>
        <w:tc>
          <w:tcPr>
            <w:tcW w:w="2493" w:type="dxa"/>
          </w:tcPr>
          <w:p w14:paraId="1D3441EC" w14:textId="77777777" w:rsidR="00667BA9" w:rsidRPr="00D4120B" w:rsidRDefault="00667BA9" w:rsidP="008F7891">
            <w:pPr>
              <w:pStyle w:val="TableContent"/>
            </w:pPr>
            <w:r w:rsidRPr="00D4120B">
              <w:t xml:space="preserve">Numeric </w:t>
            </w:r>
          </w:p>
        </w:tc>
        <w:tc>
          <w:tcPr>
            <w:tcW w:w="567" w:type="dxa"/>
          </w:tcPr>
          <w:p w14:paraId="78D1CBE1" w14:textId="77777777" w:rsidR="00667BA9" w:rsidRPr="00D4120B" w:rsidRDefault="00667BA9" w:rsidP="008F7891">
            <w:pPr>
              <w:pStyle w:val="TableContent"/>
            </w:pPr>
            <w:r w:rsidRPr="00D4120B">
              <w:t>-</w:t>
            </w:r>
          </w:p>
        </w:tc>
        <w:tc>
          <w:tcPr>
            <w:tcW w:w="855" w:type="dxa"/>
          </w:tcPr>
          <w:p w14:paraId="23876C14" w14:textId="77777777" w:rsidR="00667BA9" w:rsidRPr="00D4120B" w:rsidRDefault="00667BA9" w:rsidP="008F7891">
            <w:pPr>
              <w:pStyle w:val="TableContent"/>
            </w:pPr>
            <w:r w:rsidRPr="00D4120B">
              <w:t>R</w:t>
            </w:r>
          </w:p>
        </w:tc>
        <w:tc>
          <w:tcPr>
            <w:tcW w:w="1026" w:type="dxa"/>
          </w:tcPr>
          <w:p w14:paraId="1D4A0021" w14:textId="77777777" w:rsidR="00667BA9" w:rsidRPr="00D4120B" w:rsidRDefault="00667BA9" w:rsidP="008F7891">
            <w:pPr>
              <w:pStyle w:val="TableContent"/>
            </w:pPr>
            <w:r w:rsidRPr="00D4120B">
              <w:t>1..16</w:t>
            </w:r>
          </w:p>
        </w:tc>
        <w:tc>
          <w:tcPr>
            <w:tcW w:w="855" w:type="dxa"/>
          </w:tcPr>
          <w:p w14:paraId="3AF3A2B1" w14:textId="77777777" w:rsidR="00667BA9" w:rsidRPr="00D4120B" w:rsidRDefault="00B25F39" w:rsidP="008F7891">
            <w:pPr>
              <w:pStyle w:val="TableContent"/>
            </w:pPr>
            <w:r>
              <w:t>=</w:t>
            </w:r>
          </w:p>
        </w:tc>
        <w:tc>
          <w:tcPr>
            <w:tcW w:w="1539" w:type="dxa"/>
          </w:tcPr>
          <w:p w14:paraId="2FB53CB0" w14:textId="77777777" w:rsidR="00667BA9" w:rsidRPr="00D4120B" w:rsidRDefault="00667BA9" w:rsidP="008F7891">
            <w:pPr>
              <w:pStyle w:val="TableContent"/>
            </w:pPr>
          </w:p>
        </w:tc>
        <w:tc>
          <w:tcPr>
            <w:tcW w:w="4287" w:type="dxa"/>
          </w:tcPr>
          <w:p w14:paraId="56E6045A" w14:textId="77777777" w:rsidR="00667BA9" w:rsidRPr="00D4120B" w:rsidRDefault="00667BA9" w:rsidP="008F7891">
            <w:pPr>
              <w:pStyle w:val="TableContent"/>
            </w:pPr>
            <w:del w:id="2566" w:author="Bob Yencha" w:date="2012-01-19T17:27:00Z">
              <w:r w:rsidRPr="00D4120B" w:rsidDel="008B610D">
                <w:delText>HL7 allows only ASCII numeric characters as well as an optional leading plus or minus sign and an option decimal point</w:delText>
              </w:r>
              <w:r w:rsidR="00400CF4" w:rsidDel="008B610D">
                <w:delText xml:space="preserve">. </w:delText>
              </w:r>
              <w:r w:rsidRPr="00D4120B" w:rsidDel="008B610D">
                <w:delText>Note that use of scientific notation for numbers is not supported by this data type.</w:delText>
              </w:r>
            </w:del>
          </w:p>
        </w:tc>
      </w:tr>
    </w:tbl>
    <w:p w14:paraId="65F22532" w14:textId="77777777" w:rsidR="00667BA9" w:rsidRDefault="00667BA9" w:rsidP="00084F3B">
      <w:pPr>
        <w:pStyle w:val="Heading2"/>
        <w:numPr>
          <w:ilvl w:val="1"/>
          <w:numId w:val="22"/>
        </w:numPr>
        <w:tabs>
          <w:tab w:val="left" w:pos="630"/>
        </w:tabs>
      </w:pPr>
      <w:bookmarkStart w:id="2567" w:name="#PL"/>
      <w:bookmarkStart w:id="2568" w:name="#Heading353"/>
      <w:bookmarkStart w:id="2569" w:name="_Toc171137813"/>
      <w:bookmarkStart w:id="2570" w:name="_Toc207005714"/>
      <w:bookmarkStart w:id="2571" w:name="_Toc189111974"/>
      <w:bookmarkEnd w:id="2563"/>
      <w:bookmarkEnd w:id="2564"/>
      <w:bookmarkEnd w:id="2567"/>
      <w:bookmarkEnd w:id="2568"/>
      <w:r w:rsidRPr="00D4120B">
        <w:t>PRL – Parent Result Link</w:t>
      </w:r>
      <w:bookmarkEnd w:id="2569"/>
      <w:bookmarkEnd w:id="2570"/>
      <w:bookmarkEnd w:id="2571"/>
    </w:p>
    <w:tbl>
      <w:tblPr>
        <w:tblW w:w="12239" w:type="dxa"/>
        <w:jc w:val="center"/>
        <w:tblBorders>
          <w:top w:val="single" w:sz="12" w:space="0" w:color="943634"/>
          <w:bottom w:val="single" w:sz="12" w:space="0" w:color="943634"/>
          <w:insideH w:val="single" w:sz="12" w:space="0" w:color="943634"/>
        </w:tblBorders>
        <w:tblLayout w:type="fixed"/>
        <w:tblCellMar>
          <w:left w:w="58" w:type="dxa"/>
          <w:right w:w="58" w:type="dxa"/>
        </w:tblCellMar>
        <w:tblLook w:val="0000" w:firstRow="0" w:lastRow="0" w:firstColumn="0" w:lastColumn="0" w:noHBand="0" w:noVBand="0"/>
      </w:tblPr>
      <w:tblGrid>
        <w:gridCol w:w="621"/>
        <w:gridCol w:w="2349"/>
        <w:gridCol w:w="900"/>
        <w:gridCol w:w="810"/>
        <w:gridCol w:w="873"/>
        <w:gridCol w:w="864"/>
        <w:gridCol w:w="1539"/>
        <w:gridCol w:w="4283"/>
      </w:tblGrid>
      <w:tr w:rsidR="00A54D3A" w:rsidRPr="00D4120B" w14:paraId="64E21B26" w14:textId="77777777">
        <w:trPr>
          <w:cantSplit/>
          <w:trHeight w:val="360"/>
          <w:tblHeader/>
          <w:jc w:val="center"/>
        </w:trPr>
        <w:tc>
          <w:tcPr>
            <w:tcW w:w="12239" w:type="dxa"/>
            <w:gridSpan w:val="8"/>
            <w:shd w:val="clear" w:color="auto" w:fill="F3F3F3"/>
            <w:vAlign w:val="center"/>
          </w:tcPr>
          <w:p w14:paraId="1589DCA3" w14:textId="77777777" w:rsidR="00A54D3A" w:rsidRPr="00D4120B" w:rsidRDefault="00A54D3A" w:rsidP="00A54D3A">
            <w:pPr>
              <w:pStyle w:val="Caption"/>
            </w:pPr>
            <w:bookmarkStart w:id="2572" w:name="_Toc189111886"/>
            <w:r>
              <w:t xml:space="preserve">Table </w:t>
            </w:r>
            <w:r w:rsidR="001C047D">
              <w:fldChar w:fldCharType="begin"/>
            </w:r>
            <w:r w:rsidR="001C047D">
              <w:instrText xml:space="preserve"> STYLEREF 1 \s </w:instrText>
            </w:r>
            <w:r w:rsidR="001C047D">
              <w:fldChar w:fldCharType="separate"/>
            </w:r>
            <w:r w:rsidR="002B0A1D">
              <w:rPr>
                <w:noProof/>
              </w:rPr>
              <w:t>2</w:t>
            </w:r>
            <w:r w:rsidR="001C047D">
              <w:rPr>
                <w:noProof/>
              </w:rPr>
              <w:fldChar w:fldCharType="end"/>
            </w:r>
            <w:r>
              <w:noBreakHyphen/>
            </w:r>
            <w:r w:rsidR="001C047D">
              <w:fldChar w:fldCharType="begin"/>
            </w:r>
            <w:r w:rsidR="001C047D">
              <w:instrText xml:space="preserve"> SEQ Table \* ARABIC \s 1 </w:instrText>
            </w:r>
            <w:r w:rsidR="001C047D">
              <w:fldChar w:fldCharType="separate"/>
            </w:r>
            <w:r w:rsidR="002B0A1D">
              <w:rPr>
                <w:noProof/>
              </w:rPr>
              <w:t>22</w:t>
            </w:r>
            <w:r w:rsidR="001C047D">
              <w:rPr>
                <w:noProof/>
              </w:rPr>
              <w:fldChar w:fldCharType="end"/>
            </w:r>
            <w:r>
              <w:t>. Parent Result LInk (PRL)</w:t>
            </w:r>
            <w:bookmarkEnd w:id="2572"/>
          </w:p>
        </w:tc>
      </w:tr>
      <w:tr w:rsidR="00667BA9" w:rsidRPr="00D4120B" w14:paraId="727E09C2" w14:textId="77777777">
        <w:trPr>
          <w:cantSplit/>
          <w:trHeight w:val="360"/>
          <w:tblHeader/>
          <w:jc w:val="center"/>
        </w:trPr>
        <w:tc>
          <w:tcPr>
            <w:tcW w:w="621" w:type="dxa"/>
            <w:shd w:val="clear" w:color="auto" w:fill="F3F3F3"/>
            <w:vAlign w:val="center"/>
          </w:tcPr>
          <w:p w14:paraId="51387B03" w14:textId="77777777" w:rsidR="00667BA9" w:rsidRPr="00D4120B" w:rsidRDefault="00667BA9" w:rsidP="00667BA9">
            <w:pPr>
              <w:pStyle w:val="TableHeadingB"/>
            </w:pPr>
            <w:bookmarkStart w:id="2573" w:name="#PRL"/>
            <w:bookmarkEnd w:id="2573"/>
            <w:r w:rsidRPr="00D4120B">
              <w:t>SEQ</w:t>
            </w:r>
          </w:p>
        </w:tc>
        <w:tc>
          <w:tcPr>
            <w:tcW w:w="2349" w:type="dxa"/>
            <w:shd w:val="clear" w:color="auto" w:fill="F3F3F3"/>
            <w:vAlign w:val="center"/>
          </w:tcPr>
          <w:p w14:paraId="7ED405BE" w14:textId="77777777" w:rsidR="00667BA9" w:rsidRPr="00D4120B" w:rsidRDefault="00667BA9" w:rsidP="00667BA9">
            <w:pPr>
              <w:pStyle w:val="TableHeadingB"/>
            </w:pPr>
            <w:r w:rsidRPr="00D4120B">
              <w:t>Component Name</w:t>
            </w:r>
          </w:p>
        </w:tc>
        <w:tc>
          <w:tcPr>
            <w:tcW w:w="900" w:type="dxa"/>
            <w:shd w:val="clear" w:color="auto" w:fill="F3F3F3"/>
            <w:vAlign w:val="center"/>
          </w:tcPr>
          <w:p w14:paraId="26ED3A31" w14:textId="77777777" w:rsidR="00667BA9" w:rsidRPr="00D4120B" w:rsidRDefault="00667BA9" w:rsidP="00667BA9">
            <w:pPr>
              <w:pStyle w:val="TableHeadingB"/>
            </w:pPr>
            <w:r w:rsidRPr="00D4120B">
              <w:t>DT</w:t>
            </w:r>
          </w:p>
        </w:tc>
        <w:tc>
          <w:tcPr>
            <w:tcW w:w="810" w:type="dxa"/>
            <w:shd w:val="clear" w:color="auto" w:fill="F3F3F3"/>
            <w:vAlign w:val="center"/>
          </w:tcPr>
          <w:p w14:paraId="75DE407D" w14:textId="77777777" w:rsidR="00667BA9" w:rsidRPr="00D4120B" w:rsidRDefault="00667BA9" w:rsidP="00667BA9">
            <w:pPr>
              <w:pStyle w:val="TableHeadingB"/>
            </w:pPr>
            <w:r>
              <w:t>Us</w:t>
            </w:r>
            <w:ins w:id="2574" w:author="Swain, Ashley" w:date="2011-11-27T21:02:00Z">
              <w:r w:rsidR="00AA7E62">
                <w:t>ag</w:t>
              </w:r>
            </w:ins>
            <w:r>
              <w:t>e</w:t>
            </w:r>
          </w:p>
        </w:tc>
        <w:tc>
          <w:tcPr>
            <w:tcW w:w="873" w:type="dxa"/>
            <w:shd w:val="clear" w:color="auto" w:fill="F3F3F3"/>
            <w:vAlign w:val="center"/>
          </w:tcPr>
          <w:p w14:paraId="6A5D01AE" w14:textId="77777777" w:rsidR="00667BA9" w:rsidRPr="00D4120B" w:rsidRDefault="00667BA9" w:rsidP="00667BA9">
            <w:pPr>
              <w:pStyle w:val="TableHeadingB"/>
            </w:pPr>
            <w:r w:rsidRPr="00D4120B">
              <w:t>LEN</w:t>
            </w:r>
          </w:p>
        </w:tc>
        <w:tc>
          <w:tcPr>
            <w:tcW w:w="864" w:type="dxa"/>
            <w:shd w:val="clear" w:color="auto" w:fill="F3F3F3"/>
            <w:vAlign w:val="center"/>
          </w:tcPr>
          <w:p w14:paraId="0D165D3C" w14:textId="77777777" w:rsidR="00667BA9" w:rsidRPr="00D4120B" w:rsidRDefault="00667BA9" w:rsidP="00667BA9">
            <w:pPr>
              <w:pStyle w:val="TableHeadingB"/>
            </w:pPr>
            <w:r>
              <w:t>C.LEN</w:t>
            </w:r>
          </w:p>
        </w:tc>
        <w:tc>
          <w:tcPr>
            <w:tcW w:w="1539" w:type="dxa"/>
            <w:shd w:val="clear" w:color="auto" w:fill="F3F3F3"/>
            <w:vAlign w:val="center"/>
          </w:tcPr>
          <w:p w14:paraId="2E03854A" w14:textId="77777777" w:rsidR="00667BA9" w:rsidRPr="00D4120B" w:rsidRDefault="00667BA9" w:rsidP="00667BA9">
            <w:pPr>
              <w:pStyle w:val="TableHeadingB"/>
            </w:pPr>
            <w:r w:rsidRPr="00D4120B">
              <w:t>Value Set</w:t>
            </w:r>
          </w:p>
        </w:tc>
        <w:tc>
          <w:tcPr>
            <w:tcW w:w="4283" w:type="dxa"/>
            <w:shd w:val="clear" w:color="auto" w:fill="F3F3F3"/>
            <w:vAlign w:val="center"/>
          </w:tcPr>
          <w:p w14:paraId="581D2E17" w14:textId="77777777" w:rsidR="00667BA9" w:rsidRPr="00D4120B" w:rsidRDefault="00667BA9" w:rsidP="00667BA9">
            <w:pPr>
              <w:pStyle w:val="TableHeadingB"/>
            </w:pPr>
            <w:r w:rsidRPr="00D4120B">
              <w:t>Comments</w:t>
            </w:r>
          </w:p>
        </w:tc>
      </w:tr>
      <w:tr w:rsidR="00667BA9" w:rsidRPr="00D4120B" w14:paraId="3E014766" w14:textId="77777777">
        <w:trPr>
          <w:cantSplit/>
          <w:jc w:val="center"/>
        </w:trPr>
        <w:tc>
          <w:tcPr>
            <w:tcW w:w="621" w:type="dxa"/>
          </w:tcPr>
          <w:p w14:paraId="68495CC6" w14:textId="77777777" w:rsidR="00667BA9" w:rsidRPr="00D4120B" w:rsidRDefault="00667BA9" w:rsidP="008F7891">
            <w:pPr>
              <w:pStyle w:val="TableContent"/>
            </w:pPr>
            <w:r w:rsidRPr="00D4120B">
              <w:t xml:space="preserve">1 </w:t>
            </w:r>
          </w:p>
        </w:tc>
        <w:tc>
          <w:tcPr>
            <w:tcW w:w="2349" w:type="dxa"/>
          </w:tcPr>
          <w:p w14:paraId="6178F729" w14:textId="77777777" w:rsidR="00667BA9" w:rsidRPr="00D4120B" w:rsidRDefault="00667BA9" w:rsidP="008F7891">
            <w:pPr>
              <w:pStyle w:val="TableContent"/>
            </w:pPr>
            <w:r w:rsidRPr="00D4120B">
              <w:t xml:space="preserve">Parent Observation Identifier </w:t>
            </w:r>
          </w:p>
        </w:tc>
        <w:tc>
          <w:tcPr>
            <w:tcW w:w="900" w:type="dxa"/>
          </w:tcPr>
          <w:p w14:paraId="78AEDAEC" w14:textId="77777777" w:rsidR="00667BA9" w:rsidRPr="00D4120B" w:rsidRDefault="00667BA9" w:rsidP="008F7891">
            <w:pPr>
              <w:pStyle w:val="TableContent"/>
            </w:pPr>
            <w:r w:rsidRPr="00D4120B">
              <w:t>CWE</w:t>
            </w:r>
            <w:ins w:id="2575" w:author="Bob Yencha" w:date="2011-12-19T00:40:00Z">
              <w:r w:rsidR="004D1D1E">
                <w:t>_CR</w:t>
              </w:r>
            </w:ins>
          </w:p>
        </w:tc>
        <w:tc>
          <w:tcPr>
            <w:tcW w:w="810" w:type="dxa"/>
          </w:tcPr>
          <w:p w14:paraId="671199AD" w14:textId="77777777" w:rsidR="00667BA9" w:rsidRPr="00D4120B" w:rsidRDefault="00667BA9" w:rsidP="008F7891">
            <w:pPr>
              <w:pStyle w:val="TableContent"/>
            </w:pPr>
            <w:r>
              <w:t>R</w:t>
            </w:r>
          </w:p>
        </w:tc>
        <w:tc>
          <w:tcPr>
            <w:tcW w:w="873" w:type="dxa"/>
          </w:tcPr>
          <w:p w14:paraId="29416B20" w14:textId="77777777" w:rsidR="00667BA9" w:rsidRPr="00D4120B" w:rsidRDefault="00667BA9" w:rsidP="008F7891">
            <w:pPr>
              <w:pStyle w:val="TableContent"/>
            </w:pPr>
          </w:p>
        </w:tc>
        <w:tc>
          <w:tcPr>
            <w:tcW w:w="864" w:type="dxa"/>
          </w:tcPr>
          <w:p w14:paraId="4DB765F8" w14:textId="77777777" w:rsidR="00667BA9" w:rsidRPr="00D4120B" w:rsidRDefault="00B25F39" w:rsidP="008F7891">
            <w:pPr>
              <w:pStyle w:val="TableContent"/>
            </w:pPr>
            <w:r>
              <w:t>#</w:t>
            </w:r>
          </w:p>
        </w:tc>
        <w:tc>
          <w:tcPr>
            <w:tcW w:w="1539" w:type="dxa"/>
          </w:tcPr>
          <w:p w14:paraId="0FCFAF8B" w14:textId="77777777" w:rsidR="00667BA9" w:rsidRPr="00D4120B" w:rsidRDefault="00667BA9" w:rsidP="008F7891">
            <w:pPr>
              <w:pStyle w:val="TableContent"/>
            </w:pPr>
            <w:del w:id="2576" w:author="Bob Yencha" w:date="2012-01-19T17:29:00Z">
              <w:r w:rsidRPr="00D4120B" w:rsidDel="008B610D">
                <w:delText>Laboratory Observation Value Set</w:delText>
              </w:r>
            </w:del>
          </w:p>
        </w:tc>
        <w:tc>
          <w:tcPr>
            <w:tcW w:w="4283" w:type="dxa"/>
          </w:tcPr>
          <w:p w14:paraId="2D8E0FCF" w14:textId="77777777" w:rsidR="00667BA9" w:rsidRPr="00D4120B" w:rsidRDefault="00667BA9" w:rsidP="008F7891">
            <w:pPr>
              <w:pStyle w:val="TableContent"/>
            </w:pPr>
            <w:r w:rsidRPr="00D4120B">
              <w:t>Identifier of the OBX-3 Observation ID of the parent result</w:t>
            </w:r>
            <w:r w:rsidR="00400CF4">
              <w:t xml:space="preserve">. </w:t>
            </w:r>
            <w:r w:rsidRPr="00D4120B">
              <w:t>Typically, this is used in microbiology results where the sensitivities are linked to the specific culture OBX where the organism was identified.</w:t>
            </w:r>
          </w:p>
        </w:tc>
      </w:tr>
      <w:tr w:rsidR="00667BA9" w:rsidRPr="00D4120B" w14:paraId="217BE80D" w14:textId="77777777">
        <w:trPr>
          <w:cantSplit/>
          <w:jc w:val="center"/>
        </w:trPr>
        <w:tc>
          <w:tcPr>
            <w:tcW w:w="621" w:type="dxa"/>
          </w:tcPr>
          <w:p w14:paraId="521CEDAB" w14:textId="77777777" w:rsidR="00667BA9" w:rsidRPr="00D4120B" w:rsidRDefault="00667BA9" w:rsidP="008F7891">
            <w:pPr>
              <w:pStyle w:val="TableContent"/>
            </w:pPr>
            <w:r w:rsidRPr="00D4120B">
              <w:t xml:space="preserve">2 </w:t>
            </w:r>
          </w:p>
        </w:tc>
        <w:tc>
          <w:tcPr>
            <w:tcW w:w="2349" w:type="dxa"/>
          </w:tcPr>
          <w:p w14:paraId="3AD69C40" w14:textId="77777777" w:rsidR="00667BA9" w:rsidRPr="00D4120B" w:rsidRDefault="00667BA9" w:rsidP="008F7891">
            <w:pPr>
              <w:pStyle w:val="TableContent"/>
            </w:pPr>
            <w:r w:rsidRPr="00D4120B">
              <w:t xml:space="preserve">Parent Observation Sub-Identifier </w:t>
            </w:r>
          </w:p>
        </w:tc>
        <w:tc>
          <w:tcPr>
            <w:tcW w:w="900" w:type="dxa"/>
          </w:tcPr>
          <w:p w14:paraId="56352900" w14:textId="77777777" w:rsidR="00667BA9" w:rsidRPr="00D4120B" w:rsidRDefault="00667BA9" w:rsidP="008F7891">
            <w:pPr>
              <w:pStyle w:val="TableContent"/>
            </w:pPr>
            <w:r w:rsidRPr="00D4120B">
              <w:t>ST</w:t>
            </w:r>
          </w:p>
        </w:tc>
        <w:tc>
          <w:tcPr>
            <w:tcW w:w="810" w:type="dxa"/>
          </w:tcPr>
          <w:p w14:paraId="5072D877" w14:textId="77777777" w:rsidR="00667BA9" w:rsidRPr="00D4120B" w:rsidRDefault="00667BA9" w:rsidP="008F7891">
            <w:pPr>
              <w:pStyle w:val="TableContent"/>
            </w:pPr>
            <w:r w:rsidRPr="00D4120B">
              <w:t>RE</w:t>
            </w:r>
          </w:p>
        </w:tc>
        <w:tc>
          <w:tcPr>
            <w:tcW w:w="873" w:type="dxa"/>
          </w:tcPr>
          <w:p w14:paraId="60E7238C" w14:textId="77777777" w:rsidR="00667BA9" w:rsidRPr="00D4120B" w:rsidRDefault="00667BA9" w:rsidP="008F7891">
            <w:pPr>
              <w:pStyle w:val="TableContent"/>
            </w:pPr>
            <w:r w:rsidRPr="00D4120B">
              <w:t>1..20</w:t>
            </w:r>
          </w:p>
        </w:tc>
        <w:tc>
          <w:tcPr>
            <w:tcW w:w="864" w:type="dxa"/>
          </w:tcPr>
          <w:p w14:paraId="1E4B954B" w14:textId="77777777" w:rsidR="00667BA9" w:rsidRPr="00D4120B" w:rsidRDefault="00B25F39" w:rsidP="008F7891">
            <w:pPr>
              <w:pStyle w:val="TableContent"/>
            </w:pPr>
            <w:r>
              <w:t>=</w:t>
            </w:r>
          </w:p>
        </w:tc>
        <w:tc>
          <w:tcPr>
            <w:tcW w:w="1539" w:type="dxa"/>
          </w:tcPr>
          <w:p w14:paraId="54AB1325" w14:textId="77777777" w:rsidR="00667BA9" w:rsidRPr="00D4120B" w:rsidRDefault="00667BA9" w:rsidP="008F7891">
            <w:pPr>
              <w:pStyle w:val="TableContent"/>
            </w:pPr>
          </w:p>
        </w:tc>
        <w:tc>
          <w:tcPr>
            <w:tcW w:w="4283" w:type="dxa"/>
          </w:tcPr>
          <w:p w14:paraId="420A556C" w14:textId="77777777" w:rsidR="00667BA9" w:rsidRPr="00D4120B" w:rsidRDefault="00667BA9" w:rsidP="008F7891">
            <w:pPr>
              <w:pStyle w:val="TableContent"/>
            </w:pPr>
            <w:r w:rsidRPr="00D4120B">
              <w:t>Identifier of the OBX-4 Observation Sub-ID associated with the OBX-3 Observation ID of the parent result</w:t>
            </w:r>
            <w:r w:rsidR="00400CF4">
              <w:t xml:space="preserve">. </w:t>
            </w:r>
            <w:r w:rsidRPr="00D4120B">
              <w:t>Typically, this is used in microbiology results where the sensitivities are linked to the specific culture OBX where the organism was identified</w:t>
            </w:r>
            <w:r w:rsidR="00400CF4">
              <w:t xml:space="preserve">. </w:t>
            </w:r>
            <w:r w:rsidRPr="00D4120B">
              <w:t>The combination of OBX-3 and OBX-4 must be unique within a particular OBR.</w:t>
            </w:r>
          </w:p>
        </w:tc>
      </w:tr>
      <w:tr w:rsidR="00667BA9" w:rsidRPr="00D4120B" w14:paraId="72E39A05" w14:textId="77777777">
        <w:trPr>
          <w:cantSplit/>
          <w:jc w:val="center"/>
        </w:trPr>
        <w:tc>
          <w:tcPr>
            <w:tcW w:w="621" w:type="dxa"/>
          </w:tcPr>
          <w:p w14:paraId="29821011" w14:textId="77777777" w:rsidR="00667BA9" w:rsidRPr="00D4120B" w:rsidRDefault="00667BA9" w:rsidP="008F7891">
            <w:pPr>
              <w:pStyle w:val="TableContent"/>
            </w:pPr>
            <w:r w:rsidRPr="00D4120B">
              <w:t xml:space="preserve">3 </w:t>
            </w:r>
          </w:p>
        </w:tc>
        <w:tc>
          <w:tcPr>
            <w:tcW w:w="2349" w:type="dxa"/>
          </w:tcPr>
          <w:p w14:paraId="7DAF31BE" w14:textId="77777777" w:rsidR="00667BA9" w:rsidRPr="00D4120B" w:rsidRDefault="00667BA9" w:rsidP="008F7891">
            <w:pPr>
              <w:pStyle w:val="TableContent"/>
            </w:pPr>
            <w:r w:rsidRPr="00D4120B">
              <w:t xml:space="preserve">Parent Observation Value Descriptor </w:t>
            </w:r>
          </w:p>
        </w:tc>
        <w:tc>
          <w:tcPr>
            <w:tcW w:w="900" w:type="dxa"/>
          </w:tcPr>
          <w:p w14:paraId="4514307F" w14:textId="77777777" w:rsidR="00667BA9" w:rsidRPr="00D4120B" w:rsidRDefault="00667BA9" w:rsidP="008F7891">
            <w:pPr>
              <w:pStyle w:val="TableContent"/>
            </w:pPr>
            <w:r w:rsidRPr="00D4120B">
              <w:t>TX</w:t>
            </w:r>
          </w:p>
        </w:tc>
        <w:tc>
          <w:tcPr>
            <w:tcW w:w="810" w:type="dxa"/>
          </w:tcPr>
          <w:p w14:paraId="32955653" w14:textId="77777777" w:rsidR="00667BA9" w:rsidRPr="00D4120B" w:rsidRDefault="00667BA9" w:rsidP="008F7891">
            <w:pPr>
              <w:pStyle w:val="TableContent"/>
            </w:pPr>
            <w:r>
              <w:t>O</w:t>
            </w:r>
          </w:p>
        </w:tc>
        <w:tc>
          <w:tcPr>
            <w:tcW w:w="873" w:type="dxa"/>
          </w:tcPr>
          <w:p w14:paraId="261D6DFE" w14:textId="77777777" w:rsidR="00667BA9" w:rsidRPr="00D4120B" w:rsidRDefault="00667BA9" w:rsidP="008F7891">
            <w:pPr>
              <w:pStyle w:val="TableContent"/>
            </w:pPr>
          </w:p>
        </w:tc>
        <w:tc>
          <w:tcPr>
            <w:tcW w:w="864" w:type="dxa"/>
          </w:tcPr>
          <w:p w14:paraId="521179D2" w14:textId="77777777" w:rsidR="00667BA9" w:rsidRPr="00D4120B" w:rsidRDefault="00B25F39" w:rsidP="008F7891">
            <w:pPr>
              <w:pStyle w:val="TableContent"/>
            </w:pPr>
            <w:r>
              <w:t>=</w:t>
            </w:r>
          </w:p>
        </w:tc>
        <w:tc>
          <w:tcPr>
            <w:tcW w:w="1539" w:type="dxa"/>
          </w:tcPr>
          <w:p w14:paraId="037B513F" w14:textId="77777777" w:rsidR="00667BA9" w:rsidRPr="00D4120B" w:rsidRDefault="00667BA9" w:rsidP="008F7891">
            <w:pPr>
              <w:pStyle w:val="TableContent"/>
            </w:pPr>
          </w:p>
        </w:tc>
        <w:tc>
          <w:tcPr>
            <w:tcW w:w="4283" w:type="dxa"/>
          </w:tcPr>
          <w:p w14:paraId="2CE89D34" w14:textId="77777777" w:rsidR="00667BA9" w:rsidRPr="00D4120B" w:rsidRDefault="00667BA9" w:rsidP="008F7891">
            <w:pPr>
              <w:pStyle w:val="TableContent"/>
            </w:pPr>
            <w:del w:id="2577" w:author="Bob Yencha" w:date="2011-11-29T09:49:00Z">
              <w:r w:rsidRPr="00D4120B" w:rsidDel="00303738">
                <w:delText>Taken from the OBX-5 of the parent result</w:delText>
              </w:r>
              <w:r w:rsidR="00400CF4" w:rsidDel="00303738">
                <w:delText xml:space="preserve">. </w:delText>
              </w:r>
              <w:r w:rsidDel="00303738">
                <w:delText>If OBX-5 contains</w:delText>
              </w:r>
              <w:r w:rsidRPr="00D4120B" w:rsidDel="00303738">
                <w:delText xml:space="preserve"> coded data, this w</w:delText>
              </w:r>
              <w:r w:rsidDel="00303738">
                <w:delText>ill</w:delText>
              </w:r>
              <w:r w:rsidRPr="00D4120B" w:rsidDel="00303738">
                <w:delText xml:space="preserve"> be the value of the text component of the CE or CWE data type or the original text component of the CWE data type when there is no coded component.</w:delText>
              </w:r>
            </w:del>
          </w:p>
        </w:tc>
      </w:tr>
    </w:tbl>
    <w:p w14:paraId="2098B29F" w14:textId="77777777" w:rsidR="00667BA9" w:rsidRPr="006C6913" w:rsidRDefault="005A1C80" w:rsidP="00667BA9">
      <w:pPr>
        <w:pStyle w:val="UsageNote"/>
      </w:pPr>
      <w:r w:rsidRPr="005A1C80">
        <w:t>Usage Note</w:t>
      </w:r>
    </w:p>
    <w:p w14:paraId="1D093A88" w14:textId="77777777" w:rsidR="009D3029" w:rsidRDefault="00400CF4" w:rsidP="00400CF4">
      <w:pPr>
        <w:pStyle w:val="UsageNoteIndent"/>
      </w:pPr>
      <w:bookmarkStart w:id="2578" w:name="#Heading358"/>
      <w:bookmarkStart w:id="2579" w:name="_Toc171137814"/>
      <w:bookmarkStart w:id="2580" w:name="_Toc207005715"/>
      <w:bookmarkEnd w:id="2578"/>
      <w:r w:rsidRPr="00D4120B">
        <w:t>See</w:t>
      </w:r>
      <w:r w:rsidR="00034FBC">
        <w:t xml:space="preserve"> Section</w:t>
      </w:r>
      <w:r w:rsidRPr="00D4120B">
        <w:rPr>
          <w:i/>
        </w:rPr>
        <w:t xml:space="preserve"> </w:t>
      </w:r>
      <w:r w:rsidR="00D826AD" w:rsidRPr="00D4120B">
        <w:rPr>
          <w:i/>
        </w:rPr>
        <w:fldChar w:fldCharType="begin"/>
      </w:r>
      <w:r w:rsidRPr="00D4120B">
        <w:rPr>
          <w:i/>
        </w:rPr>
        <w:instrText xml:space="preserve"> REF _Ref170108064 \r \h </w:instrText>
      </w:r>
      <w:r w:rsidR="00D826AD" w:rsidRPr="00D4120B">
        <w:rPr>
          <w:i/>
        </w:rPr>
      </w:r>
      <w:r w:rsidR="00D826AD" w:rsidRPr="00D4120B">
        <w:rPr>
          <w:i/>
        </w:rPr>
        <w:fldChar w:fldCharType="separate"/>
      </w:r>
      <w:ins w:id="2581" w:author="Bob Yencha" w:date="2011-12-20T14:38:00Z">
        <w:r w:rsidR="002B0A1D">
          <w:rPr>
            <w:i/>
          </w:rPr>
          <w:t>6.1</w:t>
        </w:r>
      </w:ins>
      <w:ins w:id="2582" w:author=" Bob Yencha" w:date="2011-12-20T10:54:00Z">
        <w:del w:id="2583" w:author="Bob Yencha" w:date="2011-12-20T14:38:00Z">
          <w:r w:rsidR="006018A5" w:rsidDel="002B0A1D">
            <w:rPr>
              <w:i/>
            </w:rPr>
            <w:delText>6.1</w:delText>
          </w:r>
        </w:del>
      </w:ins>
      <w:del w:id="2584" w:author="Bob Yencha" w:date="2011-12-20T14:38:00Z">
        <w:r w:rsidR="002D1651" w:rsidDel="002B0A1D">
          <w:rPr>
            <w:i/>
          </w:rPr>
          <w:delText>7.1</w:delText>
        </w:r>
      </w:del>
      <w:r w:rsidR="00D826AD" w:rsidRPr="00D4120B">
        <w:rPr>
          <w:i/>
        </w:rPr>
        <w:fldChar w:fldCharType="end"/>
      </w:r>
      <w:r w:rsidRPr="00D4120B">
        <w:t xml:space="preserve"> of this document for details on how this data type and the EIP data type are used in parent/child result linking.  Use of data type CWE for sequence 1 reflects a pre-adoption of </w:t>
      </w:r>
      <w:r w:rsidRPr="00D4120B">
        <w:rPr>
          <w:i/>
        </w:rPr>
        <w:t xml:space="preserve">HL7 Version </w:t>
      </w:r>
      <w:del w:id="2585" w:author="Bob Yencha" w:date="2011-11-21T18:02:00Z">
        <w:r w:rsidRPr="00D4120B" w:rsidDel="00C42B2B">
          <w:rPr>
            <w:i/>
          </w:rPr>
          <w:delText>2.</w:delText>
        </w:r>
        <w:r w:rsidR="00034FBC" w:rsidDel="00C42B2B">
          <w:rPr>
            <w:i/>
          </w:rPr>
          <w:delText>7</w:delText>
        </w:r>
      </w:del>
      <w:ins w:id="2586" w:author="Bob Yencha" w:date="2011-11-21T18:02:00Z">
        <w:r w:rsidR="00C42B2B">
          <w:rPr>
            <w:i/>
          </w:rPr>
          <w:t>2.7.1</w:t>
        </w:r>
      </w:ins>
      <w:r w:rsidRPr="00D4120B">
        <w:t xml:space="preserve"> standards. </w:t>
      </w:r>
    </w:p>
    <w:p w14:paraId="061732CD" w14:textId="77777777" w:rsidR="00667BA9" w:rsidRDefault="00667BA9" w:rsidP="00084F3B">
      <w:pPr>
        <w:pStyle w:val="Heading2"/>
        <w:numPr>
          <w:ilvl w:val="1"/>
          <w:numId w:val="22"/>
        </w:numPr>
        <w:tabs>
          <w:tab w:val="left" w:pos="630"/>
        </w:tabs>
      </w:pPr>
      <w:bookmarkStart w:id="2587" w:name="_Toc189111975"/>
      <w:r w:rsidRPr="00D4120B">
        <w:t>PT – Processing Type</w:t>
      </w:r>
      <w:bookmarkEnd w:id="2579"/>
      <w:bookmarkEnd w:id="2580"/>
      <w:bookmarkEnd w:id="2587"/>
    </w:p>
    <w:tbl>
      <w:tblPr>
        <w:tblW w:w="0" w:type="auto"/>
        <w:jc w:val="center"/>
        <w:tblBorders>
          <w:top w:val="single" w:sz="12" w:space="0" w:color="943634"/>
          <w:bottom w:val="single" w:sz="12" w:space="0" w:color="943634"/>
          <w:insideH w:val="single" w:sz="12" w:space="0" w:color="943634"/>
        </w:tblBorders>
        <w:tblLayout w:type="fixed"/>
        <w:tblCellMar>
          <w:left w:w="86" w:type="dxa"/>
          <w:right w:w="86" w:type="dxa"/>
        </w:tblCellMar>
        <w:tblLook w:val="0000" w:firstRow="0" w:lastRow="0" w:firstColumn="0" w:lastColumn="0" w:noHBand="0" w:noVBand="0"/>
      </w:tblPr>
      <w:tblGrid>
        <w:gridCol w:w="619"/>
        <w:gridCol w:w="2363"/>
        <w:gridCol w:w="900"/>
        <w:gridCol w:w="810"/>
        <w:gridCol w:w="855"/>
        <w:gridCol w:w="855"/>
        <w:gridCol w:w="1539"/>
        <w:gridCol w:w="4322"/>
      </w:tblGrid>
      <w:tr w:rsidR="00A54D3A" w:rsidRPr="00D4120B" w14:paraId="3BAD5E41" w14:textId="77777777">
        <w:trPr>
          <w:cantSplit/>
          <w:trHeight w:hRule="exact" w:val="360"/>
          <w:jc w:val="center"/>
        </w:trPr>
        <w:tc>
          <w:tcPr>
            <w:tcW w:w="12263" w:type="dxa"/>
            <w:gridSpan w:val="8"/>
            <w:shd w:val="clear" w:color="auto" w:fill="F3F3F3"/>
            <w:vAlign w:val="center"/>
          </w:tcPr>
          <w:p w14:paraId="43048936" w14:textId="77777777" w:rsidR="00A54D3A" w:rsidRPr="000416FF" w:rsidRDefault="00A54D3A" w:rsidP="00A54D3A">
            <w:pPr>
              <w:pStyle w:val="Caption"/>
            </w:pPr>
            <w:bookmarkStart w:id="2588" w:name="_Toc189111887"/>
            <w:r>
              <w:t xml:space="preserve">Table </w:t>
            </w:r>
            <w:r w:rsidR="001C047D">
              <w:fldChar w:fldCharType="begin"/>
            </w:r>
            <w:r w:rsidR="001C047D">
              <w:instrText xml:space="preserve"> STYLEREF 1 \s </w:instrText>
            </w:r>
            <w:r w:rsidR="001C047D">
              <w:fldChar w:fldCharType="separate"/>
            </w:r>
            <w:r w:rsidR="002B0A1D">
              <w:rPr>
                <w:noProof/>
              </w:rPr>
              <w:t>2</w:t>
            </w:r>
            <w:r w:rsidR="001C047D">
              <w:rPr>
                <w:noProof/>
              </w:rPr>
              <w:fldChar w:fldCharType="end"/>
            </w:r>
            <w:r>
              <w:noBreakHyphen/>
            </w:r>
            <w:r w:rsidR="001C047D">
              <w:fldChar w:fldCharType="begin"/>
            </w:r>
            <w:r w:rsidR="001C047D">
              <w:instrText xml:space="preserve"> SEQ Table \* ARABIC \s 1 </w:instrText>
            </w:r>
            <w:r w:rsidR="001C047D">
              <w:fldChar w:fldCharType="separate"/>
            </w:r>
            <w:r w:rsidR="002B0A1D">
              <w:rPr>
                <w:noProof/>
              </w:rPr>
              <w:t>23</w:t>
            </w:r>
            <w:r w:rsidR="001C047D">
              <w:rPr>
                <w:noProof/>
              </w:rPr>
              <w:fldChar w:fldCharType="end"/>
            </w:r>
            <w:r>
              <w:t>. Processing Type (PT)</w:t>
            </w:r>
            <w:bookmarkEnd w:id="2588"/>
          </w:p>
          <w:p w14:paraId="2010B2F0" w14:textId="77777777" w:rsidR="00A54D3A" w:rsidRPr="00D4120B" w:rsidRDefault="00A54D3A" w:rsidP="00667BA9">
            <w:pPr>
              <w:pStyle w:val="TableHeadingB"/>
              <w:ind w:left="0"/>
            </w:pPr>
          </w:p>
        </w:tc>
      </w:tr>
      <w:tr w:rsidR="00667BA9" w:rsidRPr="00D4120B" w14:paraId="26B9D88A" w14:textId="77777777">
        <w:trPr>
          <w:cantSplit/>
          <w:trHeight w:hRule="exact" w:val="360"/>
          <w:jc w:val="center"/>
        </w:trPr>
        <w:tc>
          <w:tcPr>
            <w:tcW w:w="619" w:type="dxa"/>
            <w:shd w:val="clear" w:color="auto" w:fill="F3F3F3"/>
            <w:vAlign w:val="center"/>
          </w:tcPr>
          <w:p w14:paraId="0505BEE1" w14:textId="77777777" w:rsidR="00667BA9" w:rsidRPr="00D4120B" w:rsidRDefault="00667BA9" w:rsidP="00667BA9">
            <w:pPr>
              <w:pStyle w:val="TableHeadingB"/>
              <w:ind w:left="0"/>
            </w:pPr>
            <w:bookmarkStart w:id="2589" w:name="#PT"/>
            <w:bookmarkEnd w:id="2589"/>
            <w:r w:rsidRPr="00D4120B">
              <w:t>SEQ</w:t>
            </w:r>
          </w:p>
        </w:tc>
        <w:tc>
          <w:tcPr>
            <w:tcW w:w="2363" w:type="dxa"/>
            <w:shd w:val="clear" w:color="auto" w:fill="F3F3F3"/>
            <w:vAlign w:val="center"/>
          </w:tcPr>
          <w:p w14:paraId="48787A5B" w14:textId="77777777" w:rsidR="00667BA9" w:rsidRPr="00D4120B" w:rsidRDefault="00667BA9" w:rsidP="00667BA9">
            <w:pPr>
              <w:pStyle w:val="TableHeadingB"/>
              <w:ind w:left="0"/>
            </w:pPr>
            <w:r w:rsidRPr="00D4120B">
              <w:t>Component Name</w:t>
            </w:r>
          </w:p>
        </w:tc>
        <w:tc>
          <w:tcPr>
            <w:tcW w:w="900" w:type="dxa"/>
            <w:shd w:val="clear" w:color="auto" w:fill="F3F3F3"/>
            <w:vAlign w:val="center"/>
          </w:tcPr>
          <w:p w14:paraId="50FACCE0" w14:textId="77777777" w:rsidR="00667BA9" w:rsidRPr="00D4120B" w:rsidRDefault="00667BA9" w:rsidP="00667BA9">
            <w:pPr>
              <w:pStyle w:val="TableHeadingB"/>
              <w:ind w:left="0"/>
            </w:pPr>
            <w:r w:rsidRPr="00D4120B">
              <w:t>DT</w:t>
            </w:r>
          </w:p>
        </w:tc>
        <w:tc>
          <w:tcPr>
            <w:tcW w:w="810" w:type="dxa"/>
            <w:shd w:val="clear" w:color="auto" w:fill="F3F3F3"/>
            <w:vAlign w:val="center"/>
          </w:tcPr>
          <w:p w14:paraId="409282B8" w14:textId="77777777" w:rsidR="00667BA9" w:rsidRPr="00D4120B" w:rsidRDefault="00667BA9" w:rsidP="00667BA9">
            <w:pPr>
              <w:pStyle w:val="TableHeadingB"/>
              <w:ind w:left="0"/>
            </w:pPr>
            <w:r>
              <w:t>Us</w:t>
            </w:r>
            <w:ins w:id="2590" w:author="Swain, Ashley" w:date="2011-11-27T21:02:00Z">
              <w:r w:rsidR="00AA7E62">
                <w:t>ag</w:t>
              </w:r>
            </w:ins>
            <w:r>
              <w:t>e</w:t>
            </w:r>
          </w:p>
        </w:tc>
        <w:tc>
          <w:tcPr>
            <w:tcW w:w="855" w:type="dxa"/>
            <w:shd w:val="clear" w:color="auto" w:fill="F3F3F3"/>
            <w:vAlign w:val="center"/>
          </w:tcPr>
          <w:p w14:paraId="4FADA269" w14:textId="77777777" w:rsidR="00667BA9" w:rsidRPr="00D4120B" w:rsidRDefault="00667BA9" w:rsidP="00667BA9">
            <w:pPr>
              <w:pStyle w:val="TableHeadingB"/>
              <w:ind w:left="0"/>
            </w:pPr>
            <w:r w:rsidRPr="00D4120B">
              <w:t>LEN</w:t>
            </w:r>
          </w:p>
        </w:tc>
        <w:tc>
          <w:tcPr>
            <w:tcW w:w="855" w:type="dxa"/>
            <w:shd w:val="clear" w:color="auto" w:fill="F3F3F3"/>
            <w:vAlign w:val="center"/>
          </w:tcPr>
          <w:p w14:paraId="533C809E" w14:textId="77777777" w:rsidR="00667BA9" w:rsidRPr="00D4120B" w:rsidRDefault="00667BA9" w:rsidP="00667BA9">
            <w:pPr>
              <w:pStyle w:val="TableHeadingB"/>
              <w:ind w:left="0"/>
            </w:pPr>
            <w:r>
              <w:t>C.LEN</w:t>
            </w:r>
          </w:p>
        </w:tc>
        <w:tc>
          <w:tcPr>
            <w:tcW w:w="1539" w:type="dxa"/>
            <w:shd w:val="clear" w:color="auto" w:fill="F3F3F3"/>
            <w:vAlign w:val="center"/>
          </w:tcPr>
          <w:p w14:paraId="531F0B82" w14:textId="77777777" w:rsidR="00667BA9" w:rsidRPr="00D4120B" w:rsidRDefault="00667BA9" w:rsidP="00667BA9">
            <w:pPr>
              <w:pStyle w:val="TableHeadingB"/>
              <w:ind w:left="0"/>
            </w:pPr>
            <w:r w:rsidRPr="00D4120B">
              <w:t>Value Set</w:t>
            </w:r>
          </w:p>
        </w:tc>
        <w:tc>
          <w:tcPr>
            <w:tcW w:w="4322" w:type="dxa"/>
            <w:shd w:val="clear" w:color="auto" w:fill="F3F3F3"/>
            <w:vAlign w:val="center"/>
          </w:tcPr>
          <w:p w14:paraId="69095975" w14:textId="77777777" w:rsidR="00667BA9" w:rsidRPr="00D4120B" w:rsidRDefault="00667BA9" w:rsidP="00667BA9">
            <w:pPr>
              <w:pStyle w:val="TableHeadingB"/>
              <w:ind w:left="0"/>
            </w:pPr>
            <w:r w:rsidRPr="00D4120B">
              <w:t>Comments</w:t>
            </w:r>
          </w:p>
        </w:tc>
      </w:tr>
      <w:tr w:rsidR="00667BA9" w:rsidRPr="00D4120B" w14:paraId="63CBF166" w14:textId="77777777">
        <w:trPr>
          <w:cantSplit/>
          <w:jc w:val="center"/>
        </w:trPr>
        <w:tc>
          <w:tcPr>
            <w:tcW w:w="619" w:type="dxa"/>
          </w:tcPr>
          <w:p w14:paraId="42B4E359" w14:textId="77777777" w:rsidR="00667BA9" w:rsidRPr="00D4120B" w:rsidRDefault="00667BA9" w:rsidP="008F7891">
            <w:pPr>
              <w:pStyle w:val="TableContent"/>
            </w:pPr>
            <w:r w:rsidRPr="00D4120B">
              <w:t>1</w:t>
            </w:r>
          </w:p>
        </w:tc>
        <w:tc>
          <w:tcPr>
            <w:tcW w:w="2363" w:type="dxa"/>
          </w:tcPr>
          <w:p w14:paraId="3082B688" w14:textId="77777777" w:rsidR="00667BA9" w:rsidRPr="00D4120B" w:rsidRDefault="00667BA9" w:rsidP="008F7891">
            <w:pPr>
              <w:pStyle w:val="TableContent"/>
            </w:pPr>
            <w:r w:rsidRPr="00D4120B">
              <w:t xml:space="preserve">Processing ID </w:t>
            </w:r>
          </w:p>
        </w:tc>
        <w:tc>
          <w:tcPr>
            <w:tcW w:w="900" w:type="dxa"/>
          </w:tcPr>
          <w:p w14:paraId="21A15A26" w14:textId="77777777" w:rsidR="00667BA9" w:rsidRPr="00D4120B" w:rsidRDefault="001C047D" w:rsidP="008F7891">
            <w:pPr>
              <w:pStyle w:val="TableContent"/>
            </w:pPr>
            <w:hyperlink r:id="rId57" w:anchor="ID" w:history="1">
              <w:r w:rsidR="00667BA9" w:rsidRPr="00D4120B">
                <w:t>ID</w:t>
              </w:r>
            </w:hyperlink>
          </w:p>
        </w:tc>
        <w:tc>
          <w:tcPr>
            <w:tcW w:w="810" w:type="dxa"/>
          </w:tcPr>
          <w:p w14:paraId="460C1602" w14:textId="77777777" w:rsidR="00667BA9" w:rsidRPr="00D4120B" w:rsidRDefault="00667BA9" w:rsidP="008F7891">
            <w:pPr>
              <w:pStyle w:val="TableContent"/>
            </w:pPr>
            <w:r w:rsidRPr="00D4120B">
              <w:t>R</w:t>
            </w:r>
          </w:p>
        </w:tc>
        <w:tc>
          <w:tcPr>
            <w:tcW w:w="855" w:type="dxa"/>
          </w:tcPr>
          <w:p w14:paraId="58B51907" w14:textId="77777777" w:rsidR="00667BA9" w:rsidRPr="00D4120B" w:rsidRDefault="00667BA9" w:rsidP="008F7891">
            <w:pPr>
              <w:pStyle w:val="TableContent"/>
            </w:pPr>
            <w:r w:rsidRPr="00D4120B">
              <w:t xml:space="preserve">1..1 </w:t>
            </w:r>
          </w:p>
        </w:tc>
        <w:tc>
          <w:tcPr>
            <w:tcW w:w="855" w:type="dxa"/>
          </w:tcPr>
          <w:p w14:paraId="368DF444" w14:textId="77777777" w:rsidR="00667BA9" w:rsidRPr="00D4120B" w:rsidRDefault="00B25F39" w:rsidP="008F7891">
            <w:pPr>
              <w:pStyle w:val="TableContent"/>
            </w:pPr>
            <w:r>
              <w:t>=</w:t>
            </w:r>
          </w:p>
        </w:tc>
        <w:tc>
          <w:tcPr>
            <w:tcW w:w="1539" w:type="dxa"/>
          </w:tcPr>
          <w:p w14:paraId="7EE09C8E" w14:textId="77777777" w:rsidR="00667BA9" w:rsidRPr="00D4120B" w:rsidRDefault="00667BA9" w:rsidP="008F7891">
            <w:pPr>
              <w:pStyle w:val="TableContent"/>
            </w:pPr>
            <w:r w:rsidRPr="00D4120B">
              <w:t xml:space="preserve">HL70103 </w:t>
            </w:r>
          </w:p>
        </w:tc>
        <w:tc>
          <w:tcPr>
            <w:tcW w:w="4322" w:type="dxa"/>
          </w:tcPr>
          <w:p w14:paraId="09E2FB36" w14:textId="77777777" w:rsidR="00667BA9" w:rsidRPr="00D4120B" w:rsidRDefault="00667BA9" w:rsidP="008F7891">
            <w:pPr>
              <w:pStyle w:val="TableContent"/>
            </w:pPr>
          </w:p>
        </w:tc>
      </w:tr>
      <w:tr w:rsidR="00667BA9" w:rsidRPr="00D4120B" w14:paraId="6EA50B3F" w14:textId="77777777">
        <w:trPr>
          <w:cantSplit/>
          <w:jc w:val="center"/>
        </w:trPr>
        <w:tc>
          <w:tcPr>
            <w:tcW w:w="619" w:type="dxa"/>
          </w:tcPr>
          <w:p w14:paraId="21F8CB65" w14:textId="77777777" w:rsidR="00667BA9" w:rsidRPr="00D4120B" w:rsidRDefault="00667BA9" w:rsidP="008F7891">
            <w:pPr>
              <w:pStyle w:val="TableContent"/>
            </w:pPr>
            <w:r w:rsidRPr="00D4120B">
              <w:t>2</w:t>
            </w:r>
          </w:p>
        </w:tc>
        <w:tc>
          <w:tcPr>
            <w:tcW w:w="2363" w:type="dxa"/>
          </w:tcPr>
          <w:p w14:paraId="609FA666" w14:textId="77777777" w:rsidR="00667BA9" w:rsidRPr="00D4120B" w:rsidRDefault="00667BA9" w:rsidP="008F7891">
            <w:pPr>
              <w:pStyle w:val="TableContent"/>
            </w:pPr>
            <w:r w:rsidRPr="00D4120B">
              <w:t xml:space="preserve">Processing Mode </w:t>
            </w:r>
          </w:p>
        </w:tc>
        <w:tc>
          <w:tcPr>
            <w:tcW w:w="900" w:type="dxa"/>
          </w:tcPr>
          <w:p w14:paraId="67BF868C" w14:textId="77777777" w:rsidR="00667BA9" w:rsidRPr="00D4120B" w:rsidRDefault="001C047D" w:rsidP="008F7891">
            <w:pPr>
              <w:pStyle w:val="TableContent"/>
            </w:pPr>
            <w:hyperlink r:id="rId58" w:anchor="ID" w:history="1">
              <w:r w:rsidR="00667BA9" w:rsidRPr="00D4120B">
                <w:t>ID</w:t>
              </w:r>
            </w:hyperlink>
          </w:p>
        </w:tc>
        <w:tc>
          <w:tcPr>
            <w:tcW w:w="810" w:type="dxa"/>
          </w:tcPr>
          <w:p w14:paraId="39998D7D" w14:textId="77777777" w:rsidR="00667BA9" w:rsidRPr="00D4120B" w:rsidRDefault="00667BA9" w:rsidP="008F7891">
            <w:pPr>
              <w:pStyle w:val="TableContent"/>
            </w:pPr>
            <w:r w:rsidRPr="00D4120B">
              <w:t>O</w:t>
            </w:r>
          </w:p>
        </w:tc>
        <w:tc>
          <w:tcPr>
            <w:tcW w:w="855" w:type="dxa"/>
          </w:tcPr>
          <w:p w14:paraId="52D5CC13" w14:textId="77777777" w:rsidR="00667BA9" w:rsidRPr="00D4120B" w:rsidRDefault="00667BA9" w:rsidP="008F7891">
            <w:pPr>
              <w:pStyle w:val="TableContent"/>
            </w:pPr>
            <w:r w:rsidRPr="00D4120B">
              <w:t>1..1</w:t>
            </w:r>
          </w:p>
        </w:tc>
        <w:tc>
          <w:tcPr>
            <w:tcW w:w="855" w:type="dxa"/>
          </w:tcPr>
          <w:p w14:paraId="6F02E2AB" w14:textId="77777777" w:rsidR="00667BA9" w:rsidRPr="00D4120B" w:rsidRDefault="00B25F39" w:rsidP="008F7891">
            <w:pPr>
              <w:pStyle w:val="TableContent"/>
            </w:pPr>
            <w:r>
              <w:t>=</w:t>
            </w:r>
          </w:p>
        </w:tc>
        <w:tc>
          <w:tcPr>
            <w:tcW w:w="1539" w:type="dxa"/>
          </w:tcPr>
          <w:p w14:paraId="5CBEBE4B" w14:textId="77777777" w:rsidR="00667BA9" w:rsidRPr="00D4120B" w:rsidRDefault="00667BA9" w:rsidP="008F7891">
            <w:pPr>
              <w:pStyle w:val="TableContent"/>
            </w:pPr>
            <w:del w:id="2591" w:author="Bob Yencha" w:date="2011-11-29T09:50:00Z">
              <w:r w:rsidRPr="00D4120B" w:rsidDel="00303738">
                <w:delText>HL70207</w:delText>
              </w:r>
            </w:del>
          </w:p>
        </w:tc>
        <w:tc>
          <w:tcPr>
            <w:tcW w:w="4322" w:type="dxa"/>
          </w:tcPr>
          <w:p w14:paraId="1C972CF9" w14:textId="77777777" w:rsidR="00667BA9" w:rsidRPr="00D4120B" w:rsidRDefault="00667BA9" w:rsidP="008F7891">
            <w:pPr>
              <w:pStyle w:val="TableContent"/>
            </w:pPr>
          </w:p>
        </w:tc>
      </w:tr>
    </w:tbl>
    <w:p w14:paraId="4CAD51F8" w14:textId="77777777" w:rsidR="00667BA9" w:rsidRDefault="00667BA9" w:rsidP="00084F3B">
      <w:pPr>
        <w:pStyle w:val="Heading2"/>
        <w:numPr>
          <w:ilvl w:val="1"/>
          <w:numId w:val="22"/>
        </w:numPr>
        <w:tabs>
          <w:tab w:val="left" w:pos="630"/>
        </w:tabs>
      </w:pPr>
      <w:bookmarkStart w:id="2592" w:name="#Heading402"/>
      <w:bookmarkStart w:id="2593" w:name="_Toc171137815"/>
      <w:bookmarkStart w:id="2594" w:name="_Toc207005716"/>
      <w:bookmarkStart w:id="2595" w:name="_Toc189111976"/>
      <w:bookmarkEnd w:id="2592"/>
      <w:r w:rsidRPr="00D4120B">
        <w:t>RP – Reference Pointer</w:t>
      </w:r>
      <w:bookmarkEnd w:id="2593"/>
      <w:bookmarkEnd w:id="2594"/>
      <w:bookmarkEnd w:id="2595"/>
    </w:p>
    <w:tbl>
      <w:tblPr>
        <w:tblW w:w="0" w:type="auto"/>
        <w:jc w:val="center"/>
        <w:tblBorders>
          <w:top w:val="single" w:sz="12" w:space="0" w:color="943634"/>
          <w:bottom w:val="single" w:sz="12" w:space="0" w:color="943634"/>
          <w:insideH w:val="single" w:sz="12" w:space="0" w:color="943634"/>
        </w:tblBorders>
        <w:tblLayout w:type="fixed"/>
        <w:tblCellMar>
          <w:left w:w="86" w:type="dxa"/>
          <w:right w:w="86" w:type="dxa"/>
        </w:tblCellMar>
        <w:tblLook w:val="0000" w:firstRow="0" w:lastRow="0" w:firstColumn="0" w:lastColumn="0" w:noHBand="0" w:noVBand="0"/>
      </w:tblPr>
      <w:tblGrid>
        <w:gridCol w:w="594"/>
        <w:gridCol w:w="2295"/>
        <w:gridCol w:w="630"/>
        <w:gridCol w:w="999"/>
        <w:gridCol w:w="1026"/>
        <w:gridCol w:w="837"/>
        <w:gridCol w:w="1548"/>
        <w:gridCol w:w="4328"/>
      </w:tblGrid>
      <w:tr w:rsidR="00A54D3A" w:rsidRPr="00D4120B" w14:paraId="0C87DC6E" w14:textId="77777777">
        <w:trPr>
          <w:cantSplit/>
          <w:trHeight w:hRule="exact" w:val="360"/>
          <w:tblHeader/>
          <w:jc w:val="center"/>
        </w:trPr>
        <w:tc>
          <w:tcPr>
            <w:tcW w:w="12257" w:type="dxa"/>
            <w:gridSpan w:val="8"/>
            <w:shd w:val="clear" w:color="auto" w:fill="F3F3F3"/>
            <w:vAlign w:val="center"/>
          </w:tcPr>
          <w:p w14:paraId="302E6818" w14:textId="77777777" w:rsidR="00A54D3A" w:rsidRPr="000416FF" w:rsidRDefault="00A54D3A" w:rsidP="00A54D3A">
            <w:pPr>
              <w:pStyle w:val="Caption"/>
            </w:pPr>
            <w:bookmarkStart w:id="2596" w:name="_Toc189111888"/>
            <w:r>
              <w:t xml:space="preserve">Table </w:t>
            </w:r>
            <w:r w:rsidR="001C047D">
              <w:fldChar w:fldCharType="begin"/>
            </w:r>
            <w:r w:rsidR="001C047D">
              <w:instrText xml:space="preserve"> STYLEREF 1 \s </w:instrText>
            </w:r>
            <w:r w:rsidR="001C047D">
              <w:fldChar w:fldCharType="separate"/>
            </w:r>
            <w:r w:rsidR="002B0A1D">
              <w:rPr>
                <w:noProof/>
              </w:rPr>
              <w:t>2</w:t>
            </w:r>
            <w:r w:rsidR="001C047D">
              <w:rPr>
                <w:noProof/>
              </w:rPr>
              <w:fldChar w:fldCharType="end"/>
            </w:r>
            <w:r>
              <w:noBreakHyphen/>
            </w:r>
            <w:del w:id="2597" w:author="Swain, Ashley" w:date="2011-11-22T13:28:00Z">
              <w:r w:rsidR="00D826AD" w:rsidDel="00C94DC2">
                <w:fldChar w:fldCharType="begin"/>
              </w:r>
              <w:r w:rsidR="00F85E3B" w:rsidDel="00C94DC2">
                <w:delInstrText xml:space="preserve"> SEQ Table \* ARABIC \s 1 </w:delInstrText>
              </w:r>
              <w:r w:rsidR="00D826AD" w:rsidDel="00C94DC2">
                <w:fldChar w:fldCharType="separate"/>
              </w:r>
              <w:r w:rsidR="00073DF5" w:rsidDel="00C94DC2">
                <w:rPr>
                  <w:noProof/>
                </w:rPr>
                <w:delText>24</w:delText>
              </w:r>
              <w:r w:rsidR="00D826AD" w:rsidDel="00C94DC2">
                <w:rPr>
                  <w:noProof/>
                </w:rPr>
                <w:fldChar w:fldCharType="end"/>
              </w:r>
            </w:del>
            <w:ins w:id="2598" w:author="Swain, Ashley" w:date="2011-11-22T13:28:00Z">
              <w:r w:rsidR="00C94DC2">
                <w:t>23</w:t>
              </w:r>
            </w:ins>
            <w:r>
              <w:t xml:space="preserve">. </w:t>
            </w:r>
            <w:r w:rsidRPr="000416FF">
              <w:t>Reference Pointer</w:t>
            </w:r>
            <w:r>
              <w:t xml:space="preserve"> (RP)</w:t>
            </w:r>
            <w:bookmarkEnd w:id="2596"/>
          </w:p>
          <w:p w14:paraId="7F5C21C1" w14:textId="77777777" w:rsidR="00A54D3A" w:rsidRPr="00D4120B" w:rsidRDefault="00A54D3A" w:rsidP="00667BA9">
            <w:pPr>
              <w:pStyle w:val="TableHeadingB"/>
            </w:pPr>
          </w:p>
        </w:tc>
      </w:tr>
      <w:tr w:rsidR="00667BA9" w:rsidRPr="00D4120B" w14:paraId="0BEDDD42" w14:textId="77777777">
        <w:trPr>
          <w:cantSplit/>
          <w:trHeight w:hRule="exact" w:val="360"/>
          <w:tblHeader/>
          <w:jc w:val="center"/>
        </w:trPr>
        <w:tc>
          <w:tcPr>
            <w:tcW w:w="594" w:type="dxa"/>
            <w:shd w:val="clear" w:color="auto" w:fill="F3F3F3"/>
            <w:vAlign w:val="center"/>
          </w:tcPr>
          <w:p w14:paraId="5320306A" w14:textId="77777777" w:rsidR="00667BA9" w:rsidRPr="00D4120B" w:rsidRDefault="00667BA9" w:rsidP="00667BA9">
            <w:pPr>
              <w:pStyle w:val="TableHeadingB"/>
              <w:ind w:left="0"/>
            </w:pPr>
            <w:bookmarkStart w:id="2599" w:name="#RP"/>
            <w:bookmarkEnd w:id="2599"/>
            <w:r w:rsidRPr="00D4120B">
              <w:t>SEQ</w:t>
            </w:r>
          </w:p>
        </w:tc>
        <w:tc>
          <w:tcPr>
            <w:tcW w:w="2295" w:type="dxa"/>
            <w:shd w:val="clear" w:color="auto" w:fill="F3F3F3"/>
            <w:vAlign w:val="center"/>
          </w:tcPr>
          <w:p w14:paraId="14EE4527" w14:textId="77777777" w:rsidR="00667BA9" w:rsidRPr="00D4120B" w:rsidRDefault="00667BA9" w:rsidP="00667BA9">
            <w:pPr>
              <w:pStyle w:val="TableHeadingB"/>
            </w:pPr>
            <w:r w:rsidRPr="00D4120B">
              <w:t>Component Name</w:t>
            </w:r>
          </w:p>
        </w:tc>
        <w:tc>
          <w:tcPr>
            <w:tcW w:w="630" w:type="dxa"/>
            <w:shd w:val="clear" w:color="auto" w:fill="F3F3F3"/>
            <w:vAlign w:val="center"/>
          </w:tcPr>
          <w:p w14:paraId="13DF9933" w14:textId="77777777" w:rsidR="00667BA9" w:rsidRPr="00D4120B" w:rsidRDefault="00667BA9" w:rsidP="00667BA9">
            <w:pPr>
              <w:pStyle w:val="TableHeadingB"/>
            </w:pPr>
            <w:r w:rsidRPr="00D4120B">
              <w:t>DT</w:t>
            </w:r>
          </w:p>
        </w:tc>
        <w:tc>
          <w:tcPr>
            <w:tcW w:w="999" w:type="dxa"/>
            <w:shd w:val="clear" w:color="auto" w:fill="F3F3F3"/>
            <w:vAlign w:val="center"/>
          </w:tcPr>
          <w:p w14:paraId="0404FD91" w14:textId="77777777" w:rsidR="00667BA9" w:rsidRPr="00D4120B" w:rsidRDefault="00667BA9" w:rsidP="00667BA9">
            <w:pPr>
              <w:pStyle w:val="TableHeadingB"/>
            </w:pPr>
            <w:r>
              <w:t>Us</w:t>
            </w:r>
            <w:ins w:id="2600" w:author="Swain, Ashley" w:date="2011-11-27T21:02:00Z">
              <w:r w:rsidR="00AA7E62">
                <w:t>ag</w:t>
              </w:r>
            </w:ins>
            <w:r>
              <w:t>e</w:t>
            </w:r>
          </w:p>
        </w:tc>
        <w:tc>
          <w:tcPr>
            <w:tcW w:w="1026" w:type="dxa"/>
            <w:shd w:val="clear" w:color="auto" w:fill="F3F3F3"/>
            <w:vAlign w:val="center"/>
          </w:tcPr>
          <w:p w14:paraId="4E805474" w14:textId="77777777" w:rsidR="00667BA9" w:rsidRPr="00D4120B" w:rsidRDefault="00667BA9" w:rsidP="00667BA9">
            <w:pPr>
              <w:pStyle w:val="TableHeadingB"/>
            </w:pPr>
            <w:r w:rsidRPr="00D4120B">
              <w:t>LEN</w:t>
            </w:r>
          </w:p>
        </w:tc>
        <w:tc>
          <w:tcPr>
            <w:tcW w:w="837" w:type="dxa"/>
            <w:shd w:val="clear" w:color="auto" w:fill="F3F3F3"/>
            <w:vAlign w:val="center"/>
          </w:tcPr>
          <w:p w14:paraId="2C34C97F" w14:textId="77777777" w:rsidR="00667BA9" w:rsidRPr="00D4120B" w:rsidRDefault="00667BA9" w:rsidP="00667BA9">
            <w:pPr>
              <w:pStyle w:val="TableHeadingB"/>
            </w:pPr>
            <w:r>
              <w:t>C.LEN</w:t>
            </w:r>
          </w:p>
        </w:tc>
        <w:tc>
          <w:tcPr>
            <w:tcW w:w="1548" w:type="dxa"/>
            <w:shd w:val="clear" w:color="auto" w:fill="F3F3F3"/>
            <w:vAlign w:val="center"/>
          </w:tcPr>
          <w:p w14:paraId="0022E16F" w14:textId="77777777" w:rsidR="00667BA9" w:rsidRPr="00D4120B" w:rsidRDefault="00667BA9" w:rsidP="00667BA9">
            <w:pPr>
              <w:pStyle w:val="TableHeadingB"/>
            </w:pPr>
            <w:r w:rsidRPr="00D4120B">
              <w:t>Value Set</w:t>
            </w:r>
          </w:p>
        </w:tc>
        <w:tc>
          <w:tcPr>
            <w:tcW w:w="4328" w:type="dxa"/>
            <w:shd w:val="clear" w:color="auto" w:fill="F3F3F3"/>
            <w:vAlign w:val="center"/>
          </w:tcPr>
          <w:p w14:paraId="552F2010" w14:textId="77777777" w:rsidR="00667BA9" w:rsidRPr="00D4120B" w:rsidRDefault="00667BA9" w:rsidP="00667BA9">
            <w:pPr>
              <w:pStyle w:val="TableHeadingB"/>
            </w:pPr>
            <w:r w:rsidRPr="00D4120B">
              <w:t>Comments</w:t>
            </w:r>
          </w:p>
        </w:tc>
      </w:tr>
      <w:tr w:rsidR="00667BA9" w:rsidRPr="00D4120B" w14:paraId="3A62169E" w14:textId="77777777">
        <w:trPr>
          <w:cantSplit/>
          <w:jc w:val="center"/>
        </w:trPr>
        <w:tc>
          <w:tcPr>
            <w:tcW w:w="594" w:type="dxa"/>
          </w:tcPr>
          <w:p w14:paraId="3F4DEDDD" w14:textId="77777777" w:rsidR="00667BA9" w:rsidRPr="00D4120B" w:rsidRDefault="00667BA9" w:rsidP="008F7891">
            <w:pPr>
              <w:pStyle w:val="TableContent"/>
            </w:pPr>
            <w:r w:rsidRPr="00D4120B">
              <w:t xml:space="preserve">1 </w:t>
            </w:r>
          </w:p>
        </w:tc>
        <w:tc>
          <w:tcPr>
            <w:tcW w:w="2295" w:type="dxa"/>
          </w:tcPr>
          <w:p w14:paraId="2BAB1CAA" w14:textId="77777777" w:rsidR="00667BA9" w:rsidRPr="00D4120B" w:rsidRDefault="00667BA9" w:rsidP="008F7891">
            <w:pPr>
              <w:pStyle w:val="TableContent"/>
            </w:pPr>
            <w:r w:rsidRPr="00D4120B">
              <w:t xml:space="preserve">Pointer </w:t>
            </w:r>
          </w:p>
        </w:tc>
        <w:tc>
          <w:tcPr>
            <w:tcW w:w="630" w:type="dxa"/>
          </w:tcPr>
          <w:p w14:paraId="5E777661" w14:textId="77777777" w:rsidR="00667BA9" w:rsidRPr="00D4120B" w:rsidRDefault="001C047D" w:rsidP="008F7891">
            <w:pPr>
              <w:pStyle w:val="TableContent"/>
            </w:pPr>
            <w:hyperlink r:id="rId59" w:anchor="ST" w:history="1">
              <w:r w:rsidR="00667BA9" w:rsidRPr="00D4120B">
                <w:t>ST</w:t>
              </w:r>
            </w:hyperlink>
          </w:p>
        </w:tc>
        <w:tc>
          <w:tcPr>
            <w:tcW w:w="999" w:type="dxa"/>
          </w:tcPr>
          <w:p w14:paraId="2805522A" w14:textId="77777777" w:rsidR="00667BA9" w:rsidRPr="00D4120B" w:rsidRDefault="00667BA9" w:rsidP="008F7891">
            <w:pPr>
              <w:pStyle w:val="TableContent"/>
            </w:pPr>
            <w:r w:rsidRPr="00D4120B">
              <w:t>R</w:t>
            </w:r>
          </w:p>
        </w:tc>
        <w:tc>
          <w:tcPr>
            <w:tcW w:w="1026" w:type="dxa"/>
          </w:tcPr>
          <w:p w14:paraId="6F2DD073" w14:textId="77777777" w:rsidR="00667BA9" w:rsidRPr="00D4120B" w:rsidRDefault="00667BA9" w:rsidP="008F7891">
            <w:pPr>
              <w:pStyle w:val="TableContent"/>
            </w:pPr>
            <w:r w:rsidRPr="00D4120B">
              <w:t>1..999</w:t>
            </w:r>
          </w:p>
        </w:tc>
        <w:tc>
          <w:tcPr>
            <w:tcW w:w="837" w:type="dxa"/>
          </w:tcPr>
          <w:p w14:paraId="4BA2B8A6" w14:textId="77777777" w:rsidR="00667BA9" w:rsidRPr="00D4120B" w:rsidRDefault="00B25F39" w:rsidP="008F7891">
            <w:pPr>
              <w:pStyle w:val="TableContent"/>
            </w:pPr>
            <w:r>
              <w:t>=</w:t>
            </w:r>
          </w:p>
        </w:tc>
        <w:tc>
          <w:tcPr>
            <w:tcW w:w="1548" w:type="dxa"/>
          </w:tcPr>
          <w:p w14:paraId="3C928F4C" w14:textId="77777777" w:rsidR="00667BA9" w:rsidRPr="00D4120B" w:rsidRDefault="00667BA9" w:rsidP="008F7891">
            <w:pPr>
              <w:pStyle w:val="TableContent"/>
            </w:pPr>
          </w:p>
        </w:tc>
        <w:tc>
          <w:tcPr>
            <w:tcW w:w="4328" w:type="dxa"/>
          </w:tcPr>
          <w:p w14:paraId="5D902C07" w14:textId="77777777" w:rsidR="00667BA9" w:rsidRPr="00D4120B" w:rsidRDefault="00667BA9" w:rsidP="008F7891">
            <w:pPr>
              <w:pStyle w:val="TableContent"/>
            </w:pPr>
            <w:r w:rsidRPr="00D4120B">
              <w:t>Pointer to the object</w:t>
            </w:r>
            <w:r w:rsidR="00400CF4">
              <w:t xml:space="preserve">. </w:t>
            </w:r>
            <w:r w:rsidRPr="00D4120B">
              <w:t>For URIs, it contains the path and query parts.</w:t>
            </w:r>
            <w:r>
              <w:t xml:space="preserve"> </w:t>
            </w:r>
            <w:r w:rsidRPr="00D4120B">
              <w:t xml:space="preserve">Example:  </w:t>
            </w:r>
          </w:p>
          <w:p w14:paraId="7EF5E513" w14:textId="77777777" w:rsidR="00667BA9" w:rsidRPr="00D4120B" w:rsidRDefault="00667BA9" w:rsidP="008F7891">
            <w:pPr>
              <w:pStyle w:val="TableContent"/>
            </w:pPr>
            <w:r w:rsidRPr="00D4120B">
              <w:t>/phin/library/documents/pdf/DRAFT_PHIN_ORU_ELR_v2.5.1_20061221.pdf</w:t>
            </w:r>
          </w:p>
        </w:tc>
      </w:tr>
      <w:tr w:rsidR="00667BA9" w:rsidRPr="00D4120B" w14:paraId="0F9CE176" w14:textId="77777777">
        <w:trPr>
          <w:cantSplit/>
          <w:jc w:val="center"/>
        </w:trPr>
        <w:tc>
          <w:tcPr>
            <w:tcW w:w="594" w:type="dxa"/>
          </w:tcPr>
          <w:p w14:paraId="600A8A08" w14:textId="77777777" w:rsidR="00667BA9" w:rsidRPr="00D4120B" w:rsidRDefault="00667BA9" w:rsidP="008F7891">
            <w:pPr>
              <w:pStyle w:val="TableContent"/>
            </w:pPr>
            <w:r w:rsidRPr="00D4120B">
              <w:t xml:space="preserve">2 </w:t>
            </w:r>
          </w:p>
        </w:tc>
        <w:tc>
          <w:tcPr>
            <w:tcW w:w="2295" w:type="dxa"/>
          </w:tcPr>
          <w:p w14:paraId="0F5E3E8F" w14:textId="77777777" w:rsidR="00667BA9" w:rsidRPr="00D4120B" w:rsidRDefault="00667BA9" w:rsidP="008F7891">
            <w:pPr>
              <w:pStyle w:val="TableContent"/>
            </w:pPr>
            <w:r w:rsidRPr="00D4120B">
              <w:t xml:space="preserve">Application ID </w:t>
            </w:r>
          </w:p>
        </w:tc>
        <w:tc>
          <w:tcPr>
            <w:tcW w:w="630" w:type="dxa"/>
          </w:tcPr>
          <w:p w14:paraId="2D92ABC6" w14:textId="77777777" w:rsidR="00667BA9" w:rsidRPr="00D4120B" w:rsidRDefault="001C047D" w:rsidP="008F7891">
            <w:pPr>
              <w:pStyle w:val="TableContent"/>
            </w:pPr>
            <w:hyperlink r:id="rId60" w:anchor="HD" w:history="1">
              <w:r w:rsidR="00667BA9" w:rsidRPr="00D4120B">
                <w:t>HD</w:t>
              </w:r>
            </w:hyperlink>
          </w:p>
        </w:tc>
        <w:tc>
          <w:tcPr>
            <w:tcW w:w="999" w:type="dxa"/>
          </w:tcPr>
          <w:p w14:paraId="6ED48AC4" w14:textId="77777777" w:rsidR="00667BA9" w:rsidRPr="00D4120B" w:rsidRDefault="00667BA9" w:rsidP="008F7891">
            <w:pPr>
              <w:pStyle w:val="TableContent"/>
            </w:pPr>
            <w:r w:rsidRPr="00D4120B">
              <w:t>R</w:t>
            </w:r>
          </w:p>
        </w:tc>
        <w:tc>
          <w:tcPr>
            <w:tcW w:w="1026" w:type="dxa"/>
          </w:tcPr>
          <w:p w14:paraId="6ADC781D" w14:textId="77777777" w:rsidR="00667BA9" w:rsidRPr="00D4120B" w:rsidRDefault="00667BA9" w:rsidP="008F7891">
            <w:pPr>
              <w:pStyle w:val="TableContent"/>
            </w:pPr>
          </w:p>
        </w:tc>
        <w:tc>
          <w:tcPr>
            <w:tcW w:w="837" w:type="dxa"/>
          </w:tcPr>
          <w:p w14:paraId="26F8D491" w14:textId="77777777" w:rsidR="00667BA9" w:rsidRPr="00D4120B" w:rsidRDefault="00B25F39" w:rsidP="008F7891">
            <w:pPr>
              <w:pStyle w:val="TableContent"/>
            </w:pPr>
            <w:r>
              <w:t>#</w:t>
            </w:r>
          </w:p>
        </w:tc>
        <w:tc>
          <w:tcPr>
            <w:tcW w:w="1548" w:type="dxa"/>
          </w:tcPr>
          <w:p w14:paraId="32FF8509" w14:textId="77777777" w:rsidR="00667BA9" w:rsidRPr="00D4120B" w:rsidRDefault="00667BA9" w:rsidP="008F7891">
            <w:pPr>
              <w:pStyle w:val="TableContent"/>
            </w:pPr>
          </w:p>
        </w:tc>
        <w:tc>
          <w:tcPr>
            <w:tcW w:w="4328" w:type="dxa"/>
          </w:tcPr>
          <w:p w14:paraId="0F9F7341" w14:textId="77777777" w:rsidR="00667BA9" w:rsidRPr="00D4120B" w:rsidRDefault="00667BA9" w:rsidP="008F7891">
            <w:pPr>
              <w:pStyle w:val="TableContent"/>
            </w:pPr>
            <w:r w:rsidRPr="00D4120B">
              <w:t>Unique identifier of the application that holds the object being pointed to</w:t>
            </w:r>
            <w:r w:rsidR="00400CF4">
              <w:t xml:space="preserve">. </w:t>
            </w:r>
            <w:r w:rsidRPr="00D4120B">
              <w:t>For URIs, it contains the scheme and authority parts.</w:t>
            </w:r>
          </w:p>
          <w:p w14:paraId="731534F0" w14:textId="77777777" w:rsidR="00667BA9" w:rsidRPr="00D4120B" w:rsidRDefault="00667BA9" w:rsidP="008F7891">
            <w:pPr>
              <w:pStyle w:val="TableContent"/>
            </w:pPr>
            <w:r w:rsidRPr="00D4120B">
              <w:t>Note that the HD data type used for this component is specialized for use in the RP data type, and is different tha</w:t>
            </w:r>
            <w:r w:rsidR="00C94942">
              <w:t>n</w:t>
            </w:r>
            <w:r w:rsidRPr="00D4120B">
              <w:t xml:space="preserve"> what is defined in section </w:t>
            </w:r>
            <w:r w:rsidR="000A1D70">
              <w:fldChar w:fldCharType="begin"/>
            </w:r>
            <w:r w:rsidR="000A1D70">
              <w:instrText xml:space="preserve"> REF _Ref358257805 \w \h  \* MERGEFORMAT </w:instrText>
            </w:r>
            <w:r w:rsidR="000A1D70">
              <w:fldChar w:fldCharType="separate"/>
            </w:r>
            <w:ins w:id="2601" w:author="Bob Yencha" w:date="2011-12-20T14:38:00Z">
              <w:r w:rsidR="002B0A1D">
                <w:t>2.18</w:t>
              </w:r>
            </w:ins>
            <w:ins w:id="2602" w:author=" Bob Yencha" w:date="2011-12-20T10:54:00Z">
              <w:del w:id="2603" w:author="Bob Yencha" w:date="2011-12-20T14:38:00Z">
                <w:r w:rsidR="006018A5" w:rsidDel="002B0A1D">
                  <w:delText>2.18</w:delText>
                </w:r>
              </w:del>
            </w:ins>
            <w:del w:id="2604" w:author="Bob Yencha" w:date="2011-12-20T14:38:00Z">
              <w:r w:rsidR="00073DF5" w:rsidDel="002B0A1D">
                <w:delText>2.17</w:delText>
              </w:r>
            </w:del>
            <w:r w:rsidR="000A1D70">
              <w:fldChar w:fldCharType="end"/>
            </w:r>
            <w:r w:rsidRPr="00D4120B">
              <w:t xml:space="preserve"> (HD).</w:t>
            </w:r>
          </w:p>
        </w:tc>
      </w:tr>
      <w:tr w:rsidR="00667BA9" w:rsidRPr="00D4120B" w14:paraId="3B7D33D0" w14:textId="77777777">
        <w:trPr>
          <w:cantSplit/>
          <w:jc w:val="center"/>
        </w:trPr>
        <w:tc>
          <w:tcPr>
            <w:tcW w:w="594" w:type="dxa"/>
          </w:tcPr>
          <w:p w14:paraId="10823287" w14:textId="77777777" w:rsidR="00667BA9" w:rsidRPr="00D4120B" w:rsidRDefault="00667BA9" w:rsidP="008F7891">
            <w:pPr>
              <w:pStyle w:val="TableContentIndent"/>
            </w:pPr>
            <w:r w:rsidRPr="00D4120B">
              <w:t>2.1</w:t>
            </w:r>
          </w:p>
        </w:tc>
        <w:tc>
          <w:tcPr>
            <w:tcW w:w="2295" w:type="dxa"/>
          </w:tcPr>
          <w:p w14:paraId="6DD92388" w14:textId="77777777" w:rsidR="00667BA9" w:rsidRPr="00D4120B" w:rsidRDefault="00667BA9" w:rsidP="008F7891">
            <w:pPr>
              <w:pStyle w:val="TableContent"/>
            </w:pPr>
            <w:r w:rsidRPr="00D4120B">
              <w:t>Namespace ID</w:t>
            </w:r>
          </w:p>
        </w:tc>
        <w:tc>
          <w:tcPr>
            <w:tcW w:w="630" w:type="dxa"/>
          </w:tcPr>
          <w:p w14:paraId="3E3504FA" w14:textId="77777777" w:rsidR="00667BA9" w:rsidRPr="00D4120B" w:rsidRDefault="00667BA9" w:rsidP="008F7891">
            <w:pPr>
              <w:pStyle w:val="TableContent"/>
            </w:pPr>
            <w:r w:rsidRPr="00D4120B">
              <w:t>I</w:t>
            </w:r>
            <w:ins w:id="2605" w:author="Swain, Ashley" w:date="2011-11-27T20:39:00Z">
              <w:r w:rsidR="003A7183">
                <w:t>D</w:t>
              </w:r>
            </w:ins>
            <w:del w:id="2606" w:author="Swain, Ashley" w:date="2011-11-27T20:38:00Z">
              <w:r w:rsidRPr="00D4120B" w:rsidDel="003A7183">
                <w:delText>S</w:delText>
              </w:r>
            </w:del>
          </w:p>
        </w:tc>
        <w:tc>
          <w:tcPr>
            <w:tcW w:w="999" w:type="dxa"/>
          </w:tcPr>
          <w:p w14:paraId="130CCC4E" w14:textId="77777777" w:rsidR="00667BA9" w:rsidRPr="00D4120B" w:rsidRDefault="00667BA9" w:rsidP="008F7891">
            <w:pPr>
              <w:pStyle w:val="TableContent"/>
            </w:pPr>
            <w:r w:rsidRPr="00D4120B">
              <w:t>O</w:t>
            </w:r>
          </w:p>
        </w:tc>
        <w:tc>
          <w:tcPr>
            <w:tcW w:w="1026" w:type="dxa"/>
          </w:tcPr>
          <w:p w14:paraId="6D068BDF" w14:textId="77777777" w:rsidR="00667BA9" w:rsidRPr="00D4120B" w:rsidRDefault="00667BA9" w:rsidP="008F7891">
            <w:pPr>
              <w:pStyle w:val="TableContent"/>
            </w:pPr>
            <w:r w:rsidRPr="00D4120B">
              <w:t>1..20</w:t>
            </w:r>
          </w:p>
        </w:tc>
        <w:tc>
          <w:tcPr>
            <w:tcW w:w="837" w:type="dxa"/>
          </w:tcPr>
          <w:p w14:paraId="2F30EB6A" w14:textId="77777777" w:rsidR="00667BA9" w:rsidRPr="00D4120B" w:rsidRDefault="00B25F39" w:rsidP="008F7891">
            <w:pPr>
              <w:pStyle w:val="TableContent"/>
            </w:pPr>
            <w:r>
              <w:t>=</w:t>
            </w:r>
          </w:p>
        </w:tc>
        <w:tc>
          <w:tcPr>
            <w:tcW w:w="1548" w:type="dxa"/>
          </w:tcPr>
          <w:p w14:paraId="02C40FA9" w14:textId="77777777" w:rsidR="00667BA9" w:rsidRPr="00D4120B" w:rsidRDefault="00667BA9" w:rsidP="008F7891">
            <w:pPr>
              <w:pStyle w:val="TableContent"/>
            </w:pPr>
            <w:del w:id="2607" w:author="Bob Yencha" w:date="2011-11-29T09:50:00Z">
              <w:r w:rsidRPr="00D4120B" w:rsidDel="00303738">
                <w:delText>Local</w:delText>
              </w:r>
            </w:del>
          </w:p>
        </w:tc>
        <w:tc>
          <w:tcPr>
            <w:tcW w:w="4328" w:type="dxa"/>
          </w:tcPr>
          <w:p w14:paraId="36998B2E" w14:textId="77777777" w:rsidR="00667BA9" w:rsidRPr="00D4120B" w:rsidRDefault="00667BA9" w:rsidP="008F7891">
            <w:pPr>
              <w:pStyle w:val="TableContent"/>
            </w:pPr>
          </w:p>
        </w:tc>
      </w:tr>
      <w:tr w:rsidR="00667BA9" w:rsidRPr="00D4120B" w14:paraId="4C69D8A7" w14:textId="77777777">
        <w:trPr>
          <w:cantSplit/>
          <w:jc w:val="center"/>
        </w:trPr>
        <w:tc>
          <w:tcPr>
            <w:tcW w:w="594" w:type="dxa"/>
          </w:tcPr>
          <w:p w14:paraId="4D3983B6" w14:textId="77777777" w:rsidR="00667BA9" w:rsidRPr="00D4120B" w:rsidRDefault="00667BA9" w:rsidP="008F7891">
            <w:pPr>
              <w:pStyle w:val="TableContentIndent"/>
            </w:pPr>
            <w:r w:rsidRPr="00D4120B">
              <w:t>2.2</w:t>
            </w:r>
          </w:p>
        </w:tc>
        <w:tc>
          <w:tcPr>
            <w:tcW w:w="2295" w:type="dxa"/>
          </w:tcPr>
          <w:p w14:paraId="327EAC18" w14:textId="77777777" w:rsidR="00667BA9" w:rsidRPr="00D4120B" w:rsidRDefault="00667BA9" w:rsidP="008F7891">
            <w:pPr>
              <w:pStyle w:val="TableContent"/>
            </w:pPr>
            <w:r w:rsidRPr="00D4120B">
              <w:t>Universal ID</w:t>
            </w:r>
          </w:p>
        </w:tc>
        <w:tc>
          <w:tcPr>
            <w:tcW w:w="630" w:type="dxa"/>
          </w:tcPr>
          <w:p w14:paraId="409CD96E" w14:textId="77777777" w:rsidR="00667BA9" w:rsidRPr="00D4120B" w:rsidRDefault="003A7183" w:rsidP="008F7891">
            <w:pPr>
              <w:pStyle w:val="TableContent"/>
            </w:pPr>
            <w:ins w:id="2608" w:author="Swain, Ashley" w:date="2011-11-27T20:39:00Z">
              <w:r>
                <w:t>ID</w:t>
              </w:r>
            </w:ins>
            <w:del w:id="2609" w:author="Swain, Ashley" w:date="2011-11-27T20:39:00Z">
              <w:r w:rsidR="00667BA9" w:rsidRPr="00D4120B" w:rsidDel="003A7183">
                <w:delText>ST</w:delText>
              </w:r>
            </w:del>
          </w:p>
        </w:tc>
        <w:tc>
          <w:tcPr>
            <w:tcW w:w="999" w:type="dxa"/>
          </w:tcPr>
          <w:p w14:paraId="5C4E1A17" w14:textId="77777777" w:rsidR="00667BA9" w:rsidRPr="00D4120B" w:rsidRDefault="00667BA9" w:rsidP="008F7891">
            <w:pPr>
              <w:pStyle w:val="TableContent"/>
            </w:pPr>
            <w:r w:rsidRPr="00D4120B">
              <w:t>R</w:t>
            </w:r>
          </w:p>
        </w:tc>
        <w:tc>
          <w:tcPr>
            <w:tcW w:w="1026" w:type="dxa"/>
          </w:tcPr>
          <w:p w14:paraId="3B4BC8FC" w14:textId="77777777" w:rsidR="00667BA9" w:rsidRPr="00D4120B" w:rsidRDefault="00667BA9" w:rsidP="008F7891">
            <w:pPr>
              <w:pStyle w:val="TableContent"/>
            </w:pPr>
            <w:r w:rsidRPr="00D4120B">
              <w:t>1..199</w:t>
            </w:r>
          </w:p>
        </w:tc>
        <w:tc>
          <w:tcPr>
            <w:tcW w:w="837" w:type="dxa"/>
          </w:tcPr>
          <w:p w14:paraId="656A4336" w14:textId="77777777" w:rsidR="00667BA9" w:rsidRPr="00D4120B" w:rsidRDefault="00B25F39" w:rsidP="008F7891">
            <w:pPr>
              <w:pStyle w:val="TableContent"/>
            </w:pPr>
            <w:r>
              <w:t>=</w:t>
            </w:r>
          </w:p>
        </w:tc>
        <w:tc>
          <w:tcPr>
            <w:tcW w:w="1548" w:type="dxa"/>
          </w:tcPr>
          <w:p w14:paraId="38A15C63" w14:textId="77777777" w:rsidR="00667BA9" w:rsidRPr="00D4120B" w:rsidRDefault="00667BA9" w:rsidP="008F7891">
            <w:pPr>
              <w:pStyle w:val="TableContent"/>
            </w:pPr>
          </w:p>
        </w:tc>
        <w:tc>
          <w:tcPr>
            <w:tcW w:w="4328" w:type="dxa"/>
          </w:tcPr>
          <w:p w14:paraId="21621FC7" w14:textId="77777777" w:rsidR="00667BA9" w:rsidRPr="00D4120B" w:rsidRDefault="00667BA9" w:rsidP="008F7891">
            <w:pPr>
              <w:pStyle w:val="TableContent"/>
            </w:pPr>
            <w:r w:rsidRPr="00D4120B">
              <w:t>This component is restricted to a universal resource identifier (URI)</w:t>
            </w:r>
            <w:r w:rsidR="00400CF4">
              <w:t xml:space="preserve">. </w:t>
            </w:r>
            <w:r w:rsidRPr="00D4120B">
              <w:t>For URIs, contains the scheme and authority parts</w:t>
            </w:r>
            <w:r w:rsidR="00400CF4">
              <w:t xml:space="preserve">. </w:t>
            </w:r>
            <w:r w:rsidRPr="00D4120B">
              <w:t>Example:  http://www.cdc.gov</w:t>
            </w:r>
          </w:p>
        </w:tc>
      </w:tr>
      <w:tr w:rsidR="00667BA9" w:rsidRPr="00D4120B" w14:paraId="4EA7A616" w14:textId="77777777">
        <w:trPr>
          <w:cantSplit/>
          <w:jc w:val="center"/>
        </w:trPr>
        <w:tc>
          <w:tcPr>
            <w:tcW w:w="594" w:type="dxa"/>
          </w:tcPr>
          <w:p w14:paraId="13A963D3" w14:textId="77777777" w:rsidR="00667BA9" w:rsidRPr="00D4120B" w:rsidRDefault="00667BA9" w:rsidP="008F7891">
            <w:pPr>
              <w:pStyle w:val="TableContentIndent"/>
            </w:pPr>
            <w:r w:rsidRPr="00D4120B">
              <w:t>2.3</w:t>
            </w:r>
          </w:p>
        </w:tc>
        <w:tc>
          <w:tcPr>
            <w:tcW w:w="2295" w:type="dxa"/>
          </w:tcPr>
          <w:p w14:paraId="6467515E" w14:textId="77777777" w:rsidR="00667BA9" w:rsidRPr="00D4120B" w:rsidRDefault="00667BA9" w:rsidP="008F7891">
            <w:pPr>
              <w:pStyle w:val="TableContent"/>
            </w:pPr>
            <w:r w:rsidRPr="00D4120B">
              <w:t>Universal ID Type</w:t>
            </w:r>
          </w:p>
        </w:tc>
        <w:tc>
          <w:tcPr>
            <w:tcW w:w="630" w:type="dxa"/>
          </w:tcPr>
          <w:p w14:paraId="6AA97A6F" w14:textId="77777777" w:rsidR="00667BA9" w:rsidRPr="00D4120B" w:rsidRDefault="00667BA9" w:rsidP="008F7891">
            <w:pPr>
              <w:pStyle w:val="TableContent"/>
            </w:pPr>
            <w:r w:rsidRPr="00D4120B">
              <w:t>ID</w:t>
            </w:r>
          </w:p>
        </w:tc>
        <w:tc>
          <w:tcPr>
            <w:tcW w:w="999" w:type="dxa"/>
          </w:tcPr>
          <w:p w14:paraId="02CAD4C3" w14:textId="77777777" w:rsidR="00667BA9" w:rsidRPr="00D4120B" w:rsidRDefault="00667BA9" w:rsidP="008F7891">
            <w:pPr>
              <w:pStyle w:val="TableContent"/>
            </w:pPr>
            <w:r w:rsidRPr="00D4120B">
              <w:t>R</w:t>
            </w:r>
          </w:p>
        </w:tc>
        <w:tc>
          <w:tcPr>
            <w:tcW w:w="1026" w:type="dxa"/>
          </w:tcPr>
          <w:p w14:paraId="3A50E78D" w14:textId="77777777" w:rsidR="00667BA9" w:rsidRPr="00D4120B" w:rsidRDefault="00667BA9" w:rsidP="008F7891">
            <w:pPr>
              <w:pStyle w:val="TableContent"/>
            </w:pPr>
            <w:r w:rsidRPr="00D4120B">
              <w:t>1..6</w:t>
            </w:r>
          </w:p>
        </w:tc>
        <w:tc>
          <w:tcPr>
            <w:tcW w:w="837" w:type="dxa"/>
          </w:tcPr>
          <w:p w14:paraId="4CCFD43B" w14:textId="77777777" w:rsidR="00667BA9" w:rsidRPr="00D4120B" w:rsidRDefault="00B25F39" w:rsidP="008F7891">
            <w:pPr>
              <w:pStyle w:val="TableContent"/>
            </w:pPr>
            <w:r>
              <w:t>=</w:t>
            </w:r>
          </w:p>
        </w:tc>
        <w:tc>
          <w:tcPr>
            <w:tcW w:w="1548" w:type="dxa"/>
          </w:tcPr>
          <w:p w14:paraId="5C0DBB44" w14:textId="77777777" w:rsidR="00667BA9" w:rsidRPr="00D4120B" w:rsidRDefault="00667BA9" w:rsidP="008F7891">
            <w:pPr>
              <w:pStyle w:val="TableContent"/>
            </w:pPr>
            <w:r w:rsidRPr="00D4120B">
              <w:t>HL70301</w:t>
            </w:r>
          </w:p>
        </w:tc>
        <w:tc>
          <w:tcPr>
            <w:tcW w:w="4328" w:type="dxa"/>
          </w:tcPr>
          <w:p w14:paraId="15D605C2" w14:textId="77777777" w:rsidR="00667BA9" w:rsidRPr="00D4120B" w:rsidRDefault="002753DB" w:rsidP="008F7891">
            <w:pPr>
              <w:pStyle w:val="TableContent"/>
            </w:pPr>
            <w:r w:rsidRPr="00D4120B">
              <w:t>This component is constrained to support only universal Resource Identifier.  Literal value: ‘URI’</w:t>
            </w:r>
          </w:p>
        </w:tc>
      </w:tr>
      <w:tr w:rsidR="00667BA9" w:rsidRPr="00D4120B" w14:paraId="58C88B9C" w14:textId="77777777">
        <w:trPr>
          <w:cantSplit/>
          <w:jc w:val="center"/>
        </w:trPr>
        <w:tc>
          <w:tcPr>
            <w:tcW w:w="594" w:type="dxa"/>
          </w:tcPr>
          <w:p w14:paraId="109B8631" w14:textId="77777777" w:rsidR="00667BA9" w:rsidRPr="00D4120B" w:rsidRDefault="00667BA9" w:rsidP="008F7891">
            <w:pPr>
              <w:pStyle w:val="TableContent"/>
            </w:pPr>
            <w:r w:rsidRPr="00D4120B">
              <w:t xml:space="preserve">3 </w:t>
            </w:r>
          </w:p>
        </w:tc>
        <w:tc>
          <w:tcPr>
            <w:tcW w:w="2295" w:type="dxa"/>
          </w:tcPr>
          <w:p w14:paraId="3977C45E" w14:textId="77777777" w:rsidR="00667BA9" w:rsidRPr="00D4120B" w:rsidRDefault="00667BA9" w:rsidP="008F7891">
            <w:pPr>
              <w:pStyle w:val="TableContent"/>
            </w:pPr>
            <w:r w:rsidRPr="00D4120B">
              <w:t xml:space="preserve">Type of Data </w:t>
            </w:r>
          </w:p>
        </w:tc>
        <w:tc>
          <w:tcPr>
            <w:tcW w:w="630" w:type="dxa"/>
          </w:tcPr>
          <w:p w14:paraId="42B51753" w14:textId="77777777" w:rsidR="00667BA9" w:rsidRPr="00D4120B" w:rsidRDefault="001C047D" w:rsidP="008F7891">
            <w:pPr>
              <w:pStyle w:val="TableContent"/>
            </w:pPr>
            <w:hyperlink r:id="rId61" w:anchor="ID" w:history="1">
              <w:r w:rsidR="00667BA9" w:rsidRPr="00D4120B">
                <w:t>ID</w:t>
              </w:r>
            </w:hyperlink>
          </w:p>
        </w:tc>
        <w:tc>
          <w:tcPr>
            <w:tcW w:w="999" w:type="dxa"/>
          </w:tcPr>
          <w:p w14:paraId="384CA870" w14:textId="77777777" w:rsidR="00667BA9" w:rsidRPr="00D4120B" w:rsidRDefault="00667BA9" w:rsidP="008F7891">
            <w:pPr>
              <w:pStyle w:val="TableContent"/>
            </w:pPr>
            <w:r w:rsidRPr="00D4120B">
              <w:t>RE</w:t>
            </w:r>
          </w:p>
        </w:tc>
        <w:tc>
          <w:tcPr>
            <w:tcW w:w="1026" w:type="dxa"/>
          </w:tcPr>
          <w:p w14:paraId="6FE6AFFE" w14:textId="77777777" w:rsidR="00667BA9" w:rsidRPr="00D4120B" w:rsidRDefault="00667BA9" w:rsidP="008F7891">
            <w:pPr>
              <w:pStyle w:val="TableContent"/>
            </w:pPr>
            <w:r w:rsidRPr="00D4120B">
              <w:t>4..11</w:t>
            </w:r>
          </w:p>
        </w:tc>
        <w:tc>
          <w:tcPr>
            <w:tcW w:w="837" w:type="dxa"/>
          </w:tcPr>
          <w:p w14:paraId="7FFAA545" w14:textId="77777777" w:rsidR="00667BA9" w:rsidRPr="00D4120B" w:rsidRDefault="00B25F39" w:rsidP="008F7891">
            <w:pPr>
              <w:pStyle w:val="TableContent"/>
            </w:pPr>
            <w:r>
              <w:t>=</w:t>
            </w:r>
          </w:p>
        </w:tc>
        <w:tc>
          <w:tcPr>
            <w:tcW w:w="1548" w:type="dxa"/>
          </w:tcPr>
          <w:p w14:paraId="4DA34DF6" w14:textId="77777777" w:rsidR="00667BA9" w:rsidRPr="00D4120B" w:rsidRDefault="00667BA9" w:rsidP="008F7891">
            <w:pPr>
              <w:pStyle w:val="TableContent"/>
            </w:pPr>
            <w:r w:rsidRPr="00D4120B">
              <w:t>HL70834 (</w:t>
            </w:r>
            <w:del w:id="2610" w:author="Bob Yencha" w:date="2011-11-21T18:02:00Z">
              <w:r w:rsidRPr="00D4120B" w:rsidDel="00C42B2B">
                <w:delText>2.7</w:delText>
              </w:r>
            </w:del>
            <w:ins w:id="2611" w:author="Bob Yencha" w:date="2011-11-21T18:02:00Z">
              <w:r w:rsidR="00C42B2B">
                <w:t>2.7.1</w:t>
              </w:r>
            </w:ins>
            <w:r w:rsidRPr="00D4120B">
              <w:t>)</w:t>
            </w:r>
          </w:p>
        </w:tc>
        <w:tc>
          <w:tcPr>
            <w:tcW w:w="4328" w:type="dxa"/>
          </w:tcPr>
          <w:p w14:paraId="0CF2C6FD" w14:textId="77777777" w:rsidR="00667BA9" w:rsidRPr="00D4120B" w:rsidRDefault="00667BA9" w:rsidP="008F7891">
            <w:pPr>
              <w:pStyle w:val="TableContent"/>
            </w:pPr>
            <w:r w:rsidRPr="00D4120B">
              <w:t>Identifier of the type of data pointed to</w:t>
            </w:r>
            <w:r w:rsidR="00400CF4">
              <w:t xml:space="preserve">. </w:t>
            </w:r>
            <w:r w:rsidRPr="00D4120B">
              <w:t>For the URI example referenced above, this is '"application."</w:t>
            </w:r>
          </w:p>
        </w:tc>
      </w:tr>
      <w:tr w:rsidR="00667BA9" w:rsidRPr="00D4120B" w14:paraId="18E19198" w14:textId="77777777">
        <w:trPr>
          <w:cantSplit/>
          <w:jc w:val="center"/>
        </w:trPr>
        <w:tc>
          <w:tcPr>
            <w:tcW w:w="594" w:type="dxa"/>
          </w:tcPr>
          <w:p w14:paraId="20A0C640" w14:textId="77777777" w:rsidR="00667BA9" w:rsidRPr="00D4120B" w:rsidRDefault="00667BA9" w:rsidP="008F7891">
            <w:pPr>
              <w:pStyle w:val="TableContent"/>
            </w:pPr>
            <w:r w:rsidRPr="00D4120B">
              <w:t xml:space="preserve">4 </w:t>
            </w:r>
          </w:p>
        </w:tc>
        <w:tc>
          <w:tcPr>
            <w:tcW w:w="2295" w:type="dxa"/>
          </w:tcPr>
          <w:p w14:paraId="52E25247" w14:textId="77777777" w:rsidR="00667BA9" w:rsidRPr="00D4120B" w:rsidRDefault="00667BA9" w:rsidP="008F7891">
            <w:pPr>
              <w:pStyle w:val="TableContent"/>
            </w:pPr>
            <w:r w:rsidRPr="00D4120B">
              <w:t xml:space="preserve">Subtype </w:t>
            </w:r>
          </w:p>
        </w:tc>
        <w:tc>
          <w:tcPr>
            <w:tcW w:w="630" w:type="dxa"/>
          </w:tcPr>
          <w:p w14:paraId="4F7B3D24" w14:textId="77777777" w:rsidR="00667BA9" w:rsidRPr="00D4120B" w:rsidRDefault="001C047D" w:rsidP="008F7891">
            <w:pPr>
              <w:pStyle w:val="TableContent"/>
            </w:pPr>
            <w:hyperlink r:id="rId62" w:anchor="ID" w:history="1">
              <w:r w:rsidR="00667BA9" w:rsidRPr="00D4120B">
                <w:t>ID</w:t>
              </w:r>
            </w:hyperlink>
          </w:p>
        </w:tc>
        <w:tc>
          <w:tcPr>
            <w:tcW w:w="999" w:type="dxa"/>
          </w:tcPr>
          <w:p w14:paraId="45E575A1" w14:textId="77777777" w:rsidR="00667BA9" w:rsidRPr="00D4120B" w:rsidRDefault="00667BA9" w:rsidP="008F7891">
            <w:pPr>
              <w:pStyle w:val="TableContent"/>
            </w:pPr>
            <w:r w:rsidRPr="00D4120B">
              <w:t>RE</w:t>
            </w:r>
          </w:p>
        </w:tc>
        <w:tc>
          <w:tcPr>
            <w:tcW w:w="1026" w:type="dxa"/>
          </w:tcPr>
          <w:p w14:paraId="0EDE7C61" w14:textId="77777777" w:rsidR="00667BA9" w:rsidRPr="00D4120B" w:rsidRDefault="00667BA9" w:rsidP="008F7891">
            <w:pPr>
              <w:pStyle w:val="TableContent"/>
            </w:pPr>
            <w:r w:rsidRPr="00D4120B">
              <w:t>1..32</w:t>
            </w:r>
          </w:p>
        </w:tc>
        <w:tc>
          <w:tcPr>
            <w:tcW w:w="837" w:type="dxa"/>
          </w:tcPr>
          <w:p w14:paraId="08565561" w14:textId="77777777" w:rsidR="00667BA9" w:rsidRPr="00D4120B" w:rsidRDefault="00B25F39" w:rsidP="008F7891">
            <w:pPr>
              <w:pStyle w:val="TableContent"/>
            </w:pPr>
            <w:r>
              <w:t>=</w:t>
            </w:r>
          </w:p>
        </w:tc>
        <w:tc>
          <w:tcPr>
            <w:tcW w:w="1548" w:type="dxa"/>
          </w:tcPr>
          <w:p w14:paraId="7316304B" w14:textId="77777777" w:rsidR="00667BA9" w:rsidRPr="00D4120B" w:rsidRDefault="00667BA9" w:rsidP="008F7891">
            <w:pPr>
              <w:pStyle w:val="TableContent"/>
            </w:pPr>
            <w:r w:rsidRPr="00D4120B">
              <w:t>HL7</w:t>
            </w:r>
            <w:hyperlink r:id="rId63" w:anchor="Heading407" w:history="1">
              <w:r w:rsidRPr="00D4120B">
                <w:t>0291</w:t>
              </w:r>
            </w:hyperlink>
            <w:r w:rsidRPr="00D4120B">
              <w:t xml:space="preserve"> (</w:t>
            </w:r>
            <w:del w:id="2612" w:author="Bob Yencha" w:date="2011-11-21T18:02:00Z">
              <w:r w:rsidRPr="00D4120B" w:rsidDel="00C42B2B">
                <w:delText>2.7</w:delText>
              </w:r>
            </w:del>
            <w:ins w:id="2613" w:author="Bob Yencha" w:date="2011-11-21T18:02:00Z">
              <w:r w:rsidR="00C42B2B">
                <w:t>2.7.1</w:t>
              </w:r>
            </w:ins>
            <w:r w:rsidRPr="00D4120B">
              <w:t>)</w:t>
            </w:r>
          </w:p>
        </w:tc>
        <w:tc>
          <w:tcPr>
            <w:tcW w:w="4328" w:type="dxa"/>
          </w:tcPr>
          <w:p w14:paraId="3547A715" w14:textId="77777777" w:rsidR="00667BA9" w:rsidRPr="00D4120B" w:rsidRDefault="00667BA9" w:rsidP="008F7891">
            <w:pPr>
              <w:pStyle w:val="TableContent"/>
            </w:pPr>
            <w:r w:rsidRPr="00D4120B">
              <w:t>Identifier of the subtype of data pointed to</w:t>
            </w:r>
            <w:r w:rsidR="00400CF4">
              <w:t xml:space="preserve">. </w:t>
            </w:r>
            <w:r w:rsidRPr="00D4120B">
              <w:t>For the URI example above, this is "pdf," indicating portable document format.</w:t>
            </w:r>
          </w:p>
        </w:tc>
      </w:tr>
    </w:tbl>
    <w:p w14:paraId="209B3A34" w14:textId="77777777" w:rsidR="00667BA9" w:rsidRPr="006C6913" w:rsidRDefault="005A1C80" w:rsidP="00667BA9">
      <w:pPr>
        <w:pStyle w:val="UsageNote"/>
      </w:pPr>
      <w:r w:rsidRPr="005A1C80">
        <w:t>Usage Note</w:t>
      </w:r>
    </w:p>
    <w:p w14:paraId="7E14A964" w14:textId="77777777" w:rsidR="00667BA9" w:rsidRPr="00D4120B" w:rsidRDefault="00667BA9" w:rsidP="00667BA9">
      <w:pPr>
        <w:pStyle w:val="UsageNoteIndent"/>
      </w:pPr>
      <w:r w:rsidRPr="00D4120B">
        <w:t>The field uses the RP data type to allow communication of pointers to images, sound clips, XML documents, HTML markup, etc</w:t>
      </w:r>
      <w:r w:rsidR="00400CF4">
        <w:t xml:space="preserve">. </w:t>
      </w:r>
      <w:r w:rsidRPr="00D4120B">
        <w:t>The RP data type is used when the object being pointed to is too large to transmit directly.</w:t>
      </w:r>
    </w:p>
    <w:p w14:paraId="79B34C9F" w14:textId="77777777" w:rsidR="00667BA9" w:rsidRPr="00D4120B" w:rsidRDefault="00667BA9" w:rsidP="00667BA9">
      <w:pPr>
        <w:pStyle w:val="UsageNoteIndent"/>
      </w:pPr>
      <w:r w:rsidRPr="00D4120B">
        <w:t>This specification defines the mechanism for exchanging pointers to objects, but does not address the details of applications actually accessing and retrieving the objects over a network.</w:t>
      </w:r>
    </w:p>
    <w:p w14:paraId="6E8F7428" w14:textId="77777777" w:rsidR="009D3029" w:rsidRDefault="00EA0F93" w:rsidP="00EA0F93">
      <w:pPr>
        <w:pStyle w:val="UsageNoteIndent"/>
      </w:pPr>
      <w:r w:rsidRPr="00D4120B">
        <w:t xml:space="preserve">This guide constrains this data type to support only Universal Resource Identifiers (URI).  See </w:t>
      </w:r>
      <w:hyperlink r:id="rId64" w:history="1">
        <w:r w:rsidRPr="00D4120B">
          <w:rPr>
            <w:rStyle w:val="Hyperlink"/>
          </w:rPr>
          <w:t>http://ietf.org/rfc/rfc2396.txt</w:t>
        </w:r>
      </w:hyperlink>
      <w:r w:rsidRPr="00D4120B">
        <w:t xml:space="preserve"> for a detailed definition. The general format of a URI is in the form </w:t>
      </w:r>
      <w:r w:rsidRPr="00D4120B">
        <w:rPr>
          <w:rFonts w:ascii="Courier New" w:hAnsi="Courier New" w:cs="Courier New"/>
          <w:sz w:val="16"/>
          <w:szCs w:val="16"/>
        </w:rPr>
        <w:t>&lt;scheme&gt;://&lt;authority&gt;&lt;path&gt;?&lt;query&gt;</w:t>
      </w:r>
      <w:r w:rsidRPr="00D4120B">
        <w:t>. The scheme and authority portions appear in the Application ID component, Universal ID subcomponent.  The path and query portion of the URI appear in the Pointer component of the RP data type.</w:t>
      </w:r>
    </w:p>
    <w:p w14:paraId="1068213D" w14:textId="77777777" w:rsidR="00EE591C" w:rsidRDefault="00EE591C" w:rsidP="00EE591C">
      <w:pPr>
        <w:pStyle w:val="Heading2"/>
        <w:numPr>
          <w:ilvl w:val="1"/>
          <w:numId w:val="22"/>
        </w:numPr>
        <w:tabs>
          <w:tab w:val="left" w:pos="630"/>
        </w:tabs>
      </w:pPr>
      <w:bookmarkStart w:id="2614" w:name="_Toc189111977"/>
      <w:r>
        <w:t xml:space="preserve">SAD – </w:t>
      </w:r>
      <w:ins w:id="2615" w:author="Swain, Ashley" w:date="2011-11-22T13:24:00Z">
        <w:r w:rsidR="00C94DC2">
          <w:t>Street address</w:t>
        </w:r>
      </w:ins>
      <w:bookmarkEnd w:id="2614"/>
      <w:del w:id="2616" w:author="Swain, Ashley" w:date="2011-11-22T13:24:00Z">
        <w:r w:rsidDel="00C94DC2">
          <w:delText>NEW TABLE</w:delText>
        </w:r>
      </w:del>
    </w:p>
    <w:tbl>
      <w:tblPr>
        <w:tblW w:w="0" w:type="auto"/>
        <w:jc w:val="center"/>
        <w:tblBorders>
          <w:top w:val="single" w:sz="12" w:space="0" w:color="943634"/>
          <w:bottom w:val="single" w:sz="12" w:space="0" w:color="943634"/>
          <w:insideH w:val="single" w:sz="12" w:space="0" w:color="943634"/>
        </w:tblBorders>
        <w:tblLayout w:type="fixed"/>
        <w:tblCellMar>
          <w:left w:w="86" w:type="dxa"/>
          <w:right w:w="86" w:type="dxa"/>
        </w:tblCellMar>
        <w:tblLook w:val="0000" w:firstRow="0" w:lastRow="0" w:firstColumn="0" w:lastColumn="0" w:noHBand="0" w:noVBand="0"/>
      </w:tblPr>
      <w:tblGrid>
        <w:gridCol w:w="571"/>
        <w:gridCol w:w="2421"/>
        <w:gridCol w:w="630"/>
        <w:gridCol w:w="900"/>
        <w:gridCol w:w="1035"/>
        <w:gridCol w:w="810"/>
        <w:gridCol w:w="1566"/>
        <w:gridCol w:w="4350"/>
      </w:tblGrid>
      <w:tr w:rsidR="00B43A29" w:rsidRPr="00D4120B" w14:paraId="1203388B" w14:textId="77777777">
        <w:trPr>
          <w:cantSplit/>
          <w:trHeight w:val="360"/>
          <w:tblHeader/>
          <w:jc w:val="center"/>
          <w:ins w:id="2617" w:author="Swain, Ashley" w:date="2011-11-22T13:22:00Z"/>
        </w:trPr>
        <w:tc>
          <w:tcPr>
            <w:tcW w:w="12283" w:type="dxa"/>
            <w:gridSpan w:val="8"/>
            <w:shd w:val="clear" w:color="auto" w:fill="F3F3F3"/>
            <w:vAlign w:val="center"/>
          </w:tcPr>
          <w:p w14:paraId="05CFDAA2" w14:textId="77777777" w:rsidR="00B43A29" w:rsidRPr="00D4120B" w:rsidRDefault="00B43A29" w:rsidP="00B43A29">
            <w:pPr>
              <w:pStyle w:val="Caption"/>
              <w:rPr>
                <w:ins w:id="2618" w:author="Swain, Ashley" w:date="2011-11-22T13:22:00Z"/>
              </w:rPr>
            </w:pPr>
            <w:ins w:id="2619" w:author="Swain, Ashley" w:date="2011-11-22T13:22:00Z">
              <w:r>
                <w:t xml:space="preserve">Table </w:t>
              </w:r>
              <w:r w:rsidR="00D826AD">
                <w:fldChar w:fldCharType="begin"/>
              </w:r>
              <w:r>
                <w:instrText xml:space="preserve"> STYLEREF 1 \s </w:instrText>
              </w:r>
              <w:r w:rsidR="00D826AD">
                <w:fldChar w:fldCharType="separate"/>
              </w:r>
            </w:ins>
            <w:r w:rsidR="002B0A1D">
              <w:rPr>
                <w:noProof/>
              </w:rPr>
              <w:t>2</w:t>
            </w:r>
            <w:ins w:id="2620" w:author="Swain, Ashley" w:date="2011-11-22T13:22:00Z">
              <w:r w:rsidR="00D826AD">
                <w:rPr>
                  <w:noProof/>
                </w:rPr>
                <w:fldChar w:fldCharType="end"/>
              </w:r>
              <w:r>
                <w:noBreakHyphen/>
              </w:r>
            </w:ins>
            <w:ins w:id="2621" w:author="Swain, Ashley" w:date="2011-11-22T13:23:00Z">
              <w:r>
                <w:t>24</w:t>
              </w:r>
            </w:ins>
            <w:ins w:id="2622" w:author="Swain, Ashley" w:date="2011-11-22T13:22:00Z">
              <w:r>
                <w:t>.S</w:t>
              </w:r>
            </w:ins>
            <w:ins w:id="2623" w:author="Swain, Ashley" w:date="2011-11-22T13:24:00Z">
              <w:r>
                <w:t>TREET ADDRESS</w:t>
              </w:r>
            </w:ins>
            <w:ins w:id="2624" w:author="Swain, Ashley" w:date="2011-11-22T13:22:00Z">
              <w:r>
                <w:t xml:space="preserve"> (S</w:t>
              </w:r>
            </w:ins>
            <w:ins w:id="2625" w:author="Swain, Ashley" w:date="2011-11-22T13:24:00Z">
              <w:r>
                <w:t>AD</w:t>
              </w:r>
            </w:ins>
            <w:ins w:id="2626" w:author="Swain, Ashley" w:date="2011-11-22T13:22:00Z">
              <w:r>
                <w:t>)</w:t>
              </w:r>
            </w:ins>
          </w:p>
        </w:tc>
      </w:tr>
      <w:tr w:rsidR="00B43A29" w:rsidRPr="00D4120B" w14:paraId="0B8C0B30" w14:textId="77777777">
        <w:trPr>
          <w:cantSplit/>
          <w:trHeight w:val="360"/>
          <w:tblHeader/>
          <w:jc w:val="center"/>
          <w:ins w:id="2627" w:author="Swain, Ashley" w:date="2011-11-22T13:22:00Z"/>
        </w:trPr>
        <w:tc>
          <w:tcPr>
            <w:tcW w:w="571" w:type="dxa"/>
            <w:shd w:val="clear" w:color="auto" w:fill="F3F3F3"/>
            <w:vAlign w:val="center"/>
          </w:tcPr>
          <w:p w14:paraId="209CEF1C" w14:textId="77777777" w:rsidR="00B43A29" w:rsidRPr="00D4120B" w:rsidRDefault="00B43A29" w:rsidP="00C94DC2">
            <w:pPr>
              <w:pStyle w:val="TableHeadingB"/>
              <w:ind w:left="0"/>
              <w:rPr>
                <w:ins w:id="2628" w:author="Swain, Ashley" w:date="2011-11-22T13:22:00Z"/>
              </w:rPr>
            </w:pPr>
            <w:ins w:id="2629" w:author="Swain, Ashley" w:date="2011-11-22T13:22:00Z">
              <w:r w:rsidRPr="00D4120B">
                <w:t>SEQ</w:t>
              </w:r>
            </w:ins>
          </w:p>
        </w:tc>
        <w:tc>
          <w:tcPr>
            <w:tcW w:w="2421" w:type="dxa"/>
            <w:shd w:val="clear" w:color="auto" w:fill="F3F3F3"/>
            <w:vAlign w:val="center"/>
          </w:tcPr>
          <w:p w14:paraId="3F8DCB01" w14:textId="77777777" w:rsidR="00B43A29" w:rsidRPr="00D4120B" w:rsidRDefault="00B43A29" w:rsidP="00C94DC2">
            <w:pPr>
              <w:pStyle w:val="TableHeadingB"/>
              <w:rPr>
                <w:ins w:id="2630" w:author="Swain, Ashley" w:date="2011-11-22T13:22:00Z"/>
              </w:rPr>
            </w:pPr>
            <w:ins w:id="2631" w:author="Swain, Ashley" w:date="2011-11-22T13:22:00Z">
              <w:r w:rsidRPr="00D4120B">
                <w:t>Component Name</w:t>
              </w:r>
            </w:ins>
          </w:p>
        </w:tc>
        <w:tc>
          <w:tcPr>
            <w:tcW w:w="630" w:type="dxa"/>
            <w:shd w:val="clear" w:color="auto" w:fill="F3F3F3"/>
            <w:vAlign w:val="center"/>
          </w:tcPr>
          <w:p w14:paraId="3DB1CA4B" w14:textId="77777777" w:rsidR="00B43A29" w:rsidRPr="00D4120B" w:rsidRDefault="00B43A29" w:rsidP="00C94DC2">
            <w:pPr>
              <w:pStyle w:val="TableHeadingB"/>
              <w:rPr>
                <w:ins w:id="2632" w:author="Swain, Ashley" w:date="2011-11-22T13:22:00Z"/>
              </w:rPr>
            </w:pPr>
            <w:ins w:id="2633" w:author="Swain, Ashley" w:date="2011-11-22T13:22:00Z">
              <w:r w:rsidRPr="00D4120B">
                <w:t>DT</w:t>
              </w:r>
            </w:ins>
          </w:p>
        </w:tc>
        <w:tc>
          <w:tcPr>
            <w:tcW w:w="900" w:type="dxa"/>
            <w:shd w:val="clear" w:color="auto" w:fill="F3F3F3"/>
            <w:vAlign w:val="center"/>
          </w:tcPr>
          <w:p w14:paraId="68AA6C6C" w14:textId="77777777" w:rsidR="00B43A29" w:rsidRPr="00D4120B" w:rsidRDefault="00B43A29" w:rsidP="00C94DC2">
            <w:pPr>
              <w:pStyle w:val="TableHeadingB"/>
              <w:rPr>
                <w:ins w:id="2634" w:author="Swain, Ashley" w:date="2011-11-22T13:22:00Z"/>
              </w:rPr>
            </w:pPr>
            <w:ins w:id="2635" w:author="Swain, Ashley" w:date="2011-11-22T13:22:00Z">
              <w:r>
                <w:t>Us</w:t>
              </w:r>
            </w:ins>
            <w:ins w:id="2636" w:author="Swain, Ashley" w:date="2011-11-27T21:03:00Z">
              <w:r w:rsidR="00AA7E62">
                <w:t>ag</w:t>
              </w:r>
            </w:ins>
            <w:ins w:id="2637" w:author="Swain, Ashley" w:date="2011-11-22T13:22:00Z">
              <w:r>
                <w:t>e</w:t>
              </w:r>
            </w:ins>
          </w:p>
        </w:tc>
        <w:tc>
          <w:tcPr>
            <w:tcW w:w="1035" w:type="dxa"/>
            <w:shd w:val="clear" w:color="auto" w:fill="F3F3F3"/>
            <w:vAlign w:val="center"/>
          </w:tcPr>
          <w:p w14:paraId="6D0E4885" w14:textId="77777777" w:rsidR="00B43A29" w:rsidRPr="00D4120B" w:rsidRDefault="00B43A29" w:rsidP="00C94DC2">
            <w:pPr>
              <w:pStyle w:val="TableHeadingB"/>
              <w:rPr>
                <w:ins w:id="2638" w:author="Swain, Ashley" w:date="2011-11-22T13:22:00Z"/>
              </w:rPr>
            </w:pPr>
            <w:ins w:id="2639" w:author="Swain, Ashley" w:date="2011-11-22T13:22:00Z">
              <w:r w:rsidRPr="00D4120B">
                <w:t>LEN</w:t>
              </w:r>
            </w:ins>
          </w:p>
        </w:tc>
        <w:tc>
          <w:tcPr>
            <w:tcW w:w="810" w:type="dxa"/>
            <w:shd w:val="clear" w:color="auto" w:fill="F3F3F3"/>
            <w:vAlign w:val="center"/>
          </w:tcPr>
          <w:p w14:paraId="5800F5A0" w14:textId="77777777" w:rsidR="00B43A29" w:rsidRPr="00D4120B" w:rsidRDefault="00B43A29" w:rsidP="00C94DC2">
            <w:pPr>
              <w:pStyle w:val="TableHeadingB"/>
              <w:rPr>
                <w:ins w:id="2640" w:author="Swain, Ashley" w:date="2011-11-22T13:22:00Z"/>
              </w:rPr>
            </w:pPr>
            <w:ins w:id="2641" w:author="Swain, Ashley" w:date="2011-11-22T13:22:00Z">
              <w:r>
                <w:t>C.LEN</w:t>
              </w:r>
            </w:ins>
          </w:p>
        </w:tc>
        <w:tc>
          <w:tcPr>
            <w:tcW w:w="1566" w:type="dxa"/>
            <w:shd w:val="clear" w:color="auto" w:fill="F3F3F3"/>
            <w:vAlign w:val="center"/>
          </w:tcPr>
          <w:p w14:paraId="37DBD6C3" w14:textId="77777777" w:rsidR="00B43A29" w:rsidRPr="00D4120B" w:rsidRDefault="00B43A29" w:rsidP="00C94DC2">
            <w:pPr>
              <w:pStyle w:val="TableHeadingB"/>
              <w:rPr>
                <w:ins w:id="2642" w:author="Swain, Ashley" w:date="2011-11-22T13:22:00Z"/>
              </w:rPr>
            </w:pPr>
            <w:ins w:id="2643" w:author="Swain, Ashley" w:date="2011-11-22T13:22:00Z">
              <w:r w:rsidRPr="00D4120B">
                <w:t>Value Set</w:t>
              </w:r>
            </w:ins>
          </w:p>
        </w:tc>
        <w:tc>
          <w:tcPr>
            <w:tcW w:w="4350" w:type="dxa"/>
            <w:shd w:val="clear" w:color="auto" w:fill="F3F3F3"/>
            <w:vAlign w:val="center"/>
          </w:tcPr>
          <w:p w14:paraId="07CAD64D" w14:textId="77777777" w:rsidR="00B43A29" w:rsidRPr="00D4120B" w:rsidRDefault="00B43A29" w:rsidP="00C94DC2">
            <w:pPr>
              <w:pStyle w:val="TableHeadingB"/>
              <w:rPr>
                <w:ins w:id="2644" w:author="Swain, Ashley" w:date="2011-11-22T13:22:00Z"/>
              </w:rPr>
            </w:pPr>
            <w:ins w:id="2645" w:author="Swain, Ashley" w:date="2011-11-22T13:22:00Z">
              <w:r w:rsidRPr="00D4120B">
                <w:t>Comments</w:t>
              </w:r>
            </w:ins>
          </w:p>
        </w:tc>
      </w:tr>
      <w:tr w:rsidR="00B43A29" w:rsidRPr="00D4120B" w14:paraId="58431FAA" w14:textId="77777777">
        <w:trPr>
          <w:cantSplit/>
          <w:jc w:val="center"/>
          <w:ins w:id="2646" w:author="Swain, Ashley" w:date="2011-11-22T13:22:00Z"/>
        </w:trPr>
        <w:tc>
          <w:tcPr>
            <w:tcW w:w="571" w:type="dxa"/>
          </w:tcPr>
          <w:p w14:paraId="1695E14B" w14:textId="77777777" w:rsidR="00B43A29" w:rsidRPr="00D4120B" w:rsidRDefault="00B43A29" w:rsidP="00C94DC2">
            <w:pPr>
              <w:pStyle w:val="TableContent"/>
              <w:rPr>
                <w:ins w:id="2647" w:author="Swain, Ashley" w:date="2011-11-22T13:22:00Z"/>
              </w:rPr>
            </w:pPr>
            <w:ins w:id="2648" w:author="Swain, Ashley" w:date="2011-11-22T13:22:00Z">
              <w:r w:rsidRPr="00D4120B">
                <w:t>1</w:t>
              </w:r>
            </w:ins>
          </w:p>
        </w:tc>
        <w:tc>
          <w:tcPr>
            <w:tcW w:w="2421" w:type="dxa"/>
          </w:tcPr>
          <w:p w14:paraId="0EF0BE36" w14:textId="77777777" w:rsidR="00B43A29" w:rsidRPr="00D4120B" w:rsidRDefault="00932B25" w:rsidP="00C94DC2">
            <w:pPr>
              <w:pStyle w:val="TableContent"/>
              <w:rPr>
                <w:ins w:id="2649" w:author="Swain, Ashley" w:date="2011-11-22T13:22:00Z"/>
              </w:rPr>
            </w:pPr>
            <w:ins w:id="2650" w:author="Swain, Ashley" w:date="2011-11-22T13:52:00Z">
              <w:r>
                <w:t>Street or Mailing Address</w:t>
              </w:r>
            </w:ins>
          </w:p>
        </w:tc>
        <w:tc>
          <w:tcPr>
            <w:tcW w:w="630" w:type="dxa"/>
          </w:tcPr>
          <w:p w14:paraId="44BDC76D" w14:textId="77777777" w:rsidR="00B43A29" w:rsidRPr="00D4120B" w:rsidRDefault="00C94DC2" w:rsidP="00C94DC2">
            <w:pPr>
              <w:pStyle w:val="TableContent"/>
              <w:rPr>
                <w:ins w:id="2651" w:author="Swain, Ashley" w:date="2011-11-22T13:22:00Z"/>
              </w:rPr>
            </w:pPr>
            <w:ins w:id="2652" w:author="Swain, Ashley" w:date="2011-11-22T13:25:00Z">
              <w:r>
                <w:t>S</w:t>
              </w:r>
            </w:ins>
            <w:ins w:id="2653" w:author="Swain, Ashley" w:date="2011-11-22T13:53:00Z">
              <w:r w:rsidR="00932B25">
                <w:t>T</w:t>
              </w:r>
            </w:ins>
          </w:p>
        </w:tc>
        <w:tc>
          <w:tcPr>
            <w:tcW w:w="900" w:type="dxa"/>
          </w:tcPr>
          <w:p w14:paraId="3F988813" w14:textId="77777777" w:rsidR="00B43A29" w:rsidRPr="00D4120B" w:rsidRDefault="00B43A29" w:rsidP="00C94DC2">
            <w:pPr>
              <w:pStyle w:val="TableContent"/>
              <w:rPr>
                <w:ins w:id="2654" w:author="Swain, Ashley" w:date="2011-11-22T13:22:00Z"/>
              </w:rPr>
            </w:pPr>
            <w:ins w:id="2655" w:author="Swain, Ashley" w:date="2011-11-22T13:22:00Z">
              <w:r w:rsidRPr="00D4120B">
                <w:t>R</w:t>
              </w:r>
            </w:ins>
          </w:p>
        </w:tc>
        <w:tc>
          <w:tcPr>
            <w:tcW w:w="1035" w:type="dxa"/>
          </w:tcPr>
          <w:p w14:paraId="59A914D2" w14:textId="77777777" w:rsidR="00B43A29" w:rsidRPr="00D4120B" w:rsidRDefault="00932B25" w:rsidP="00C94DC2">
            <w:pPr>
              <w:pStyle w:val="TableContent"/>
              <w:rPr>
                <w:ins w:id="2656" w:author="Swain, Ashley" w:date="2011-11-22T13:22:00Z"/>
              </w:rPr>
            </w:pPr>
            <w:ins w:id="2657" w:author="Swain, Ashley" w:date="2011-11-22T13:54:00Z">
              <w:del w:id="2658" w:author="Bob Yencha" w:date="2012-01-05T15:36:00Z">
                <w:r w:rsidDel="00375109">
                  <w:delText>120</w:delText>
                </w:r>
              </w:del>
            </w:ins>
          </w:p>
        </w:tc>
        <w:tc>
          <w:tcPr>
            <w:tcW w:w="810" w:type="dxa"/>
          </w:tcPr>
          <w:p w14:paraId="4690A6E9" w14:textId="77777777" w:rsidR="00B43A29" w:rsidRPr="00D4120B" w:rsidRDefault="00932B25" w:rsidP="00C94DC2">
            <w:pPr>
              <w:pStyle w:val="TableContent"/>
              <w:rPr>
                <w:ins w:id="2659" w:author="Swain, Ashley" w:date="2011-11-22T13:22:00Z"/>
              </w:rPr>
            </w:pPr>
            <w:ins w:id="2660" w:author="Swain, Ashley" w:date="2011-11-22T13:54:00Z">
              <w:r>
                <w:t>120#</w:t>
              </w:r>
            </w:ins>
          </w:p>
        </w:tc>
        <w:tc>
          <w:tcPr>
            <w:tcW w:w="1566" w:type="dxa"/>
          </w:tcPr>
          <w:p w14:paraId="366024B1" w14:textId="77777777" w:rsidR="00B43A29" w:rsidRPr="00D4120B" w:rsidRDefault="00B43A29" w:rsidP="00C94DC2">
            <w:pPr>
              <w:pStyle w:val="TableContent"/>
              <w:rPr>
                <w:ins w:id="2661" w:author="Swain, Ashley" w:date="2011-11-22T13:22:00Z"/>
              </w:rPr>
            </w:pPr>
          </w:p>
        </w:tc>
        <w:tc>
          <w:tcPr>
            <w:tcW w:w="4350" w:type="dxa"/>
          </w:tcPr>
          <w:p w14:paraId="216C714B" w14:textId="77777777" w:rsidR="00B43A29" w:rsidRPr="00D4120B" w:rsidRDefault="00B43A29" w:rsidP="00C94DC2">
            <w:pPr>
              <w:pStyle w:val="TableContent"/>
              <w:rPr>
                <w:ins w:id="2662" w:author="Swain, Ashley" w:date="2011-11-22T13:22:00Z"/>
              </w:rPr>
            </w:pPr>
          </w:p>
        </w:tc>
      </w:tr>
      <w:tr w:rsidR="00932B25" w:rsidRPr="00D4120B" w14:paraId="641DE35E" w14:textId="77777777">
        <w:trPr>
          <w:cantSplit/>
          <w:jc w:val="center"/>
          <w:ins w:id="2663" w:author="Swain, Ashley" w:date="2011-11-22T13:52:00Z"/>
        </w:trPr>
        <w:tc>
          <w:tcPr>
            <w:tcW w:w="571" w:type="dxa"/>
          </w:tcPr>
          <w:p w14:paraId="2222994C" w14:textId="77777777" w:rsidR="00932B25" w:rsidRPr="00D4120B" w:rsidRDefault="00932B25" w:rsidP="00C94DC2">
            <w:pPr>
              <w:pStyle w:val="TableContent"/>
              <w:rPr>
                <w:ins w:id="2664" w:author="Swain, Ashley" w:date="2011-11-22T13:52:00Z"/>
              </w:rPr>
            </w:pPr>
            <w:ins w:id="2665" w:author="Swain, Ashley" w:date="2011-11-22T13:52:00Z">
              <w:r>
                <w:t>2</w:t>
              </w:r>
            </w:ins>
          </w:p>
        </w:tc>
        <w:tc>
          <w:tcPr>
            <w:tcW w:w="2421" w:type="dxa"/>
          </w:tcPr>
          <w:p w14:paraId="245FB89A" w14:textId="77777777" w:rsidR="00932B25" w:rsidRDefault="00932B25" w:rsidP="00C94DC2">
            <w:pPr>
              <w:pStyle w:val="TableContent"/>
              <w:rPr>
                <w:ins w:id="2666" w:author="Swain, Ashley" w:date="2011-11-22T13:52:00Z"/>
              </w:rPr>
            </w:pPr>
            <w:ins w:id="2667" w:author="Swain, Ashley" w:date="2011-11-22T13:53:00Z">
              <w:r>
                <w:t>Street Name</w:t>
              </w:r>
            </w:ins>
          </w:p>
        </w:tc>
        <w:tc>
          <w:tcPr>
            <w:tcW w:w="630" w:type="dxa"/>
          </w:tcPr>
          <w:p w14:paraId="0739A412" w14:textId="77777777" w:rsidR="00932B25" w:rsidRDefault="00932B25" w:rsidP="00C94DC2">
            <w:pPr>
              <w:pStyle w:val="TableContent"/>
              <w:rPr>
                <w:ins w:id="2668" w:author="Swain, Ashley" w:date="2011-11-22T13:52:00Z"/>
              </w:rPr>
            </w:pPr>
            <w:ins w:id="2669" w:author="Swain, Ashley" w:date="2011-11-22T13:53:00Z">
              <w:r>
                <w:t>ST</w:t>
              </w:r>
            </w:ins>
          </w:p>
        </w:tc>
        <w:tc>
          <w:tcPr>
            <w:tcW w:w="900" w:type="dxa"/>
          </w:tcPr>
          <w:p w14:paraId="4957FBE3" w14:textId="77777777" w:rsidR="00932B25" w:rsidRPr="00D4120B" w:rsidRDefault="00932B25" w:rsidP="00C94DC2">
            <w:pPr>
              <w:pStyle w:val="TableContent"/>
              <w:rPr>
                <w:ins w:id="2670" w:author="Swain, Ashley" w:date="2011-11-22T13:52:00Z"/>
              </w:rPr>
            </w:pPr>
            <w:ins w:id="2671" w:author="Swain, Ashley" w:date="2011-11-22T13:53:00Z">
              <w:r>
                <w:t>O</w:t>
              </w:r>
            </w:ins>
          </w:p>
        </w:tc>
        <w:tc>
          <w:tcPr>
            <w:tcW w:w="1035" w:type="dxa"/>
          </w:tcPr>
          <w:p w14:paraId="4F6719E4" w14:textId="77777777" w:rsidR="00932B25" w:rsidRPr="00D4120B" w:rsidRDefault="00932B25" w:rsidP="00C94DC2">
            <w:pPr>
              <w:pStyle w:val="TableContent"/>
              <w:rPr>
                <w:ins w:id="2672" w:author="Swain, Ashley" w:date="2011-11-22T13:52:00Z"/>
              </w:rPr>
            </w:pPr>
            <w:ins w:id="2673" w:author="Swain, Ashley" w:date="2011-11-22T13:54:00Z">
              <w:del w:id="2674" w:author="Bob Yencha" w:date="2012-01-05T15:36:00Z">
                <w:r w:rsidDel="00375109">
                  <w:delText>50</w:delText>
                </w:r>
              </w:del>
            </w:ins>
          </w:p>
        </w:tc>
        <w:tc>
          <w:tcPr>
            <w:tcW w:w="810" w:type="dxa"/>
          </w:tcPr>
          <w:p w14:paraId="41592548" w14:textId="77777777" w:rsidR="00932B25" w:rsidRPr="00D4120B" w:rsidRDefault="00932B25" w:rsidP="00C94DC2">
            <w:pPr>
              <w:pStyle w:val="TableContent"/>
              <w:rPr>
                <w:ins w:id="2675" w:author="Swain, Ashley" w:date="2011-11-22T13:52:00Z"/>
              </w:rPr>
            </w:pPr>
            <w:ins w:id="2676" w:author="Swain, Ashley" w:date="2011-11-22T13:54:00Z">
              <w:r>
                <w:t>50#</w:t>
              </w:r>
            </w:ins>
          </w:p>
        </w:tc>
        <w:tc>
          <w:tcPr>
            <w:tcW w:w="1566" w:type="dxa"/>
          </w:tcPr>
          <w:p w14:paraId="13F812C0" w14:textId="77777777" w:rsidR="00932B25" w:rsidRPr="00D4120B" w:rsidRDefault="00932B25" w:rsidP="00C94DC2">
            <w:pPr>
              <w:pStyle w:val="TableContent"/>
              <w:rPr>
                <w:ins w:id="2677" w:author="Swain, Ashley" w:date="2011-11-22T13:52:00Z"/>
              </w:rPr>
            </w:pPr>
          </w:p>
        </w:tc>
        <w:tc>
          <w:tcPr>
            <w:tcW w:w="4350" w:type="dxa"/>
          </w:tcPr>
          <w:p w14:paraId="2EF41031" w14:textId="77777777" w:rsidR="00932B25" w:rsidRPr="00D4120B" w:rsidRDefault="00932B25" w:rsidP="00C94DC2">
            <w:pPr>
              <w:pStyle w:val="TableContent"/>
              <w:rPr>
                <w:ins w:id="2678" w:author="Swain, Ashley" w:date="2011-11-22T13:52:00Z"/>
              </w:rPr>
            </w:pPr>
          </w:p>
        </w:tc>
      </w:tr>
      <w:tr w:rsidR="00932B25" w:rsidRPr="00D4120B" w14:paraId="1BEBD1C4" w14:textId="77777777">
        <w:trPr>
          <w:cantSplit/>
          <w:jc w:val="center"/>
          <w:ins w:id="2679" w:author="Swain, Ashley" w:date="2011-11-22T13:52:00Z"/>
        </w:trPr>
        <w:tc>
          <w:tcPr>
            <w:tcW w:w="571" w:type="dxa"/>
          </w:tcPr>
          <w:p w14:paraId="69A8767F" w14:textId="77777777" w:rsidR="00932B25" w:rsidRPr="00D4120B" w:rsidRDefault="00932B25" w:rsidP="00C94DC2">
            <w:pPr>
              <w:pStyle w:val="TableContent"/>
              <w:rPr>
                <w:ins w:id="2680" w:author="Swain, Ashley" w:date="2011-11-22T13:52:00Z"/>
              </w:rPr>
            </w:pPr>
            <w:ins w:id="2681" w:author="Swain, Ashley" w:date="2011-11-22T13:52:00Z">
              <w:r>
                <w:t>3</w:t>
              </w:r>
            </w:ins>
          </w:p>
        </w:tc>
        <w:tc>
          <w:tcPr>
            <w:tcW w:w="2421" w:type="dxa"/>
          </w:tcPr>
          <w:p w14:paraId="7ED6CECF" w14:textId="77777777" w:rsidR="00932B25" w:rsidRDefault="00932B25" w:rsidP="00C94DC2">
            <w:pPr>
              <w:pStyle w:val="TableContent"/>
              <w:rPr>
                <w:ins w:id="2682" w:author="Swain, Ashley" w:date="2011-11-22T13:52:00Z"/>
              </w:rPr>
            </w:pPr>
            <w:ins w:id="2683" w:author="Swain, Ashley" w:date="2011-11-22T13:53:00Z">
              <w:r>
                <w:t>Dwlling Number</w:t>
              </w:r>
            </w:ins>
          </w:p>
        </w:tc>
        <w:tc>
          <w:tcPr>
            <w:tcW w:w="630" w:type="dxa"/>
          </w:tcPr>
          <w:p w14:paraId="11C8D1E4" w14:textId="77777777" w:rsidR="00932B25" w:rsidRDefault="00932B25" w:rsidP="00C94DC2">
            <w:pPr>
              <w:pStyle w:val="TableContent"/>
              <w:rPr>
                <w:ins w:id="2684" w:author="Swain, Ashley" w:date="2011-11-22T13:52:00Z"/>
              </w:rPr>
            </w:pPr>
            <w:ins w:id="2685" w:author="Swain, Ashley" w:date="2011-11-22T13:53:00Z">
              <w:r>
                <w:t>ST</w:t>
              </w:r>
            </w:ins>
          </w:p>
        </w:tc>
        <w:tc>
          <w:tcPr>
            <w:tcW w:w="900" w:type="dxa"/>
          </w:tcPr>
          <w:p w14:paraId="6028C083" w14:textId="77777777" w:rsidR="00932B25" w:rsidRPr="00D4120B" w:rsidRDefault="00932B25" w:rsidP="00C94DC2">
            <w:pPr>
              <w:pStyle w:val="TableContent"/>
              <w:rPr>
                <w:ins w:id="2686" w:author="Swain, Ashley" w:date="2011-11-22T13:52:00Z"/>
              </w:rPr>
            </w:pPr>
            <w:ins w:id="2687" w:author="Swain, Ashley" w:date="2011-11-22T13:54:00Z">
              <w:r>
                <w:t>O</w:t>
              </w:r>
            </w:ins>
          </w:p>
        </w:tc>
        <w:tc>
          <w:tcPr>
            <w:tcW w:w="1035" w:type="dxa"/>
          </w:tcPr>
          <w:p w14:paraId="166E53A2" w14:textId="77777777" w:rsidR="00932B25" w:rsidRPr="00D4120B" w:rsidRDefault="00932B25" w:rsidP="00C94DC2">
            <w:pPr>
              <w:pStyle w:val="TableContent"/>
              <w:rPr>
                <w:ins w:id="2688" w:author="Swain, Ashley" w:date="2011-11-22T13:52:00Z"/>
              </w:rPr>
            </w:pPr>
            <w:ins w:id="2689" w:author="Swain, Ashley" w:date="2011-11-22T13:54:00Z">
              <w:del w:id="2690" w:author="Bob Yencha" w:date="2012-01-05T15:36:00Z">
                <w:r w:rsidDel="00375109">
                  <w:delText>12</w:delText>
                </w:r>
              </w:del>
            </w:ins>
          </w:p>
        </w:tc>
        <w:tc>
          <w:tcPr>
            <w:tcW w:w="810" w:type="dxa"/>
          </w:tcPr>
          <w:p w14:paraId="218B32DD" w14:textId="77777777" w:rsidR="00932B25" w:rsidRPr="00D4120B" w:rsidRDefault="00932B25" w:rsidP="00C94DC2">
            <w:pPr>
              <w:pStyle w:val="TableContent"/>
              <w:rPr>
                <w:ins w:id="2691" w:author="Swain, Ashley" w:date="2011-11-22T13:52:00Z"/>
              </w:rPr>
            </w:pPr>
            <w:ins w:id="2692" w:author="Swain, Ashley" w:date="2011-11-22T13:54:00Z">
              <w:r>
                <w:t>12#</w:t>
              </w:r>
            </w:ins>
          </w:p>
        </w:tc>
        <w:tc>
          <w:tcPr>
            <w:tcW w:w="1566" w:type="dxa"/>
          </w:tcPr>
          <w:p w14:paraId="742B06EC" w14:textId="77777777" w:rsidR="00932B25" w:rsidRPr="00D4120B" w:rsidRDefault="00932B25" w:rsidP="00C94DC2">
            <w:pPr>
              <w:pStyle w:val="TableContent"/>
              <w:rPr>
                <w:ins w:id="2693" w:author="Swain, Ashley" w:date="2011-11-22T13:52:00Z"/>
              </w:rPr>
            </w:pPr>
          </w:p>
        </w:tc>
        <w:tc>
          <w:tcPr>
            <w:tcW w:w="4350" w:type="dxa"/>
          </w:tcPr>
          <w:p w14:paraId="31B5863E" w14:textId="77777777" w:rsidR="00932B25" w:rsidRPr="00D4120B" w:rsidRDefault="00932B25" w:rsidP="00C94DC2">
            <w:pPr>
              <w:pStyle w:val="TableContent"/>
              <w:rPr>
                <w:ins w:id="2694" w:author="Swain, Ashley" w:date="2011-11-22T13:52:00Z"/>
              </w:rPr>
            </w:pPr>
          </w:p>
        </w:tc>
      </w:tr>
    </w:tbl>
    <w:p w14:paraId="40DB0C7E" w14:textId="77777777" w:rsidR="00EE591C" w:rsidDel="00B43A29" w:rsidRDefault="00515434" w:rsidP="00EE591C">
      <w:pPr>
        <w:rPr>
          <w:del w:id="2695" w:author="Swain, Ashley" w:date="2011-11-22T13:22:00Z"/>
        </w:rPr>
      </w:pPr>
      <w:del w:id="2696" w:author="Swain, Ashley" w:date="2011-11-22T13:21:00Z">
        <w:r w:rsidRPr="00515434">
          <w:rPr>
            <w:highlight w:val="green"/>
          </w:rPr>
          <w:delText>SEE datatypes spreadsheet</w:delText>
        </w:r>
      </w:del>
    </w:p>
    <w:p w14:paraId="2E7B11C5" w14:textId="77777777" w:rsidR="00145BCA" w:rsidRDefault="00145BCA"/>
    <w:p w14:paraId="42657DCB" w14:textId="77777777" w:rsidR="00EA0F93" w:rsidRDefault="00EA0F93" w:rsidP="00084F3B">
      <w:pPr>
        <w:pStyle w:val="Heading2"/>
        <w:numPr>
          <w:ilvl w:val="1"/>
          <w:numId w:val="22"/>
        </w:numPr>
        <w:tabs>
          <w:tab w:val="left" w:pos="630"/>
        </w:tabs>
      </w:pPr>
      <w:bookmarkStart w:id="2697" w:name="#Heading425"/>
      <w:bookmarkStart w:id="2698" w:name="_Toc206988231"/>
      <w:bookmarkStart w:id="2699" w:name="_Toc206995650"/>
      <w:bookmarkStart w:id="2700" w:name="_Toc207005717"/>
      <w:bookmarkStart w:id="2701" w:name="_Toc207006626"/>
      <w:bookmarkStart w:id="2702" w:name="_Toc207093461"/>
      <w:bookmarkStart w:id="2703" w:name="_Toc207094367"/>
      <w:bookmarkStart w:id="2704" w:name="_Toc206916050"/>
      <w:bookmarkStart w:id="2705" w:name="_Toc206917888"/>
      <w:bookmarkStart w:id="2706" w:name="_Toc206920326"/>
      <w:bookmarkStart w:id="2707" w:name="_Toc206924720"/>
      <w:bookmarkStart w:id="2708" w:name="_Toc206988232"/>
      <w:bookmarkStart w:id="2709" w:name="_Toc206995651"/>
      <w:bookmarkStart w:id="2710" w:name="_Toc206996387"/>
      <w:bookmarkStart w:id="2711" w:name="_Toc206996462"/>
      <w:bookmarkStart w:id="2712" w:name="_Toc207005718"/>
      <w:bookmarkStart w:id="2713" w:name="_Toc207006627"/>
      <w:bookmarkStart w:id="2714" w:name="_Toc207007368"/>
      <w:bookmarkStart w:id="2715" w:name="_Toc207093462"/>
      <w:bookmarkStart w:id="2716" w:name="_Toc207094368"/>
      <w:bookmarkStart w:id="2717" w:name="_Toc207095106"/>
      <w:bookmarkStart w:id="2718" w:name="#SAD"/>
      <w:bookmarkStart w:id="2719" w:name="#Heading434"/>
      <w:bookmarkStart w:id="2720" w:name="_Toc171137817"/>
      <w:bookmarkStart w:id="2721" w:name="_Toc207005762"/>
      <w:bookmarkStart w:id="2722" w:name="_Toc177091284"/>
      <w:bookmarkStart w:id="2723" w:name="_Toc189111978"/>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r w:rsidRPr="00D4120B">
        <w:t>SI – Sequence ID</w:t>
      </w:r>
      <w:bookmarkEnd w:id="2720"/>
      <w:bookmarkEnd w:id="2721"/>
      <w:bookmarkEnd w:id="2722"/>
      <w:bookmarkEnd w:id="2723"/>
    </w:p>
    <w:tbl>
      <w:tblPr>
        <w:tblW w:w="0" w:type="auto"/>
        <w:jc w:val="center"/>
        <w:tblBorders>
          <w:top w:val="single" w:sz="12" w:space="0" w:color="943634"/>
          <w:bottom w:val="single" w:sz="12" w:space="0" w:color="943634"/>
          <w:insideH w:val="single" w:sz="12" w:space="0" w:color="943634"/>
        </w:tblBorders>
        <w:tblLayout w:type="fixed"/>
        <w:tblCellMar>
          <w:left w:w="86" w:type="dxa"/>
          <w:right w:w="86" w:type="dxa"/>
        </w:tblCellMar>
        <w:tblLook w:val="0000" w:firstRow="0" w:lastRow="0" w:firstColumn="0" w:lastColumn="0" w:noHBand="0" w:noVBand="0"/>
      </w:tblPr>
      <w:tblGrid>
        <w:gridCol w:w="571"/>
        <w:gridCol w:w="2421"/>
        <w:gridCol w:w="630"/>
        <w:gridCol w:w="900"/>
        <w:gridCol w:w="1035"/>
        <w:gridCol w:w="810"/>
        <w:gridCol w:w="1566"/>
        <w:gridCol w:w="4350"/>
      </w:tblGrid>
      <w:tr w:rsidR="00A54D3A" w:rsidRPr="00D4120B" w14:paraId="3A2DE9DA" w14:textId="77777777">
        <w:trPr>
          <w:cantSplit/>
          <w:trHeight w:val="360"/>
          <w:tblHeader/>
          <w:jc w:val="center"/>
        </w:trPr>
        <w:tc>
          <w:tcPr>
            <w:tcW w:w="12283" w:type="dxa"/>
            <w:gridSpan w:val="8"/>
            <w:shd w:val="clear" w:color="auto" w:fill="F3F3F3"/>
            <w:vAlign w:val="center"/>
          </w:tcPr>
          <w:p w14:paraId="4A97BCAC" w14:textId="77777777" w:rsidR="00A54D3A" w:rsidRPr="00D4120B" w:rsidRDefault="00A54D3A" w:rsidP="00A54D3A">
            <w:pPr>
              <w:pStyle w:val="Caption"/>
            </w:pPr>
            <w:bookmarkStart w:id="2724" w:name="_Toc189111889"/>
            <w:r>
              <w:t xml:space="preserve">Table </w:t>
            </w:r>
            <w:r w:rsidR="001C047D">
              <w:fldChar w:fldCharType="begin"/>
            </w:r>
            <w:r w:rsidR="001C047D">
              <w:instrText xml:space="preserve"> STYLEREF 1 \s </w:instrText>
            </w:r>
            <w:r w:rsidR="001C047D">
              <w:fldChar w:fldCharType="separate"/>
            </w:r>
            <w:r w:rsidR="002B0A1D">
              <w:rPr>
                <w:noProof/>
              </w:rPr>
              <w:t>2</w:t>
            </w:r>
            <w:r w:rsidR="001C047D">
              <w:rPr>
                <w:noProof/>
              </w:rPr>
              <w:fldChar w:fldCharType="end"/>
            </w:r>
            <w:r>
              <w:noBreakHyphen/>
            </w:r>
            <w:r w:rsidR="001C047D">
              <w:fldChar w:fldCharType="begin"/>
            </w:r>
            <w:r w:rsidR="001C047D">
              <w:instrText xml:space="preserve"> SEQ Table \* ARABIC \s 1 </w:instrText>
            </w:r>
            <w:r w:rsidR="001C047D">
              <w:fldChar w:fldCharType="separate"/>
            </w:r>
            <w:ins w:id="2725" w:author="Bob Yencha" w:date="2011-12-20T14:38:00Z">
              <w:r w:rsidR="002B0A1D">
                <w:rPr>
                  <w:noProof/>
                </w:rPr>
                <w:t>24</w:t>
              </w:r>
            </w:ins>
            <w:ins w:id="2726" w:author=" Bob Yencha" w:date="2011-12-20T10:54:00Z">
              <w:del w:id="2727" w:author="Bob Yencha" w:date="2011-12-20T14:38:00Z">
                <w:r w:rsidR="006018A5" w:rsidDel="002B0A1D">
                  <w:rPr>
                    <w:noProof/>
                  </w:rPr>
                  <w:delText>24</w:delText>
                </w:r>
              </w:del>
            </w:ins>
            <w:del w:id="2728" w:author="Bob Yencha" w:date="2011-12-20T14:38:00Z">
              <w:r w:rsidR="00073DF5" w:rsidDel="002B0A1D">
                <w:rPr>
                  <w:noProof/>
                </w:rPr>
                <w:delText>25</w:delText>
              </w:r>
            </w:del>
            <w:r w:rsidR="001C047D">
              <w:rPr>
                <w:noProof/>
              </w:rPr>
              <w:fldChar w:fldCharType="end"/>
            </w:r>
            <w:r>
              <w:t>.SEQuence ID (SI)</w:t>
            </w:r>
            <w:bookmarkEnd w:id="2724"/>
          </w:p>
        </w:tc>
      </w:tr>
      <w:tr w:rsidR="00667BA9" w:rsidRPr="00D4120B" w14:paraId="1C57A584" w14:textId="77777777">
        <w:trPr>
          <w:cantSplit/>
          <w:trHeight w:val="360"/>
          <w:tblHeader/>
          <w:jc w:val="center"/>
        </w:trPr>
        <w:tc>
          <w:tcPr>
            <w:tcW w:w="571" w:type="dxa"/>
            <w:shd w:val="clear" w:color="auto" w:fill="F3F3F3"/>
            <w:vAlign w:val="center"/>
          </w:tcPr>
          <w:p w14:paraId="0E712218" w14:textId="77777777" w:rsidR="00667BA9" w:rsidRPr="00D4120B" w:rsidRDefault="00667BA9" w:rsidP="00667BA9">
            <w:pPr>
              <w:pStyle w:val="TableHeadingB"/>
              <w:ind w:left="0"/>
            </w:pPr>
            <w:bookmarkStart w:id="2729" w:name="#Heading435"/>
            <w:bookmarkStart w:id="2730" w:name="_Toc206995696"/>
            <w:bookmarkStart w:id="2731" w:name="_Toc207005763"/>
            <w:bookmarkStart w:id="2732" w:name="_Toc207006672"/>
            <w:bookmarkStart w:id="2733" w:name="_Toc207093507"/>
            <w:bookmarkStart w:id="2734" w:name="_Toc207094413"/>
            <w:bookmarkStart w:id="2735" w:name="_Toc171137818"/>
            <w:bookmarkStart w:id="2736" w:name="_Toc207005764"/>
            <w:bookmarkEnd w:id="2729"/>
            <w:bookmarkEnd w:id="2730"/>
            <w:bookmarkEnd w:id="2731"/>
            <w:bookmarkEnd w:id="2732"/>
            <w:bookmarkEnd w:id="2733"/>
            <w:bookmarkEnd w:id="2734"/>
            <w:r w:rsidRPr="00D4120B">
              <w:t>SEQ</w:t>
            </w:r>
          </w:p>
        </w:tc>
        <w:tc>
          <w:tcPr>
            <w:tcW w:w="2421" w:type="dxa"/>
            <w:shd w:val="clear" w:color="auto" w:fill="F3F3F3"/>
            <w:vAlign w:val="center"/>
          </w:tcPr>
          <w:p w14:paraId="2535BAA7" w14:textId="77777777" w:rsidR="00667BA9" w:rsidRPr="00D4120B" w:rsidRDefault="00667BA9" w:rsidP="00667BA9">
            <w:pPr>
              <w:pStyle w:val="TableHeadingB"/>
            </w:pPr>
            <w:r w:rsidRPr="00D4120B">
              <w:t>Component Name</w:t>
            </w:r>
          </w:p>
        </w:tc>
        <w:tc>
          <w:tcPr>
            <w:tcW w:w="630" w:type="dxa"/>
            <w:shd w:val="clear" w:color="auto" w:fill="F3F3F3"/>
            <w:vAlign w:val="center"/>
          </w:tcPr>
          <w:p w14:paraId="19465A88" w14:textId="77777777" w:rsidR="00667BA9" w:rsidRPr="00D4120B" w:rsidRDefault="00667BA9" w:rsidP="00667BA9">
            <w:pPr>
              <w:pStyle w:val="TableHeadingB"/>
            </w:pPr>
            <w:r w:rsidRPr="00D4120B">
              <w:t>DT</w:t>
            </w:r>
          </w:p>
        </w:tc>
        <w:tc>
          <w:tcPr>
            <w:tcW w:w="900" w:type="dxa"/>
            <w:shd w:val="clear" w:color="auto" w:fill="F3F3F3"/>
            <w:vAlign w:val="center"/>
          </w:tcPr>
          <w:p w14:paraId="3B0BE049" w14:textId="77777777" w:rsidR="00667BA9" w:rsidRPr="00D4120B" w:rsidRDefault="00667BA9" w:rsidP="00667BA9">
            <w:pPr>
              <w:pStyle w:val="TableHeadingB"/>
            </w:pPr>
            <w:r>
              <w:t>Us</w:t>
            </w:r>
            <w:ins w:id="2737" w:author="Swain, Ashley" w:date="2011-11-27T21:04:00Z">
              <w:r w:rsidR="00AA7E62">
                <w:t>ag</w:t>
              </w:r>
            </w:ins>
            <w:r>
              <w:t>e</w:t>
            </w:r>
          </w:p>
        </w:tc>
        <w:tc>
          <w:tcPr>
            <w:tcW w:w="1035" w:type="dxa"/>
            <w:shd w:val="clear" w:color="auto" w:fill="F3F3F3"/>
            <w:vAlign w:val="center"/>
          </w:tcPr>
          <w:p w14:paraId="51A811EE" w14:textId="77777777" w:rsidR="00667BA9" w:rsidRPr="00D4120B" w:rsidRDefault="00667BA9" w:rsidP="00667BA9">
            <w:pPr>
              <w:pStyle w:val="TableHeadingB"/>
            </w:pPr>
            <w:r w:rsidRPr="00D4120B">
              <w:t>LEN</w:t>
            </w:r>
          </w:p>
        </w:tc>
        <w:tc>
          <w:tcPr>
            <w:tcW w:w="810" w:type="dxa"/>
            <w:shd w:val="clear" w:color="auto" w:fill="F3F3F3"/>
            <w:vAlign w:val="center"/>
          </w:tcPr>
          <w:p w14:paraId="37C4C741" w14:textId="77777777" w:rsidR="00667BA9" w:rsidRPr="00D4120B" w:rsidRDefault="00667BA9" w:rsidP="00667BA9">
            <w:pPr>
              <w:pStyle w:val="TableHeadingB"/>
            </w:pPr>
            <w:r>
              <w:t>C.LEN</w:t>
            </w:r>
          </w:p>
        </w:tc>
        <w:tc>
          <w:tcPr>
            <w:tcW w:w="1566" w:type="dxa"/>
            <w:shd w:val="clear" w:color="auto" w:fill="F3F3F3"/>
            <w:vAlign w:val="center"/>
          </w:tcPr>
          <w:p w14:paraId="131CE2C1" w14:textId="77777777" w:rsidR="00667BA9" w:rsidRPr="00D4120B" w:rsidRDefault="00667BA9" w:rsidP="00667BA9">
            <w:pPr>
              <w:pStyle w:val="TableHeadingB"/>
            </w:pPr>
            <w:r w:rsidRPr="00D4120B">
              <w:t>Value Set</w:t>
            </w:r>
          </w:p>
        </w:tc>
        <w:tc>
          <w:tcPr>
            <w:tcW w:w="4350" w:type="dxa"/>
            <w:shd w:val="clear" w:color="auto" w:fill="F3F3F3"/>
            <w:vAlign w:val="center"/>
          </w:tcPr>
          <w:p w14:paraId="5633CD4B" w14:textId="77777777" w:rsidR="00667BA9" w:rsidRPr="00D4120B" w:rsidRDefault="00667BA9" w:rsidP="00667BA9">
            <w:pPr>
              <w:pStyle w:val="TableHeadingB"/>
            </w:pPr>
            <w:r w:rsidRPr="00D4120B">
              <w:t>Comments</w:t>
            </w:r>
          </w:p>
        </w:tc>
      </w:tr>
      <w:tr w:rsidR="00667BA9" w:rsidRPr="00D4120B" w14:paraId="3972EF21" w14:textId="77777777">
        <w:trPr>
          <w:cantSplit/>
          <w:jc w:val="center"/>
        </w:trPr>
        <w:tc>
          <w:tcPr>
            <w:tcW w:w="571" w:type="dxa"/>
          </w:tcPr>
          <w:p w14:paraId="697588AD" w14:textId="77777777" w:rsidR="00667BA9" w:rsidRPr="00D4120B" w:rsidRDefault="00667BA9" w:rsidP="008F7891">
            <w:pPr>
              <w:pStyle w:val="TableContent"/>
            </w:pPr>
            <w:r w:rsidRPr="00D4120B">
              <w:t>1</w:t>
            </w:r>
          </w:p>
        </w:tc>
        <w:tc>
          <w:tcPr>
            <w:tcW w:w="2421" w:type="dxa"/>
          </w:tcPr>
          <w:p w14:paraId="5D0938E0" w14:textId="77777777" w:rsidR="00667BA9" w:rsidRPr="00D4120B" w:rsidRDefault="00667BA9" w:rsidP="008F7891">
            <w:pPr>
              <w:pStyle w:val="TableContent"/>
            </w:pPr>
            <w:r w:rsidRPr="00D4120B">
              <w:t xml:space="preserve">Sequence ID </w:t>
            </w:r>
          </w:p>
        </w:tc>
        <w:tc>
          <w:tcPr>
            <w:tcW w:w="630" w:type="dxa"/>
          </w:tcPr>
          <w:p w14:paraId="45D7D605" w14:textId="77777777" w:rsidR="00667BA9" w:rsidRPr="00D4120B" w:rsidRDefault="00667BA9" w:rsidP="008F7891">
            <w:pPr>
              <w:pStyle w:val="TableContent"/>
            </w:pPr>
            <w:r w:rsidRPr="00D4120B">
              <w:t>-</w:t>
            </w:r>
          </w:p>
        </w:tc>
        <w:tc>
          <w:tcPr>
            <w:tcW w:w="900" w:type="dxa"/>
          </w:tcPr>
          <w:p w14:paraId="043A6632" w14:textId="77777777" w:rsidR="00667BA9" w:rsidRPr="00D4120B" w:rsidRDefault="00667BA9" w:rsidP="008F7891">
            <w:pPr>
              <w:pStyle w:val="TableContent"/>
            </w:pPr>
            <w:r w:rsidRPr="00D4120B">
              <w:t>R</w:t>
            </w:r>
          </w:p>
        </w:tc>
        <w:tc>
          <w:tcPr>
            <w:tcW w:w="1035" w:type="dxa"/>
          </w:tcPr>
          <w:p w14:paraId="4F6F409D" w14:textId="77777777" w:rsidR="00667BA9" w:rsidRPr="00D4120B" w:rsidRDefault="00667BA9" w:rsidP="008F7891">
            <w:pPr>
              <w:pStyle w:val="TableContent"/>
            </w:pPr>
            <w:r w:rsidRPr="00D4120B">
              <w:t>1..4</w:t>
            </w:r>
          </w:p>
        </w:tc>
        <w:tc>
          <w:tcPr>
            <w:tcW w:w="810" w:type="dxa"/>
          </w:tcPr>
          <w:p w14:paraId="7A0EA691" w14:textId="77777777" w:rsidR="00667BA9" w:rsidRPr="00D4120B" w:rsidRDefault="00962C58" w:rsidP="008F7891">
            <w:pPr>
              <w:pStyle w:val="TableContent"/>
            </w:pPr>
            <w:r>
              <w:t>=</w:t>
            </w:r>
          </w:p>
        </w:tc>
        <w:tc>
          <w:tcPr>
            <w:tcW w:w="1566" w:type="dxa"/>
          </w:tcPr>
          <w:p w14:paraId="1F18F938" w14:textId="77777777" w:rsidR="00667BA9" w:rsidRPr="00D4120B" w:rsidRDefault="00667BA9" w:rsidP="008F7891">
            <w:pPr>
              <w:pStyle w:val="TableContent"/>
            </w:pPr>
          </w:p>
        </w:tc>
        <w:tc>
          <w:tcPr>
            <w:tcW w:w="4350" w:type="dxa"/>
          </w:tcPr>
          <w:p w14:paraId="1C1DAC97" w14:textId="77777777" w:rsidR="00667BA9" w:rsidRPr="00D4120B" w:rsidRDefault="00667BA9" w:rsidP="008F7891">
            <w:pPr>
              <w:pStyle w:val="TableContent"/>
            </w:pPr>
            <w:r w:rsidRPr="00D4120B">
              <w:t>Non-negative integer up to 9999</w:t>
            </w:r>
            <w:r w:rsidR="00400CF4">
              <w:t xml:space="preserve">. </w:t>
            </w:r>
            <w:r w:rsidRPr="00D4120B">
              <w:t>May be further constrained to limit the number of times a segment may repeat</w:t>
            </w:r>
            <w:r w:rsidR="00400CF4">
              <w:t xml:space="preserve">. </w:t>
            </w:r>
          </w:p>
        </w:tc>
      </w:tr>
    </w:tbl>
    <w:p w14:paraId="094C8967" w14:textId="77777777" w:rsidR="00667BA9" w:rsidRDefault="00667BA9" w:rsidP="00084F3B">
      <w:pPr>
        <w:pStyle w:val="Heading2"/>
        <w:numPr>
          <w:ilvl w:val="1"/>
          <w:numId w:val="22"/>
        </w:numPr>
        <w:tabs>
          <w:tab w:val="left" w:pos="630"/>
        </w:tabs>
      </w:pPr>
      <w:bookmarkStart w:id="2738" w:name="_Toc189111979"/>
      <w:r w:rsidRPr="00D4120B">
        <w:t>SN – Structured Numeric</w:t>
      </w:r>
      <w:bookmarkEnd w:id="2735"/>
      <w:bookmarkEnd w:id="2736"/>
      <w:bookmarkEnd w:id="2738"/>
    </w:p>
    <w:tbl>
      <w:tblPr>
        <w:tblW w:w="0" w:type="auto"/>
        <w:jc w:val="center"/>
        <w:tblBorders>
          <w:top w:val="single" w:sz="12" w:space="0" w:color="943634"/>
          <w:bottom w:val="single" w:sz="12" w:space="0" w:color="943634"/>
          <w:insideH w:val="single" w:sz="12" w:space="0" w:color="943634"/>
        </w:tblBorders>
        <w:tblLayout w:type="fixed"/>
        <w:tblCellMar>
          <w:left w:w="58" w:type="dxa"/>
          <w:right w:w="58" w:type="dxa"/>
        </w:tblCellMar>
        <w:tblLook w:val="0000" w:firstRow="0" w:lastRow="0" w:firstColumn="0" w:lastColumn="0" w:noHBand="0" w:noVBand="0"/>
      </w:tblPr>
      <w:tblGrid>
        <w:gridCol w:w="550"/>
        <w:gridCol w:w="2565"/>
        <w:gridCol w:w="585"/>
        <w:gridCol w:w="783"/>
        <w:gridCol w:w="1053"/>
        <w:gridCol w:w="810"/>
        <w:gridCol w:w="1404"/>
        <w:gridCol w:w="4510"/>
      </w:tblGrid>
      <w:tr w:rsidR="00A54D3A" w:rsidRPr="00D4120B" w14:paraId="25C17899" w14:textId="77777777">
        <w:trPr>
          <w:cantSplit/>
          <w:trHeight w:val="360"/>
          <w:tblHeader/>
          <w:jc w:val="center"/>
        </w:trPr>
        <w:tc>
          <w:tcPr>
            <w:tcW w:w="12260" w:type="dxa"/>
            <w:gridSpan w:val="8"/>
            <w:shd w:val="clear" w:color="auto" w:fill="F3F3F3"/>
            <w:vAlign w:val="center"/>
          </w:tcPr>
          <w:p w14:paraId="583FE1AC" w14:textId="77777777" w:rsidR="00A54D3A" w:rsidRPr="00D4120B" w:rsidRDefault="00A54D3A" w:rsidP="00A54D3A">
            <w:pPr>
              <w:pStyle w:val="Caption"/>
            </w:pPr>
            <w:bookmarkStart w:id="2739" w:name="_Toc189111890"/>
            <w:r>
              <w:t xml:space="preserve">Table </w:t>
            </w:r>
            <w:r w:rsidR="001C047D">
              <w:fldChar w:fldCharType="begin"/>
            </w:r>
            <w:r w:rsidR="001C047D">
              <w:instrText xml:space="preserve"> STYLEREF 1 \s </w:instrText>
            </w:r>
            <w:r w:rsidR="001C047D">
              <w:fldChar w:fldCharType="separate"/>
            </w:r>
            <w:r w:rsidR="002B0A1D">
              <w:rPr>
                <w:noProof/>
              </w:rPr>
              <w:t>2</w:t>
            </w:r>
            <w:r w:rsidR="001C047D">
              <w:rPr>
                <w:noProof/>
              </w:rPr>
              <w:fldChar w:fldCharType="end"/>
            </w:r>
            <w:r>
              <w:noBreakHyphen/>
            </w:r>
            <w:r w:rsidR="001C047D">
              <w:fldChar w:fldCharType="begin"/>
            </w:r>
            <w:r w:rsidR="001C047D">
              <w:instrText xml:space="preserve"> SEQ Table \* ARABIC \s 1 </w:instrText>
            </w:r>
            <w:r w:rsidR="001C047D">
              <w:fldChar w:fldCharType="separate"/>
            </w:r>
            <w:ins w:id="2740" w:author="Bob Yencha" w:date="2011-12-20T14:38:00Z">
              <w:r w:rsidR="002B0A1D">
                <w:rPr>
                  <w:noProof/>
                </w:rPr>
                <w:t>25</w:t>
              </w:r>
            </w:ins>
            <w:ins w:id="2741" w:author=" Bob Yencha" w:date="2011-12-20T10:54:00Z">
              <w:del w:id="2742" w:author="Bob Yencha" w:date="2011-12-20T14:38:00Z">
                <w:r w:rsidR="006018A5" w:rsidDel="002B0A1D">
                  <w:rPr>
                    <w:noProof/>
                  </w:rPr>
                  <w:delText>25</w:delText>
                </w:r>
              </w:del>
            </w:ins>
            <w:del w:id="2743" w:author="Bob Yencha" w:date="2011-12-20T14:38:00Z">
              <w:r w:rsidR="00073DF5" w:rsidDel="002B0A1D">
                <w:rPr>
                  <w:noProof/>
                </w:rPr>
                <w:delText>26</w:delText>
              </w:r>
            </w:del>
            <w:r w:rsidR="001C047D">
              <w:rPr>
                <w:noProof/>
              </w:rPr>
              <w:fldChar w:fldCharType="end"/>
            </w:r>
            <w:r>
              <w:t xml:space="preserve">. </w:t>
            </w:r>
            <w:r w:rsidRPr="00A82FDC">
              <w:t>Structured Numeric</w:t>
            </w:r>
            <w:r>
              <w:t xml:space="preserve"> (SN)</w:t>
            </w:r>
            <w:bookmarkEnd w:id="2739"/>
          </w:p>
        </w:tc>
      </w:tr>
      <w:tr w:rsidR="00667BA9" w:rsidRPr="00D4120B" w14:paraId="6549EB40" w14:textId="77777777">
        <w:trPr>
          <w:cantSplit/>
          <w:trHeight w:val="360"/>
          <w:tblHeader/>
          <w:jc w:val="center"/>
        </w:trPr>
        <w:tc>
          <w:tcPr>
            <w:tcW w:w="550" w:type="dxa"/>
            <w:shd w:val="clear" w:color="auto" w:fill="F3F3F3"/>
            <w:vAlign w:val="center"/>
          </w:tcPr>
          <w:p w14:paraId="0A3C5BC1" w14:textId="77777777" w:rsidR="00667BA9" w:rsidRPr="00D4120B" w:rsidRDefault="00667BA9" w:rsidP="00667BA9">
            <w:pPr>
              <w:pStyle w:val="TableHeadingB"/>
              <w:ind w:left="0"/>
            </w:pPr>
            <w:bookmarkStart w:id="2744" w:name="#SN"/>
            <w:bookmarkEnd w:id="2744"/>
            <w:r w:rsidRPr="00D4120B">
              <w:t>SEQ</w:t>
            </w:r>
          </w:p>
        </w:tc>
        <w:tc>
          <w:tcPr>
            <w:tcW w:w="2565" w:type="dxa"/>
            <w:shd w:val="clear" w:color="auto" w:fill="F3F3F3"/>
            <w:vAlign w:val="center"/>
          </w:tcPr>
          <w:p w14:paraId="4898AA3E" w14:textId="77777777" w:rsidR="00667BA9" w:rsidRPr="00D4120B" w:rsidRDefault="00667BA9" w:rsidP="00667BA9">
            <w:pPr>
              <w:pStyle w:val="TableHeadingB"/>
              <w:ind w:left="0"/>
            </w:pPr>
            <w:r w:rsidRPr="00D4120B">
              <w:t>Component Name</w:t>
            </w:r>
          </w:p>
        </w:tc>
        <w:tc>
          <w:tcPr>
            <w:tcW w:w="585" w:type="dxa"/>
            <w:shd w:val="clear" w:color="auto" w:fill="F3F3F3"/>
            <w:vAlign w:val="center"/>
          </w:tcPr>
          <w:p w14:paraId="23C7F008" w14:textId="77777777" w:rsidR="00667BA9" w:rsidRPr="00D4120B" w:rsidRDefault="00667BA9" w:rsidP="00667BA9">
            <w:pPr>
              <w:pStyle w:val="TableHeadingB"/>
              <w:ind w:left="0"/>
            </w:pPr>
            <w:r w:rsidRPr="00D4120B">
              <w:t>DT</w:t>
            </w:r>
          </w:p>
        </w:tc>
        <w:tc>
          <w:tcPr>
            <w:tcW w:w="783" w:type="dxa"/>
            <w:shd w:val="clear" w:color="auto" w:fill="F3F3F3"/>
            <w:vAlign w:val="center"/>
          </w:tcPr>
          <w:p w14:paraId="48501EC6" w14:textId="77777777" w:rsidR="00667BA9" w:rsidRPr="00D4120B" w:rsidRDefault="00667BA9" w:rsidP="00667BA9">
            <w:pPr>
              <w:pStyle w:val="TableHeadingB"/>
              <w:ind w:left="0"/>
            </w:pPr>
            <w:r>
              <w:t>Us</w:t>
            </w:r>
            <w:ins w:id="2745" w:author="Swain, Ashley" w:date="2011-11-27T21:10:00Z">
              <w:r w:rsidR="006A2BBD">
                <w:t>ag</w:t>
              </w:r>
            </w:ins>
            <w:r>
              <w:t>e</w:t>
            </w:r>
          </w:p>
        </w:tc>
        <w:tc>
          <w:tcPr>
            <w:tcW w:w="1053" w:type="dxa"/>
            <w:shd w:val="clear" w:color="auto" w:fill="F3F3F3"/>
            <w:vAlign w:val="center"/>
          </w:tcPr>
          <w:p w14:paraId="44B970CA" w14:textId="77777777" w:rsidR="00667BA9" w:rsidRPr="00D4120B" w:rsidRDefault="00667BA9" w:rsidP="00667BA9">
            <w:pPr>
              <w:pStyle w:val="TableHeadingB"/>
              <w:ind w:left="0"/>
            </w:pPr>
            <w:r w:rsidRPr="00D4120B">
              <w:t>LEN</w:t>
            </w:r>
          </w:p>
        </w:tc>
        <w:tc>
          <w:tcPr>
            <w:tcW w:w="810" w:type="dxa"/>
            <w:shd w:val="clear" w:color="auto" w:fill="F3F3F3"/>
            <w:vAlign w:val="center"/>
          </w:tcPr>
          <w:p w14:paraId="1928CD93" w14:textId="77777777" w:rsidR="00667BA9" w:rsidRPr="00D4120B" w:rsidRDefault="00667BA9" w:rsidP="00667BA9">
            <w:pPr>
              <w:pStyle w:val="TableHeadingB"/>
              <w:ind w:left="0"/>
            </w:pPr>
            <w:r>
              <w:t>C.LEN</w:t>
            </w:r>
          </w:p>
        </w:tc>
        <w:tc>
          <w:tcPr>
            <w:tcW w:w="1404" w:type="dxa"/>
            <w:shd w:val="clear" w:color="auto" w:fill="F3F3F3"/>
            <w:vAlign w:val="center"/>
          </w:tcPr>
          <w:p w14:paraId="4D635239" w14:textId="77777777" w:rsidR="00667BA9" w:rsidRPr="00D4120B" w:rsidRDefault="00667BA9" w:rsidP="00667BA9">
            <w:pPr>
              <w:pStyle w:val="TableHeadingB"/>
              <w:ind w:left="0"/>
            </w:pPr>
            <w:r w:rsidRPr="00D4120B">
              <w:t>Value Set</w:t>
            </w:r>
          </w:p>
        </w:tc>
        <w:tc>
          <w:tcPr>
            <w:tcW w:w="4510" w:type="dxa"/>
            <w:shd w:val="clear" w:color="auto" w:fill="F3F3F3"/>
            <w:vAlign w:val="center"/>
          </w:tcPr>
          <w:p w14:paraId="76563C08" w14:textId="77777777" w:rsidR="00667BA9" w:rsidRPr="00D4120B" w:rsidRDefault="00667BA9" w:rsidP="00667BA9">
            <w:pPr>
              <w:pStyle w:val="TableHeadingB"/>
              <w:ind w:left="0"/>
            </w:pPr>
            <w:r w:rsidRPr="00D4120B">
              <w:t>Comments</w:t>
            </w:r>
          </w:p>
        </w:tc>
      </w:tr>
      <w:tr w:rsidR="00667BA9" w:rsidRPr="00D4120B" w14:paraId="2C1FA6F6" w14:textId="77777777">
        <w:trPr>
          <w:cantSplit/>
          <w:jc w:val="center"/>
        </w:trPr>
        <w:tc>
          <w:tcPr>
            <w:tcW w:w="550" w:type="dxa"/>
          </w:tcPr>
          <w:p w14:paraId="5FD2E943" w14:textId="77777777" w:rsidR="00667BA9" w:rsidRPr="00D4120B" w:rsidRDefault="00667BA9" w:rsidP="008F7891">
            <w:pPr>
              <w:pStyle w:val="TableContent"/>
            </w:pPr>
            <w:r w:rsidRPr="00D4120B">
              <w:t xml:space="preserve">1 </w:t>
            </w:r>
          </w:p>
        </w:tc>
        <w:tc>
          <w:tcPr>
            <w:tcW w:w="2565" w:type="dxa"/>
          </w:tcPr>
          <w:p w14:paraId="394BA893" w14:textId="77777777" w:rsidR="00667BA9" w:rsidRPr="00D4120B" w:rsidRDefault="00667BA9" w:rsidP="008F7891">
            <w:pPr>
              <w:pStyle w:val="TableContent"/>
            </w:pPr>
            <w:r w:rsidRPr="00D4120B">
              <w:t xml:space="preserve">Comparator </w:t>
            </w:r>
          </w:p>
        </w:tc>
        <w:tc>
          <w:tcPr>
            <w:tcW w:w="585" w:type="dxa"/>
          </w:tcPr>
          <w:p w14:paraId="268EE532" w14:textId="77777777" w:rsidR="00667BA9" w:rsidRPr="00D4120B" w:rsidRDefault="001C047D" w:rsidP="008F7891">
            <w:pPr>
              <w:pStyle w:val="TableContent"/>
            </w:pPr>
            <w:hyperlink r:id="rId65" w:anchor="ST" w:history="1">
              <w:r w:rsidR="00667BA9" w:rsidRPr="00D4120B">
                <w:t>ST</w:t>
              </w:r>
            </w:hyperlink>
          </w:p>
        </w:tc>
        <w:tc>
          <w:tcPr>
            <w:tcW w:w="783" w:type="dxa"/>
          </w:tcPr>
          <w:p w14:paraId="52FB882E" w14:textId="77777777" w:rsidR="00667BA9" w:rsidRPr="00D4120B" w:rsidRDefault="00667BA9" w:rsidP="008F7891">
            <w:pPr>
              <w:pStyle w:val="TableContent"/>
            </w:pPr>
            <w:r w:rsidRPr="00D4120B">
              <w:t>RE</w:t>
            </w:r>
          </w:p>
        </w:tc>
        <w:tc>
          <w:tcPr>
            <w:tcW w:w="1053" w:type="dxa"/>
          </w:tcPr>
          <w:p w14:paraId="16A41E76" w14:textId="77777777" w:rsidR="00667BA9" w:rsidRPr="00D4120B" w:rsidRDefault="00667BA9" w:rsidP="008F7891">
            <w:pPr>
              <w:pStyle w:val="TableContent"/>
            </w:pPr>
            <w:r w:rsidRPr="00D4120B">
              <w:t>1..2</w:t>
            </w:r>
          </w:p>
        </w:tc>
        <w:tc>
          <w:tcPr>
            <w:tcW w:w="810" w:type="dxa"/>
          </w:tcPr>
          <w:p w14:paraId="31314EDD" w14:textId="77777777" w:rsidR="00667BA9" w:rsidRPr="00D4120B" w:rsidRDefault="00962C58" w:rsidP="008F7891">
            <w:pPr>
              <w:pStyle w:val="TableContent"/>
            </w:pPr>
            <w:r>
              <w:t>=</w:t>
            </w:r>
          </w:p>
        </w:tc>
        <w:tc>
          <w:tcPr>
            <w:tcW w:w="1404" w:type="dxa"/>
          </w:tcPr>
          <w:p w14:paraId="4BAB3E64" w14:textId="77777777" w:rsidR="00667BA9" w:rsidRPr="00D4120B" w:rsidRDefault="00667BA9" w:rsidP="008F7891">
            <w:pPr>
              <w:pStyle w:val="TableContent"/>
            </w:pPr>
          </w:p>
        </w:tc>
        <w:tc>
          <w:tcPr>
            <w:tcW w:w="4510" w:type="dxa"/>
          </w:tcPr>
          <w:p w14:paraId="03854E76" w14:textId="77777777" w:rsidR="00667BA9" w:rsidRPr="00D4120B" w:rsidRDefault="00667BA9" w:rsidP="008F7891">
            <w:pPr>
              <w:pStyle w:val="TableContent"/>
            </w:pPr>
            <w:r w:rsidRPr="00D4120B">
              <w:t>Component that must be one of "&gt;" or "&lt;" or "&gt;=" or "&lt;=" or "=" or "&lt;&gt;"</w:t>
            </w:r>
            <w:r w:rsidR="00400CF4">
              <w:t xml:space="preserve">. </w:t>
            </w:r>
            <w:r w:rsidRPr="00D4120B">
              <w:t>This component defaults to "=" if empty.</w:t>
            </w:r>
          </w:p>
        </w:tc>
      </w:tr>
      <w:tr w:rsidR="00667BA9" w:rsidRPr="00D4120B" w14:paraId="55A6495A" w14:textId="77777777">
        <w:trPr>
          <w:cantSplit/>
          <w:jc w:val="center"/>
        </w:trPr>
        <w:tc>
          <w:tcPr>
            <w:tcW w:w="550" w:type="dxa"/>
          </w:tcPr>
          <w:p w14:paraId="5554F7A5" w14:textId="77777777" w:rsidR="00667BA9" w:rsidRPr="00D4120B" w:rsidRDefault="00667BA9" w:rsidP="008F7891">
            <w:pPr>
              <w:pStyle w:val="TableContent"/>
            </w:pPr>
            <w:r w:rsidRPr="00D4120B">
              <w:t xml:space="preserve">2 </w:t>
            </w:r>
          </w:p>
        </w:tc>
        <w:tc>
          <w:tcPr>
            <w:tcW w:w="2565" w:type="dxa"/>
          </w:tcPr>
          <w:p w14:paraId="37AD4B56" w14:textId="77777777" w:rsidR="00667BA9" w:rsidRPr="00D4120B" w:rsidRDefault="00667BA9" w:rsidP="008F7891">
            <w:pPr>
              <w:pStyle w:val="TableContent"/>
            </w:pPr>
            <w:r w:rsidRPr="00D4120B">
              <w:t xml:space="preserve">Num1 </w:t>
            </w:r>
          </w:p>
        </w:tc>
        <w:tc>
          <w:tcPr>
            <w:tcW w:w="585" w:type="dxa"/>
          </w:tcPr>
          <w:p w14:paraId="0E2FE648" w14:textId="77777777" w:rsidR="00667BA9" w:rsidRPr="00D4120B" w:rsidRDefault="001C047D" w:rsidP="008F7891">
            <w:pPr>
              <w:pStyle w:val="TableContent"/>
            </w:pPr>
            <w:hyperlink r:id="rId66" w:anchor="NM" w:history="1">
              <w:r w:rsidR="00667BA9" w:rsidRPr="00D4120B">
                <w:t>NM</w:t>
              </w:r>
            </w:hyperlink>
          </w:p>
        </w:tc>
        <w:tc>
          <w:tcPr>
            <w:tcW w:w="783" w:type="dxa"/>
          </w:tcPr>
          <w:p w14:paraId="5EA208EF" w14:textId="77777777" w:rsidR="00667BA9" w:rsidRPr="00D4120B" w:rsidRDefault="00667BA9" w:rsidP="008F7891">
            <w:pPr>
              <w:pStyle w:val="TableContent"/>
            </w:pPr>
            <w:r w:rsidRPr="00D4120B">
              <w:t>RE</w:t>
            </w:r>
          </w:p>
        </w:tc>
        <w:tc>
          <w:tcPr>
            <w:tcW w:w="1053" w:type="dxa"/>
          </w:tcPr>
          <w:p w14:paraId="093D9C2F" w14:textId="77777777" w:rsidR="00667BA9" w:rsidRPr="00D4120B" w:rsidRDefault="00667BA9" w:rsidP="008F7891">
            <w:pPr>
              <w:pStyle w:val="TableContent"/>
            </w:pPr>
          </w:p>
        </w:tc>
        <w:tc>
          <w:tcPr>
            <w:tcW w:w="810" w:type="dxa"/>
          </w:tcPr>
          <w:p w14:paraId="1B9D6502" w14:textId="77777777" w:rsidR="00667BA9" w:rsidRPr="00D4120B" w:rsidRDefault="00971793" w:rsidP="008F7891">
            <w:pPr>
              <w:pStyle w:val="TableContent"/>
            </w:pPr>
            <w:r>
              <w:t>=</w:t>
            </w:r>
          </w:p>
        </w:tc>
        <w:tc>
          <w:tcPr>
            <w:tcW w:w="1404" w:type="dxa"/>
          </w:tcPr>
          <w:p w14:paraId="0038BE78" w14:textId="77777777" w:rsidR="00667BA9" w:rsidRPr="00D4120B" w:rsidRDefault="00667BA9" w:rsidP="008F7891">
            <w:pPr>
              <w:pStyle w:val="TableContent"/>
            </w:pPr>
          </w:p>
        </w:tc>
        <w:tc>
          <w:tcPr>
            <w:tcW w:w="4510" w:type="dxa"/>
          </w:tcPr>
          <w:p w14:paraId="1BEFB2AD" w14:textId="77777777" w:rsidR="00667BA9" w:rsidRPr="00D4120B" w:rsidRDefault="00667BA9" w:rsidP="008F7891">
            <w:pPr>
              <w:pStyle w:val="TableContent"/>
            </w:pPr>
          </w:p>
        </w:tc>
      </w:tr>
      <w:tr w:rsidR="00667BA9" w:rsidRPr="00D4120B" w14:paraId="1AC8BE14" w14:textId="77777777">
        <w:trPr>
          <w:cantSplit/>
          <w:jc w:val="center"/>
        </w:trPr>
        <w:tc>
          <w:tcPr>
            <w:tcW w:w="550" w:type="dxa"/>
          </w:tcPr>
          <w:p w14:paraId="6758D3E4" w14:textId="77777777" w:rsidR="00667BA9" w:rsidRPr="00D4120B" w:rsidRDefault="00667BA9" w:rsidP="008F7891">
            <w:pPr>
              <w:pStyle w:val="TableContent"/>
            </w:pPr>
            <w:r w:rsidRPr="00D4120B">
              <w:t xml:space="preserve">3 </w:t>
            </w:r>
          </w:p>
        </w:tc>
        <w:tc>
          <w:tcPr>
            <w:tcW w:w="2565" w:type="dxa"/>
          </w:tcPr>
          <w:p w14:paraId="55C5B5A2" w14:textId="77777777" w:rsidR="00667BA9" w:rsidRPr="00D4120B" w:rsidRDefault="00667BA9" w:rsidP="008F7891">
            <w:pPr>
              <w:pStyle w:val="TableContent"/>
            </w:pPr>
            <w:r w:rsidRPr="00D4120B">
              <w:t xml:space="preserve">Separator/Suffix </w:t>
            </w:r>
          </w:p>
        </w:tc>
        <w:tc>
          <w:tcPr>
            <w:tcW w:w="585" w:type="dxa"/>
          </w:tcPr>
          <w:p w14:paraId="1CD5DF98" w14:textId="77777777" w:rsidR="00667BA9" w:rsidRPr="00D4120B" w:rsidRDefault="001C047D" w:rsidP="008F7891">
            <w:pPr>
              <w:pStyle w:val="TableContent"/>
            </w:pPr>
            <w:hyperlink r:id="rId67" w:anchor="ST" w:history="1">
              <w:r w:rsidR="00667BA9" w:rsidRPr="00D4120B">
                <w:t>ST</w:t>
              </w:r>
            </w:hyperlink>
          </w:p>
        </w:tc>
        <w:tc>
          <w:tcPr>
            <w:tcW w:w="783" w:type="dxa"/>
          </w:tcPr>
          <w:p w14:paraId="53EF9898" w14:textId="77777777" w:rsidR="00667BA9" w:rsidRPr="00D4120B" w:rsidRDefault="00667BA9" w:rsidP="008F7891">
            <w:pPr>
              <w:pStyle w:val="TableContent"/>
            </w:pPr>
            <w:r w:rsidRPr="00D4120B">
              <w:t>RE</w:t>
            </w:r>
          </w:p>
        </w:tc>
        <w:tc>
          <w:tcPr>
            <w:tcW w:w="1053" w:type="dxa"/>
          </w:tcPr>
          <w:p w14:paraId="29BDD8E9" w14:textId="77777777" w:rsidR="00667BA9" w:rsidRPr="00D4120B" w:rsidRDefault="00667BA9" w:rsidP="008F7891">
            <w:pPr>
              <w:pStyle w:val="TableContent"/>
            </w:pPr>
            <w:r w:rsidRPr="00D4120B">
              <w:t>1..1</w:t>
            </w:r>
          </w:p>
        </w:tc>
        <w:tc>
          <w:tcPr>
            <w:tcW w:w="810" w:type="dxa"/>
          </w:tcPr>
          <w:p w14:paraId="73372660" w14:textId="77777777" w:rsidR="00667BA9" w:rsidRPr="00D4120B" w:rsidRDefault="00962C58" w:rsidP="008F7891">
            <w:pPr>
              <w:pStyle w:val="TableContent"/>
            </w:pPr>
            <w:r>
              <w:t>=</w:t>
            </w:r>
          </w:p>
        </w:tc>
        <w:tc>
          <w:tcPr>
            <w:tcW w:w="1404" w:type="dxa"/>
          </w:tcPr>
          <w:p w14:paraId="25C838DF" w14:textId="77777777" w:rsidR="00667BA9" w:rsidRPr="00D4120B" w:rsidRDefault="00667BA9" w:rsidP="008F7891">
            <w:pPr>
              <w:pStyle w:val="TableContent"/>
            </w:pPr>
          </w:p>
        </w:tc>
        <w:tc>
          <w:tcPr>
            <w:tcW w:w="4510" w:type="dxa"/>
          </w:tcPr>
          <w:p w14:paraId="0D3A9091" w14:textId="77777777" w:rsidR="00667BA9" w:rsidRPr="00D4120B" w:rsidRDefault="00667BA9" w:rsidP="008F7891">
            <w:pPr>
              <w:pStyle w:val="TableContent"/>
            </w:pPr>
            <w:r w:rsidRPr="00D4120B">
              <w:t>Component that must be one of "-" or "+" or "/" or "." or ":".</w:t>
            </w:r>
          </w:p>
        </w:tc>
      </w:tr>
      <w:tr w:rsidR="00667BA9" w:rsidRPr="00D4120B" w14:paraId="471B893E" w14:textId="77777777">
        <w:trPr>
          <w:cantSplit/>
          <w:jc w:val="center"/>
        </w:trPr>
        <w:tc>
          <w:tcPr>
            <w:tcW w:w="550" w:type="dxa"/>
          </w:tcPr>
          <w:p w14:paraId="2230CFF9" w14:textId="77777777" w:rsidR="00667BA9" w:rsidRPr="00D4120B" w:rsidRDefault="00667BA9" w:rsidP="008F7891">
            <w:pPr>
              <w:pStyle w:val="TableContent"/>
            </w:pPr>
            <w:r w:rsidRPr="00D4120B">
              <w:t xml:space="preserve">4 </w:t>
            </w:r>
          </w:p>
        </w:tc>
        <w:tc>
          <w:tcPr>
            <w:tcW w:w="2565" w:type="dxa"/>
          </w:tcPr>
          <w:p w14:paraId="45A73A9B" w14:textId="77777777" w:rsidR="00667BA9" w:rsidRPr="00D4120B" w:rsidRDefault="00667BA9" w:rsidP="008F7891">
            <w:pPr>
              <w:pStyle w:val="TableContent"/>
            </w:pPr>
            <w:r w:rsidRPr="00D4120B">
              <w:t xml:space="preserve">Num2 </w:t>
            </w:r>
          </w:p>
        </w:tc>
        <w:tc>
          <w:tcPr>
            <w:tcW w:w="585" w:type="dxa"/>
          </w:tcPr>
          <w:p w14:paraId="3B801A29" w14:textId="77777777" w:rsidR="00667BA9" w:rsidRPr="00D4120B" w:rsidRDefault="001C047D" w:rsidP="008F7891">
            <w:pPr>
              <w:pStyle w:val="TableContent"/>
            </w:pPr>
            <w:hyperlink r:id="rId68" w:anchor="NM" w:history="1">
              <w:r w:rsidR="00667BA9" w:rsidRPr="00D4120B">
                <w:t>NM</w:t>
              </w:r>
            </w:hyperlink>
          </w:p>
        </w:tc>
        <w:tc>
          <w:tcPr>
            <w:tcW w:w="783" w:type="dxa"/>
          </w:tcPr>
          <w:p w14:paraId="3C78662B" w14:textId="77777777" w:rsidR="00667BA9" w:rsidRPr="00D4120B" w:rsidRDefault="00667BA9" w:rsidP="008F7891">
            <w:pPr>
              <w:pStyle w:val="TableContent"/>
            </w:pPr>
            <w:r w:rsidRPr="00D4120B">
              <w:t>RE</w:t>
            </w:r>
          </w:p>
        </w:tc>
        <w:tc>
          <w:tcPr>
            <w:tcW w:w="1053" w:type="dxa"/>
          </w:tcPr>
          <w:p w14:paraId="71F46033" w14:textId="77777777" w:rsidR="00667BA9" w:rsidRPr="00D4120B" w:rsidRDefault="00667BA9" w:rsidP="008F7891">
            <w:pPr>
              <w:pStyle w:val="TableContent"/>
            </w:pPr>
          </w:p>
        </w:tc>
        <w:tc>
          <w:tcPr>
            <w:tcW w:w="810" w:type="dxa"/>
          </w:tcPr>
          <w:p w14:paraId="471B89E6" w14:textId="77777777" w:rsidR="00667BA9" w:rsidRPr="00D4120B" w:rsidRDefault="00971793" w:rsidP="008F7891">
            <w:pPr>
              <w:pStyle w:val="TableContent"/>
            </w:pPr>
            <w:r>
              <w:t>=</w:t>
            </w:r>
          </w:p>
        </w:tc>
        <w:tc>
          <w:tcPr>
            <w:tcW w:w="1404" w:type="dxa"/>
          </w:tcPr>
          <w:p w14:paraId="068622B0" w14:textId="77777777" w:rsidR="00667BA9" w:rsidRPr="00D4120B" w:rsidRDefault="00667BA9" w:rsidP="008F7891">
            <w:pPr>
              <w:pStyle w:val="TableContent"/>
            </w:pPr>
          </w:p>
        </w:tc>
        <w:tc>
          <w:tcPr>
            <w:tcW w:w="4510" w:type="dxa"/>
          </w:tcPr>
          <w:p w14:paraId="62ED5D27" w14:textId="77777777" w:rsidR="00667BA9" w:rsidRPr="00D4120B" w:rsidRDefault="00667BA9" w:rsidP="008F7891">
            <w:pPr>
              <w:pStyle w:val="TableContent"/>
            </w:pPr>
          </w:p>
        </w:tc>
      </w:tr>
    </w:tbl>
    <w:p w14:paraId="066CF4D5" w14:textId="77777777" w:rsidR="00667BA9" w:rsidRPr="006C6913" w:rsidRDefault="005A1C80" w:rsidP="00667BA9">
      <w:pPr>
        <w:pStyle w:val="UsageNote"/>
      </w:pPr>
      <w:r w:rsidRPr="005A1C80">
        <w:t>Usage Note</w:t>
      </w:r>
    </w:p>
    <w:p w14:paraId="1CF932AC" w14:textId="77777777" w:rsidR="00667BA9" w:rsidRDefault="00667BA9" w:rsidP="00F76B40">
      <w:pPr>
        <w:pStyle w:val="UsageNoteIndent"/>
      </w:pPr>
      <w:r w:rsidRPr="00D4120B">
        <w:t>The SN data type carries a structured numeric result value</w:t>
      </w:r>
      <w:r w:rsidR="00400CF4">
        <w:t xml:space="preserve">. </w:t>
      </w:r>
      <w:r w:rsidRPr="00D4120B">
        <w:t>Structured numeric values include intervals (^0^-^1), ratios (^1^/^2 or ^1^:^2), inequalities (&lt;^10), or categorical results (2^+)</w:t>
      </w:r>
    </w:p>
    <w:p w14:paraId="1F19B92B" w14:textId="77777777" w:rsidR="00667BA9" w:rsidRPr="00C9335E" w:rsidRDefault="006C6913" w:rsidP="00084F3B">
      <w:pPr>
        <w:pStyle w:val="Heading2"/>
        <w:numPr>
          <w:ilvl w:val="1"/>
          <w:numId w:val="22"/>
        </w:numPr>
        <w:tabs>
          <w:tab w:val="left" w:pos="630"/>
        </w:tabs>
      </w:pPr>
      <w:bookmarkStart w:id="2746" w:name="_Toc189111980"/>
      <w:ins w:id="2747" w:author="Bob Yencha" w:date="2011-12-20T00:23:00Z">
        <w:r w:rsidRPr="00C9335E">
          <w:t>ST – String Data</w:t>
        </w:r>
      </w:ins>
      <w:bookmarkEnd w:id="2746"/>
      <w:del w:id="2748" w:author="Bob Yencha" w:date="2011-12-20T00:23:00Z">
        <w:r w:rsidR="00DC0A68" w:rsidDel="006C6913">
          <w:br w:type="column"/>
        </w:r>
        <w:r w:rsidR="00667BA9" w:rsidRPr="00C9335E" w:rsidDel="006C6913">
          <w:delText>ST – String Data</w:delText>
        </w:r>
      </w:del>
    </w:p>
    <w:tbl>
      <w:tblPr>
        <w:tblW w:w="0" w:type="auto"/>
        <w:jc w:val="center"/>
        <w:tblBorders>
          <w:top w:val="single" w:sz="12" w:space="0" w:color="943634"/>
          <w:bottom w:val="single" w:sz="12" w:space="0" w:color="943634"/>
          <w:insideH w:val="single" w:sz="12" w:space="0" w:color="943634"/>
        </w:tblBorders>
        <w:tblLayout w:type="fixed"/>
        <w:tblCellMar>
          <w:left w:w="58" w:type="dxa"/>
          <w:right w:w="58" w:type="dxa"/>
        </w:tblCellMar>
        <w:tblLook w:val="0000" w:firstRow="0" w:lastRow="0" w:firstColumn="0" w:lastColumn="0" w:noHBand="0" w:noVBand="0"/>
      </w:tblPr>
      <w:tblGrid>
        <w:gridCol w:w="543"/>
        <w:gridCol w:w="2547"/>
        <w:gridCol w:w="603"/>
        <w:gridCol w:w="783"/>
        <w:gridCol w:w="1062"/>
        <w:gridCol w:w="774"/>
        <w:gridCol w:w="1566"/>
        <w:gridCol w:w="4368"/>
      </w:tblGrid>
      <w:tr w:rsidR="00A54D3A" w:rsidRPr="00D4120B" w14:paraId="3963F615" w14:textId="77777777">
        <w:trPr>
          <w:cantSplit/>
          <w:trHeight w:val="360"/>
          <w:tblHeader/>
          <w:jc w:val="center"/>
        </w:trPr>
        <w:tc>
          <w:tcPr>
            <w:tcW w:w="12246" w:type="dxa"/>
            <w:gridSpan w:val="8"/>
            <w:shd w:val="clear" w:color="auto" w:fill="F3F3F3"/>
            <w:vAlign w:val="center"/>
          </w:tcPr>
          <w:p w14:paraId="38E16171" w14:textId="77777777" w:rsidR="00A54D3A" w:rsidRPr="00D4120B" w:rsidRDefault="00A54D3A" w:rsidP="00A54D3A">
            <w:pPr>
              <w:pStyle w:val="Caption"/>
            </w:pPr>
            <w:bookmarkStart w:id="2749" w:name="#Heading460"/>
            <w:bookmarkStart w:id="2750" w:name="_Toc189111891"/>
            <w:bookmarkEnd w:id="2749"/>
            <w:r>
              <w:t xml:space="preserve">Table </w:t>
            </w:r>
            <w:r w:rsidR="001C047D">
              <w:fldChar w:fldCharType="begin"/>
            </w:r>
            <w:r w:rsidR="001C047D">
              <w:instrText xml:space="preserve"> STYLEREF 1 \s </w:instrText>
            </w:r>
            <w:r w:rsidR="001C047D">
              <w:fldChar w:fldCharType="separate"/>
            </w:r>
            <w:r w:rsidR="002B0A1D">
              <w:rPr>
                <w:noProof/>
              </w:rPr>
              <w:t>2</w:t>
            </w:r>
            <w:r w:rsidR="001C047D">
              <w:rPr>
                <w:noProof/>
              </w:rPr>
              <w:fldChar w:fldCharType="end"/>
            </w:r>
            <w:r>
              <w:noBreakHyphen/>
            </w:r>
            <w:r w:rsidR="001C047D">
              <w:fldChar w:fldCharType="begin"/>
            </w:r>
            <w:r w:rsidR="001C047D">
              <w:instrText xml:space="preserve"> SEQ Table \* ARABIC \s 1 </w:instrText>
            </w:r>
            <w:r w:rsidR="001C047D">
              <w:fldChar w:fldCharType="separate"/>
            </w:r>
            <w:ins w:id="2751" w:author="Bob Yencha" w:date="2011-12-20T14:38:00Z">
              <w:r w:rsidR="002B0A1D">
                <w:rPr>
                  <w:noProof/>
                </w:rPr>
                <w:t>26</w:t>
              </w:r>
            </w:ins>
            <w:ins w:id="2752" w:author=" Bob Yencha" w:date="2011-12-20T10:54:00Z">
              <w:del w:id="2753" w:author="Bob Yencha" w:date="2011-12-20T14:38:00Z">
                <w:r w:rsidR="006018A5" w:rsidDel="002B0A1D">
                  <w:rPr>
                    <w:noProof/>
                  </w:rPr>
                  <w:delText>26</w:delText>
                </w:r>
              </w:del>
            </w:ins>
            <w:del w:id="2754" w:author="Bob Yencha" w:date="2011-12-20T14:38:00Z">
              <w:r w:rsidR="00073DF5" w:rsidDel="002B0A1D">
                <w:rPr>
                  <w:noProof/>
                </w:rPr>
                <w:delText>27</w:delText>
              </w:r>
            </w:del>
            <w:r w:rsidR="001C047D">
              <w:rPr>
                <w:noProof/>
              </w:rPr>
              <w:fldChar w:fldCharType="end"/>
            </w:r>
            <w:r>
              <w:t>. String Data (ST)</w:t>
            </w:r>
            <w:bookmarkEnd w:id="2750"/>
          </w:p>
        </w:tc>
      </w:tr>
      <w:tr w:rsidR="00667BA9" w:rsidRPr="00D4120B" w14:paraId="79170CB0" w14:textId="77777777">
        <w:trPr>
          <w:cantSplit/>
          <w:trHeight w:val="360"/>
          <w:tblHeader/>
          <w:jc w:val="center"/>
        </w:trPr>
        <w:tc>
          <w:tcPr>
            <w:tcW w:w="543" w:type="dxa"/>
            <w:shd w:val="clear" w:color="auto" w:fill="F3F3F3"/>
            <w:vAlign w:val="center"/>
          </w:tcPr>
          <w:p w14:paraId="4AE448CA" w14:textId="77777777" w:rsidR="00667BA9" w:rsidRPr="00D4120B" w:rsidRDefault="00667BA9" w:rsidP="00667BA9">
            <w:pPr>
              <w:pStyle w:val="TableHeadingB"/>
              <w:ind w:left="0"/>
            </w:pPr>
            <w:bookmarkStart w:id="2755" w:name="#ST"/>
            <w:bookmarkEnd w:id="2755"/>
            <w:r w:rsidRPr="00D4120B">
              <w:t>SEQ</w:t>
            </w:r>
          </w:p>
        </w:tc>
        <w:tc>
          <w:tcPr>
            <w:tcW w:w="2547" w:type="dxa"/>
            <w:shd w:val="clear" w:color="auto" w:fill="F3F3F3"/>
            <w:vAlign w:val="center"/>
          </w:tcPr>
          <w:p w14:paraId="32C939F6" w14:textId="77777777" w:rsidR="00667BA9" w:rsidRPr="00D4120B" w:rsidRDefault="00667BA9" w:rsidP="00667BA9">
            <w:pPr>
              <w:pStyle w:val="TableHeadingB"/>
              <w:ind w:left="0"/>
            </w:pPr>
            <w:r w:rsidRPr="00D4120B">
              <w:t>Component Name</w:t>
            </w:r>
          </w:p>
        </w:tc>
        <w:tc>
          <w:tcPr>
            <w:tcW w:w="603" w:type="dxa"/>
            <w:shd w:val="clear" w:color="auto" w:fill="F3F3F3"/>
            <w:vAlign w:val="center"/>
          </w:tcPr>
          <w:p w14:paraId="6CC15E44" w14:textId="77777777" w:rsidR="00667BA9" w:rsidRPr="00D4120B" w:rsidRDefault="00667BA9" w:rsidP="00667BA9">
            <w:pPr>
              <w:pStyle w:val="TableHeadingB"/>
              <w:ind w:left="0"/>
            </w:pPr>
            <w:r w:rsidRPr="00D4120B">
              <w:t>DT</w:t>
            </w:r>
          </w:p>
        </w:tc>
        <w:tc>
          <w:tcPr>
            <w:tcW w:w="783" w:type="dxa"/>
            <w:shd w:val="clear" w:color="auto" w:fill="F3F3F3"/>
            <w:vAlign w:val="center"/>
          </w:tcPr>
          <w:p w14:paraId="514A56FB" w14:textId="77777777" w:rsidR="00667BA9" w:rsidRPr="00D4120B" w:rsidRDefault="00667BA9" w:rsidP="00667BA9">
            <w:pPr>
              <w:pStyle w:val="TableHeadingB"/>
              <w:ind w:left="0"/>
            </w:pPr>
            <w:r>
              <w:t>Us</w:t>
            </w:r>
            <w:ins w:id="2756" w:author="Swain, Ashley" w:date="2011-11-27T21:10:00Z">
              <w:r w:rsidR="006A2BBD">
                <w:t>ag</w:t>
              </w:r>
            </w:ins>
            <w:r>
              <w:t>e</w:t>
            </w:r>
          </w:p>
        </w:tc>
        <w:tc>
          <w:tcPr>
            <w:tcW w:w="1062" w:type="dxa"/>
            <w:shd w:val="clear" w:color="auto" w:fill="F3F3F3"/>
            <w:vAlign w:val="center"/>
          </w:tcPr>
          <w:p w14:paraId="2BF7B3D3" w14:textId="77777777" w:rsidR="00667BA9" w:rsidRPr="00D4120B" w:rsidRDefault="00667BA9" w:rsidP="00667BA9">
            <w:pPr>
              <w:pStyle w:val="TableHeadingB"/>
              <w:ind w:left="0"/>
            </w:pPr>
            <w:r w:rsidRPr="00D4120B">
              <w:t>LEN</w:t>
            </w:r>
          </w:p>
        </w:tc>
        <w:tc>
          <w:tcPr>
            <w:tcW w:w="774" w:type="dxa"/>
            <w:shd w:val="clear" w:color="auto" w:fill="F3F3F3"/>
            <w:vAlign w:val="center"/>
          </w:tcPr>
          <w:p w14:paraId="58BA7AEB" w14:textId="77777777" w:rsidR="00667BA9" w:rsidRPr="00D4120B" w:rsidRDefault="00667BA9" w:rsidP="00667BA9">
            <w:pPr>
              <w:pStyle w:val="TableHeadingB"/>
              <w:ind w:left="0"/>
            </w:pPr>
            <w:r>
              <w:t>C.LEN</w:t>
            </w:r>
          </w:p>
        </w:tc>
        <w:tc>
          <w:tcPr>
            <w:tcW w:w="1566" w:type="dxa"/>
            <w:shd w:val="clear" w:color="auto" w:fill="F3F3F3"/>
            <w:vAlign w:val="center"/>
          </w:tcPr>
          <w:p w14:paraId="050A7E57" w14:textId="77777777" w:rsidR="00667BA9" w:rsidRPr="00D4120B" w:rsidRDefault="00667BA9" w:rsidP="00667BA9">
            <w:pPr>
              <w:pStyle w:val="TableHeadingB"/>
              <w:ind w:left="0"/>
            </w:pPr>
            <w:r w:rsidRPr="00D4120B">
              <w:t>Value Set</w:t>
            </w:r>
          </w:p>
        </w:tc>
        <w:tc>
          <w:tcPr>
            <w:tcW w:w="4368" w:type="dxa"/>
            <w:shd w:val="clear" w:color="auto" w:fill="F3F3F3"/>
            <w:vAlign w:val="center"/>
          </w:tcPr>
          <w:p w14:paraId="7E9D7178" w14:textId="77777777" w:rsidR="00667BA9" w:rsidRPr="00D4120B" w:rsidRDefault="00667BA9" w:rsidP="00667BA9">
            <w:pPr>
              <w:pStyle w:val="TableHeadingB"/>
              <w:ind w:left="0"/>
            </w:pPr>
            <w:r w:rsidRPr="00D4120B">
              <w:t>Comments</w:t>
            </w:r>
          </w:p>
        </w:tc>
      </w:tr>
      <w:tr w:rsidR="00667BA9" w:rsidRPr="00D4120B" w14:paraId="0D6CDBCE" w14:textId="77777777">
        <w:trPr>
          <w:cantSplit/>
          <w:jc w:val="center"/>
        </w:trPr>
        <w:tc>
          <w:tcPr>
            <w:tcW w:w="543" w:type="dxa"/>
          </w:tcPr>
          <w:p w14:paraId="044EC523" w14:textId="77777777" w:rsidR="00667BA9" w:rsidRPr="00D4120B" w:rsidRDefault="00667BA9" w:rsidP="008F7891">
            <w:pPr>
              <w:pStyle w:val="TableContent"/>
            </w:pPr>
            <w:r w:rsidRPr="00D4120B">
              <w:t>1</w:t>
            </w:r>
          </w:p>
        </w:tc>
        <w:tc>
          <w:tcPr>
            <w:tcW w:w="2547" w:type="dxa"/>
          </w:tcPr>
          <w:p w14:paraId="5CED734E" w14:textId="77777777" w:rsidR="00667BA9" w:rsidRPr="00D4120B" w:rsidRDefault="00667BA9" w:rsidP="008F7891">
            <w:pPr>
              <w:pStyle w:val="TableContent"/>
            </w:pPr>
            <w:r w:rsidRPr="00D4120B">
              <w:t>String Data</w:t>
            </w:r>
          </w:p>
        </w:tc>
        <w:tc>
          <w:tcPr>
            <w:tcW w:w="603" w:type="dxa"/>
          </w:tcPr>
          <w:p w14:paraId="1C6D5BE4" w14:textId="77777777" w:rsidR="00667BA9" w:rsidRPr="00D4120B" w:rsidRDefault="00667BA9" w:rsidP="008F7891">
            <w:pPr>
              <w:pStyle w:val="TableContent"/>
            </w:pPr>
            <w:r w:rsidRPr="00D4120B">
              <w:t>-</w:t>
            </w:r>
          </w:p>
        </w:tc>
        <w:tc>
          <w:tcPr>
            <w:tcW w:w="783" w:type="dxa"/>
          </w:tcPr>
          <w:p w14:paraId="2A6B0A87" w14:textId="77777777" w:rsidR="00667BA9" w:rsidRPr="00D4120B" w:rsidRDefault="00667BA9" w:rsidP="008F7891">
            <w:pPr>
              <w:pStyle w:val="TableContent"/>
            </w:pPr>
            <w:r w:rsidRPr="00D4120B">
              <w:t>R</w:t>
            </w:r>
          </w:p>
        </w:tc>
        <w:tc>
          <w:tcPr>
            <w:tcW w:w="1062" w:type="dxa"/>
          </w:tcPr>
          <w:p w14:paraId="677FA892" w14:textId="77777777" w:rsidR="00667BA9" w:rsidRPr="00D4120B" w:rsidRDefault="00667BA9" w:rsidP="008F7891">
            <w:pPr>
              <w:pStyle w:val="TableContent"/>
            </w:pPr>
          </w:p>
        </w:tc>
        <w:tc>
          <w:tcPr>
            <w:tcW w:w="774" w:type="dxa"/>
          </w:tcPr>
          <w:p w14:paraId="2772C67A" w14:textId="77777777" w:rsidR="00667BA9" w:rsidRPr="00D4120B" w:rsidRDefault="00667BA9" w:rsidP="008F7891">
            <w:pPr>
              <w:pStyle w:val="TableContent"/>
            </w:pPr>
          </w:p>
        </w:tc>
        <w:tc>
          <w:tcPr>
            <w:tcW w:w="1566" w:type="dxa"/>
          </w:tcPr>
          <w:p w14:paraId="7934FD33" w14:textId="77777777" w:rsidR="00667BA9" w:rsidRPr="00D4120B" w:rsidRDefault="00667BA9" w:rsidP="008F7891">
            <w:pPr>
              <w:pStyle w:val="TableContent"/>
            </w:pPr>
          </w:p>
        </w:tc>
        <w:tc>
          <w:tcPr>
            <w:tcW w:w="4368" w:type="dxa"/>
          </w:tcPr>
          <w:p w14:paraId="00E2874A" w14:textId="77777777" w:rsidR="00667BA9" w:rsidRPr="00D4120B" w:rsidRDefault="00667BA9" w:rsidP="008F7891">
            <w:pPr>
              <w:pStyle w:val="TableContent"/>
            </w:pPr>
          </w:p>
        </w:tc>
      </w:tr>
    </w:tbl>
    <w:p w14:paraId="243930FA" w14:textId="77777777" w:rsidR="00667BA9" w:rsidRPr="006C6913" w:rsidRDefault="005A1C80" w:rsidP="005A0E42">
      <w:pPr>
        <w:pStyle w:val="UsageNote"/>
      </w:pPr>
      <w:r w:rsidRPr="005A1C80">
        <w:t>Usage Note</w:t>
      </w:r>
    </w:p>
    <w:p w14:paraId="41189C35" w14:textId="77777777" w:rsidR="00667BA9" w:rsidRPr="00D4120B" w:rsidRDefault="00667BA9" w:rsidP="005A0E42">
      <w:pPr>
        <w:pStyle w:val="UsageNoteIndent"/>
      </w:pPr>
      <w:r w:rsidRPr="00D4120B">
        <w:t>The ST data type is normally used for short text strings</w:t>
      </w:r>
      <w:r w:rsidR="00400CF4">
        <w:t xml:space="preserve">. </w:t>
      </w:r>
      <w:r w:rsidRPr="00D4120B">
        <w:t>No leading blanks (space characters) are permitted</w:t>
      </w:r>
      <w:r w:rsidR="00400CF4">
        <w:t xml:space="preserve">. </w:t>
      </w:r>
      <w:r w:rsidRPr="00D4120B">
        <w:t>Trailing blanks are permitted</w:t>
      </w:r>
      <w:r w:rsidR="00400CF4">
        <w:t xml:space="preserve">. </w:t>
      </w:r>
      <w:r w:rsidRPr="00D4120B">
        <w:t xml:space="preserve">In this </w:t>
      </w:r>
      <w:r w:rsidR="00400CF4">
        <w:t>Profile</w:t>
      </w:r>
      <w:r w:rsidRPr="00D4120B">
        <w:t xml:space="preserve">, the only allowed </w:t>
      </w:r>
      <w:r w:rsidR="005C28FE">
        <w:t xml:space="preserve">escape sequences </w:t>
      </w:r>
      <w:r w:rsidRPr="00D4120B">
        <w:t>are those allowed in HL7 Version 2.5.1, Chapter 2, Section 2.7.4 - Special Characters</w:t>
      </w:r>
      <w:r w:rsidR="00400CF4">
        <w:t xml:space="preserve">. </w:t>
      </w:r>
      <w:r w:rsidRPr="00D4120B">
        <w:t xml:space="preserve">These are the </w:t>
      </w:r>
      <w:r w:rsidR="005C28FE">
        <w:t xml:space="preserve">escape sequences </w:t>
      </w:r>
      <w:r w:rsidRPr="00D4120B">
        <w:t>for the message delimiters (i.e., |^&amp;~\).</w:t>
      </w:r>
    </w:p>
    <w:p w14:paraId="682D73FB" w14:textId="77777777" w:rsidR="00667BA9" w:rsidRDefault="00667BA9" w:rsidP="00084F3B">
      <w:pPr>
        <w:pStyle w:val="Heading2"/>
        <w:numPr>
          <w:ilvl w:val="1"/>
          <w:numId w:val="22"/>
        </w:numPr>
        <w:tabs>
          <w:tab w:val="left" w:pos="630"/>
        </w:tabs>
      </w:pPr>
      <w:bookmarkStart w:id="2757" w:name="#Heading461"/>
      <w:bookmarkStart w:id="2758" w:name="_Toc171137820"/>
      <w:bookmarkStart w:id="2759" w:name="_Toc207005766"/>
      <w:bookmarkStart w:id="2760" w:name="_Toc189111981"/>
      <w:bookmarkEnd w:id="2757"/>
      <w:r w:rsidRPr="00D4120B">
        <w:t>TM – Time</w:t>
      </w:r>
      <w:bookmarkEnd w:id="2758"/>
      <w:bookmarkEnd w:id="2759"/>
      <w:bookmarkEnd w:id="2760"/>
    </w:p>
    <w:tbl>
      <w:tblPr>
        <w:tblW w:w="0" w:type="auto"/>
        <w:jc w:val="center"/>
        <w:tblBorders>
          <w:top w:val="single" w:sz="12" w:space="0" w:color="943634"/>
          <w:bottom w:val="single" w:sz="12" w:space="0" w:color="943634"/>
          <w:insideH w:val="single" w:sz="12" w:space="0" w:color="943634"/>
        </w:tblBorders>
        <w:tblLayout w:type="fixed"/>
        <w:tblCellMar>
          <w:left w:w="58" w:type="dxa"/>
          <w:right w:w="58" w:type="dxa"/>
        </w:tblCellMar>
        <w:tblLook w:val="0000" w:firstRow="0" w:lastRow="0" w:firstColumn="0" w:lastColumn="0" w:noHBand="0" w:noVBand="0"/>
      </w:tblPr>
      <w:tblGrid>
        <w:gridCol w:w="541"/>
        <w:gridCol w:w="2538"/>
        <w:gridCol w:w="621"/>
        <w:gridCol w:w="783"/>
        <w:gridCol w:w="1053"/>
        <w:gridCol w:w="774"/>
        <w:gridCol w:w="1566"/>
        <w:gridCol w:w="4384"/>
      </w:tblGrid>
      <w:tr w:rsidR="00A54D3A" w:rsidRPr="00D4120B" w14:paraId="2CE119B6" w14:textId="77777777">
        <w:trPr>
          <w:cantSplit/>
          <w:trHeight w:hRule="exact" w:val="360"/>
          <w:tblHeader/>
          <w:jc w:val="center"/>
        </w:trPr>
        <w:tc>
          <w:tcPr>
            <w:tcW w:w="12260" w:type="dxa"/>
            <w:gridSpan w:val="8"/>
            <w:shd w:val="clear" w:color="auto" w:fill="F3F3F3"/>
            <w:vAlign w:val="center"/>
          </w:tcPr>
          <w:p w14:paraId="32C75AB9" w14:textId="77777777" w:rsidR="00A54D3A" w:rsidRPr="00F61091" w:rsidRDefault="00A54D3A" w:rsidP="00A54D3A">
            <w:pPr>
              <w:pStyle w:val="Caption"/>
            </w:pPr>
            <w:bookmarkStart w:id="2761" w:name="_Toc189111892"/>
            <w:r>
              <w:t xml:space="preserve">Table </w:t>
            </w:r>
            <w:r w:rsidR="001C047D">
              <w:fldChar w:fldCharType="begin"/>
            </w:r>
            <w:r w:rsidR="001C047D">
              <w:instrText xml:space="preserve"> STYLEREF 1 \s </w:instrText>
            </w:r>
            <w:r w:rsidR="001C047D">
              <w:fldChar w:fldCharType="separate"/>
            </w:r>
            <w:r w:rsidR="002B0A1D">
              <w:rPr>
                <w:noProof/>
              </w:rPr>
              <w:t>2</w:t>
            </w:r>
            <w:r w:rsidR="001C047D">
              <w:rPr>
                <w:noProof/>
              </w:rPr>
              <w:fldChar w:fldCharType="end"/>
            </w:r>
            <w:r>
              <w:noBreakHyphen/>
            </w:r>
            <w:r w:rsidR="001C047D">
              <w:fldChar w:fldCharType="begin"/>
            </w:r>
            <w:r w:rsidR="001C047D">
              <w:instrText xml:space="preserve"> SEQ Table \* ARABIC \s 1 </w:instrText>
            </w:r>
            <w:r w:rsidR="001C047D">
              <w:fldChar w:fldCharType="separate"/>
            </w:r>
            <w:ins w:id="2762" w:author="Bob Yencha" w:date="2011-12-20T14:38:00Z">
              <w:r w:rsidR="002B0A1D">
                <w:rPr>
                  <w:noProof/>
                </w:rPr>
                <w:t>27</w:t>
              </w:r>
            </w:ins>
            <w:ins w:id="2763" w:author=" Bob Yencha" w:date="2011-12-20T10:54:00Z">
              <w:del w:id="2764" w:author="Bob Yencha" w:date="2011-12-20T14:38:00Z">
                <w:r w:rsidR="006018A5" w:rsidDel="002B0A1D">
                  <w:rPr>
                    <w:noProof/>
                  </w:rPr>
                  <w:delText>27</w:delText>
                </w:r>
              </w:del>
            </w:ins>
            <w:del w:id="2765" w:author="Bob Yencha" w:date="2011-12-20T14:38:00Z">
              <w:r w:rsidR="00073DF5" w:rsidDel="002B0A1D">
                <w:rPr>
                  <w:noProof/>
                </w:rPr>
                <w:delText>28</w:delText>
              </w:r>
            </w:del>
            <w:r w:rsidR="001C047D">
              <w:rPr>
                <w:noProof/>
              </w:rPr>
              <w:fldChar w:fldCharType="end"/>
            </w:r>
            <w:r>
              <w:t>. Time (TM)</w:t>
            </w:r>
            <w:bookmarkEnd w:id="2761"/>
          </w:p>
          <w:p w14:paraId="24F02C52" w14:textId="77777777" w:rsidR="00A54D3A" w:rsidRPr="00D4120B" w:rsidRDefault="00A54D3A" w:rsidP="00667BA9">
            <w:pPr>
              <w:pStyle w:val="TableHeadingB"/>
              <w:ind w:left="0"/>
            </w:pPr>
          </w:p>
        </w:tc>
      </w:tr>
      <w:tr w:rsidR="00667BA9" w:rsidRPr="00D4120B" w14:paraId="680F87B6" w14:textId="77777777">
        <w:trPr>
          <w:cantSplit/>
          <w:trHeight w:hRule="exact" w:val="360"/>
          <w:tblHeader/>
          <w:jc w:val="center"/>
        </w:trPr>
        <w:tc>
          <w:tcPr>
            <w:tcW w:w="541" w:type="dxa"/>
            <w:shd w:val="clear" w:color="auto" w:fill="F3F3F3"/>
            <w:vAlign w:val="center"/>
          </w:tcPr>
          <w:p w14:paraId="52A41F60" w14:textId="77777777" w:rsidR="00667BA9" w:rsidRPr="00D4120B" w:rsidRDefault="00667BA9" w:rsidP="00667BA9">
            <w:pPr>
              <w:pStyle w:val="TableHeadingB"/>
              <w:ind w:left="0"/>
            </w:pPr>
            <w:bookmarkStart w:id="2766" w:name="#TM"/>
            <w:bookmarkEnd w:id="2766"/>
            <w:r w:rsidRPr="00D4120B">
              <w:t>SEQ</w:t>
            </w:r>
          </w:p>
        </w:tc>
        <w:tc>
          <w:tcPr>
            <w:tcW w:w="2538" w:type="dxa"/>
            <w:shd w:val="clear" w:color="auto" w:fill="F3F3F3"/>
            <w:vAlign w:val="center"/>
          </w:tcPr>
          <w:p w14:paraId="7D5491EB" w14:textId="77777777" w:rsidR="00667BA9" w:rsidRPr="00D4120B" w:rsidRDefault="00667BA9" w:rsidP="00667BA9">
            <w:pPr>
              <w:pStyle w:val="TableHeadingB"/>
              <w:ind w:left="0"/>
            </w:pPr>
            <w:r w:rsidRPr="00D4120B">
              <w:t>Component Name</w:t>
            </w:r>
          </w:p>
        </w:tc>
        <w:tc>
          <w:tcPr>
            <w:tcW w:w="621" w:type="dxa"/>
            <w:shd w:val="clear" w:color="auto" w:fill="F3F3F3"/>
            <w:vAlign w:val="center"/>
          </w:tcPr>
          <w:p w14:paraId="306EE1BA" w14:textId="77777777" w:rsidR="00667BA9" w:rsidRPr="00D4120B" w:rsidRDefault="00667BA9" w:rsidP="00667BA9">
            <w:pPr>
              <w:pStyle w:val="TableHeadingB"/>
              <w:ind w:left="0"/>
            </w:pPr>
            <w:r w:rsidRPr="00D4120B">
              <w:t>DT</w:t>
            </w:r>
          </w:p>
        </w:tc>
        <w:tc>
          <w:tcPr>
            <w:tcW w:w="783" w:type="dxa"/>
            <w:shd w:val="clear" w:color="auto" w:fill="F3F3F3"/>
            <w:vAlign w:val="center"/>
          </w:tcPr>
          <w:p w14:paraId="28D67211" w14:textId="77777777" w:rsidR="00667BA9" w:rsidRPr="00D4120B" w:rsidRDefault="00667BA9" w:rsidP="00667BA9">
            <w:pPr>
              <w:pStyle w:val="TableHeadingB"/>
              <w:ind w:left="0"/>
            </w:pPr>
            <w:r>
              <w:t>Us</w:t>
            </w:r>
            <w:ins w:id="2767" w:author="Swain, Ashley" w:date="2011-11-27T21:10:00Z">
              <w:r w:rsidR="006A2BBD">
                <w:t>ag</w:t>
              </w:r>
            </w:ins>
            <w:r>
              <w:t>e</w:t>
            </w:r>
          </w:p>
        </w:tc>
        <w:tc>
          <w:tcPr>
            <w:tcW w:w="1053" w:type="dxa"/>
            <w:shd w:val="clear" w:color="auto" w:fill="F3F3F3"/>
            <w:vAlign w:val="center"/>
          </w:tcPr>
          <w:p w14:paraId="45E2B351" w14:textId="77777777" w:rsidR="00667BA9" w:rsidRPr="00D4120B" w:rsidRDefault="00667BA9" w:rsidP="00667BA9">
            <w:pPr>
              <w:pStyle w:val="TableHeadingB"/>
              <w:ind w:left="0"/>
            </w:pPr>
            <w:r w:rsidRPr="00D4120B">
              <w:t>LEN</w:t>
            </w:r>
          </w:p>
        </w:tc>
        <w:tc>
          <w:tcPr>
            <w:tcW w:w="774" w:type="dxa"/>
            <w:shd w:val="clear" w:color="auto" w:fill="F3F3F3"/>
            <w:vAlign w:val="center"/>
          </w:tcPr>
          <w:p w14:paraId="25060CA9" w14:textId="77777777" w:rsidR="00667BA9" w:rsidRPr="00D4120B" w:rsidRDefault="00667BA9" w:rsidP="00667BA9">
            <w:pPr>
              <w:pStyle w:val="TableHeadingB"/>
              <w:ind w:left="0"/>
            </w:pPr>
            <w:r>
              <w:t>C.LEN</w:t>
            </w:r>
          </w:p>
        </w:tc>
        <w:tc>
          <w:tcPr>
            <w:tcW w:w="1566" w:type="dxa"/>
            <w:shd w:val="clear" w:color="auto" w:fill="F3F3F3"/>
            <w:vAlign w:val="center"/>
          </w:tcPr>
          <w:p w14:paraId="742067E3" w14:textId="77777777" w:rsidR="00667BA9" w:rsidRPr="00D4120B" w:rsidRDefault="00667BA9" w:rsidP="00667BA9">
            <w:pPr>
              <w:pStyle w:val="TableHeadingB"/>
              <w:ind w:left="0"/>
            </w:pPr>
            <w:r w:rsidRPr="00D4120B">
              <w:t>Value Set</w:t>
            </w:r>
          </w:p>
        </w:tc>
        <w:tc>
          <w:tcPr>
            <w:tcW w:w="4384" w:type="dxa"/>
            <w:shd w:val="clear" w:color="auto" w:fill="F3F3F3"/>
            <w:vAlign w:val="center"/>
          </w:tcPr>
          <w:p w14:paraId="1A3E6E05" w14:textId="77777777" w:rsidR="00667BA9" w:rsidRPr="00D4120B" w:rsidRDefault="00667BA9" w:rsidP="00667BA9">
            <w:pPr>
              <w:pStyle w:val="TableHeadingB"/>
              <w:ind w:left="0"/>
            </w:pPr>
            <w:r w:rsidRPr="00D4120B">
              <w:t>Comments</w:t>
            </w:r>
          </w:p>
        </w:tc>
      </w:tr>
      <w:tr w:rsidR="00667BA9" w:rsidRPr="00D4120B" w14:paraId="3AD966AF" w14:textId="77777777">
        <w:trPr>
          <w:cantSplit/>
          <w:jc w:val="center"/>
        </w:trPr>
        <w:tc>
          <w:tcPr>
            <w:tcW w:w="541" w:type="dxa"/>
          </w:tcPr>
          <w:p w14:paraId="36D63F6A" w14:textId="77777777" w:rsidR="00667BA9" w:rsidRPr="00D4120B" w:rsidRDefault="00667BA9" w:rsidP="008F7891">
            <w:pPr>
              <w:pStyle w:val="TableContent"/>
            </w:pPr>
            <w:r w:rsidRPr="00D4120B">
              <w:t>1</w:t>
            </w:r>
          </w:p>
        </w:tc>
        <w:tc>
          <w:tcPr>
            <w:tcW w:w="2538" w:type="dxa"/>
          </w:tcPr>
          <w:p w14:paraId="544B875E" w14:textId="77777777" w:rsidR="00667BA9" w:rsidRPr="00D4120B" w:rsidRDefault="00667BA9" w:rsidP="008F7891">
            <w:pPr>
              <w:pStyle w:val="TableContent"/>
            </w:pPr>
            <w:r w:rsidRPr="00D4120B">
              <w:t xml:space="preserve">Time </w:t>
            </w:r>
          </w:p>
        </w:tc>
        <w:tc>
          <w:tcPr>
            <w:tcW w:w="621" w:type="dxa"/>
          </w:tcPr>
          <w:p w14:paraId="70951463" w14:textId="77777777" w:rsidR="00667BA9" w:rsidRPr="00D4120B" w:rsidRDefault="00667BA9" w:rsidP="008F7891">
            <w:pPr>
              <w:pStyle w:val="TableContent"/>
            </w:pPr>
            <w:r w:rsidRPr="00D4120B">
              <w:t>-</w:t>
            </w:r>
          </w:p>
        </w:tc>
        <w:tc>
          <w:tcPr>
            <w:tcW w:w="783" w:type="dxa"/>
          </w:tcPr>
          <w:p w14:paraId="223C01BE" w14:textId="77777777" w:rsidR="00667BA9" w:rsidRPr="00D4120B" w:rsidRDefault="00667BA9" w:rsidP="008F7891">
            <w:pPr>
              <w:pStyle w:val="TableContent"/>
            </w:pPr>
            <w:r w:rsidRPr="00D4120B">
              <w:t>R</w:t>
            </w:r>
          </w:p>
        </w:tc>
        <w:tc>
          <w:tcPr>
            <w:tcW w:w="1053" w:type="dxa"/>
          </w:tcPr>
          <w:p w14:paraId="731B9F86" w14:textId="77777777" w:rsidR="00667BA9" w:rsidRPr="00D4120B" w:rsidRDefault="00667BA9" w:rsidP="008F7891">
            <w:pPr>
              <w:pStyle w:val="TableContent"/>
            </w:pPr>
            <w:r w:rsidRPr="00D4120B">
              <w:t xml:space="preserve">2..16 </w:t>
            </w:r>
          </w:p>
        </w:tc>
        <w:tc>
          <w:tcPr>
            <w:tcW w:w="774" w:type="dxa"/>
          </w:tcPr>
          <w:p w14:paraId="05C3DF27" w14:textId="77777777" w:rsidR="00667BA9" w:rsidRPr="00D4120B" w:rsidRDefault="00667BA9" w:rsidP="008F7891">
            <w:pPr>
              <w:pStyle w:val="TableContent"/>
            </w:pPr>
          </w:p>
        </w:tc>
        <w:tc>
          <w:tcPr>
            <w:tcW w:w="1566" w:type="dxa"/>
          </w:tcPr>
          <w:p w14:paraId="46549E3B" w14:textId="77777777" w:rsidR="00667BA9" w:rsidRPr="00D4120B" w:rsidRDefault="00667BA9" w:rsidP="008F7891">
            <w:pPr>
              <w:pStyle w:val="TableContent"/>
            </w:pPr>
          </w:p>
        </w:tc>
        <w:tc>
          <w:tcPr>
            <w:tcW w:w="4384" w:type="dxa"/>
          </w:tcPr>
          <w:p w14:paraId="374706B7" w14:textId="77777777" w:rsidR="00667BA9" w:rsidRPr="00D4120B" w:rsidRDefault="00667BA9" w:rsidP="008F7891">
            <w:pPr>
              <w:pStyle w:val="TableContent"/>
            </w:pPr>
            <w:r w:rsidRPr="00D4120B">
              <w:t>Format: HH[MM[SS[.S[S[S[S]]]]]][+/-ZZZZ]</w:t>
            </w:r>
          </w:p>
        </w:tc>
      </w:tr>
    </w:tbl>
    <w:p w14:paraId="41451700" w14:textId="77777777" w:rsidR="00667BA9" w:rsidRPr="006C6913" w:rsidRDefault="005A1C80" w:rsidP="00667BA9">
      <w:pPr>
        <w:pStyle w:val="UsageNote"/>
      </w:pPr>
      <w:r w:rsidRPr="005A1C80">
        <w:t>Usage Note</w:t>
      </w:r>
    </w:p>
    <w:p w14:paraId="12902329" w14:textId="77777777" w:rsidR="00667BA9" w:rsidRPr="00D4120B" w:rsidRDefault="00667BA9" w:rsidP="00667BA9">
      <w:pPr>
        <w:pStyle w:val="UsageNoteIndent"/>
      </w:pPr>
      <w:r w:rsidRPr="00D4120B">
        <w:t>It is strongly recommended that the time zone offset always be included in the TM</w:t>
      </w:r>
      <w:r w:rsidR="00400CF4">
        <w:t xml:space="preserve">. </w:t>
      </w:r>
      <w:r w:rsidRPr="00D4120B">
        <w:t>Specific fields in this implementation guide may require time to a specific level of granularity, which may require the time zone offset.</w:t>
      </w:r>
    </w:p>
    <w:p w14:paraId="3EA18C4C" w14:textId="77777777" w:rsidR="00AD4662" w:rsidRPr="00AD4662" w:rsidRDefault="00AD4662" w:rsidP="00084F3B">
      <w:pPr>
        <w:pStyle w:val="Heading2"/>
        <w:numPr>
          <w:ilvl w:val="1"/>
          <w:numId w:val="22"/>
        </w:numPr>
        <w:tabs>
          <w:tab w:val="left" w:pos="630"/>
        </w:tabs>
      </w:pPr>
      <w:bookmarkStart w:id="2768" w:name="#Heading476"/>
      <w:bookmarkStart w:id="2769" w:name="_Toc171137821"/>
      <w:bookmarkStart w:id="2770" w:name="_Toc207005767"/>
      <w:bookmarkStart w:id="2771" w:name="_Toc177091288"/>
      <w:bookmarkStart w:id="2772" w:name="_Toc189111982"/>
      <w:bookmarkEnd w:id="2768"/>
      <w:r w:rsidRPr="00AD4662">
        <w:t>TS – Time Stamp</w:t>
      </w:r>
      <w:bookmarkEnd w:id="2769"/>
      <w:bookmarkEnd w:id="2770"/>
      <w:bookmarkEnd w:id="2771"/>
      <w:bookmarkEnd w:id="2772"/>
    </w:p>
    <w:tbl>
      <w:tblPr>
        <w:tblW w:w="0" w:type="auto"/>
        <w:jc w:val="center"/>
        <w:tblBorders>
          <w:top w:val="single" w:sz="12" w:space="0" w:color="943634"/>
          <w:bottom w:val="single" w:sz="12" w:space="0" w:color="943634"/>
          <w:insideH w:val="single" w:sz="12" w:space="0" w:color="943634"/>
        </w:tblBorders>
        <w:tblLayout w:type="fixed"/>
        <w:tblCellMar>
          <w:left w:w="58" w:type="dxa"/>
          <w:right w:w="58" w:type="dxa"/>
        </w:tblCellMar>
        <w:tblLook w:val="0000" w:firstRow="0" w:lastRow="0" w:firstColumn="0" w:lastColumn="0" w:noHBand="0" w:noVBand="0"/>
      </w:tblPr>
      <w:tblGrid>
        <w:gridCol w:w="526"/>
        <w:gridCol w:w="2529"/>
        <w:gridCol w:w="648"/>
        <w:gridCol w:w="774"/>
        <w:gridCol w:w="1044"/>
        <w:gridCol w:w="774"/>
        <w:gridCol w:w="1584"/>
        <w:gridCol w:w="4387"/>
      </w:tblGrid>
      <w:tr w:rsidR="00A54D3A" w:rsidRPr="00D4120B" w14:paraId="5F6B6824" w14:textId="77777777">
        <w:trPr>
          <w:cantSplit/>
          <w:trHeight w:hRule="exact" w:val="360"/>
          <w:tblHeader/>
          <w:jc w:val="center"/>
        </w:trPr>
        <w:tc>
          <w:tcPr>
            <w:tcW w:w="12266" w:type="dxa"/>
            <w:gridSpan w:val="8"/>
            <w:shd w:val="clear" w:color="auto" w:fill="F3F3F3"/>
            <w:vAlign w:val="center"/>
          </w:tcPr>
          <w:p w14:paraId="5690267C" w14:textId="77777777" w:rsidR="00A54D3A" w:rsidRPr="00F61091" w:rsidRDefault="00A54D3A" w:rsidP="00A54D3A">
            <w:pPr>
              <w:pStyle w:val="Caption"/>
            </w:pPr>
            <w:bookmarkStart w:id="2773" w:name="_Toc189111893"/>
            <w:r>
              <w:t xml:space="preserve">Table </w:t>
            </w:r>
            <w:r w:rsidR="001C047D">
              <w:fldChar w:fldCharType="begin"/>
            </w:r>
            <w:r w:rsidR="001C047D">
              <w:instrText xml:space="preserve"> STYLEREF 1 \s </w:instrText>
            </w:r>
            <w:r w:rsidR="001C047D">
              <w:fldChar w:fldCharType="separate"/>
            </w:r>
            <w:r w:rsidR="002B0A1D">
              <w:rPr>
                <w:noProof/>
              </w:rPr>
              <w:t>2</w:t>
            </w:r>
            <w:r w:rsidR="001C047D">
              <w:rPr>
                <w:noProof/>
              </w:rPr>
              <w:fldChar w:fldCharType="end"/>
            </w:r>
            <w:r>
              <w:noBreakHyphen/>
            </w:r>
            <w:r w:rsidR="001C047D">
              <w:fldChar w:fldCharType="begin"/>
            </w:r>
            <w:r w:rsidR="001C047D">
              <w:instrText xml:space="preserve"> SEQ Table \* ARABIC \s 1 </w:instrText>
            </w:r>
            <w:r w:rsidR="001C047D">
              <w:fldChar w:fldCharType="separate"/>
            </w:r>
            <w:ins w:id="2774" w:author="Bob Yencha" w:date="2011-12-20T14:38:00Z">
              <w:r w:rsidR="002B0A1D">
                <w:rPr>
                  <w:noProof/>
                </w:rPr>
                <w:t>28</w:t>
              </w:r>
            </w:ins>
            <w:ins w:id="2775" w:author=" Bob Yencha" w:date="2011-12-20T10:54:00Z">
              <w:del w:id="2776" w:author="Bob Yencha" w:date="2011-12-20T14:38:00Z">
                <w:r w:rsidR="006018A5" w:rsidDel="002B0A1D">
                  <w:rPr>
                    <w:noProof/>
                  </w:rPr>
                  <w:delText>28</w:delText>
                </w:r>
              </w:del>
            </w:ins>
            <w:del w:id="2777" w:author="Bob Yencha" w:date="2011-12-20T14:38:00Z">
              <w:r w:rsidR="00073DF5" w:rsidDel="002B0A1D">
                <w:rPr>
                  <w:noProof/>
                </w:rPr>
                <w:delText>29</w:delText>
              </w:r>
            </w:del>
            <w:r w:rsidR="001C047D">
              <w:rPr>
                <w:noProof/>
              </w:rPr>
              <w:fldChar w:fldCharType="end"/>
            </w:r>
            <w:r>
              <w:t>. Time Stamp (TS)</w:t>
            </w:r>
            <w:bookmarkEnd w:id="2773"/>
          </w:p>
          <w:p w14:paraId="73214BF2" w14:textId="77777777" w:rsidR="00A54D3A" w:rsidRPr="00D4120B" w:rsidRDefault="00A54D3A" w:rsidP="00667BA9">
            <w:pPr>
              <w:pStyle w:val="TableHeadingB"/>
            </w:pPr>
          </w:p>
        </w:tc>
      </w:tr>
      <w:tr w:rsidR="00667BA9" w:rsidRPr="00D4120B" w14:paraId="3C907F1F" w14:textId="77777777">
        <w:trPr>
          <w:cantSplit/>
          <w:trHeight w:hRule="exact" w:val="360"/>
          <w:tblHeader/>
          <w:jc w:val="center"/>
        </w:trPr>
        <w:tc>
          <w:tcPr>
            <w:tcW w:w="526" w:type="dxa"/>
            <w:shd w:val="clear" w:color="auto" w:fill="F3F3F3"/>
            <w:vAlign w:val="center"/>
          </w:tcPr>
          <w:p w14:paraId="36871634" w14:textId="77777777" w:rsidR="00667BA9" w:rsidRPr="00D4120B" w:rsidRDefault="00667BA9" w:rsidP="00667BA9">
            <w:pPr>
              <w:pStyle w:val="TableHeadingB"/>
              <w:ind w:left="0"/>
            </w:pPr>
            <w:bookmarkStart w:id="2778" w:name="#TS"/>
            <w:bookmarkEnd w:id="2778"/>
            <w:r w:rsidRPr="00D4120B">
              <w:t>SEQ</w:t>
            </w:r>
          </w:p>
        </w:tc>
        <w:tc>
          <w:tcPr>
            <w:tcW w:w="2529" w:type="dxa"/>
            <w:shd w:val="clear" w:color="auto" w:fill="F3F3F3"/>
            <w:vAlign w:val="center"/>
          </w:tcPr>
          <w:p w14:paraId="776B9CA8" w14:textId="77777777" w:rsidR="00667BA9" w:rsidRPr="00D4120B" w:rsidRDefault="00667BA9" w:rsidP="00667BA9">
            <w:pPr>
              <w:pStyle w:val="TableHeadingB"/>
            </w:pPr>
            <w:r w:rsidRPr="00D4120B">
              <w:t>Component Name</w:t>
            </w:r>
          </w:p>
        </w:tc>
        <w:tc>
          <w:tcPr>
            <w:tcW w:w="648" w:type="dxa"/>
            <w:shd w:val="clear" w:color="auto" w:fill="F3F3F3"/>
            <w:vAlign w:val="center"/>
          </w:tcPr>
          <w:p w14:paraId="7665DC14" w14:textId="77777777" w:rsidR="00667BA9" w:rsidRPr="00D4120B" w:rsidRDefault="00667BA9" w:rsidP="00667BA9">
            <w:pPr>
              <w:pStyle w:val="TableHeadingB"/>
              <w:ind w:left="0"/>
            </w:pPr>
            <w:r w:rsidRPr="00D4120B">
              <w:t>DT</w:t>
            </w:r>
          </w:p>
        </w:tc>
        <w:tc>
          <w:tcPr>
            <w:tcW w:w="774" w:type="dxa"/>
            <w:shd w:val="clear" w:color="auto" w:fill="F3F3F3"/>
            <w:vAlign w:val="center"/>
          </w:tcPr>
          <w:p w14:paraId="3CB8DFA1" w14:textId="77777777" w:rsidR="00667BA9" w:rsidRPr="00D4120B" w:rsidRDefault="00667BA9" w:rsidP="00667BA9">
            <w:pPr>
              <w:pStyle w:val="TableHeadingB"/>
            </w:pPr>
            <w:r>
              <w:t>Us</w:t>
            </w:r>
            <w:ins w:id="2779" w:author="Swain, Ashley" w:date="2011-11-27T21:10:00Z">
              <w:r w:rsidR="006A2BBD">
                <w:t>ag</w:t>
              </w:r>
            </w:ins>
            <w:r>
              <w:t>e</w:t>
            </w:r>
          </w:p>
        </w:tc>
        <w:tc>
          <w:tcPr>
            <w:tcW w:w="1044" w:type="dxa"/>
            <w:shd w:val="clear" w:color="auto" w:fill="F3F3F3"/>
            <w:vAlign w:val="center"/>
          </w:tcPr>
          <w:p w14:paraId="1B6800C7" w14:textId="77777777" w:rsidR="00667BA9" w:rsidRPr="00D4120B" w:rsidRDefault="00667BA9" w:rsidP="00667BA9">
            <w:pPr>
              <w:pStyle w:val="TableHeadingB"/>
            </w:pPr>
            <w:r w:rsidRPr="00D4120B">
              <w:t>LEN</w:t>
            </w:r>
          </w:p>
        </w:tc>
        <w:tc>
          <w:tcPr>
            <w:tcW w:w="774" w:type="dxa"/>
            <w:shd w:val="clear" w:color="auto" w:fill="F3F3F3"/>
            <w:vAlign w:val="center"/>
          </w:tcPr>
          <w:p w14:paraId="7FF28B3C" w14:textId="77777777" w:rsidR="00667BA9" w:rsidRPr="00D4120B" w:rsidRDefault="00667BA9" w:rsidP="00667BA9">
            <w:pPr>
              <w:pStyle w:val="TableHeadingB"/>
            </w:pPr>
            <w:r>
              <w:t>C.LEN</w:t>
            </w:r>
          </w:p>
        </w:tc>
        <w:tc>
          <w:tcPr>
            <w:tcW w:w="1584" w:type="dxa"/>
            <w:shd w:val="clear" w:color="auto" w:fill="F3F3F3"/>
            <w:vAlign w:val="center"/>
          </w:tcPr>
          <w:p w14:paraId="16D47ECD" w14:textId="77777777" w:rsidR="00667BA9" w:rsidRPr="00D4120B" w:rsidRDefault="00667BA9" w:rsidP="00667BA9">
            <w:pPr>
              <w:pStyle w:val="TableHeadingB"/>
            </w:pPr>
            <w:r w:rsidRPr="00D4120B">
              <w:t>Value Set</w:t>
            </w:r>
          </w:p>
        </w:tc>
        <w:tc>
          <w:tcPr>
            <w:tcW w:w="4387" w:type="dxa"/>
            <w:shd w:val="clear" w:color="auto" w:fill="F3F3F3"/>
            <w:vAlign w:val="center"/>
          </w:tcPr>
          <w:p w14:paraId="711137A4" w14:textId="77777777" w:rsidR="00667BA9" w:rsidRPr="00D4120B" w:rsidRDefault="00667BA9" w:rsidP="00667BA9">
            <w:pPr>
              <w:pStyle w:val="TableHeadingB"/>
            </w:pPr>
            <w:r w:rsidRPr="00D4120B">
              <w:t>Comments</w:t>
            </w:r>
          </w:p>
        </w:tc>
      </w:tr>
      <w:tr w:rsidR="00667BA9" w:rsidRPr="00D4120B" w14:paraId="405AA891" w14:textId="77777777">
        <w:trPr>
          <w:cantSplit/>
          <w:jc w:val="center"/>
        </w:trPr>
        <w:tc>
          <w:tcPr>
            <w:tcW w:w="526" w:type="dxa"/>
            <w:tcBorders>
              <w:bottom w:val="single" w:sz="12" w:space="0" w:color="943634"/>
            </w:tcBorders>
          </w:tcPr>
          <w:p w14:paraId="0E699B83" w14:textId="77777777" w:rsidR="00667BA9" w:rsidRPr="00D4120B" w:rsidRDefault="00667BA9" w:rsidP="008F7891">
            <w:pPr>
              <w:pStyle w:val="TableContent"/>
            </w:pPr>
            <w:r w:rsidRPr="00D4120B">
              <w:t xml:space="preserve">1 </w:t>
            </w:r>
          </w:p>
        </w:tc>
        <w:tc>
          <w:tcPr>
            <w:tcW w:w="2529" w:type="dxa"/>
            <w:tcBorders>
              <w:bottom w:val="single" w:sz="12" w:space="0" w:color="943634"/>
            </w:tcBorders>
          </w:tcPr>
          <w:p w14:paraId="047F9C80" w14:textId="77777777" w:rsidR="00667BA9" w:rsidRDefault="00667BA9" w:rsidP="008F7891">
            <w:pPr>
              <w:pStyle w:val="TableContent"/>
            </w:pPr>
            <w:r w:rsidRPr="00D4120B">
              <w:t xml:space="preserve">Time </w:t>
            </w:r>
          </w:p>
        </w:tc>
        <w:tc>
          <w:tcPr>
            <w:tcW w:w="648" w:type="dxa"/>
            <w:tcBorders>
              <w:bottom w:val="single" w:sz="12" w:space="0" w:color="943634"/>
            </w:tcBorders>
          </w:tcPr>
          <w:p w14:paraId="2EA39EE9" w14:textId="77777777" w:rsidR="00667BA9" w:rsidRPr="00D4120B" w:rsidRDefault="001C047D" w:rsidP="008F7891">
            <w:pPr>
              <w:pStyle w:val="TableContent"/>
            </w:pPr>
            <w:hyperlink r:id="rId69" w:anchor="DTM" w:history="1">
              <w:r w:rsidR="00667BA9" w:rsidRPr="00D4120B">
                <w:t>DTM</w:t>
              </w:r>
            </w:hyperlink>
          </w:p>
        </w:tc>
        <w:tc>
          <w:tcPr>
            <w:tcW w:w="774" w:type="dxa"/>
            <w:tcBorders>
              <w:bottom w:val="single" w:sz="12" w:space="0" w:color="943634"/>
            </w:tcBorders>
          </w:tcPr>
          <w:p w14:paraId="56142443" w14:textId="77777777" w:rsidR="00667BA9" w:rsidRPr="00D4120B" w:rsidRDefault="00667BA9" w:rsidP="008F7891">
            <w:pPr>
              <w:pStyle w:val="TableContent"/>
            </w:pPr>
            <w:r w:rsidRPr="00D4120B">
              <w:t>R</w:t>
            </w:r>
          </w:p>
        </w:tc>
        <w:tc>
          <w:tcPr>
            <w:tcW w:w="1044" w:type="dxa"/>
            <w:tcBorders>
              <w:bottom w:val="single" w:sz="12" w:space="0" w:color="943634"/>
            </w:tcBorders>
          </w:tcPr>
          <w:p w14:paraId="5DC01374" w14:textId="77777777" w:rsidR="00667BA9" w:rsidRPr="00D4120B" w:rsidRDefault="00667BA9" w:rsidP="008F7891">
            <w:pPr>
              <w:pStyle w:val="TableContent"/>
            </w:pPr>
          </w:p>
        </w:tc>
        <w:tc>
          <w:tcPr>
            <w:tcW w:w="774" w:type="dxa"/>
            <w:tcBorders>
              <w:bottom w:val="single" w:sz="12" w:space="0" w:color="943634"/>
            </w:tcBorders>
          </w:tcPr>
          <w:p w14:paraId="2CB71F4F" w14:textId="77777777" w:rsidR="00667BA9" w:rsidRPr="00D4120B" w:rsidRDefault="00667BA9" w:rsidP="008F7891">
            <w:pPr>
              <w:pStyle w:val="TableContent"/>
            </w:pPr>
          </w:p>
        </w:tc>
        <w:tc>
          <w:tcPr>
            <w:tcW w:w="1584" w:type="dxa"/>
            <w:tcBorders>
              <w:bottom w:val="single" w:sz="12" w:space="0" w:color="943634"/>
            </w:tcBorders>
          </w:tcPr>
          <w:p w14:paraId="0838EF32" w14:textId="77777777" w:rsidR="00667BA9" w:rsidRPr="00D4120B" w:rsidRDefault="00667BA9" w:rsidP="008F7891">
            <w:pPr>
              <w:pStyle w:val="TableContent"/>
            </w:pPr>
          </w:p>
        </w:tc>
        <w:tc>
          <w:tcPr>
            <w:tcW w:w="4387" w:type="dxa"/>
            <w:tcBorders>
              <w:bottom w:val="single" w:sz="12" w:space="0" w:color="943634"/>
            </w:tcBorders>
          </w:tcPr>
          <w:p w14:paraId="0B3D0E4F" w14:textId="77777777" w:rsidR="00667BA9" w:rsidRPr="00D4120B" w:rsidRDefault="00667BA9" w:rsidP="008F7891">
            <w:pPr>
              <w:pStyle w:val="TableContent"/>
            </w:pPr>
          </w:p>
        </w:tc>
      </w:tr>
      <w:tr w:rsidR="00667BA9" w:rsidRPr="00D4120B" w14:paraId="1D66780D" w14:textId="77777777">
        <w:trPr>
          <w:cantSplit/>
          <w:jc w:val="center"/>
        </w:trPr>
        <w:tc>
          <w:tcPr>
            <w:tcW w:w="526" w:type="dxa"/>
            <w:shd w:val="clear" w:color="auto" w:fill="auto"/>
          </w:tcPr>
          <w:p w14:paraId="7101A188" w14:textId="77777777" w:rsidR="00667BA9" w:rsidRPr="00D4120B" w:rsidRDefault="00667BA9" w:rsidP="008F7891">
            <w:pPr>
              <w:pStyle w:val="TableContent"/>
            </w:pPr>
            <w:r w:rsidRPr="00D4120B">
              <w:t xml:space="preserve">2 </w:t>
            </w:r>
          </w:p>
        </w:tc>
        <w:tc>
          <w:tcPr>
            <w:tcW w:w="2529" w:type="dxa"/>
            <w:shd w:val="clear" w:color="auto" w:fill="auto"/>
          </w:tcPr>
          <w:p w14:paraId="669EDCF5" w14:textId="77777777" w:rsidR="00667BA9" w:rsidRDefault="00667BA9" w:rsidP="008F7891">
            <w:pPr>
              <w:pStyle w:val="TableContent"/>
            </w:pPr>
            <w:r w:rsidRPr="00D4120B">
              <w:t xml:space="preserve">Degree of Precision </w:t>
            </w:r>
          </w:p>
        </w:tc>
        <w:tc>
          <w:tcPr>
            <w:tcW w:w="648" w:type="dxa"/>
            <w:shd w:val="clear" w:color="auto" w:fill="auto"/>
          </w:tcPr>
          <w:p w14:paraId="778F9B43" w14:textId="77777777" w:rsidR="00667BA9" w:rsidRPr="00D4120B" w:rsidRDefault="001C047D" w:rsidP="008F7891">
            <w:pPr>
              <w:pStyle w:val="TableContent"/>
            </w:pPr>
            <w:hyperlink r:id="rId70" w:anchor="ID" w:history="1">
              <w:r w:rsidR="00667BA9" w:rsidRPr="00D4120B">
                <w:t>ID</w:t>
              </w:r>
            </w:hyperlink>
          </w:p>
        </w:tc>
        <w:tc>
          <w:tcPr>
            <w:tcW w:w="774" w:type="dxa"/>
            <w:shd w:val="clear" w:color="auto" w:fill="auto"/>
          </w:tcPr>
          <w:p w14:paraId="5B4447A2" w14:textId="77777777" w:rsidR="00667BA9" w:rsidRPr="00D4120B" w:rsidRDefault="00667BA9" w:rsidP="008F7891">
            <w:pPr>
              <w:pStyle w:val="TableContent"/>
            </w:pPr>
            <w:r w:rsidRPr="00D4120B">
              <w:t>X</w:t>
            </w:r>
          </w:p>
        </w:tc>
        <w:tc>
          <w:tcPr>
            <w:tcW w:w="1044" w:type="dxa"/>
            <w:shd w:val="clear" w:color="auto" w:fill="auto"/>
          </w:tcPr>
          <w:p w14:paraId="657CFA13" w14:textId="77777777" w:rsidR="00667BA9" w:rsidRPr="00D4120B" w:rsidRDefault="00667BA9" w:rsidP="008F7891">
            <w:pPr>
              <w:pStyle w:val="TableContent"/>
            </w:pPr>
          </w:p>
        </w:tc>
        <w:tc>
          <w:tcPr>
            <w:tcW w:w="774" w:type="dxa"/>
            <w:shd w:val="clear" w:color="auto" w:fill="auto"/>
          </w:tcPr>
          <w:p w14:paraId="06929E25" w14:textId="77777777" w:rsidR="00667BA9" w:rsidRPr="00D4120B" w:rsidRDefault="00667BA9" w:rsidP="008F7891">
            <w:pPr>
              <w:pStyle w:val="TableContent"/>
            </w:pPr>
          </w:p>
        </w:tc>
        <w:tc>
          <w:tcPr>
            <w:tcW w:w="1584" w:type="dxa"/>
            <w:shd w:val="clear" w:color="auto" w:fill="auto"/>
          </w:tcPr>
          <w:p w14:paraId="41C9B2DB" w14:textId="77777777" w:rsidR="00667BA9" w:rsidRPr="00D4120B" w:rsidRDefault="00667BA9" w:rsidP="008F7891">
            <w:pPr>
              <w:pStyle w:val="TableContent"/>
            </w:pPr>
          </w:p>
        </w:tc>
        <w:tc>
          <w:tcPr>
            <w:tcW w:w="4387" w:type="dxa"/>
            <w:shd w:val="clear" w:color="auto" w:fill="auto"/>
          </w:tcPr>
          <w:p w14:paraId="71DF44FC" w14:textId="77777777" w:rsidR="00667BA9" w:rsidRPr="00D4120B" w:rsidRDefault="00667BA9" w:rsidP="008F7891">
            <w:pPr>
              <w:pStyle w:val="TableContent"/>
            </w:pPr>
            <w:r w:rsidRPr="00D4120B">
              <w:t xml:space="preserve">Deprecated as of </w:t>
            </w:r>
            <w:r>
              <w:rPr>
                <w:i/>
              </w:rPr>
              <w:t xml:space="preserve">HL7 Version </w:t>
            </w:r>
            <w:r w:rsidRPr="00D4120B">
              <w:rPr>
                <w:i/>
              </w:rPr>
              <w:t>2.3</w:t>
            </w:r>
            <w:r w:rsidR="00400CF4">
              <w:t xml:space="preserve">. </w:t>
            </w:r>
            <w:r w:rsidRPr="00D4120B">
              <w:t>See component 1 (DTM) for the current method of designating degree of precision.</w:t>
            </w:r>
          </w:p>
        </w:tc>
      </w:tr>
    </w:tbl>
    <w:p w14:paraId="7F1851FA" w14:textId="77777777" w:rsidR="008B610D" w:rsidRDefault="008B610D" w:rsidP="008B610D">
      <w:pPr>
        <w:numPr>
          <w:ins w:id="2780" w:author="Bob Yencha" w:date="2012-01-19T17:35:00Z"/>
        </w:numPr>
        <w:ind w:firstLine="360"/>
        <w:rPr>
          <w:ins w:id="2781" w:author="Bob Yencha" w:date="2012-01-19T17:35:00Z"/>
        </w:rPr>
      </w:pPr>
      <w:bookmarkStart w:id="2782" w:name="#Heading480"/>
      <w:bookmarkStart w:id="2783" w:name="_Toc206995701"/>
      <w:bookmarkStart w:id="2784" w:name="_Toc207005768"/>
      <w:bookmarkStart w:id="2785" w:name="_Toc207006677"/>
      <w:bookmarkStart w:id="2786" w:name="_Toc207093512"/>
      <w:bookmarkStart w:id="2787" w:name="_Toc207094418"/>
      <w:bookmarkStart w:id="2788" w:name="_Toc171137822"/>
      <w:bookmarkStart w:id="2789" w:name="_Toc207005769"/>
      <w:bookmarkEnd w:id="2782"/>
      <w:bookmarkEnd w:id="2783"/>
      <w:bookmarkEnd w:id="2784"/>
      <w:bookmarkEnd w:id="2785"/>
      <w:bookmarkEnd w:id="2786"/>
      <w:bookmarkEnd w:id="2787"/>
    </w:p>
    <w:p w14:paraId="630DDA0E" w14:textId="77777777" w:rsidR="004C4B5B" w:rsidRPr="000A1D70" w:rsidRDefault="004C4B5B" w:rsidP="000A1D70">
      <w:pPr>
        <w:numPr>
          <w:ins w:id="2790" w:author="Bob Yencha" w:date="2012-01-19T17:34:00Z"/>
        </w:numPr>
        <w:ind w:firstLine="360"/>
        <w:rPr>
          <w:ins w:id="2791" w:author="Bob Yencha" w:date="2012-01-19T17:34:00Z"/>
        </w:rPr>
      </w:pPr>
    </w:p>
    <w:p w14:paraId="25733D34" w14:textId="77777777" w:rsidR="00667BA9" w:rsidRDefault="00667BA9" w:rsidP="00084F3B">
      <w:pPr>
        <w:pStyle w:val="Heading2"/>
        <w:numPr>
          <w:ilvl w:val="1"/>
          <w:numId w:val="22"/>
        </w:numPr>
        <w:tabs>
          <w:tab w:val="left" w:pos="630"/>
        </w:tabs>
      </w:pPr>
      <w:bookmarkStart w:id="2792" w:name="_Toc189111983"/>
      <w:r w:rsidRPr="00D4120B">
        <w:t>TX – Text Data</w:t>
      </w:r>
      <w:bookmarkEnd w:id="2788"/>
      <w:bookmarkEnd w:id="2789"/>
      <w:bookmarkEnd w:id="2792"/>
    </w:p>
    <w:tbl>
      <w:tblPr>
        <w:tblW w:w="0" w:type="auto"/>
        <w:jc w:val="center"/>
        <w:tblBorders>
          <w:top w:val="single" w:sz="12" w:space="0" w:color="943634"/>
          <w:bottom w:val="single" w:sz="12" w:space="0" w:color="943634"/>
          <w:insideH w:val="single" w:sz="12" w:space="0" w:color="943634"/>
        </w:tblBorders>
        <w:tblLayout w:type="fixed"/>
        <w:tblCellMar>
          <w:left w:w="58" w:type="dxa"/>
          <w:right w:w="58" w:type="dxa"/>
        </w:tblCellMar>
        <w:tblLook w:val="0000" w:firstRow="0" w:lastRow="0" w:firstColumn="0" w:lastColumn="0" w:noHBand="0" w:noVBand="0"/>
      </w:tblPr>
      <w:tblGrid>
        <w:gridCol w:w="522"/>
        <w:gridCol w:w="2520"/>
        <w:gridCol w:w="567"/>
        <w:gridCol w:w="855"/>
        <w:gridCol w:w="1035"/>
        <w:gridCol w:w="792"/>
        <w:gridCol w:w="1584"/>
        <w:gridCol w:w="4382"/>
      </w:tblGrid>
      <w:tr w:rsidR="00A54D3A" w:rsidRPr="00D4120B" w14:paraId="3E329DED" w14:textId="77777777">
        <w:trPr>
          <w:cantSplit/>
          <w:trHeight w:hRule="exact" w:val="360"/>
          <w:tblHeader/>
          <w:jc w:val="center"/>
        </w:trPr>
        <w:tc>
          <w:tcPr>
            <w:tcW w:w="12257" w:type="dxa"/>
            <w:gridSpan w:val="8"/>
            <w:shd w:val="clear" w:color="auto" w:fill="F3F3F3"/>
            <w:vAlign w:val="center"/>
          </w:tcPr>
          <w:p w14:paraId="50FFBFDE" w14:textId="77777777" w:rsidR="00A54D3A" w:rsidRPr="00F61091" w:rsidRDefault="00A54D3A" w:rsidP="00A54D3A">
            <w:pPr>
              <w:pStyle w:val="Caption"/>
            </w:pPr>
            <w:bookmarkStart w:id="2793" w:name="_Toc189111894"/>
            <w:r>
              <w:t xml:space="preserve">Table </w:t>
            </w:r>
            <w:r w:rsidR="001C047D">
              <w:fldChar w:fldCharType="begin"/>
            </w:r>
            <w:r w:rsidR="001C047D">
              <w:instrText xml:space="preserve"> STYLEREF 1 \s </w:instrText>
            </w:r>
            <w:r w:rsidR="001C047D">
              <w:fldChar w:fldCharType="separate"/>
            </w:r>
            <w:r w:rsidR="002B0A1D">
              <w:rPr>
                <w:noProof/>
              </w:rPr>
              <w:t>2</w:t>
            </w:r>
            <w:r w:rsidR="001C047D">
              <w:rPr>
                <w:noProof/>
              </w:rPr>
              <w:fldChar w:fldCharType="end"/>
            </w:r>
            <w:r>
              <w:noBreakHyphen/>
            </w:r>
            <w:r w:rsidR="001C047D">
              <w:fldChar w:fldCharType="begin"/>
            </w:r>
            <w:r w:rsidR="001C047D">
              <w:instrText xml:space="preserve"> SEQ Table \* ARABIC \s 1 </w:instrText>
            </w:r>
            <w:r w:rsidR="001C047D">
              <w:fldChar w:fldCharType="separate"/>
            </w:r>
            <w:ins w:id="2794" w:author="Bob Yencha" w:date="2011-12-20T14:38:00Z">
              <w:r w:rsidR="002B0A1D">
                <w:rPr>
                  <w:noProof/>
                </w:rPr>
                <w:t>29</w:t>
              </w:r>
            </w:ins>
            <w:ins w:id="2795" w:author=" Bob Yencha" w:date="2011-12-20T10:54:00Z">
              <w:del w:id="2796" w:author="Bob Yencha" w:date="2011-12-20T14:38:00Z">
                <w:r w:rsidR="006018A5" w:rsidDel="002B0A1D">
                  <w:rPr>
                    <w:noProof/>
                  </w:rPr>
                  <w:delText>29</w:delText>
                </w:r>
              </w:del>
            </w:ins>
            <w:del w:id="2797" w:author="Bob Yencha" w:date="2011-12-20T14:38:00Z">
              <w:r w:rsidR="00073DF5" w:rsidDel="002B0A1D">
                <w:rPr>
                  <w:noProof/>
                </w:rPr>
                <w:delText>30</w:delText>
              </w:r>
            </w:del>
            <w:r w:rsidR="001C047D">
              <w:rPr>
                <w:noProof/>
              </w:rPr>
              <w:fldChar w:fldCharType="end"/>
            </w:r>
            <w:r>
              <w:t>. Text Data (TX)</w:t>
            </w:r>
            <w:bookmarkEnd w:id="2793"/>
          </w:p>
          <w:p w14:paraId="7E708887" w14:textId="77777777" w:rsidR="00A54D3A" w:rsidRPr="00D4120B" w:rsidRDefault="00A54D3A" w:rsidP="00667BA9">
            <w:pPr>
              <w:pStyle w:val="TableHeadingB"/>
            </w:pPr>
          </w:p>
        </w:tc>
      </w:tr>
      <w:tr w:rsidR="00667BA9" w:rsidRPr="00D4120B" w14:paraId="6FE43BD9" w14:textId="77777777">
        <w:trPr>
          <w:cantSplit/>
          <w:trHeight w:hRule="exact" w:val="360"/>
          <w:tblHeader/>
          <w:jc w:val="center"/>
        </w:trPr>
        <w:tc>
          <w:tcPr>
            <w:tcW w:w="522" w:type="dxa"/>
            <w:shd w:val="clear" w:color="auto" w:fill="F3F3F3"/>
            <w:vAlign w:val="center"/>
          </w:tcPr>
          <w:p w14:paraId="36E162BE" w14:textId="77777777" w:rsidR="00667BA9" w:rsidRPr="00D4120B" w:rsidRDefault="00667BA9" w:rsidP="00667BA9">
            <w:pPr>
              <w:pStyle w:val="TableHeadingB"/>
              <w:ind w:left="0"/>
            </w:pPr>
            <w:bookmarkStart w:id="2798" w:name="#TX"/>
            <w:bookmarkEnd w:id="2798"/>
            <w:r w:rsidRPr="00D4120B">
              <w:t>SEQ</w:t>
            </w:r>
          </w:p>
        </w:tc>
        <w:tc>
          <w:tcPr>
            <w:tcW w:w="2520" w:type="dxa"/>
            <w:shd w:val="clear" w:color="auto" w:fill="F3F3F3"/>
            <w:vAlign w:val="center"/>
          </w:tcPr>
          <w:p w14:paraId="7F95DE19" w14:textId="77777777" w:rsidR="00667BA9" w:rsidRPr="00D4120B" w:rsidRDefault="00667BA9" w:rsidP="00667BA9">
            <w:pPr>
              <w:pStyle w:val="TableHeadingB"/>
            </w:pPr>
            <w:r w:rsidRPr="00D4120B">
              <w:t>Component Name</w:t>
            </w:r>
          </w:p>
        </w:tc>
        <w:tc>
          <w:tcPr>
            <w:tcW w:w="567" w:type="dxa"/>
            <w:shd w:val="clear" w:color="auto" w:fill="F3F3F3"/>
            <w:vAlign w:val="center"/>
          </w:tcPr>
          <w:p w14:paraId="3376656F" w14:textId="77777777" w:rsidR="00667BA9" w:rsidRPr="00D4120B" w:rsidRDefault="00667BA9" w:rsidP="00667BA9">
            <w:pPr>
              <w:pStyle w:val="TableHeadingB"/>
            </w:pPr>
            <w:r w:rsidRPr="00D4120B">
              <w:t>DT</w:t>
            </w:r>
          </w:p>
        </w:tc>
        <w:tc>
          <w:tcPr>
            <w:tcW w:w="855" w:type="dxa"/>
            <w:shd w:val="clear" w:color="auto" w:fill="F3F3F3"/>
            <w:vAlign w:val="center"/>
          </w:tcPr>
          <w:p w14:paraId="601E3302" w14:textId="77777777" w:rsidR="00667BA9" w:rsidRPr="00D4120B" w:rsidRDefault="00667BA9" w:rsidP="00667BA9">
            <w:pPr>
              <w:pStyle w:val="TableHeadingB"/>
            </w:pPr>
            <w:r>
              <w:t>Us</w:t>
            </w:r>
            <w:ins w:id="2799" w:author="Swain, Ashley" w:date="2011-11-27T21:10:00Z">
              <w:r w:rsidR="006A2BBD">
                <w:t>ag</w:t>
              </w:r>
            </w:ins>
            <w:r>
              <w:t>e</w:t>
            </w:r>
          </w:p>
        </w:tc>
        <w:tc>
          <w:tcPr>
            <w:tcW w:w="1035" w:type="dxa"/>
            <w:shd w:val="clear" w:color="auto" w:fill="F3F3F3"/>
            <w:vAlign w:val="center"/>
          </w:tcPr>
          <w:p w14:paraId="0197ABD9" w14:textId="77777777" w:rsidR="00667BA9" w:rsidRPr="00D4120B" w:rsidRDefault="00667BA9" w:rsidP="00667BA9">
            <w:pPr>
              <w:pStyle w:val="TableHeadingB"/>
            </w:pPr>
            <w:r w:rsidRPr="00D4120B">
              <w:t>LEN</w:t>
            </w:r>
          </w:p>
        </w:tc>
        <w:tc>
          <w:tcPr>
            <w:tcW w:w="792" w:type="dxa"/>
            <w:shd w:val="clear" w:color="auto" w:fill="F3F3F3"/>
            <w:vAlign w:val="center"/>
          </w:tcPr>
          <w:p w14:paraId="32A84853" w14:textId="77777777" w:rsidR="00667BA9" w:rsidRPr="00D4120B" w:rsidRDefault="00667BA9" w:rsidP="00667BA9">
            <w:pPr>
              <w:pStyle w:val="TableHeadingB"/>
            </w:pPr>
            <w:r>
              <w:t>C.LEN</w:t>
            </w:r>
          </w:p>
        </w:tc>
        <w:tc>
          <w:tcPr>
            <w:tcW w:w="1584" w:type="dxa"/>
            <w:shd w:val="clear" w:color="auto" w:fill="F3F3F3"/>
            <w:vAlign w:val="center"/>
          </w:tcPr>
          <w:p w14:paraId="7CEB5D3C" w14:textId="77777777" w:rsidR="00667BA9" w:rsidRPr="00D4120B" w:rsidRDefault="00667BA9" w:rsidP="00667BA9">
            <w:pPr>
              <w:pStyle w:val="TableHeadingB"/>
            </w:pPr>
            <w:r w:rsidRPr="00D4120B">
              <w:t>Value Set</w:t>
            </w:r>
          </w:p>
        </w:tc>
        <w:tc>
          <w:tcPr>
            <w:tcW w:w="4382" w:type="dxa"/>
            <w:shd w:val="clear" w:color="auto" w:fill="F3F3F3"/>
            <w:vAlign w:val="center"/>
          </w:tcPr>
          <w:p w14:paraId="6C64BE45" w14:textId="77777777" w:rsidR="00667BA9" w:rsidRPr="00D4120B" w:rsidRDefault="00667BA9" w:rsidP="00667BA9">
            <w:pPr>
              <w:pStyle w:val="TableHeadingB"/>
            </w:pPr>
            <w:r w:rsidRPr="00D4120B">
              <w:t>Comments</w:t>
            </w:r>
          </w:p>
        </w:tc>
      </w:tr>
      <w:tr w:rsidR="00667BA9" w:rsidRPr="00D4120B" w14:paraId="137F77D2" w14:textId="77777777">
        <w:trPr>
          <w:cantSplit/>
          <w:jc w:val="center"/>
        </w:trPr>
        <w:tc>
          <w:tcPr>
            <w:tcW w:w="522" w:type="dxa"/>
          </w:tcPr>
          <w:p w14:paraId="21D8EB7F" w14:textId="77777777" w:rsidR="00667BA9" w:rsidRPr="00D4120B" w:rsidRDefault="00667BA9" w:rsidP="008F7891">
            <w:pPr>
              <w:pStyle w:val="TableContent"/>
            </w:pPr>
            <w:r w:rsidRPr="00D4120B">
              <w:t>1</w:t>
            </w:r>
          </w:p>
        </w:tc>
        <w:tc>
          <w:tcPr>
            <w:tcW w:w="2520" w:type="dxa"/>
          </w:tcPr>
          <w:p w14:paraId="19CF1DC3" w14:textId="77777777" w:rsidR="00667BA9" w:rsidRPr="00D4120B" w:rsidRDefault="00667BA9" w:rsidP="008F7891">
            <w:pPr>
              <w:pStyle w:val="TableContent"/>
            </w:pPr>
            <w:r w:rsidRPr="00D4120B">
              <w:t>Text Data</w:t>
            </w:r>
          </w:p>
        </w:tc>
        <w:tc>
          <w:tcPr>
            <w:tcW w:w="567" w:type="dxa"/>
          </w:tcPr>
          <w:p w14:paraId="39B58547" w14:textId="77777777" w:rsidR="00667BA9" w:rsidRPr="00D4120B" w:rsidRDefault="00667BA9" w:rsidP="008F7891">
            <w:pPr>
              <w:pStyle w:val="TableContent"/>
            </w:pPr>
            <w:r w:rsidRPr="00D4120B">
              <w:t>-</w:t>
            </w:r>
          </w:p>
        </w:tc>
        <w:tc>
          <w:tcPr>
            <w:tcW w:w="855" w:type="dxa"/>
          </w:tcPr>
          <w:p w14:paraId="03C6BA8E" w14:textId="77777777" w:rsidR="00667BA9" w:rsidRPr="00D4120B" w:rsidRDefault="00667BA9" w:rsidP="008F7891">
            <w:pPr>
              <w:pStyle w:val="TableContent"/>
            </w:pPr>
            <w:r w:rsidRPr="00D4120B">
              <w:t>R</w:t>
            </w:r>
          </w:p>
        </w:tc>
        <w:tc>
          <w:tcPr>
            <w:tcW w:w="1035" w:type="dxa"/>
          </w:tcPr>
          <w:p w14:paraId="79EF912E" w14:textId="77777777" w:rsidR="00667BA9" w:rsidRPr="00D4120B" w:rsidRDefault="00667BA9" w:rsidP="008F7891">
            <w:pPr>
              <w:pStyle w:val="TableContent"/>
            </w:pPr>
          </w:p>
        </w:tc>
        <w:tc>
          <w:tcPr>
            <w:tcW w:w="792" w:type="dxa"/>
          </w:tcPr>
          <w:p w14:paraId="76A1895E" w14:textId="77777777" w:rsidR="00667BA9" w:rsidRPr="00D4120B" w:rsidRDefault="00667BA9" w:rsidP="008F7891">
            <w:pPr>
              <w:pStyle w:val="TableContent"/>
            </w:pPr>
          </w:p>
        </w:tc>
        <w:tc>
          <w:tcPr>
            <w:tcW w:w="1584" w:type="dxa"/>
          </w:tcPr>
          <w:p w14:paraId="2E1FDE80" w14:textId="77777777" w:rsidR="00667BA9" w:rsidRPr="00D4120B" w:rsidRDefault="00667BA9" w:rsidP="008F7891">
            <w:pPr>
              <w:pStyle w:val="TableContent"/>
            </w:pPr>
          </w:p>
        </w:tc>
        <w:tc>
          <w:tcPr>
            <w:tcW w:w="4382" w:type="dxa"/>
          </w:tcPr>
          <w:p w14:paraId="17A79803" w14:textId="77777777" w:rsidR="00667BA9" w:rsidRPr="00D4120B" w:rsidRDefault="00667BA9" w:rsidP="008F7891">
            <w:pPr>
              <w:pStyle w:val="TableContent"/>
            </w:pPr>
          </w:p>
        </w:tc>
      </w:tr>
    </w:tbl>
    <w:p w14:paraId="1C2466C4" w14:textId="77777777" w:rsidR="00667BA9" w:rsidRPr="006C6913" w:rsidRDefault="005A1C80" w:rsidP="00667BA9">
      <w:pPr>
        <w:pStyle w:val="UsageNote"/>
      </w:pPr>
      <w:r w:rsidRPr="005A1C80">
        <w:t>Usage Note</w:t>
      </w:r>
    </w:p>
    <w:p w14:paraId="3B873EE0" w14:textId="77777777" w:rsidR="00667BA9" w:rsidRPr="00D4120B" w:rsidRDefault="00667BA9" w:rsidP="00667BA9">
      <w:pPr>
        <w:pStyle w:val="UsageNoteIndent"/>
      </w:pPr>
      <w:r w:rsidRPr="00D4120B">
        <w:t>The TX data type is used to carry string data intended for display purposes</w:t>
      </w:r>
      <w:r w:rsidR="00400CF4">
        <w:t xml:space="preserve">. </w:t>
      </w:r>
      <w:r w:rsidRPr="00D4120B">
        <w:t>It can contain leading blanks (space characters)</w:t>
      </w:r>
      <w:r w:rsidR="00400CF4">
        <w:t xml:space="preserve">. </w:t>
      </w:r>
      <w:r w:rsidRPr="00D4120B">
        <w:t xml:space="preserve">In this </w:t>
      </w:r>
      <w:r w:rsidR="00400CF4">
        <w:t>Profile</w:t>
      </w:r>
      <w:r w:rsidRPr="00D4120B">
        <w:t xml:space="preserve">, the only allowed </w:t>
      </w:r>
      <w:r w:rsidR="005C28FE">
        <w:t xml:space="preserve">escape sequences </w:t>
      </w:r>
      <w:r w:rsidRPr="00D4120B">
        <w:t>are those allowed in HL7 Version 2.5.1, Chapter 2, Section 2.7.4 - Special Characters</w:t>
      </w:r>
      <w:r w:rsidR="00400CF4">
        <w:t xml:space="preserve">. </w:t>
      </w:r>
      <w:r w:rsidRPr="00D4120B">
        <w:t xml:space="preserve">These are the </w:t>
      </w:r>
      <w:r w:rsidR="005C28FE">
        <w:t xml:space="preserve">escape sequences </w:t>
      </w:r>
      <w:r w:rsidRPr="00D4120B">
        <w:t>for the message delimiters (i.e., |^&amp;~\).</w:t>
      </w:r>
    </w:p>
    <w:p w14:paraId="4E83F0C4" w14:textId="77777777" w:rsidR="00667BA9" w:rsidRPr="000D798F" w:rsidRDefault="000D798F" w:rsidP="00084F3B">
      <w:pPr>
        <w:pStyle w:val="Heading2"/>
        <w:numPr>
          <w:ilvl w:val="1"/>
          <w:numId w:val="22"/>
        </w:numPr>
        <w:tabs>
          <w:tab w:val="left" w:pos="630"/>
        </w:tabs>
      </w:pPr>
      <w:bookmarkStart w:id="2800" w:name="#Heading491"/>
      <w:bookmarkStart w:id="2801" w:name="_Toc189111984"/>
      <w:bookmarkEnd w:id="2800"/>
      <w:r w:rsidRPr="000D798F">
        <w:t>VID – Version Identifier</w:t>
      </w:r>
      <w:bookmarkEnd w:id="2801"/>
    </w:p>
    <w:tbl>
      <w:tblPr>
        <w:tblW w:w="0" w:type="auto"/>
        <w:jc w:val="center"/>
        <w:tblBorders>
          <w:top w:val="single" w:sz="12" w:space="0" w:color="943634"/>
          <w:bottom w:val="single" w:sz="12" w:space="0" w:color="943634"/>
          <w:insideH w:val="single" w:sz="12" w:space="0" w:color="943634"/>
        </w:tblBorders>
        <w:tblLayout w:type="fixed"/>
        <w:tblCellMar>
          <w:left w:w="58" w:type="dxa"/>
          <w:right w:w="58" w:type="dxa"/>
        </w:tblCellMar>
        <w:tblLook w:val="0000" w:firstRow="0" w:lastRow="0" w:firstColumn="0" w:lastColumn="0" w:noHBand="0" w:noVBand="0"/>
      </w:tblPr>
      <w:tblGrid>
        <w:gridCol w:w="514"/>
        <w:gridCol w:w="2520"/>
        <w:gridCol w:w="585"/>
        <w:gridCol w:w="828"/>
        <w:gridCol w:w="1062"/>
        <w:gridCol w:w="792"/>
        <w:gridCol w:w="1575"/>
        <w:gridCol w:w="4402"/>
      </w:tblGrid>
      <w:tr w:rsidR="00A54D3A" w:rsidRPr="00D4120B" w14:paraId="59E510B6" w14:textId="77777777">
        <w:trPr>
          <w:cantSplit/>
          <w:trHeight w:val="360"/>
          <w:tblHeader/>
          <w:jc w:val="center"/>
        </w:trPr>
        <w:tc>
          <w:tcPr>
            <w:tcW w:w="12278" w:type="dxa"/>
            <w:gridSpan w:val="8"/>
            <w:shd w:val="clear" w:color="auto" w:fill="F3F3F3"/>
            <w:vAlign w:val="center"/>
          </w:tcPr>
          <w:p w14:paraId="36B85D6E" w14:textId="77777777" w:rsidR="00A54D3A" w:rsidRPr="00D4120B" w:rsidRDefault="00A54D3A" w:rsidP="00A54D3A">
            <w:pPr>
              <w:pStyle w:val="Caption"/>
            </w:pPr>
            <w:bookmarkStart w:id="2802" w:name="_Toc189111895"/>
            <w:r>
              <w:t xml:space="preserve">Table </w:t>
            </w:r>
            <w:r w:rsidR="001C047D">
              <w:fldChar w:fldCharType="begin"/>
            </w:r>
            <w:r w:rsidR="001C047D">
              <w:instrText xml:space="preserve"> STYLEREF 1 \s </w:instrText>
            </w:r>
            <w:r w:rsidR="001C047D">
              <w:fldChar w:fldCharType="separate"/>
            </w:r>
            <w:r w:rsidR="002B0A1D">
              <w:rPr>
                <w:noProof/>
              </w:rPr>
              <w:t>2</w:t>
            </w:r>
            <w:r w:rsidR="001C047D">
              <w:rPr>
                <w:noProof/>
              </w:rPr>
              <w:fldChar w:fldCharType="end"/>
            </w:r>
            <w:r>
              <w:noBreakHyphen/>
            </w:r>
            <w:r w:rsidR="001C047D">
              <w:fldChar w:fldCharType="begin"/>
            </w:r>
            <w:r w:rsidR="001C047D">
              <w:instrText xml:space="preserve"> SEQ Table \* ARABIC \s 1 </w:instrText>
            </w:r>
            <w:r w:rsidR="001C047D">
              <w:fldChar w:fldCharType="separate"/>
            </w:r>
            <w:ins w:id="2803" w:author="Bob Yencha" w:date="2011-12-20T14:38:00Z">
              <w:r w:rsidR="002B0A1D">
                <w:rPr>
                  <w:noProof/>
                </w:rPr>
                <w:t>30</w:t>
              </w:r>
            </w:ins>
            <w:ins w:id="2804" w:author=" Bob Yencha" w:date="2011-12-20T10:54:00Z">
              <w:del w:id="2805" w:author="Bob Yencha" w:date="2011-12-20T14:38:00Z">
                <w:r w:rsidR="006018A5" w:rsidDel="002B0A1D">
                  <w:rPr>
                    <w:noProof/>
                  </w:rPr>
                  <w:delText>30</w:delText>
                </w:r>
              </w:del>
            </w:ins>
            <w:del w:id="2806" w:author="Bob Yencha" w:date="2011-12-20T14:38:00Z">
              <w:r w:rsidR="00073DF5" w:rsidDel="002B0A1D">
                <w:rPr>
                  <w:noProof/>
                </w:rPr>
                <w:delText>31</w:delText>
              </w:r>
            </w:del>
            <w:r w:rsidR="001C047D">
              <w:rPr>
                <w:noProof/>
              </w:rPr>
              <w:fldChar w:fldCharType="end"/>
            </w:r>
            <w:r>
              <w:t>. Version Identifier (VID)</w:t>
            </w:r>
            <w:bookmarkEnd w:id="2802"/>
          </w:p>
        </w:tc>
      </w:tr>
      <w:tr w:rsidR="00667BA9" w:rsidRPr="00D4120B" w14:paraId="596CED65" w14:textId="77777777">
        <w:trPr>
          <w:cantSplit/>
          <w:trHeight w:val="360"/>
          <w:tblHeader/>
          <w:jc w:val="center"/>
        </w:trPr>
        <w:tc>
          <w:tcPr>
            <w:tcW w:w="514" w:type="dxa"/>
            <w:shd w:val="clear" w:color="auto" w:fill="F3F3F3"/>
            <w:vAlign w:val="center"/>
          </w:tcPr>
          <w:p w14:paraId="43BF0875" w14:textId="77777777" w:rsidR="00667BA9" w:rsidRPr="00D4120B" w:rsidRDefault="00667BA9" w:rsidP="00667BA9">
            <w:pPr>
              <w:pStyle w:val="TableHeadingB"/>
              <w:ind w:left="0"/>
            </w:pPr>
            <w:r w:rsidRPr="00D4120B">
              <w:t>SEQ</w:t>
            </w:r>
          </w:p>
        </w:tc>
        <w:tc>
          <w:tcPr>
            <w:tcW w:w="2520" w:type="dxa"/>
            <w:shd w:val="clear" w:color="auto" w:fill="F3F3F3"/>
            <w:vAlign w:val="center"/>
          </w:tcPr>
          <w:p w14:paraId="12B45164" w14:textId="77777777" w:rsidR="00667BA9" w:rsidRPr="00D4120B" w:rsidRDefault="00667BA9" w:rsidP="00667BA9">
            <w:pPr>
              <w:pStyle w:val="TableHeadingB"/>
              <w:ind w:left="0"/>
            </w:pPr>
            <w:r w:rsidRPr="00D4120B">
              <w:t>Component Name</w:t>
            </w:r>
          </w:p>
        </w:tc>
        <w:tc>
          <w:tcPr>
            <w:tcW w:w="585" w:type="dxa"/>
            <w:shd w:val="clear" w:color="auto" w:fill="F3F3F3"/>
            <w:vAlign w:val="center"/>
          </w:tcPr>
          <w:p w14:paraId="2AA3177C" w14:textId="77777777" w:rsidR="00667BA9" w:rsidRPr="00D4120B" w:rsidRDefault="00667BA9" w:rsidP="00667BA9">
            <w:pPr>
              <w:pStyle w:val="TableHeadingB"/>
              <w:ind w:left="0"/>
            </w:pPr>
            <w:r w:rsidRPr="00D4120B">
              <w:t>DT</w:t>
            </w:r>
          </w:p>
        </w:tc>
        <w:tc>
          <w:tcPr>
            <w:tcW w:w="828" w:type="dxa"/>
            <w:shd w:val="clear" w:color="auto" w:fill="F3F3F3"/>
            <w:vAlign w:val="center"/>
          </w:tcPr>
          <w:p w14:paraId="4DC8C5B0" w14:textId="77777777" w:rsidR="00667BA9" w:rsidRPr="00D4120B" w:rsidRDefault="00667BA9" w:rsidP="00667BA9">
            <w:pPr>
              <w:pStyle w:val="TableHeadingB"/>
              <w:ind w:left="0"/>
            </w:pPr>
            <w:r>
              <w:t>Us</w:t>
            </w:r>
            <w:ins w:id="2807" w:author="Swain, Ashley" w:date="2011-11-27T21:10:00Z">
              <w:r w:rsidR="006A2BBD">
                <w:t>ag</w:t>
              </w:r>
            </w:ins>
            <w:r>
              <w:t>e</w:t>
            </w:r>
          </w:p>
        </w:tc>
        <w:tc>
          <w:tcPr>
            <w:tcW w:w="1062" w:type="dxa"/>
            <w:shd w:val="clear" w:color="auto" w:fill="F3F3F3"/>
            <w:vAlign w:val="center"/>
          </w:tcPr>
          <w:p w14:paraId="2A54E261" w14:textId="77777777" w:rsidR="00667BA9" w:rsidRPr="00D4120B" w:rsidRDefault="00667BA9" w:rsidP="00667BA9">
            <w:pPr>
              <w:pStyle w:val="TableHeadingB"/>
              <w:ind w:left="0"/>
            </w:pPr>
            <w:r w:rsidRPr="00D4120B">
              <w:t>LEN</w:t>
            </w:r>
          </w:p>
        </w:tc>
        <w:tc>
          <w:tcPr>
            <w:tcW w:w="792" w:type="dxa"/>
            <w:shd w:val="clear" w:color="auto" w:fill="F3F3F3"/>
            <w:vAlign w:val="center"/>
          </w:tcPr>
          <w:p w14:paraId="157D7D3B" w14:textId="77777777" w:rsidR="00667BA9" w:rsidRPr="00D4120B" w:rsidRDefault="00667BA9" w:rsidP="00667BA9">
            <w:pPr>
              <w:pStyle w:val="TableHeadingB"/>
              <w:ind w:left="0"/>
            </w:pPr>
            <w:r>
              <w:t>C.LEN</w:t>
            </w:r>
          </w:p>
        </w:tc>
        <w:tc>
          <w:tcPr>
            <w:tcW w:w="1575" w:type="dxa"/>
            <w:shd w:val="clear" w:color="auto" w:fill="F3F3F3"/>
            <w:vAlign w:val="center"/>
          </w:tcPr>
          <w:p w14:paraId="0A39F9AF" w14:textId="77777777" w:rsidR="00667BA9" w:rsidRPr="00D4120B" w:rsidRDefault="00667BA9" w:rsidP="00667BA9">
            <w:pPr>
              <w:pStyle w:val="TableHeadingB"/>
              <w:ind w:left="0"/>
            </w:pPr>
            <w:r w:rsidRPr="00D4120B">
              <w:t>Value Set</w:t>
            </w:r>
          </w:p>
        </w:tc>
        <w:tc>
          <w:tcPr>
            <w:tcW w:w="4402" w:type="dxa"/>
            <w:shd w:val="clear" w:color="auto" w:fill="F3F3F3"/>
            <w:vAlign w:val="center"/>
          </w:tcPr>
          <w:p w14:paraId="6D2C595B" w14:textId="77777777" w:rsidR="00667BA9" w:rsidRPr="00D4120B" w:rsidRDefault="00667BA9" w:rsidP="00667BA9">
            <w:pPr>
              <w:pStyle w:val="TableHeadingB"/>
              <w:ind w:left="0"/>
            </w:pPr>
            <w:r w:rsidRPr="00D4120B">
              <w:t>Comments</w:t>
            </w:r>
          </w:p>
        </w:tc>
      </w:tr>
      <w:tr w:rsidR="00667BA9" w:rsidRPr="00D4120B" w14:paraId="60FF86C8" w14:textId="77777777">
        <w:trPr>
          <w:cantSplit/>
          <w:jc w:val="center"/>
        </w:trPr>
        <w:tc>
          <w:tcPr>
            <w:tcW w:w="514" w:type="dxa"/>
          </w:tcPr>
          <w:p w14:paraId="42DC26EA" w14:textId="77777777" w:rsidR="00667BA9" w:rsidRPr="00D4120B" w:rsidRDefault="00667BA9" w:rsidP="008F7891">
            <w:pPr>
              <w:pStyle w:val="TableContent"/>
            </w:pPr>
            <w:bookmarkStart w:id="2808" w:name="#VID"/>
            <w:bookmarkEnd w:id="2808"/>
            <w:r w:rsidRPr="00D4120B">
              <w:t xml:space="preserve">1 </w:t>
            </w:r>
          </w:p>
        </w:tc>
        <w:tc>
          <w:tcPr>
            <w:tcW w:w="2520" w:type="dxa"/>
          </w:tcPr>
          <w:p w14:paraId="12CDB614" w14:textId="77777777" w:rsidR="00667BA9" w:rsidRPr="00D4120B" w:rsidRDefault="00667BA9" w:rsidP="008F7891">
            <w:pPr>
              <w:pStyle w:val="TableContent"/>
            </w:pPr>
            <w:r w:rsidRPr="00D4120B">
              <w:t>Version ID</w:t>
            </w:r>
          </w:p>
        </w:tc>
        <w:tc>
          <w:tcPr>
            <w:tcW w:w="585" w:type="dxa"/>
          </w:tcPr>
          <w:p w14:paraId="78CED349" w14:textId="77777777" w:rsidR="00667BA9" w:rsidRPr="00D4120B" w:rsidRDefault="001C047D" w:rsidP="008F7891">
            <w:pPr>
              <w:pStyle w:val="TableContent"/>
            </w:pPr>
            <w:hyperlink r:id="rId71" w:anchor="ID" w:history="1">
              <w:r w:rsidR="00667BA9" w:rsidRPr="00D4120B">
                <w:t>ID</w:t>
              </w:r>
            </w:hyperlink>
          </w:p>
        </w:tc>
        <w:tc>
          <w:tcPr>
            <w:tcW w:w="828" w:type="dxa"/>
          </w:tcPr>
          <w:p w14:paraId="318C964D" w14:textId="77777777" w:rsidR="00667BA9" w:rsidRPr="00D4120B" w:rsidRDefault="00667BA9" w:rsidP="008F7891">
            <w:pPr>
              <w:pStyle w:val="TableContent"/>
            </w:pPr>
            <w:r w:rsidRPr="00D4120B">
              <w:t>R</w:t>
            </w:r>
          </w:p>
        </w:tc>
        <w:tc>
          <w:tcPr>
            <w:tcW w:w="1062" w:type="dxa"/>
          </w:tcPr>
          <w:p w14:paraId="796EC855" w14:textId="77777777" w:rsidR="00667BA9" w:rsidRPr="00D4120B" w:rsidRDefault="00651002" w:rsidP="008F7891">
            <w:pPr>
              <w:pStyle w:val="TableContent"/>
            </w:pPr>
            <w:ins w:id="2809" w:author="Bob Yencha" w:date="2012-01-19T17:38:00Z">
              <w:r>
                <w:t>5</w:t>
              </w:r>
            </w:ins>
            <w:del w:id="2810" w:author="Bob Yencha" w:date="2012-01-19T17:38:00Z">
              <w:r w:rsidR="00667BA9" w:rsidRPr="00D4120B" w:rsidDel="00651002">
                <w:delText>3</w:delText>
              </w:r>
            </w:del>
            <w:r w:rsidR="00667BA9" w:rsidRPr="00D4120B">
              <w:t xml:space="preserve">..5 </w:t>
            </w:r>
          </w:p>
        </w:tc>
        <w:tc>
          <w:tcPr>
            <w:tcW w:w="792" w:type="dxa"/>
          </w:tcPr>
          <w:p w14:paraId="2A086635" w14:textId="77777777" w:rsidR="00667BA9" w:rsidRPr="00D4120B" w:rsidRDefault="00962C58" w:rsidP="008F7891">
            <w:pPr>
              <w:pStyle w:val="TableContent"/>
            </w:pPr>
            <w:r>
              <w:t>=</w:t>
            </w:r>
          </w:p>
        </w:tc>
        <w:tc>
          <w:tcPr>
            <w:tcW w:w="1575" w:type="dxa"/>
          </w:tcPr>
          <w:p w14:paraId="1F45C683" w14:textId="77777777" w:rsidR="00667BA9" w:rsidRPr="00D4120B" w:rsidRDefault="00667BA9" w:rsidP="008F7891">
            <w:pPr>
              <w:pStyle w:val="TableContent"/>
            </w:pPr>
            <w:r w:rsidRPr="00D4120B">
              <w:t>HL7</w:t>
            </w:r>
            <w:hyperlink r:id="rId72" w:anchor="Heading224" w:history="1">
              <w:r w:rsidRPr="00D4120B">
                <w:t>0104</w:t>
              </w:r>
            </w:hyperlink>
            <w:r w:rsidRPr="00D4120B">
              <w:t xml:space="preserve"> </w:t>
            </w:r>
          </w:p>
        </w:tc>
        <w:tc>
          <w:tcPr>
            <w:tcW w:w="4402" w:type="dxa"/>
          </w:tcPr>
          <w:p w14:paraId="52DD5F76" w14:textId="77777777" w:rsidR="00667BA9" w:rsidRPr="00962C58" w:rsidDel="000B6D50" w:rsidRDefault="00667BA9" w:rsidP="008F7891">
            <w:pPr>
              <w:pStyle w:val="TableContent"/>
              <w:rPr>
                <w:del w:id="2811" w:author="Robert Snelick" w:date="2011-12-15T10:21:00Z"/>
              </w:rPr>
            </w:pPr>
            <w:del w:id="2812" w:author="Robert Snelick" w:date="2011-12-15T10:21:00Z">
              <w:r w:rsidRPr="00962C58" w:rsidDel="000B6D50">
                <w:delText xml:space="preserve">Restricted to </w:delText>
              </w:r>
              <w:r w:rsidRPr="00962C58" w:rsidDel="000B6D50">
                <w:rPr>
                  <w:i/>
                </w:rPr>
                <w:delText>2.5.1</w:delText>
              </w:r>
              <w:r w:rsidRPr="00962C58" w:rsidDel="000B6D50">
                <w:delText xml:space="preserve"> in this guide.</w:delText>
              </w:r>
            </w:del>
          </w:p>
          <w:p w14:paraId="11A423D6" w14:textId="77777777" w:rsidR="00667BA9" w:rsidRPr="00D4120B" w:rsidRDefault="00667BA9" w:rsidP="008F7891">
            <w:pPr>
              <w:pStyle w:val="TableContent"/>
            </w:pPr>
            <w:del w:id="2813" w:author="Robert Snelick" w:date="2011-12-15T10:21:00Z">
              <w:r w:rsidRPr="00962C58" w:rsidDel="000B6D50">
                <w:delText>Literal value: ‘2.5.1’</w:delText>
              </w:r>
            </w:del>
            <w:ins w:id="2814" w:author="Robert Snelick" w:date="2011-12-15T10:21:00Z">
              <w:r w:rsidR="000B6D50">
                <w:t xml:space="preserve">See MSH.12 for conformance </w:t>
              </w:r>
            </w:ins>
            <w:ins w:id="2815" w:author="Robert Snelick" w:date="2011-12-15T10:22:00Z">
              <w:r w:rsidR="000B6D50">
                <w:t>statement.</w:t>
              </w:r>
            </w:ins>
          </w:p>
        </w:tc>
      </w:tr>
      <w:tr w:rsidR="00667BA9" w:rsidRPr="00D4120B" w14:paraId="7516DB0D" w14:textId="77777777">
        <w:trPr>
          <w:cantSplit/>
          <w:jc w:val="center"/>
        </w:trPr>
        <w:tc>
          <w:tcPr>
            <w:tcW w:w="514" w:type="dxa"/>
          </w:tcPr>
          <w:p w14:paraId="45E28FC8" w14:textId="77777777" w:rsidR="00667BA9" w:rsidRPr="00D4120B" w:rsidRDefault="00667BA9" w:rsidP="008F7891">
            <w:pPr>
              <w:pStyle w:val="TableContent"/>
            </w:pPr>
            <w:r w:rsidRPr="00D4120B">
              <w:t xml:space="preserve">2 </w:t>
            </w:r>
          </w:p>
        </w:tc>
        <w:tc>
          <w:tcPr>
            <w:tcW w:w="2520" w:type="dxa"/>
          </w:tcPr>
          <w:p w14:paraId="1FB2BF6E" w14:textId="77777777" w:rsidR="00667BA9" w:rsidRPr="00D4120B" w:rsidRDefault="00667BA9" w:rsidP="008F7891">
            <w:pPr>
              <w:pStyle w:val="TableContent"/>
            </w:pPr>
            <w:r w:rsidRPr="00D4120B">
              <w:t>Internationalization Code</w:t>
            </w:r>
          </w:p>
        </w:tc>
        <w:tc>
          <w:tcPr>
            <w:tcW w:w="585" w:type="dxa"/>
          </w:tcPr>
          <w:p w14:paraId="27669549" w14:textId="77777777" w:rsidR="00667BA9" w:rsidRPr="00D4120B" w:rsidRDefault="00D826AD" w:rsidP="008F7891">
            <w:pPr>
              <w:pStyle w:val="TableContent"/>
            </w:pPr>
            <w:r>
              <w:fldChar w:fldCharType="begin"/>
            </w:r>
            <w:r w:rsidR="00AE75C1">
              <w:instrText>HYPERLINK "file:///D:\\Jean's%20Documents\\AppData\\Local\\Microsoft\\kreislera\\My%20Documents\\HL7\\Documents\\hl725\\std25\\ch02A.html" \l "CE"</w:instrText>
            </w:r>
            <w:r>
              <w:fldChar w:fldCharType="separate"/>
            </w:r>
            <w:r w:rsidR="00667BA9" w:rsidRPr="00D4120B">
              <w:t>C</w:t>
            </w:r>
            <w:del w:id="2816" w:author="Bob Yencha" w:date="2012-01-19T17:38:00Z">
              <w:r w:rsidR="00667BA9" w:rsidRPr="00D4120B" w:rsidDel="008B610D">
                <w:delText>W</w:delText>
              </w:r>
            </w:del>
            <w:r w:rsidR="00667BA9" w:rsidRPr="00D4120B">
              <w:t>E</w:t>
            </w:r>
            <w:r>
              <w:fldChar w:fldCharType="end"/>
            </w:r>
          </w:p>
        </w:tc>
        <w:tc>
          <w:tcPr>
            <w:tcW w:w="828" w:type="dxa"/>
          </w:tcPr>
          <w:p w14:paraId="2579DF72" w14:textId="77777777" w:rsidR="00667BA9" w:rsidRPr="00D4120B" w:rsidRDefault="00667BA9" w:rsidP="008F7891">
            <w:pPr>
              <w:pStyle w:val="TableContent"/>
            </w:pPr>
            <w:r w:rsidRPr="00D4120B">
              <w:t>O</w:t>
            </w:r>
          </w:p>
        </w:tc>
        <w:tc>
          <w:tcPr>
            <w:tcW w:w="1062" w:type="dxa"/>
          </w:tcPr>
          <w:p w14:paraId="4F7DEEA8" w14:textId="77777777" w:rsidR="00667BA9" w:rsidRPr="00D4120B" w:rsidRDefault="00667BA9" w:rsidP="008F7891">
            <w:pPr>
              <w:pStyle w:val="TableContent"/>
            </w:pPr>
          </w:p>
        </w:tc>
        <w:tc>
          <w:tcPr>
            <w:tcW w:w="792" w:type="dxa"/>
          </w:tcPr>
          <w:p w14:paraId="2D397F7F" w14:textId="77777777" w:rsidR="00667BA9" w:rsidRPr="00D4120B" w:rsidRDefault="00962C58" w:rsidP="008F7891">
            <w:pPr>
              <w:pStyle w:val="TableContent"/>
            </w:pPr>
            <w:r>
              <w:t>#</w:t>
            </w:r>
          </w:p>
        </w:tc>
        <w:tc>
          <w:tcPr>
            <w:tcW w:w="1575" w:type="dxa"/>
          </w:tcPr>
          <w:p w14:paraId="11DCE429" w14:textId="77777777" w:rsidR="00667BA9" w:rsidRPr="00D4120B" w:rsidRDefault="00AD4662" w:rsidP="008F7891">
            <w:pPr>
              <w:pStyle w:val="TableContent"/>
            </w:pPr>
            <w:del w:id="2817" w:author="Bob Yencha" w:date="2011-11-29T09:50:00Z">
              <w:r w:rsidRPr="00D4120B" w:rsidDel="00303738">
                <w:delText>Country Value Set</w:delText>
              </w:r>
            </w:del>
          </w:p>
        </w:tc>
        <w:tc>
          <w:tcPr>
            <w:tcW w:w="4402" w:type="dxa"/>
          </w:tcPr>
          <w:p w14:paraId="6229B523" w14:textId="77777777" w:rsidR="00667BA9" w:rsidRPr="00D4120B" w:rsidRDefault="00667BA9" w:rsidP="008F7891">
            <w:pPr>
              <w:pStyle w:val="TableContent"/>
            </w:pPr>
          </w:p>
        </w:tc>
      </w:tr>
      <w:tr w:rsidR="00667BA9" w:rsidRPr="00D4120B" w14:paraId="70583270" w14:textId="77777777">
        <w:trPr>
          <w:cantSplit/>
          <w:jc w:val="center"/>
        </w:trPr>
        <w:tc>
          <w:tcPr>
            <w:tcW w:w="514" w:type="dxa"/>
          </w:tcPr>
          <w:p w14:paraId="08DE6BAD" w14:textId="77777777" w:rsidR="00667BA9" w:rsidRPr="00D4120B" w:rsidRDefault="00667BA9" w:rsidP="008F7891">
            <w:pPr>
              <w:pStyle w:val="TableContent"/>
            </w:pPr>
            <w:r w:rsidRPr="00D4120B">
              <w:t xml:space="preserve">3 </w:t>
            </w:r>
          </w:p>
        </w:tc>
        <w:tc>
          <w:tcPr>
            <w:tcW w:w="2520" w:type="dxa"/>
          </w:tcPr>
          <w:p w14:paraId="57D57954" w14:textId="77777777" w:rsidR="00667BA9" w:rsidRPr="00D4120B" w:rsidRDefault="00667BA9" w:rsidP="008F7891">
            <w:pPr>
              <w:pStyle w:val="TableContent"/>
            </w:pPr>
            <w:r w:rsidRPr="00D4120B">
              <w:t>International Version ID</w:t>
            </w:r>
          </w:p>
        </w:tc>
        <w:tc>
          <w:tcPr>
            <w:tcW w:w="585" w:type="dxa"/>
          </w:tcPr>
          <w:p w14:paraId="339C6F2C" w14:textId="77777777" w:rsidR="00667BA9" w:rsidRPr="00D4120B" w:rsidRDefault="00D826AD" w:rsidP="008F7891">
            <w:pPr>
              <w:pStyle w:val="TableContent"/>
            </w:pPr>
            <w:r>
              <w:fldChar w:fldCharType="begin"/>
            </w:r>
            <w:r w:rsidR="00AE75C1">
              <w:instrText>HYPERLINK "file:///D:\\Jean's%20Documents\\AppData\\Local\\Microsoft\\kreislera\\My%20Documents\\HL7\\Documents\\hl725\\std25\\ch02A.html" \l "CE"</w:instrText>
            </w:r>
            <w:r>
              <w:fldChar w:fldCharType="separate"/>
            </w:r>
            <w:r w:rsidR="00667BA9" w:rsidRPr="00D4120B">
              <w:t>C</w:t>
            </w:r>
            <w:del w:id="2818" w:author="Bob Yencha" w:date="2012-01-19T17:38:00Z">
              <w:r w:rsidR="00667BA9" w:rsidRPr="00D4120B" w:rsidDel="008B610D">
                <w:delText>W</w:delText>
              </w:r>
            </w:del>
            <w:r w:rsidR="00667BA9" w:rsidRPr="00D4120B">
              <w:t>E</w:t>
            </w:r>
            <w:r>
              <w:fldChar w:fldCharType="end"/>
            </w:r>
          </w:p>
        </w:tc>
        <w:tc>
          <w:tcPr>
            <w:tcW w:w="828" w:type="dxa"/>
          </w:tcPr>
          <w:p w14:paraId="1361B4CB" w14:textId="77777777" w:rsidR="00667BA9" w:rsidRPr="00D4120B" w:rsidRDefault="00667BA9" w:rsidP="008F7891">
            <w:pPr>
              <w:pStyle w:val="TableContent"/>
            </w:pPr>
            <w:r w:rsidRPr="00D4120B">
              <w:t>O</w:t>
            </w:r>
          </w:p>
        </w:tc>
        <w:tc>
          <w:tcPr>
            <w:tcW w:w="1062" w:type="dxa"/>
          </w:tcPr>
          <w:p w14:paraId="26618000" w14:textId="77777777" w:rsidR="00667BA9" w:rsidRPr="00D4120B" w:rsidRDefault="00667BA9" w:rsidP="008F7891">
            <w:pPr>
              <w:pStyle w:val="TableContent"/>
            </w:pPr>
          </w:p>
        </w:tc>
        <w:tc>
          <w:tcPr>
            <w:tcW w:w="792" w:type="dxa"/>
          </w:tcPr>
          <w:p w14:paraId="057858F2" w14:textId="77777777" w:rsidR="00667BA9" w:rsidRPr="00D4120B" w:rsidRDefault="00962C58" w:rsidP="008F7891">
            <w:pPr>
              <w:pStyle w:val="TableContent"/>
            </w:pPr>
            <w:r>
              <w:t>#</w:t>
            </w:r>
          </w:p>
        </w:tc>
        <w:tc>
          <w:tcPr>
            <w:tcW w:w="1575" w:type="dxa"/>
          </w:tcPr>
          <w:p w14:paraId="74F8E054" w14:textId="77777777" w:rsidR="00667BA9" w:rsidRPr="00D4120B" w:rsidRDefault="00667BA9" w:rsidP="008F7891">
            <w:pPr>
              <w:pStyle w:val="TableContent"/>
            </w:pPr>
            <w:del w:id="2819" w:author="Bob Yencha" w:date="2011-11-29T09:50:00Z">
              <w:r w:rsidRPr="00D4120B" w:rsidDel="00303738">
                <w:delText>Local</w:delText>
              </w:r>
            </w:del>
          </w:p>
        </w:tc>
        <w:tc>
          <w:tcPr>
            <w:tcW w:w="4402" w:type="dxa"/>
          </w:tcPr>
          <w:p w14:paraId="0AC2DAFF" w14:textId="77777777" w:rsidR="00667BA9" w:rsidRPr="00D4120B" w:rsidRDefault="00667BA9" w:rsidP="008F7891">
            <w:pPr>
              <w:pStyle w:val="TableContent"/>
            </w:pPr>
          </w:p>
        </w:tc>
      </w:tr>
    </w:tbl>
    <w:p w14:paraId="0293EFAC" w14:textId="77777777" w:rsidR="00962C58" w:rsidRPr="00BE7047" w:rsidDel="000B6D50" w:rsidRDefault="00962C58" w:rsidP="00962C58">
      <w:pPr>
        <w:pStyle w:val="ConfTitle"/>
        <w:numPr>
          <w:ilvl w:val="1"/>
          <w:numId w:val="22"/>
        </w:numPr>
        <w:rPr>
          <w:del w:id="2820" w:author="Robert Snelick" w:date="2011-12-15T10:20:00Z"/>
        </w:rPr>
      </w:pPr>
      <w:bookmarkStart w:id="2821" w:name="#Heading508"/>
      <w:bookmarkStart w:id="2822" w:name="_Toc171137824"/>
      <w:bookmarkStart w:id="2823" w:name="_Toc207005771"/>
      <w:bookmarkEnd w:id="2821"/>
      <w:del w:id="2824" w:author="Robert Snelick" w:date="2011-12-15T10:20:00Z">
        <w:r w:rsidDel="000B6D50">
          <w:delText>Conformance Statement: Base</w:delText>
        </w:r>
        <w:r w:rsidRPr="00BE7047" w:rsidDel="000B6D50">
          <w:delText xml:space="preserve"> Profile</w:delText>
        </w:r>
      </w:del>
    </w:p>
    <w:p w14:paraId="005E4C11" w14:textId="77777777" w:rsidR="00962C58" w:rsidRPr="003C6996" w:rsidDel="000B6D50" w:rsidRDefault="00962C58" w:rsidP="00962C58">
      <w:pPr>
        <w:pStyle w:val="ConfStmt"/>
        <w:numPr>
          <w:ilvl w:val="1"/>
          <w:numId w:val="22"/>
        </w:numPr>
        <w:rPr>
          <w:del w:id="2825" w:author="Robert Snelick" w:date="2011-12-15T10:20:00Z"/>
        </w:rPr>
      </w:pPr>
      <w:del w:id="2826" w:author="Robert Snelick" w:date="2011-12-15T10:20:00Z">
        <w:r w:rsidRPr="00166963" w:rsidDel="000B6D50">
          <w:rPr>
            <w:b/>
          </w:rPr>
          <w:delText>LRI-</w:delText>
        </w:r>
        <w:r w:rsidDel="000B6D50">
          <w:rPr>
            <w:b/>
          </w:rPr>
          <w:delText>VID</w:delText>
        </w:r>
        <w:r w:rsidRPr="00166963" w:rsidDel="000B6D50">
          <w:rPr>
            <w:b/>
          </w:rPr>
          <w:delText>-</w:delText>
        </w:r>
        <w:r w:rsidDel="000B6D50">
          <w:rPr>
            <w:b/>
          </w:rPr>
          <w:delText>1</w:delText>
        </w:r>
        <w:r w:rsidR="00EE01F3" w:rsidDel="000B6D50">
          <w:delText>: VI</w:delText>
        </w:r>
        <w:r w:rsidDel="000B6D50">
          <w:delText xml:space="preserve">D.1 (Version ID) </w:delText>
        </w:r>
        <w:r w:rsidRPr="00166963" w:rsidDel="000B6D50">
          <w:rPr>
            <w:b/>
          </w:rPr>
          <w:delText>SHALL</w:delText>
        </w:r>
        <w:r w:rsidDel="000B6D50">
          <w:delText xml:space="preserve"> be valued with the literal value: 2.5.1</w:delText>
        </w:r>
      </w:del>
    </w:p>
    <w:p w14:paraId="3C98CC98" w14:textId="77777777" w:rsidR="00667BA9" w:rsidRDefault="00667BA9" w:rsidP="00084F3B">
      <w:pPr>
        <w:pStyle w:val="Heading2"/>
        <w:numPr>
          <w:ilvl w:val="1"/>
          <w:numId w:val="22"/>
        </w:numPr>
        <w:tabs>
          <w:tab w:val="left" w:pos="630"/>
        </w:tabs>
      </w:pPr>
      <w:bookmarkStart w:id="2827" w:name="_Toc189111985"/>
      <w:r w:rsidRPr="00D4120B">
        <w:t>XAD – Extended Address</w:t>
      </w:r>
      <w:bookmarkEnd w:id="2822"/>
      <w:bookmarkEnd w:id="2823"/>
      <w:bookmarkEnd w:id="2827"/>
    </w:p>
    <w:tbl>
      <w:tblPr>
        <w:tblW w:w="0" w:type="auto"/>
        <w:jc w:val="center"/>
        <w:tblBorders>
          <w:top w:val="single" w:sz="12" w:space="0" w:color="943634"/>
          <w:bottom w:val="single" w:sz="12" w:space="0" w:color="943634"/>
          <w:insideH w:val="single" w:sz="12" w:space="0" w:color="943634"/>
        </w:tblBorders>
        <w:tblLayout w:type="fixed"/>
        <w:tblCellMar>
          <w:left w:w="58" w:type="dxa"/>
          <w:right w:w="58" w:type="dxa"/>
        </w:tblCellMar>
        <w:tblLook w:val="0000" w:firstRow="0" w:lastRow="0" w:firstColumn="0" w:lastColumn="0" w:noHBand="0" w:noVBand="0"/>
      </w:tblPr>
      <w:tblGrid>
        <w:gridCol w:w="511"/>
        <w:gridCol w:w="2538"/>
        <w:gridCol w:w="650"/>
        <w:gridCol w:w="763"/>
        <w:gridCol w:w="1064"/>
        <w:gridCol w:w="783"/>
        <w:gridCol w:w="1584"/>
        <w:gridCol w:w="4364"/>
      </w:tblGrid>
      <w:tr w:rsidR="00A54D3A" w:rsidRPr="005B024E" w14:paraId="56C56BA5" w14:textId="77777777">
        <w:trPr>
          <w:cantSplit/>
          <w:trHeight w:val="360"/>
          <w:tblHeader/>
          <w:jc w:val="center"/>
        </w:trPr>
        <w:tc>
          <w:tcPr>
            <w:tcW w:w="12257" w:type="dxa"/>
            <w:gridSpan w:val="8"/>
            <w:shd w:val="clear" w:color="auto" w:fill="F3F3F3"/>
            <w:vAlign w:val="center"/>
          </w:tcPr>
          <w:p w14:paraId="4CEDB855" w14:textId="77777777" w:rsidR="00A54D3A" w:rsidRPr="005B024E" w:rsidRDefault="00A54D3A" w:rsidP="00A54D3A">
            <w:pPr>
              <w:pStyle w:val="Caption"/>
            </w:pPr>
            <w:bookmarkStart w:id="2828" w:name="_Toc189111896"/>
            <w:r>
              <w:t xml:space="preserve">Table </w:t>
            </w:r>
            <w:r w:rsidR="001C047D">
              <w:fldChar w:fldCharType="begin"/>
            </w:r>
            <w:r w:rsidR="001C047D">
              <w:instrText xml:space="preserve"> STYLEREF 1 \s </w:instrText>
            </w:r>
            <w:r w:rsidR="001C047D">
              <w:fldChar w:fldCharType="separate"/>
            </w:r>
            <w:r w:rsidR="002B0A1D">
              <w:rPr>
                <w:noProof/>
              </w:rPr>
              <w:t>2</w:t>
            </w:r>
            <w:r w:rsidR="001C047D">
              <w:rPr>
                <w:noProof/>
              </w:rPr>
              <w:fldChar w:fldCharType="end"/>
            </w:r>
            <w:r>
              <w:noBreakHyphen/>
            </w:r>
            <w:r w:rsidR="001C047D">
              <w:fldChar w:fldCharType="begin"/>
            </w:r>
            <w:r w:rsidR="001C047D">
              <w:instrText xml:space="preserve"> SEQ Table \* ARABIC \s 1 </w:instrText>
            </w:r>
            <w:r w:rsidR="001C047D">
              <w:fldChar w:fldCharType="separate"/>
            </w:r>
            <w:ins w:id="2829" w:author="Bob Yencha" w:date="2011-12-20T14:38:00Z">
              <w:r w:rsidR="002B0A1D">
                <w:rPr>
                  <w:noProof/>
                </w:rPr>
                <w:t>31</w:t>
              </w:r>
            </w:ins>
            <w:ins w:id="2830" w:author=" Bob Yencha" w:date="2011-12-20T10:54:00Z">
              <w:del w:id="2831" w:author="Bob Yencha" w:date="2011-12-20T14:38:00Z">
                <w:r w:rsidR="006018A5" w:rsidDel="002B0A1D">
                  <w:rPr>
                    <w:noProof/>
                  </w:rPr>
                  <w:delText>31</w:delText>
                </w:r>
              </w:del>
            </w:ins>
            <w:del w:id="2832" w:author="Bob Yencha" w:date="2011-12-20T14:38:00Z">
              <w:r w:rsidR="00073DF5" w:rsidDel="002B0A1D">
                <w:rPr>
                  <w:noProof/>
                </w:rPr>
                <w:delText>32</w:delText>
              </w:r>
            </w:del>
            <w:r w:rsidR="001C047D">
              <w:rPr>
                <w:noProof/>
              </w:rPr>
              <w:fldChar w:fldCharType="end"/>
            </w:r>
            <w:r>
              <w:t>. Extended Address (XAD)</w:t>
            </w:r>
            <w:bookmarkEnd w:id="2828"/>
          </w:p>
        </w:tc>
      </w:tr>
      <w:tr w:rsidR="00667BA9" w:rsidRPr="005B024E" w14:paraId="4BF9C4E6" w14:textId="77777777">
        <w:trPr>
          <w:cantSplit/>
          <w:trHeight w:val="360"/>
          <w:tblHeader/>
          <w:jc w:val="center"/>
        </w:trPr>
        <w:tc>
          <w:tcPr>
            <w:tcW w:w="511" w:type="dxa"/>
            <w:shd w:val="clear" w:color="auto" w:fill="F3F3F3"/>
            <w:vAlign w:val="center"/>
          </w:tcPr>
          <w:p w14:paraId="6EBF7FD1" w14:textId="77777777" w:rsidR="00667BA9" w:rsidRPr="005B024E" w:rsidRDefault="00667BA9" w:rsidP="00667BA9">
            <w:pPr>
              <w:pStyle w:val="TableHeadingB"/>
              <w:ind w:left="0"/>
            </w:pPr>
            <w:bookmarkStart w:id="2833" w:name="#Heading524"/>
            <w:bookmarkStart w:id="2834" w:name="_Toc206995705"/>
            <w:bookmarkStart w:id="2835" w:name="_Toc207005772"/>
            <w:bookmarkStart w:id="2836" w:name="_Toc207006681"/>
            <w:bookmarkStart w:id="2837" w:name="_Toc207093516"/>
            <w:bookmarkStart w:id="2838" w:name="_Toc207094422"/>
            <w:bookmarkStart w:id="2839" w:name="_Toc171137825"/>
            <w:bookmarkStart w:id="2840" w:name="_Toc207005773"/>
            <w:bookmarkEnd w:id="2833"/>
            <w:bookmarkEnd w:id="2834"/>
            <w:bookmarkEnd w:id="2835"/>
            <w:bookmarkEnd w:id="2836"/>
            <w:bookmarkEnd w:id="2837"/>
            <w:bookmarkEnd w:id="2838"/>
            <w:r w:rsidRPr="005B024E">
              <w:t>SEQ</w:t>
            </w:r>
          </w:p>
        </w:tc>
        <w:tc>
          <w:tcPr>
            <w:tcW w:w="2538" w:type="dxa"/>
            <w:shd w:val="clear" w:color="auto" w:fill="F3F3F3"/>
            <w:vAlign w:val="center"/>
          </w:tcPr>
          <w:p w14:paraId="43975DD3" w14:textId="77777777" w:rsidR="00667BA9" w:rsidRPr="005B024E" w:rsidRDefault="00667BA9" w:rsidP="00667BA9">
            <w:pPr>
              <w:pStyle w:val="TableHeadingB"/>
              <w:ind w:left="0"/>
            </w:pPr>
            <w:r w:rsidRPr="005B024E">
              <w:t>Component Name</w:t>
            </w:r>
          </w:p>
        </w:tc>
        <w:tc>
          <w:tcPr>
            <w:tcW w:w="650" w:type="dxa"/>
            <w:shd w:val="clear" w:color="auto" w:fill="F3F3F3"/>
            <w:vAlign w:val="center"/>
          </w:tcPr>
          <w:p w14:paraId="20F74CE2" w14:textId="77777777" w:rsidR="00667BA9" w:rsidRPr="005B024E" w:rsidRDefault="00667BA9" w:rsidP="00667BA9">
            <w:pPr>
              <w:pStyle w:val="TableHeadingB"/>
              <w:ind w:left="0"/>
            </w:pPr>
            <w:r w:rsidRPr="005B024E">
              <w:t>DT</w:t>
            </w:r>
          </w:p>
        </w:tc>
        <w:tc>
          <w:tcPr>
            <w:tcW w:w="763" w:type="dxa"/>
            <w:tcBorders>
              <w:bottom w:val="single" w:sz="12" w:space="0" w:color="943634"/>
            </w:tcBorders>
            <w:shd w:val="clear" w:color="auto" w:fill="F3F3F3"/>
            <w:vAlign w:val="center"/>
          </w:tcPr>
          <w:p w14:paraId="4A4D3CCA" w14:textId="77777777" w:rsidR="00667BA9" w:rsidRPr="005B024E" w:rsidRDefault="00667BA9" w:rsidP="00667BA9">
            <w:pPr>
              <w:pStyle w:val="TableHeadingB"/>
              <w:ind w:left="0"/>
            </w:pPr>
            <w:r>
              <w:t>Us</w:t>
            </w:r>
            <w:ins w:id="2841" w:author="Swain, Ashley" w:date="2011-11-27T21:11:00Z">
              <w:r w:rsidR="006A2BBD">
                <w:t>ag</w:t>
              </w:r>
            </w:ins>
            <w:r>
              <w:t>e</w:t>
            </w:r>
          </w:p>
        </w:tc>
        <w:tc>
          <w:tcPr>
            <w:tcW w:w="1064" w:type="dxa"/>
            <w:shd w:val="clear" w:color="auto" w:fill="F3F3F3"/>
            <w:vAlign w:val="center"/>
          </w:tcPr>
          <w:p w14:paraId="1021DE30" w14:textId="77777777" w:rsidR="00667BA9" w:rsidRPr="005B024E" w:rsidRDefault="00667BA9" w:rsidP="00667BA9">
            <w:pPr>
              <w:pStyle w:val="TableHeadingB"/>
              <w:ind w:left="0"/>
            </w:pPr>
            <w:r w:rsidRPr="005B024E">
              <w:t>LEN</w:t>
            </w:r>
          </w:p>
        </w:tc>
        <w:tc>
          <w:tcPr>
            <w:tcW w:w="783" w:type="dxa"/>
            <w:shd w:val="clear" w:color="auto" w:fill="F3F3F3"/>
            <w:vAlign w:val="center"/>
          </w:tcPr>
          <w:p w14:paraId="7E5591E1" w14:textId="77777777" w:rsidR="00667BA9" w:rsidRPr="005B024E" w:rsidRDefault="00667BA9" w:rsidP="00667BA9">
            <w:pPr>
              <w:pStyle w:val="TableHeadingB"/>
              <w:ind w:left="0"/>
            </w:pPr>
            <w:r>
              <w:t>C.LEN</w:t>
            </w:r>
          </w:p>
        </w:tc>
        <w:tc>
          <w:tcPr>
            <w:tcW w:w="1584" w:type="dxa"/>
            <w:shd w:val="clear" w:color="auto" w:fill="F3F3F3"/>
            <w:vAlign w:val="center"/>
          </w:tcPr>
          <w:p w14:paraId="33CA58A7" w14:textId="77777777" w:rsidR="00667BA9" w:rsidRPr="005B024E" w:rsidRDefault="00667BA9" w:rsidP="00667BA9">
            <w:pPr>
              <w:pStyle w:val="TableHeadingB"/>
              <w:ind w:left="0"/>
            </w:pPr>
            <w:r w:rsidRPr="005B024E">
              <w:t>Value Set</w:t>
            </w:r>
          </w:p>
        </w:tc>
        <w:tc>
          <w:tcPr>
            <w:tcW w:w="4364" w:type="dxa"/>
            <w:shd w:val="clear" w:color="auto" w:fill="F3F3F3"/>
            <w:vAlign w:val="center"/>
          </w:tcPr>
          <w:p w14:paraId="74B7D881" w14:textId="77777777" w:rsidR="00667BA9" w:rsidRPr="005B024E" w:rsidRDefault="00667BA9" w:rsidP="00667BA9">
            <w:pPr>
              <w:pStyle w:val="TableHeadingB"/>
              <w:ind w:left="0"/>
            </w:pPr>
            <w:r w:rsidRPr="005B024E">
              <w:t>Comments</w:t>
            </w:r>
          </w:p>
        </w:tc>
      </w:tr>
      <w:tr w:rsidR="00667BA9" w:rsidRPr="005B024E" w14:paraId="6A7849C0" w14:textId="77777777">
        <w:trPr>
          <w:cantSplit/>
          <w:jc w:val="center"/>
        </w:trPr>
        <w:tc>
          <w:tcPr>
            <w:tcW w:w="511" w:type="dxa"/>
          </w:tcPr>
          <w:p w14:paraId="48038518" w14:textId="77777777" w:rsidR="00667BA9" w:rsidRPr="005B024E" w:rsidRDefault="00667BA9" w:rsidP="008F7891">
            <w:pPr>
              <w:pStyle w:val="TableContent"/>
            </w:pPr>
            <w:r w:rsidRPr="005B024E">
              <w:t xml:space="preserve">1 </w:t>
            </w:r>
          </w:p>
        </w:tc>
        <w:tc>
          <w:tcPr>
            <w:tcW w:w="2538" w:type="dxa"/>
          </w:tcPr>
          <w:p w14:paraId="4A15C5E1" w14:textId="77777777" w:rsidR="00667BA9" w:rsidRPr="005B024E" w:rsidRDefault="00667BA9" w:rsidP="008F7891">
            <w:pPr>
              <w:pStyle w:val="TableContent"/>
            </w:pPr>
            <w:r w:rsidRPr="005B024E">
              <w:t xml:space="preserve">Street Address </w:t>
            </w:r>
          </w:p>
        </w:tc>
        <w:tc>
          <w:tcPr>
            <w:tcW w:w="650" w:type="dxa"/>
          </w:tcPr>
          <w:p w14:paraId="4055329D" w14:textId="77777777" w:rsidR="00667BA9" w:rsidRPr="005B024E" w:rsidRDefault="001C047D" w:rsidP="008F7891">
            <w:pPr>
              <w:pStyle w:val="TableContent"/>
            </w:pPr>
            <w:hyperlink r:id="rId73" w:anchor="SAD" w:history="1">
              <w:r w:rsidR="00667BA9" w:rsidRPr="005B024E">
                <w:t>SAD</w:t>
              </w:r>
            </w:hyperlink>
          </w:p>
        </w:tc>
        <w:tc>
          <w:tcPr>
            <w:tcW w:w="763" w:type="dxa"/>
            <w:shd w:val="clear" w:color="auto" w:fill="auto"/>
          </w:tcPr>
          <w:p w14:paraId="1F837DC4" w14:textId="77777777" w:rsidR="00667BA9" w:rsidRPr="005B024E" w:rsidRDefault="00667BA9" w:rsidP="008F7891">
            <w:pPr>
              <w:pStyle w:val="TableContent"/>
            </w:pPr>
            <w:r w:rsidRPr="005B024E">
              <w:t>RE</w:t>
            </w:r>
          </w:p>
        </w:tc>
        <w:tc>
          <w:tcPr>
            <w:tcW w:w="1064" w:type="dxa"/>
          </w:tcPr>
          <w:p w14:paraId="127C7BAF" w14:textId="77777777" w:rsidR="00667BA9" w:rsidRPr="005B024E" w:rsidRDefault="00667BA9" w:rsidP="008F7891">
            <w:pPr>
              <w:pStyle w:val="TableContent"/>
            </w:pPr>
          </w:p>
        </w:tc>
        <w:tc>
          <w:tcPr>
            <w:tcW w:w="783" w:type="dxa"/>
          </w:tcPr>
          <w:p w14:paraId="4CA193E2" w14:textId="77777777" w:rsidR="00667BA9" w:rsidRPr="005B024E" w:rsidRDefault="00962C58" w:rsidP="008F7891">
            <w:pPr>
              <w:pStyle w:val="TableContent"/>
            </w:pPr>
            <w:r>
              <w:t>#</w:t>
            </w:r>
          </w:p>
        </w:tc>
        <w:tc>
          <w:tcPr>
            <w:tcW w:w="1584" w:type="dxa"/>
          </w:tcPr>
          <w:p w14:paraId="6DB31E7D" w14:textId="77777777" w:rsidR="00667BA9" w:rsidRPr="005B024E" w:rsidRDefault="00667BA9" w:rsidP="008F7891">
            <w:pPr>
              <w:pStyle w:val="TableContent"/>
            </w:pPr>
          </w:p>
        </w:tc>
        <w:tc>
          <w:tcPr>
            <w:tcW w:w="4364" w:type="dxa"/>
          </w:tcPr>
          <w:p w14:paraId="0BA59601" w14:textId="77777777" w:rsidR="00667BA9" w:rsidRPr="005B024E" w:rsidRDefault="00667BA9" w:rsidP="008F7891">
            <w:pPr>
              <w:pStyle w:val="TableContent"/>
            </w:pPr>
          </w:p>
        </w:tc>
      </w:tr>
      <w:tr w:rsidR="00667BA9" w:rsidRPr="005B024E" w14:paraId="334C424D" w14:textId="77777777">
        <w:trPr>
          <w:cantSplit/>
          <w:jc w:val="center"/>
        </w:trPr>
        <w:tc>
          <w:tcPr>
            <w:tcW w:w="511" w:type="dxa"/>
          </w:tcPr>
          <w:p w14:paraId="23B23D18" w14:textId="77777777" w:rsidR="00667BA9" w:rsidRPr="005B024E" w:rsidRDefault="00667BA9" w:rsidP="008F7891">
            <w:pPr>
              <w:pStyle w:val="TableContent"/>
            </w:pPr>
            <w:r w:rsidRPr="005B024E">
              <w:t xml:space="preserve">2 </w:t>
            </w:r>
          </w:p>
        </w:tc>
        <w:tc>
          <w:tcPr>
            <w:tcW w:w="2538" w:type="dxa"/>
          </w:tcPr>
          <w:p w14:paraId="07DE7C3E" w14:textId="77777777" w:rsidR="00667BA9" w:rsidRPr="005B024E" w:rsidRDefault="00667BA9" w:rsidP="008F7891">
            <w:pPr>
              <w:pStyle w:val="TableContent"/>
            </w:pPr>
            <w:r w:rsidRPr="005B024E">
              <w:t xml:space="preserve">Other Designation </w:t>
            </w:r>
          </w:p>
        </w:tc>
        <w:tc>
          <w:tcPr>
            <w:tcW w:w="650" w:type="dxa"/>
          </w:tcPr>
          <w:p w14:paraId="7D5104AD" w14:textId="77777777" w:rsidR="00667BA9" w:rsidRPr="005B024E" w:rsidRDefault="001C047D" w:rsidP="008F7891">
            <w:pPr>
              <w:pStyle w:val="TableContent"/>
            </w:pPr>
            <w:hyperlink r:id="rId74" w:anchor="ST" w:history="1">
              <w:r w:rsidR="00667BA9" w:rsidRPr="005B024E">
                <w:t>ST</w:t>
              </w:r>
            </w:hyperlink>
          </w:p>
        </w:tc>
        <w:tc>
          <w:tcPr>
            <w:tcW w:w="763" w:type="dxa"/>
            <w:shd w:val="clear" w:color="auto" w:fill="auto"/>
          </w:tcPr>
          <w:p w14:paraId="282D5CDB" w14:textId="77777777" w:rsidR="00667BA9" w:rsidRPr="005B024E" w:rsidRDefault="00667BA9" w:rsidP="008F7891">
            <w:pPr>
              <w:pStyle w:val="TableContent"/>
            </w:pPr>
            <w:r w:rsidRPr="005B024E">
              <w:t>RE</w:t>
            </w:r>
          </w:p>
        </w:tc>
        <w:tc>
          <w:tcPr>
            <w:tcW w:w="1064" w:type="dxa"/>
          </w:tcPr>
          <w:p w14:paraId="6F5008B6" w14:textId="77777777" w:rsidR="00667BA9" w:rsidRPr="005B024E" w:rsidRDefault="00667BA9" w:rsidP="008F7891">
            <w:pPr>
              <w:pStyle w:val="TableContent"/>
            </w:pPr>
            <w:r w:rsidRPr="005B024E">
              <w:t>1..120</w:t>
            </w:r>
          </w:p>
        </w:tc>
        <w:tc>
          <w:tcPr>
            <w:tcW w:w="783" w:type="dxa"/>
          </w:tcPr>
          <w:p w14:paraId="6C6B0F12" w14:textId="77777777" w:rsidR="00667BA9" w:rsidRPr="005B024E" w:rsidRDefault="00962C58" w:rsidP="008F7891">
            <w:pPr>
              <w:pStyle w:val="TableContent"/>
            </w:pPr>
            <w:r>
              <w:t>=</w:t>
            </w:r>
          </w:p>
        </w:tc>
        <w:tc>
          <w:tcPr>
            <w:tcW w:w="1584" w:type="dxa"/>
          </w:tcPr>
          <w:p w14:paraId="622E278A" w14:textId="77777777" w:rsidR="00667BA9" w:rsidRPr="005B024E" w:rsidRDefault="00667BA9" w:rsidP="008F7891">
            <w:pPr>
              <w:pStyle w:val="TableContent"/>
            </w:pPr>
          </w:p>
        </w:tc>
        <w:tc>
          <w:tcPr>
            <w:tcW w:w="4364" w:type="dxa"/>
          </w:tcPr>
          <w:p w14:paraId="1FAFB8AB" w14:textId="77777777" w:rsidR="00667BA9" w:rsidRPr="005B024E" w:rsidRDefault="00667BA9" w:rsidP="008F7891">
            <w:pPr>
              <w:pStyle w:val="TableContent"/>
            </w:pPr>
            <w:r w:rsidRPr="005B024E">
              <w:t>Example: Suite 555</w:t>
            </w:r>
          </w:p>
        </w:tc>
      </w:tr>
      <w:tr w:rsidR="00667BA9" w:rsidRPr="005B024E" w14:paraId="08AC7A70" w14:textId="77777777">
        <w:trPr>
          <w:cantSplit/>
          <w:jc w:val="center"/>
        </w:trPr>
        <w:tc>
          <w:tcPr>
            <w:tcW w:w="511" w:type="dxa"/>
          </w:tcPr>
          <w:p w14:paraId="0F985712" w14:textId="77777777" w:rsidR="00667BA9" w:rsidRPr="005B024E" w:rsidRDefault="00667BA9" w:rsidP="008F7891">
            <w:pPr>
              <w:pStyle w:val="TableContent"/>
            </w:pPr>
            <w:r w:rsidRPr="005B024E">
              <w:t xml:space="preserve">3 </w:t>
            </w:r>
          </w:p>
        </w:tc>
        <w:tc>
          <w:tcPr>
            <w:tcW w:w="2538" w:type="dxa"/>
          </w:tcPr>
          <w:p w14:paraId="625111DF" w14:textId="77777777" w:rsidR="00667BA9" w:rsidRPr="005B024E" w:rsidRDefault="00667BA9" w:rsidP="008F7891">
            <w:pPr>
              <w:pStyle w:val="TableContent"/>
            </w:pPr>
            <w:r w:rsidRPr="005B024E">
              <w:t xml:space="preserve">City </w:t>
            </w:r>
          </w:p>
        </w:tc>
        <w:tc>
          <w:tcPr>
            <w:tcW w:w="650" w:type="dxa"/>
          </w:tcPr>
          <w:p w14:paraId="5B278B06" w14:textId="77777777" w:rsidR="00667BA9" w:rsidRPr="005B024E" w:rsidRDefault="001C047D" w:rsidP="008F7891">
            <w:pPr>
              <w:pStyle w:val="TableContent"/>
            </w:pPr>
            <w:hyperlink r:id="rId75" w:anchor="ST" w:history="1">
              <w:r w:rsidR="00667BA9" w:rsidRPr="005B024E">
                <w:t>ST</w:t>
              </w:r>
            </w:hyperlink>
          </w:p>
        </w:tc>
        <w:tc>
          <w:tcPr>
            <w:tcW w:w="763" w:type="dxa"/>
            <w:shd w:val="clear" w:color="auto" w:fill="auto"/>
          </w:tcPr>
          <w:p w14:paraId="170D5E6B" w14:textId="77777777" w:rsidR="00667BA9" w:rsidRPr="005B024E" w:rsidRDefault="00667BA9" w:rsidP="008F7891">
            <w:pPr>
              <w:pStyle w:val="TableContent"/>
            </w:pPr>
            <w:r w:rsidRPr="005B024E">
              <w:t>RE</w:t>
            </w:r>
          </w:p>
        </w:tc>
        <w:tc>
          <w:tcPr>
            <w:tcW w:w="1064" w:type="dxa"/>
          </w:tcPr>
          <w:p w14:paraId="76EBDE4C" w14:textId="77777777" w:rsidR="00667BA9" w:rsidRPr="005B024E" w:rsidRDefault="00667BA9" w:rsidP="008F7891">
            <w:pPr>
              <w:pStyle w:val="TableContent"/>
            </w:pPr>
            <w:r w:rsidRPr="005B024E">
              <w:t>1..50</w:t>
            </w:r>
          </w:p>
        </w:tc>
        <w:tc>
          <w:tcPr>
            <w:tcW w:w="783" w:type="dxa"/>
          </w:tcPr>
          <w:p w14:paraId="51BC08FD" w14:textId="77777777" w:rsidR="00667BA9" w:rsidRPr="005B024E" w:rsidRDefault="00962C58" w:rsidP="008F7891">
            <w:pPr>
              <w:pStyle w:val="TableContent"/>
            </w:pPr>
            <w:r>
              <w:t>=</w:t>
            </w:r>
          </w:p>
        </w:tc>
        <w:tc>
          <w:tcPr>
            <w:tcW w:w="1584" w:type="dxa"/>
          </w:tcPr>
          <w:p w14:paraId="35B1A3A8" w14:textId="77777777" w:rsidR="00667BA9" w:rsidRPr="005B024E" w:rsidRDefault="00667BA9" w:rsidP="008F7891">
            <w:pPr>
              <w:pStyle w:val="TableContent"/>
            </w:pPr>
          </w:p>
        </w:tc>
        <w:tc>
          <w:tcPr>
            <w:tcW w:w="4364" w:type="dxa"/>
          </w:tcPr>
          <w:p w14:paraId="7AE04463" w14:textId="77777777" w:rsidR="00667BA9" w:rsidRPr="005B024E" w:rsidRDefault="00667BA9" w:rsidP="008F7891">
            <w:pPr>
              <w:pStyle w:val="TableContent"/>
            </w:pPr>
          </w:p>
        </w:tc>
      </w:tr>
      <w:tr w:rsidR="00667BA9" w:rsidRPr="005B024E" w14:paraId="7C96A368" w14:textId="77777777">
        <w:trPr>
          <w:cantSplit/>
          <w:jc w:val="center"/>
        </w:trPr>
        <w:tc>
          <w:tcPr>
            <w:tcW w:w="511" w:type="dxa"/>
          </w:tcPr>
          <w:p w14:paraId="5BE1C086" w14:textId="77777777" w:rsidR="00667BA9" w:rsidRPr="005B024E" w:rsidRDefault="00667BA9" w:rsidP="008F7891">
            <w:pPr>
              <w:pStyle w:val="TableContent"/>
            </w:pPr>
            <w:r w:rsidRPr="005B024E">
              <w:t xml:space="preserve">4 </w:t>
            </w:r>
          </w:p>
        </w:tc>
        <w:tc>
          <w:tcPr>
            <w:tcW w:w="2538" w:type="dxa"/>
          </w:tcPr>
          <w:p w14:paraId="7EA3CA77" w14:textId="77777777" w:rsidR="00667BA9" w:rsidRPr="005B024E" w:rsidRDefault="00667BA9" w:rsidP="008F7891">
            <w:pPr>
              <w:pStyle w:val="TableContent"/>
            </w:pPr>
            <w:r w:rsidRPr="005B024E">
              <w:t xml:space="preserve">State or Province </w:t>
            </w:r>
          </w:p>
        </w:tc>
        <w:tc>
          <w:tcPr>
            <w:tcW w:w="650" w:type="dxa"/>
          </w:tcPr>
          <w:p w14:paraId="6C9B25BF" w14:textId="77777777" w:rsidR="00667BA9" w:rsidRPr="005B024E" w:rsidRDefault="001C047D" w:rsidP="008F7891">
            <w:pPr>
              <w:pStyle w:val="TableContent"/>
            </w:pPr>
            <w:hyperlink r:id="rId76" w:anchor="ST" w:history="1">
              <w:r w:rsidR="00667BA9" w:rsidRPr="005B024E">
                <w:t>ST</w:t>
              </w:r>
            </w:hyperlink>
          </w:p>
        </w:tc>
        <w:tc>
          <w:tcPr>
            <w:tcW w:w="763" w:type="dxa"/>
            <w:shd w:val="clear" w:color="auto" w:fill="auto"/>
          </w:tcPr>
          <w:p w14:paraId="17040D98" w14:textId="77777777" w:rsidR="00667BA9" w:rsidRPr="005B024E" w:rsidRDefault="00667BA9" w:rsidP="008F7891">
            <w:pPr>
              <w:pStyle w:val="TableContent"/>
            </w:pPr>
            <w:r w:rsidRPr="005B024E">
              <w:t>RE</w:t>
            </w:r>
          </w:p>
        </w:tc>
        <w:tc>
          <w:tcPr>
            <w:tcW w:w="1064" w:type="dxa"/>
          </w:tcPr>
          <w:p w14:paraId="118A47C7" w14:textId="77777777" w:rsidR="00667BA9" w:rsidRPr="005B024E" w:rsidRDefault="00667BA9" w:rsidP="00667BA9">
            <w:pPr>
              <w:pStyle w:val="TableText"/>
              <w:framePr w:hSpace="180" w:wrap="around" w:vAnchor="text" w:hAnchor="text" w:xAlign="center" w:y="1"/>
              <w:suppressOverlap/>
            </w:pPr>
            <w:r w:rsidRPr="005B024E">
              <w:t>1..50</w:t>
            </w:r>
          </w:p>
        </w:tc>
        <w:tc>
          <w:tcPr>
            <w:tcW w:w="783" w:type="dxa"/>
          </w:tcPr>
          <w:p w14:paraId="00F062AE" w14:textId="77777777" w:rsidR="00667BA9" w:rsidRPr="005B024E" w:rsidRDefault="00962C58" w:rsidP="00667BA9">
            <w:pPr>
              <w:pStyle w:val="TableText"/>
              <w:framePr w:hSpace="180" w:wrap="around" w:vAnchor="text" w:hAnchor="text" w:xAlign="center" w:y="1"/>
              <w:suppressOverlap/>
            </w:pPr>
            <w:r>
              <w:t>=</w:t>
            </w:r>
          </w:p>
        </w:tc>
        <w:tc>
          <w:tcPr>
            <w:tcW w:w="1584" w:type="dxa"/>
          </w:tcPr>
          <w:p w14:paraId="21066855" w14:textId="77777777" w:rsidR="00667BA9" w:rsidRPr="000A1D70" w:rsidRDefault="00D826AD" w:rsidP="00667BA9">
            <w:pPr>
              <w:pStyle w:val="TableText"/>
              <w:keepNext/>
              <w:framePr w:hSpace="180" w:wrap="around" w:vAnchor="text" w:hAnchor="text" w:xAlign="center" w:y="1"/>
              <w:numPr>
                <w:ilvl w:val="1"/>
                <w:numId w:val="34"/>
              </w:numPr>
              <w:tabs>
                <w:tab w:val="left" w:pos="450"/>
              </w:tabs>
              <w:suppressOverlap/>
              <w:outlineLvl w:val="1"/>
              <w:rPr>
                <w:highlight w:val="yellow"/>
              </w:rPr>
            </w:pPr>
            <w:r w:rsidRPr="000A1D70">
              <w:rPr>
                <w:highlight w:val="yellow"/>
              </w:rPr>
              <w:t>State Value Set</w:t>
            </w:r>
          </w:p>
        </w:tc>
        <w:tc>
          <w:tcPr>
            <w:tcW w:w="4364" w:type="dxa"/>
          </w:tcPr>
          <w:p w14:paraId="0DDD446C" w14:textId="77777777" w:rsidR="00667BA9" w:rsidRPr="005B024E" w:rsidRDefault="00AD4662" w:rsidP="008F7891">
            <w:pPr>
              <w:pStyle w:val="TableContent"/>
            </w:pPr>
            <w:r>
              <w:t>The 2 letter (alpha) codes should be used here.</w:t>
            </w:r>
          </w:p>
        </w:tc>
      </w:tr>
      <w:tr w:rsidR="00667BA9" w:rsidRPr="005B024E" w14:paraId="5903B496" w14:textId="77777777">
        <w:trPr>
          <w:cantSplit/>
          <w:jc w:val="center"/>
        </w:trPr>
        <w:tc>
          <w:tcPr>
            <w:tcW w:w="511" w:type="dxa"/>
          </w:tcPr>
          <w:p w14:paraId="3A07CFDE" w14:textId="77777777" w:rsidR="00667BA9" w:rsidRPr="005B024E" w:rsidRDefault="00667BA9" w:rsidP="008F7891">
            <w:pPr>
              <w:pStyle w:val="TableContent"/>
            </w:pPr>
            <w:r w:rsidRPr="005B024E">
              <w:t xml:space="preserve">5 </w:t>
            </w:r>
          </w:p>
        </w:tc>
        <w:tc>
          <w:tcPr>
            <w:tcW w:w="2538" w:type="dxa"/>
          </w:tcPr>
          <w:p w14:paraId="58BE5C47" w14:textId="77777777" w:rsidR="00667BA9" w:rsidRPr="005B024E" w:rsidRDefault="00667BA9" w:rsidP="008F7891">
            <w:pPr>
              <w:pStyle w:val="TableContent"/>
            </w:pPr>
            <w:r w:rsidRPr="005B024E">
              <w:t xml:space="preserve">Zip or Postal Code </w:t>
            </w:r>
          </w:p>
        </w:tc>
        <w:tc>
          <w:tcPr>
            <w:tcW w:w="650" w:type="dxa"/>
          </w:tcPr>
          <w:p w14:paraId="19E6E776" w14:textId="77777777" w:rsidR="00667BA9" w:rsidRPr="005B024E" w:rsidRDefault="001C047D" w:rsidP="008F7891">
            <w:pPr>
              <w:pStyle w:val="TableContent"/>
            </w:pPr>
            <w:hyperlink r:id="rId77" w:anchor="ST" w:history="1">
              <w:r w:rsidR="00667BA9" w:rsidRPr="005B024E">
                <w:t>ST</w:t>
              </w:r>
            </w:hyperlink>
          </w:p>
        </w:tc>
        <w:tc>
          <w:tcPr>
            <w:tcW w:w="763" w:type="dxa"/>
            <w:shd w:val="clear" w:color="auto" w:fill="auto"/>
          </w:tcPr>
          <w:p w14:paraId="4A4A6146" w14:textId="77777777" w:rsidR="00667BA9" w:rsidRPr="005B024E" w:rsidRDefault="00667BA9" w:rsidP="008F7891">
            <w:pPr>
              <w:pStyle w:val="TableContent"/>
            </w:pPr>
            <w:r w:rsidRPr="005B024E">
              <w:t>RE</w:t>
            </w:r>
          </w:p>
        </w:tc>
        <w:tc>
          <w:tcPr>
            <w:tcW w:w="1064" w:type="dxa"/>
          </w:tcPr>
          <w:p w14:paraId="2282983E" w14:textId="77777777" w:rsidR="00667BA9" w:rsidRPr="005B024E" w:rsidRDefault="00667BA9" w:rsidP="008F7891">
            <w:pPr>
              <w:pStyle w:val="TableContent"/>
            </w:pPr>
            <w:r w:rsidRPr="005B024E">
              <w:t>1..12</w:t>
            </w:r>
          </w:p>
        </w:tc>
        <w:tc>
          <w:tcPr>
            <w:tcW w:w="783" w:type="dxa"/>
          </w:tcPr>
          <w:p w14:paraId="071745E3" w14:textId="77777777" w:rsidR="00667BA9" w:rsidRPr="005B024E" w:rsidRDefault="00962C58" w:rsidP="008F7891">
            <w:pPr>
              <w:pStyle w:val="TableContent"/>
            </w:pPr>
            <w:r>
              <w:t>=</w:t>
            </w:r>
          </w:p>
        </w:tc>
        <w:tc>
          <w:tcPr>
            <w:tcW w:w="1584" w:type="dxa"/>
          </w:tcPr>
          <w:p w14:paraId="22E0D442" w14:textId="77777777" w:rsidR="00667BA9" w:rsidRPr="000A1D70" w:rsidRDefault="00D826AD" w:rsidP="008F7891">
            <w:pPr>
              <w:pStyle w:val="TableContent"/>
              <w:keepNext/>
              <w:numPr>
                <w:ilvl w:val="1"/>
                <w:numId w:val="34"/>
              </w:numPr>
              <w:tabs>
                <w:tab w:val="left" w:pos="450"/>
              </w:tabs>
              <w:outlineLvl w:val="1"/>
              <w:rPr>
                <w:highlight w:val="yellow"/>
              </w:rPr>
            </w:pPr>
            <w:r w:rsidRPr="000A1D70">
              <w:rPr>
                <w:highlight w:val="yellow"/>
              </w:rPr>
              <w:t>Postal Code Value Set</w:t>
            </w:r>
          </w:p>
        </w:tc>
        <w:tc>
          <w:tcPr>
            <w:tcW w:w="4364" w:type="dxa"/>
          </w:tcPr>
          <w:p w14:paraId="263BA3B2" w14:textId="77777777" w:rsidR="00667BA9" w:rsidRPr="005B024E" w:rsidRDefault="00667BA9" w:rsidP="008F7891">
            <w:pPr>
              <w:pStyle w:val="TableContent"/>
            </w:pPr>
            <w:r w:rsidRPr="005B024E">
              <w:t>In the US, the zip code takes the form 99999[-9999], while the Canadian postal code takes the form A9A9A9.</w:t>
            </w:r>
          </w:p>
        </w:tc>
      </w:tr>
      <w:tr w:rsidR="00667BA9" w:rsidRPr="005B024E" w14:paraId="26C1C846" w14:textId="77777777">
        <w:trPr>
          <w:cantSplit/>
          <w:jc w:val="center"/>
        </w:trPr>
        <w:tc>
          <w:tcPr>
            <w:tcW w:w="511" w:type="dxa"/>
          </w:tcPr>
          <w:p w14:paraId="7E33BEEC" w14:textId="77777777" w:rsidR="00667BA9" w:rsidRPr="005B024E" w:rsidRDefault="00667BA9" w:rsidP="008F7891">
            <w:pPr>
              <w:pStyle w:val="TableContent"/>
            </w:pPr>
            <w:r w:rsidRPr="005B024E">
              <w:t xml:space="preserve">6 </w:t>
            </w:r>
          </w:p>
        </w:tc>
        <w:tc>
          <w:tcPr>
            <w:tcW w:w="2538" w:type="dxa"/>
          </w:tcPr>
          <w:p w14:paraId="22305B2C" w14:textId="77777777" w:rsidR="00667BA9" w:rsidRPr="005B024E" w:rsidRDefault="00667BA9" w:rsidP="008F7891">
            <w:pPr>
              <w:pStyle w:val="TableContent"/>
            </w:pPr>
            <w:r w:rsidRPr="005B024E">
              <w:t xml:space="preserve">Country </w:t>
            </w:r>
          </w:p>
        </w:tc>
        <w:tc>
          <w:tcPr>
            <w:tcW w:w="650" w:type="dxa"/>
          </w:tcPr>
          <w:p w14:paraId="34266F24" w14:textId="77777777" w:rsidR="00667BA9" w:rsidRPr="005B024E" w:rsidRDefault="001C047D" w:rsidP="008F7891">
            <w:pPr>
              <w:pStyle w:val="TableContent"/>
            </w:pPr>
            <w:hyperlink r:id="rId78" w:anchor="ID" w:history="1">
              <w:r w:rsidR="00667BA9" w:rsidRPr="005B024E">
                <w:t>ID</w:t>
              </w:r>
            </w:hyperlink>
          </w:p>
        </w:tc>
        <w:tc>
          <w:tcPr>
            <w:tcW w:w="763" w:type="dxa"/>
            <w:shd w:val="clear" w:color="auto" w:fill="auto"/>
          </w:tcPr>
          <w:p w14:paraId="41828ED8" w14:textId="77777777" w:rsidR="00667BA9" w:rsidRPr="005B024E" w:rsidRDefault="00667BA9" w:rsidP="008F7891">
            <w:pPr>
              <w:pStyle w:val="TableContent"/>
            </w:pPr>
            <w:r w:rsidRPr="005B024E">
              <w:t>RE</w:t>
            </w:r>
          </w:p>
        </w:tc>
        <w:tc>
          <w:tcPr>
            <w:tcW w:w="1064" w:type="dxa"/>
          </w:tcPr>
          <w:p w14:paraId="48AEDB58" w14:textId="77777777" w:rsidR="00667BA9" w:rsidRPr="005B024E" w:rsidRDefault="00667BA9" w:rsidP="008F7891">
            <w:pPr>
              <w:pStyle w:val="TableContent"/>
            </w:pPr>
            <w:r w:rsidRPr="005B024E">
              <w:t>3..3</w:t>
            </w:r>
          </w:p>
        </w:tc>
        <w:tc>
          <w:tcPr>
            <w:tcW w:w="783" w:type="dxa"/>
          </w:tcPr>
          <w:p w14:paraId="7721A7DE" w14:textId="77777777" w:rsidR="00667BA9" w:rsidRPr="005B024E" w:rsidRDefault="00962C58" w:rsidP="008F7891">
            <w:pPr>
              <w:pStyle w:val="TableContent"/>
            </w:pPr>
            <w:r>
              <w:t>=</w:t>
            </w:r>
          </w:p>
        </w:tc>
        <w:tc>
          <w:tcPr>
            <w:tcW w:w="1584" w:type="dxa"/>
          </w:tcPr>
          <w:p w14:paraId="6131D4E0" w14:textId="77777777" w:rsidR="00667BA9" w:rsidRPr="005B024E" w:rsidRDefault="005B531E" w:rsidP="008F7891">
            <w:pPr>
              <w:pStyle w:val="TableContent"/>
            </w:pPr>
            <w:ins w:id="2842" w:author="Bob Yencha" w:date="2012-01-05T15:43:00Z">
              <w:r>
                <w:t>HL70399</w:t>
              </w:r>
            </w:ins>
            <w:del w:id="2843" w:author="Bob Yencha" w:date="2012-01-05T15:43:00Z">
              <w:r w:rsidR="00AD4662" w:rsidRPr="005B024E" w:rsidDel="005B531E">
                <w:delText>Country Value Set</w:delText>
              </w:r>
            </w:del>
          </w:p>
        </w:tc>
        <w:tc>
          <w:tcPr>
            <w:tcW w:w="4364" w:type="dxa"/>
          </w:tcPr>
          <w:p w14:paraId="4FC07E80" w14:textId="77777777" w:rsidR="00667BA9" w:rsidRPr="005B024E" w:rsidRDefault="00667BA9" w:rsidP="008F7891">
            <w:pPr>
              <w:pStyle w:val="TableContent"/>
            </w:pPr>
          </w:p>
        </w:tc>
      </w:tr>
      <w:tr w:rsidR="00667BA9" w:rsidRPr="005B024E" w14:paraId="54C0EB0F" w14:textId="77777777">
        <w:trPr>
          <w:cantSplit/>
          <w:jc w:val="center"/>
        </w:trPr>
        <w:tc>
          <w:tcPr>
            <w:tcW w:w="511" w:type="dxa"/>
          </w:tcPr>
          <w:p w14:paraId="732CDBC0" w14:textId="77777777" w:rsidR="00667BA9" w:rsidRPr="005B024E" w:rsidRDefault="00667BA9" w:rsidP="008F7891">
            <w:pPr>
              <w:pStyle w:val="TableContent"/>
            </w:pPr>
            <w:r w:rsidRPr="005B024E">
              <w:t xml:space="preserve">7 </w:t>
            </w:r>
          </w:p>
        </w:tc>
        <w:tc>
          <w:tcPr>
            <w:tcW w:w="2538" w:type="dxa"/>
          </w:tcPr>
          <w:p w14:paraId="1AF7490B" w14:textId="77777777" w:rsidR="00667BA9" w:rsidRPr="005B024E" w:rsidRDefault="00667BA9" w:rsidP="008F7891">
            <w:pPr>
              <w:pStyle w:val="TableContent"/>
            </w:pPr>
            <w:r w:rsidRPr="005B024E">
              <w:t xml:space="preserve">Address Type </w:t>
            </w:r>
          </w:p>
        </w:tc>
        <w:tc>
          <w:tcPr>
            <w:tcW w:w="650" w:type="dxa"/>
          </w:tcPr>
          <w:p w14:paraId="1BB9DAE1" w14:textId="77777777" w:rsidR="00667BA9" w:rsidRPr="005B024E" w:rsidRDefault="001C047D" w:rsidP="008F7891">
            <w:pPr>
              <w:pStyle w:val="TableContent"/>
            </w:pPr>
            <w:hyperlink r:id="rId79" w:anchor="ID" w:history="1">
              <w:r w:rsidR="00667BA9" w:rsidRPr="005B024E">
                <w:t>ID</w:t>
              </w:r>
            </w:hyperlink>
          </w:p>
        </w:tc>
        <w:tc>
          <w:tcPr>
            <w:tcW w:w="763" w:type="dxa"/>
            <w:shd w:val="clear" w:color="auto" w:fill="auto"/>
          </w:tcPr>
          <w:p w14:paraId="440E9FD6" w14:textId="77777777" w:rsidR="00667BA9" w:rsidRPr="005B024E" w:rsidRDefault="00667BA9" w:rsidP="008F7891">
            <w:pPr>
              <w:pStyle w:val="TableContent"/>
            </w:pPr>
            <w:r w:rsidRPr="005B024E">
              <w:t>RE</w:t>
            </w:r>
          </w:p>
        </w:tc>
        <w:tc>
          <w:tcPr>
            <w:tcW w:w="1064" w:type="dxa"/>
          </w:tcPr>
          <w:p w14:paraId="0016B421" w14:textId="77777777" w:rsidR="00667BA9" w:rsidRPr="005B024E" w:rsidRDefault="00667BA9" w:rsidP="008F7891">
            <w:pPr>
              <w:pStyle w:val="TableContent"/>
            </w:pPr>
            <w:r w:rsidRPr="005B024E">
              <w:t>1..3</w:t>
            </w:r>
          </w:p>
        </w:tc>
        <w:tc>
          <w:tcPr>
            <w:tcW w:w="783" w:type="dxa"/>
          </w:tcPr>
          <w:p w14:paraId="0209123C" w14:textId="77777777" w:rsidR="00667BA9" w:rsidRPr="005B024E" w:rsidRDefault="00962C58" w:rsidP="008F7891">
            <w:pPr>
              <w:pStyle w:val="TableContent"/>
            </w:pPr>
            <w:r>
              <w:t>=</w:t>
            </w:r>
          </w:p>
        </w:tc>
        <w:tc>
          <w:tcPr>
            <w:tcW w:w="1584" w:type="dxa"/>
          </w:tcPr>
          <w:p w14:paraId="310D3CC6" w14:textId="77777777" w:rsidR="00667BA9" w:rsidRPr="005B024E" w:rsidRDefault="00667BA9" w:rsidP="008F7891">
            <w:pPr>
              <w:pStyle w:val="TableContent"/>
            </w:pPr>
            <w:r w:rsidRPr="005B024E">
              <w:t>HL70190</w:t>
            </w:r>
          </w:p>
        </w:tc>
        <w:tc>
          <w:tcPr>
            <w:tcW w:w="4364" w:type="dxa"/>
          </w:tcPr>
          <w:p w14:paraId="63E1492B" w14:textId="77777777" w:rsidR="00667BA9" w:rsidRPr="005B024E" w:rsidRDefault="00667BA9" w:rsidP="008F7891">
            <w:pPr>
              <w:pStyle w:val="TableContent"/>
            </w:pPr>
          </w:p>
        </w:tc>
      </w:tr>
      <w:tr w:rsidR="00667BA9" w:rsidRPr="005B024E" w14:paraId="16AE0845" w14:textId="77777777">
        <w:trPr>
          <w:cantSplit/>
          <w:jc w:val="center"/>
        </w:trPr>
        <w:tc>
          <w:tcPr>
            <w:tcW w:w="511" w:type="dxa"/>
          </w:tcPr>
          <w:p w14:paraId="080682A2" w14:textId="77777777" w:rsidR="00667BA9" w:rsidRPr="005B024E" w:rsidRDefault="00667BA9" w:rsidP="008F7891">
            <w:pPr>
              <w:pStyle w:val="TableContent"/>
            </w:pPr>
            <w:r w:rsidRPr="005B024E">
              <w:t xml:space="preserve">8 </w:t>
            </w:r>
          </w:p>
        </w:tc>
        <w:tc>
          <w:tcPr>
            <w:tcW w:w="2538" w:type="dxa"/>
          </w:tcPr>
          <w:p w14:paraId="7CCE2EB4" w14:textId="77777777" w:rsidR="00667BA9" w:rsidRPr="005B024E" w:rsidRDefault="00667BA9" w:rsidP="008F7891">
            <w:pPr>
              <w:pStyle w:val="TableContent"/>
            </w:pPr>
            <w:r w:rsidRPr="005B024E">
              <w:t xml:space="preserve">Other Geographic Designation </w:t>
            </w:r>
          </w:p>
        </w:tc>
        <w:tc>
          <w:tcPr>
            <w:tcW w:w="650" w:type="dxa"/>
          </w:tcPr>
          <w:p w14:paraId="0CE2B5E4" w14:textId="77777777" w:rsidR="00667BA9" w:rsidRPr="005B024E" w:rsidRDefault="001C047D" w:rsidP="008F7891">
            <w:pPr>
              <w:pStyle w:val="TableContent"/>
            </w:pPr>
            <w:hyperlink r:id="rId80" w:anchor="ST" w:history="1">
              <w:r w:rsidR="00667BA9" w:rsidRPr="005B024E">
                <w:t>ST</w:t>
              </w:r>
            </w:hyperlink>
          </w:p>
        </w:tc>
        <w:tc>
          <w:tcPr>
            <w:tcW w:w="763" w:type="dxa"/>
            <w:shd w:val="clear" w:color="auto" w:fill="auto"/>
          </w:tcPr>
          <w:p w14:paraId="7068A119" w14:textId="77777777" w:rsidR="00667BA9" w:rsidRPr="005B024E" w:rsidRDefault="00AD4662" w:rsidP="008F7891">
            <w:pPr>
              <w:pStyle w:val="TableContent"/>
            </w:pPr>
            <w:r w:rsidRPr="005B024E">
              <w:t>O</w:t>
            </w:r>
          </w:p>
        </w:tc>
        <w:tc>
          <w:tcPr>
            <w:tcW w:w="1064" w:type="dxa"/>
          </w:tcPr>
          <w:p w14:paraId="78F941E7" w14:textId="77777777" w:rsidR="00667BA9" w:rsidRPr="005B024E" w:rsidRDefault="00667BA9" w:rsidP="008F7891">
            <w:pPr>
              <w:pStyle w:val="TableContent"/>
            </w:pPr>
            <w:r w:rsidRPr="005B024E">
              <w:t>1..50</w:t>
            </w:r>
          </w:p>
        </w:tc>
        <w:tc>
          <w:tcPr>
            <w:tcW w:w="783" w:type="dxa"/>
          </w:tcPr>
          <w:p w14:paraId="0D6224A5" w14:textId="77777777" w:rsidR="00667BA9" w:rsidRPr="005B024E" w:rsidRDefault="00962C58" w:rsidP="008F7891">
            <w:pPr>
              <w:pStyle w:val="TableContent"/>
            </w:pPr>
            <w:r>
              <w:t>=</w:t>
            </w:r>
          </w:p>
        </w:tc>
        <w:tc>
          <w:tcPr>
            <w:tcW w:w="1584" w:type="dxa"/>
          </w:tcPr>
          <w:p w14:paraId="09248CCF" w14:textId="77777777" w:rsidR="00667BA9" w:rsidRPr="005B024E" w:rsidRDefault="00667BA9" w:rsidP="008F7891">
            <w:pPr>
              <w:pStyle w:val="TableContent"/>
            </w:pPr>
          </w:p>
        </w:tc>
        <w:tc>
          <w:tcPr>
            <w:tcW w:w="4364" w:type="dxa"/>
          </w:tcPr>
          <w:p w14:paraId="5A3AA3E2" w14:textId="77777777" w:rsidR="00667BA9" w:rsidRPr="005B024E" w:rsidRDefault="00667BA9" w:rsidP="008F7891">
            <w:pPr>
              <w:pStyle w:val="TableContent"/>
            </w:pPr>
          </w:p>
        </w:tc>
      </w:tr>
      <w:tr w:rsidR="00667BA9" w:rsidRPr="005B024E" w14:paraId="013A110B" w14:textId="77777777">
        <w:trPr>
          <w:cantSplit/>
          <w:jc w:val="center"/>
        </w:trPr>
        <w:tc>
          <w:tcPr>
            <w:tcW w:w="511" w:type="dxa"/>
          </w:tcPr>
          <w:p w14:paraId="2D7FF983" w14:textId="77777777" w:rsidR="00667BA9" w:rsidRPr="005B024E" w:rsidRDefault="00667BA9" w:rsidP="008F7891">
            <w:pPr>
              <w:pStyle w:val="TableContent"/>
            </w:pPr>
            <w:r w:rsidRPr="005B024E">
              <w:t xml:space="preserve">9 </w:t>
            </w:r>
          </w:p>
        </w:tc>
        <w:tc>
          <w:tcPr>
            <w:tcW w:w="2538" w:type="dxa"/>
          </w:tcPr>
          <w:p w14:paraId="2193E425" w14:textId="77777777" w:rsidR="00667BA9" w:rsidRPr="005B024E" w:rsidRDefault="00667BA9" w:rsidP="008F7891">
            <w:pPr>
              <w:pStyle w:val="TableContent"/>
            </w:pPr>
            <w:r w:rsidRPr="005B024E">
              <w:t xml:space="preserve">County/Parish Code </w:t>
            </w:r>
          </w:p>
        </w:tc>
        <w:tc>
          <w:tcPr>
            <w:tcW w:w="650" w:type="dxa"/>
          </w:tcPr>
          <w:p w14:paraId="41A412D8" w14:textId="77777777" w:rsidR="00667BA9" w:rsidRPr="005B024E" w:rsidRDefault="001C047D" w:rsidP="008F7891">
            <w:pPr>
              <w:pStyle w:val="TableContent"/>
            </w:pPr>
            <w:hyperlink r:id="rId81" w:anchor="IS" w:history="1">
              <w:r w:rsidR="00667BA9" w:rsidRPr="005B024E">
                <w:t>IS</w:t>
              </w:r>
            </w:hyperlink>
          </w:p>
        </w:tc>
        <w:tc>
          <w:tcPr>
            <w:tcW w:w="763" w:type="dxa"/>
            <w:shd w:val="clear" w:color="auto" w:fill="auto"/>
          </w:tcPr>
          <w:p w14:paraId="4E73B32C" w14:textId="77777777" w:rsidR="00667BA9" w:rsidRPr="005B024E" w:rsidRDefault="00667BA9" w:rsidP="008F7891">
            <w:pPr>
              <w:pStyle w:val="TableContent"/>
            </w:pPr>
            <w:r w:rsidRPr="005B024E">
              <w:t>RE</w:t>
            </w:r>
          </w:p>
        </w:tc>
        <w:tc>
          <w:tcPr>
            <w:tcW w:w="1064" w:type="dxa"/>
          </w:tcPr>
          <w:p w14:paraId="47AD7C7F" w14:textId="77777777" w:rsidR="00667BA9" w:rsidRPr="005B024E" w:rsidRDefault="00667BA9" w:rsidP="008F7891">
            <w:pPr>
              <w:pStyle w:val="TableContent"/>
            </w:pPr>
            <w:r w:rsidRPr="005B024E">
              <w:t>1..20</w:t>
            </w:r>
          </w:p>
        </w:tc>
        <w:tc>
          <w:tcPr>
            <w:tcW w:w="783" w:type="dxa"/>
          </w:tcPr>
          <w:p w14:paraId="658DE1FC" w14:textId="77777777" w:rsidR="00667BA9" w:rsidRPr="005B024E" w:rsidRDefault="00962C58" w:rsidP="008F7891">
            <w:pPr>
              <w:pStyle w:val="TableContent"/>
            </w:pPr>
            <w:r>
              <w:t>=</w:t>
            </w:r>
          </w:p>
        </w:tc>
        <w:tc>
          <w:tcPr>
            <w:tcW w:w="1584" w:type="dxa"/>
          </w:tcPr>
          <w:p w14:paraId="0F237630" w14:textId="77777777" w:rsidR="00667BA9" w:rsidRPr="005B024E" w:rsidRDefault="00D826AD" w:rsidP="008F7891">
            <w:pPr>
              <w:pStyle w:val="TableContent"/>
            </w:pPr>
            <w:r w:rsidRPr="000A1D70">
              <w:rPr>
                <w:highlight w:val="yellow"/>
              </w:rPr>
              <w:t>PHVS_County_FIPS_6-4</w:t>
            </w:r>
            <w:r w:rsidR="00667BA9" w:rsidRPr="005B024E">
              <w:t xml:space="preserve"> </w:t>
            </w:r>
          </w:p>
        </w:tc>
        <w:tc>
          <w:tcPr>
            <w:tcW w:w="4364" w:type="dxa"/>
          </w:tcPr>
          <w:p w14:paraId="5E79C9A8" w14:textId="77777777" w:rsidR="00667BA9" w:rsidRPr="005B024E" w:rsidRDefault="00667BA9" w:rsidP="00962C58">
            <w:pPr>
              <w:pStyle w:val="TableContent"/>
            </w:pPr>
          </w:p>
        </w:tc>
      </w:tr>
      <w:tr w:rsidR="00667BA9" w:rsidRPr="005B024E" w14:paraId="317CDB49" w14:textId="77777777">
        <w:trPr>
          <w:cantSplit/>
          <w:jc w:val="center"/>
        </w:trPr>
        <w:tc>
          <w:tcPr>
            <w:tcW w:w="511" w:type="dxa"/>
          </w:tcPr>
          <w:p w14:paraId="2BAC92C3" w14:textId="77777777" w:rsidR="00667BA9" w:rsidRPr="005B024E" w:rsidRDefault="00667BA9" w:rsidP="008F7891">
            <w:pPr>
              <w:pStyle w:val="TableContent"/>
            </w:pPr>
            <w:r w:rsidRPr="005B024E">
              <w:t xml:space="preserve">10 </w:t>
            </w:r>
          </w:p>
        </w:tc>
        <w:tc>
          <w:tcPr>
            <w:tcW w:w="2538" w:type="dxa"/>
          </w:tcPr>
          <w:p w14:paraId="16870C6C" w14:textId="77777777" w:rsidR="00667BA9" w:rsidRPr="005B024E" w:rsidRDefault="00667BA9" w:rsidP="008F7891">
            <w:pPr>
              <w:pStyle w:val="TableContent"/>
            </w:pPr>
            <w:r w:rsidRPr="005B024E">
              <w:t xml:space="preserve">Census Tract </w:t>
            </w:r>
          </w:p>
        </w:tc>
        <w:tc>
          <w:tcPr>
            <w:tcW w:w="650" w:type="dxa"/>
          </w:tcPr>
          <w:p w14:paraId="55F45872" w14:textId="77777777" w:rsidR="00667BA9" w:rsidRPr="005B024E" w:rsidRDefault="001C047D" w:rsidP="008F7891">
            <w:pPr>
              <w:pStyle w:val="TableContent"/>
            </w:pPr>
            <w:hyperlink r:id="rId82" w:anchor="IS" w:history="1">
              <w:r w:rsidR="00667BA9" w:rsidRPr="005B024E">
                <w:t>IS</w:t>
              </w:r>
            </w:hyperlink>
          </w:p>
        </w:tc>
        <w:tc>
          <w:tcPr>
            <w:tcW w:w="763" w:type="dxa"/>
            <w:shd w:val="clear" w:color="auto" w:fill="auto"/>
          </w:tcPr>
          <w:p w14:paraId="19F2015E" w14:textId="77777777" w:rsidR="00667BA9" w:rsidRPr="005B024E" w:rsidRDefault="00667BA9" w:rsidP="008F7891">
            <w:pPr>
              <w:pStyle w:val="TableContent"/>
            </w:pPr>
            <w:r w:rsidRPr="005B024E">
              <w:t>O</w:t>
            </w:r>
          </w:p>
        </w:tc>
        <w:tc>
          <w:tcPr>
            <w:tcW w:w="1064" w:type="dxa"/>
          </w:tcPr>
          <w:p w14:paraId="742B3D2D" w14:textId="77777777" w:rsidR="00667BA9" w:rsidRPr="005B024E" w:rsidRDefault="00667BA9" w:rsidP="008F7891">
            <w:pPr>
              <w:pStyle w:val="TableContent"/>
            </w:pPr>
            <w:r w:rsidRPr="005B024E">
              <w:t>1..20</w:t>
            </w:r>
          </w:p>
        </w:tc>
        <w:tc>
          <w:tcPr>
            <w:tcW w:w="783" w:type="dxa"/>
          </w:tcPr>
          <w:p w14:paraId="39D6D2DF" w14:textId="77777777" w:rsidR="00667BA9" w:rsidRPr="005B024E" w:rsidRDefault="00962C58" w:rsidP="008F7891">
            <w:pPr>
              <w:pStyle w:val="TableContent"/>
            </w:pPr>
            <w:r>
              <w:t>=</w:t>
            </w:r>
          </w:p>
        </w:tc>
        <w:tc>
          <w:tcPr>
            <w:tcW w:w="1584" w:type="dxa"/>
          </w:tcPr>
          <w:p w14:paraId="016481AB" w14:textId="77777777" w:rsidR="00667BA9" w:rsidRPr="005B024E" w:rsidRDefault="00667BA9" w:rsidP="008F7891">
            <w:pPr>
              <w:pStyle w:val="TableContent"/>
            </w:pPr>
            <w:del w:id="2844" w:author="Bob Yencha" w:date="2011-11-29T09:51:00Z">
              <w:r w:rsidRPr="005B024E" w:rsidDel="00303738">
                <w:delText>HL70288</w:delText>
              </w:r>
            </w:del>
          </w:p>
        </w:tc>
        <w:tc>
          <w:tcPr>
            <w:tcW w:w="4364" w:type="dxa"/>
          </w:tcPr>
          <w:p w14:paraId="07CF29A2" w14:textId="77777777" w:rsidR="00667BA9" w:rsidRPr="005B024E" w:rsidRDefault="00667BA9" w:rsidP="008F7891">
            <w:pPr>
              <w:pStyle w:val="TableContent"/>
            </w:pPr>
          </w:p>
        </w:tc>
      </w:tr>
      <w:tr w:rsidR="00667BA9" w:rsidRPr="005B024E" w14:paraId="2F70C789" w14:textId="77777777">
        <w:trPr>
          <w:cantSplit/>
          <w:jc w:val="center"/>
        </w:trPr>
        <w:tc>
          <w:tcPr>
            <w:tcW w:w="511" w:type="dxa"/>
            <w:tcBorders>
              <w:bottom w:val="single" w:sz="12" w:space="0" w:color="943634"/>
            </w:tcBorders>
          </w:tcPr>
          <w:p w14:paraId="1DF53DAD" w14:textId="77777777" w:rsidR="00667BA9" w:rsidRPr="005B024E" w:rsidRDefault="00667BA9" w:rsidP="008F7891">
            <w:pPr>
              <w:pStyle w:val="TableContent"/>
            </w:pPr>
            <w:r w:rsidRPr="005B024E">
              <w:t xml:space="preserve">11 </w:t>
            </w:r>
          </w:p>
        </w:tc>
        <w:tc>
          <w:tcPr>
            <w:tcW w:w="2538" w:type="dxa"/>
            <w:tcBorders>
              <w:bottom w:val="single" w:sz="12" w:space="0" w:color="943634"/>
            </w:tcBorders>
          </w:tcPr>
          <w:p w14:paraId="644BCFE1" w14:textId="77777777" w:rsidR="00667BA9" w:rsidRPr="005B024E" w:rsidRDefault="00667BA9" w:rsidP="008F7891">
            <w:pPr>
              <w:pStyle w:val="TableContent"/>
            </w:pPr>
            <w:r w:rsidRPr="005B024E">
              <w:t xml:space="preserve">Address Representation Code </w:t>
            </w:r>
          </w:p>
        </w:tc>
        <w:tc>
          <w:tcPr>
            <w:tcW w:w="650" w:type="dxa"/>
            <w:tcBorders>
              <w:bottom w:val="single" w:sz="12" w:space="0" w:color="943634"/>
            </w:tcBorders>
          </w:tcPr>
          <w:p w14:paraId="4B72CB82" w14:textId="77777777" w:rsidR="00667BA9" w:rsidRPr="005B024E" w:rsidRDefault="001C047D" w:rsidP="008F7891">
            <w:pPr>
              <w:pStyle w:val="TableContent"/>
            </w:pPr>
            <w:hyperlink r:id="rId83" w:anchor="ID" w:history="1">
              <w:r w:rsidR="00667BA9" w:rsidRPr="005B024E">
                <w:t>ID</w:t>
              </w:r>
            </w:hyperlink>
          </w:p>
        </w:tc>
        <w:tc>
          <w:tcPr>
            <w:tcW w:w="763" w:type="dxa"/>
            <w:tcBorders>
              <w:bottom w:val="single" w:sz="12" w:space="0" w:color="943634"/>
            </w:tcBorders>
            <w:shd w:val="clear" w:color="auto" w:fill="auto"/>
          </w:tcPr>
          <w:p w14:paraId="0DF61771" w14:textId="77777777" w:rsidR="00667BA9" w:rsidRPr="005B024E" w:rsidRDefault="00667BA9" w:rsidP="008F7891">
            <w:pPr>
              <w:pStyle w:val="TableContent"/>
            </w:pPr>
            <w:r w:rsidRPr="005B024E">
              <w:t>O</w:t>
            </w:r>
          </w:p>
        </w:tc>
        <w:tc>
          <w:tcPr>
            <w:tcW w:w="1064" w:type="dxa"/>
            <w:tcBorders>
              <w:bottom w:val="single" w:sz="12" w:space="0" w:color="943634"/>
            </w:tcBorders>
          </w:tcPr>
          <w:p w14:paraId="34EDFC07" w14:textId="77777777" w:rsidR="00667BA9" w:rsidRPr="005B024E" w:rsidRDefault="00667BA9" w:rsidP="008F7891">
            <w:pPr>
              <w:pStyle w:val="TableContent"/>
            </w:pPr>
            <w:r w:rsidRPr="005B024E">
              <w:t>1..1</w:t>
            </w:r>
          </w:p>
        </w:tc>
        <w:tc>
          <w:tcPr>
            <w:tcW w:w="783" w:type="dxa"/>
            <w:tcBorders>
              <w:bottom w:val="single" w:sz="12" w:space="0" w:color="943634"/>
            </w:tcBorders>
          </w:tcPr>
          <w:p w14:paraId="28EA784E" w14:textId="77777777" w:rsidR="00667BA9" w:rsidRPr="005B024E" w:rsidRDefault="00962C58" w:rsidP="008F7891">
            <w:pPr>
              <w:pStyle w:val="TableContent"/>
            </w:pPr>
            <w:r>
              <w:t>=</w:t>
            </w:r>
          </w:p>
        </w:tc>
        <w:tc>
          <w:tcPr>
            <w:tcW w:w="1584" w:type="dxa"/>
            <w:tcBorders>
              <w:bottom w:val="single" w:sz="12" w:space="0" w:color="943634"/>
            </w:tcBorders>
          </w:tcPr>
          <w:p w14:paraId="4616010E" w14:textId="77777777" w:rsidR="00667BA9" w:rsidRPr="005B024E" w:rsidRDefault="00667BA9" w:rsidP="008F7891">
            <w:pPr>
              <w:pStyle w:val="TableContent"/>
            </w:pPr>
            <w:del w:id="2845" w:author="Bob Yencha" w:date="2011-11-29T09:51:00Z">
              <w:r w:rsidRPr="005B024E" w:rsidDel="00303738">
                <w:delText>HL70465</w:delText>
              </w:r>
            </w:del>
          </w:p>
        </w:tc>
        <w:tc>
          <w:tcPr>
            <w:tcW w:w="4364" w:type="dxa"/>
            <w:tcBorders>
              <w:bottom w:val="single" w:sz="12" w:space="0" w:color="943634"/>
            </w:tcBorders>
          </w:tcPr>
          <w:p w14:paraId="5533632E" w14:textId="77777777" w:rsidR="00667BA9" w:rsidRPr="005B024E" w:rsidRDefault="00667BA9" w:rsidP="008F7891">
            <w:pPr>
              <w:pStyle w:val="TableContent"/>
            </w:pPr>
          </w:p>
        </w:tc>
      </w:tr>
      <w:tr w:rsidR="00667BA9" w:rsidRPr="005B024E" w14:paraId="3DD1649F" w14:textId="77777777">
        <w:trPr>
          <w:cantSplit/>
          <w:jc w:val="center"/>
        </w:trPr>
        <w:tc>
          <w:tcPr>
            <w:tcW w:w="511" w:type="dxa"/>
            <w:shd w:val="clear" w:color="auto" w:fill="auto"/>
          </w:tcPr>
          <w:p w14:paraId="14A394DC" w14:textId="77777777" w:rsidR="00667BA9" w:rsidRPr="005B024E" w:rsidRDefault="00667BA9" w:rsidP="008F7891">
            <w:pPr>
              <w:pStyle w:val="TableContent"/>
            </w:pPr>
            <w:r w:rsidRPr="005B024E">
              <w:t xml:space="preserve">12 </w:t>
            </w:r>
          </w:p>
        </w:tc>
        <w:tc>
          <w:tcPr>
            <w:tcW w:w="2538" w:type="dxa"/>
            <w:shd w:val="clear" w:color="auto" w:fill="auto"/>
          </w:tcPr>
          <w:p w14:paraId="62927757" w14:textId="77777777" w:rsidR="00667BA9" w:rsidRPr="005B024E" w:rsidRDefault="00667BA9" w:rsidP="008F7891">
            <w:pPr>
              <w:pStyle w:val="TableContent"/>
            </w:pPr>
            <w:r w:rsidRPr="005B024E">
              <w:t xml:space="preserve">Address Validity Range </w:t>
            </w:r>
          </w:p>
        </w:tc>
        <w:tc>
          <w:tcPr>
            <w:tcW w:w="650" w:type="dxa"/>
            <w:shd w:val="clear" w:color="auto" w:fill="auto"/>
          </w:tcPr>
          <w:p w14:paraId="27F92005" w14:textId="77777777" w:rsidR="00667BA9" w:rsidRPr="005B024E" w:rsidRDefault="001C047D" w:rsidP="008F7891">
            <w:pPr>
              <w:pStyle w:val="TableContent"/>
            </w:pPr>
            <w:hyperlink r:id="rId84" w:anchor="DR" w:history="1">
              <w:r w:rsidR="00667BA9" w:rsidRPr="005B024E">
                <w:t>DR</w:t>
              </w:r>
            </w:hyperlink>
          </w:p>
        </w:tc>
        <w:tc>
          <w:tcPr>
            <w:tcW w:w="763" w:type="dxa"/>
            <w:shd w:val="clear" w:color="auto" w:fill="auto"/>
          </w:tcPr>
          <w:p w14:paraId="1B4E2A5F" w14:textId="77777777" w:rsidR="00667BA9" w:rsidRPr="005B024E" w:rsidRDefault="00667BA9" w:rsidP="008F7891">
            <w:pPr>
              <w:pStyle w:val="TableContent"/>
            </w:pPr>
            <w:r w:rsidRPr="005B024E">
              <w:t>X</w:t>
            </w:r>
          </w:p>
        </w:tc>
        <w:tc>
          <w:tcPr>
            <w:tcW w:w="1064" w:type="dxa"/>
            <w:shd w:val="clear" w:color="auto" w:fill="auto"/>
          </w:tcPr>
          <w:p w14:paraId="20BC4E16" w14:textId="77777777" w:rsidR="00667BA9" w:rsidRPr="005B024E" w:rsidRDefault="00667BA9" w:rsidP="008F7891">
            <w:pPr>
              <w:pStyle w:val="TableContent"/>
            </w:pPr>
          </w:p>
        </w:tc>
        <w:tc>
          <w:tcPr>
            <w:tcW w:w="783" w:type="dxa"/>
            <w:shd w:val="clear" w:color="auto" w:fill="auto"/>
          </w:tcPr>
          <w:p w14:paraId="730C7815" w14:textId="77777777" w:rsidR="00667BA9" w:rsidRPr="005B024E" w:rsidRDefault="00667BA9" w:rsidP="008F7891">
            <w:pPr>
              <w:pStyle w:val="TableContent"/>
            </w:pPr>
          </w:p>
        </w:tc>
        <w:tc>
          <w:tcPr>
            <w:tcW w:w="1584" w:type="dxa"/>
            <w:shd w:val="clear" w:color="auto" w:fill="auto"/>
          </w:tcPr>
          <w:p w14:paraId="4067B284" w14:textId="77777777" w:rsidR="00667BA9" w:rsidRPr="005B024E" w:rsidRDefault="00667BA9" w:rsidP="008F7891">
            <w:pPr>
              <w:pStyle w:val="TableContent"/>
            </w:pPr>
          </w:p>
        </w:tc>
        <w:tc>
          <w:tcPr>
            <w:tcW w:w="4364" w:type="dxa"/>
            <w:shd w:val="clear" w:color="auto" w:fill="auto"/>
          </w:tcPr>
          <w:p w14:paraId="65385994" w14:textId="77777777" w:rsidR="00667BA9" w:rsidRPr="005B024E" w:rsidRDefault="00667BA9" w:rsidP="008F7891">
            <w:pPr>
              <w:pStyle w:val="TableContent"/>
            </w:pPr>
            <w:r w:rsidRPr="005B024E">
              <w:t xml:space="preserve">Deprecated as of </w:t>
            </w:r>
            <w:r w:rsidRPr="005B024E">
              <w:rPr>
                <w:i/>
              </w:rPr>
              <w:t>HL7 Version 2.5</w:t>
            </w:r>
            <w:r w:rsidR="00400CF4">
              <w:t xml:space="preserve">. </w:t>
            </w:r>
            <w:r w:rsidRPr="005B024E">
              <w:t>See XAD-13 Effective Date and XAD-14 Expiration Date components.</w:t>
            </w:r>
          </w:p>
        </w:tc>
      </w:tr>
      <w:tr w:rsidR="00667BA9" w:rsidRPr="005B024E" w14:paraId="598D07A9" w14:textId="77777777">
        <w:trPr>
          <w:cantSplit/>
          <w:jc w:val="center"/>
        </w:trPr>
        <w:tc>
          <w:tcPr>
            <w:tcW w:w="511" w:type="dxa"/>
          </w:tcPr>
          <w:p w14:paraId="250E0A25" w14:textId="77777777" w:rsidR="00667BA9" w:rsidRPr="005B024E" w:rsidRDefault="00667BA9" w:rsidP="008F7891">
            <w:pPr>
              <w:pStyle w:val="TableContent"/>
            </w:pPr>
            <w:r w:rsidRPr="005B024E">
              <w:t xml:space="preserve">13 </w:t>
            </w:r>
          </w:p>
        </w:tc>
        <w:tc>
          <w:tcPr>
            <w:tcW w:w="2538" w:type="dxa"/>
          </w:tcPr>
          <w:p w14:paraId="26A7F3E0" w14:textId="77777777" w:rsidR="00667BA9" w:rsidRPr="005B024E" w:rsidRDefault="00667BA9" w:rsidP="008F7891">
            <w:pPr>
              <w:pStyle w:val="TableContent"/>
            </w:pPr>
            <w:r w:rsidRPr="005B024E">
              <w:t xml:space="preserve">Effective Date </w:t>
            </w:r>
          </w:p>
        </w:tc>
        <w:tc>
          <w:tcPr>
            <w:tcW w:w="650" w:type="dxa"/>
          </w:tcPr>
          <w:p w14:paraId="1443A854" w14:textId="77777777" w:rsidR="00667BA9" w:rsidRPr="005B024E" w:rsidRDefault="001C047D" w:rsidP="008F7891">
            <w:pPr>
              <w:pStyle w:val="TableContent"/>
            </w:pPr>
            <w:hyperlink r:id="rId85" w:anchor="TS" w:history="1">
              <w:r w:rsidR="00667BA9" w:rsidRPr="005B024E">
                <w:t>TS</w:t>
              </w:r>
            </w:hyperlink>
          </w:p>
        </w:tc>
        <w:tc>
          <w:tcPr>
            <w:tcW w:w="763" w:type="dxa"/>
            <w:shd w:val="clear" w:color="auto" w:fill="auto"/>
          </w:tcPr>
          <w:p w14:paraId="029D4ABA" w14:textId="77777777" w:rsidR="00667BA9" w:rsidRPr="005B024E" w:rsidRDefault="00667BA9" w:rsidP="008F7891">
            <w:pPr>
              <w:pStyle w:val="TableContent"/>
            </w:pPr>
            <w:r w:rsidRPr="005B024E">
              <w:t>O</w:t>
            </w:r>
          </w:p>
        </w:tc>
        <w:tc>
          <w:tcPr>
            <w:tcW w:w="1064" w:type="dxa"/>
          </w:tcPr>
          <w:p w14:paraId="67487B7D" w14:textId="77777777" w:rsidR="00667BA9" w:rsidRPr="005B024E" w:rsidRDefault="00667BA9" w:rsidP="008F7891">
            <w:pPr>
              <w:pStyle w:val="TableContent"/>
            </w:pPr>
            <w:r w:rsidRPr="005B024E">
              <w:t>1..8</w:t>
            </w:r>
          </w:p>
        </w:tc>
        <w:tc>
          <w:tcPr>
            <w:tcW w:w="783" w:type="dxa"/>
          </w:tcPr>
          <w:p w14:paraId="62B653E9" w14:textId="77777777" w:rsidR="00667BA9" w:rsidRPr="005B024E" w:rsidRDefault="00962C58" w:rsidP="008F7891">
            <w:pPr>
              <w:pStyle w:val="TableContent"/>
            </w:pPr>
            <w:r>
              <w:t>=</w:t>
            </w:r>
          </w:p>
        </w:tc>
        <w:tc>
          <w:tcPr>
            <w:tcW w:w="1584" w:type="dxa"/>
          </w:tcPr>
          <w:p w14:paraId="07BDF8E6" w14:textId="77777777" w:rsidR="00667BA9" w:rsidRPr="005B024E" w:rsidRDefault="00667BA9" w:rsidP="008F7891">
            <w:pPr>
              <w:pStyle w:val="TableContent"/>
            </w:pPr>
          </w:p>
        </w:tc>
        <w:tc>
          <w:tcPr>
            <w:tcW w:w="4364" w:type="dxa"/>
          </w:tcPr>
          <w:p w14:paraId="1E024E92" w14:textId="77777777" w:rsidR="00667BA9" w:rsidRPr="005B024E" w:rsidRDefault="00667BA9" w:rsidP="008F7891">
            <w:pPr>
              <w:pStyle w:val="TableContent"/>
            </w:pPr>
          </w:p>
        </w:tc>
      </w:tr>
      <w:tr w:rsidR="00667BA9" w:rsidRPr="00D4120B" w14:paraId="6E26FC01" w14:textId="77777777">
        <w:trPr>
          <w:cantSplit/>
          <w:jc w:val="center"/>
        </w:trPr>
        <w:tc>
          <w:tcPr>
            <w:tcW w:w="511" w:type="dxa"/>
          </w:tcPr>
          <w:p w14:paraId="126BC952" w14:textId="77777777" w:rsidR="00667BA9" w:rsidRPr="005B024E" w:rsidRDefault="00667BA9" w:rsidP="008F7891">
            <w:pPr>
              <w:pStyle w:val="TableContent"/>
            </w:pPr>
            <w:r w:rsidRPr="005B024E">
              <w:t xml:space="preserve">14 </w:t>
            </w:r>
          </w:p>
        </w:tc>
        <w:tc>
          <w:tcPr>
            <w:tcW w:w="2538" w:type="dxa"/>
          </w:tcPr>
          <w:p w14:paraId="4C1709FB" w14:textId="77777777" w:rsidR="00667BA9" w:rsidRPr="005B024E" w:rsidRDefault="00667BA9" w:rsidP="008F7891">
            <w:pPr>
              <w:pStyle w:val="TableContent"/>
            </w:pPr>
            <w:r w:rsidRPr="005B024E">
              <w:t>Expiration Date</w:t>
            </w:r>
            <w:r w:rsidRPr="00D4120B">
              <w:t xml:space="preserve"> </w:t>
            </w:r>
          </w:p>
        </w:tc>
        <w:tc>
          <w:tcPr>
            <w:tcW w:w="650" w:type="dxa"/>
          </w:tcPr>
          <w:p w14:paraId="2AE6CF0E" w14:textId="77777777" w:rsidR="00667BA9" w:rsidRPr="005B024E" w:rsidRDefault="001C047D" w:rsidP="008F7891">
            <w:pPr>
              <w:pStyle w:val="TableContent"/>
            </w:pPr>
            <w:hyperlink r:id="rId86" w:anchor="TS" w:history="1">
              <w:r w:rsidR="00667BA9" w:rsidRPr="005B024E">
                <w:t>TS</w:t>
              </w:r>
            </w:hyperlink>
          </w:p>
        </w:tc>
        <w:tc>
          <w:tcPr>
            <w:tcW w:w="763" w:type="dxa"/>
            <w:shd w:val="clear" w:color="auto" w:fill="auto"/>
          </w:tcPr>
          <w:p w14:paraId="73A22300" w14:textId="77777777" w:rsidR="00667BA9" w:rsidRPr="005B024E" w:rsidRDefault="00667BA9" w:rsidP="008F7891">
            <w:pPr>
              <w:pStyle w:val="TableContent"/>
            </w:pPr>
            <w:r w:rsidRPr="005B024E">
              <w:t>O</w:t>
            </w:r>
          </w:p>
        </w:tc>
        <w:tc>
          <w:tcPr>
            <w:tcW w:w="1064" w:type="dxa"/>
          </w:tcPr>
          <w:p w14:paraId="2E25ABD1" w14:textId="77777777" w:rsidR="00667BA9" w:rsidRPr="005B024E" w:rsidRDefault="00667BA9" w:rsidP="008F7891">
            <w:pPr>
              <w:pStyle w:val="TableContent"/>
            </w:pPr>
            <w:r w:rsidRPr="005B024E">
              <w:t>1..8</w:t>
            </w:r>
          </w:p>
        </w:tc>
        <w:tc>
          <w:tcPr>
            <w:tcW w:w="783" w:type="dxa"/>
          </w:tcPr>
          <w:p w14:paraId="763D2B4B" w14:textId="77777777" w:rsidR="00667BA9" w:rsidRPr="005B024E" w:rsidRDefault="00962C58" w:rsidP="008F7891">
            <w:pPr>
              <w:pStyle w:val="TableContent"/>
            </w:pPr>
            <w:r>
              <w:t>=</w:t>
            </w:r>
          </w:p>
        </w:tc>
        <w:tc>
          <w:tcPr>
            <w:tcW w:w="1584" w:type="dxa"/>
          </w:tcPr>
          <w:p w14:paraId="23B2C932" w14:textId="77777777" w:rsidR="00667BA9" w:rsidRPr="005B024E" w:rsidRDefault="00667BA9" w:rsidP="008F7891">
            <w:pPr>
              <w:pStyle w:val="TableContent"/>
            </w:pPr>
          </w:p>
        </w:tc>
        <w:tc>
          <w:tcPr>
            <w:tcW w:w="4364" w:type="dxa"/>
          </w:tcPr>
          <w:p w14:paraId="1CDD3AD7" w14:textId="77777777" w:rsidR="00667BA9" w:rsidRPr="00D4120B" w:rsidRDefault="00667BA9" w:rsidP="008F7891">
            <w:pPr>
              <w:pStyle w:val="TableContent"/>
            </w:pPr>
          </w:p>
        </w:tc>
      </w:tr>
    </w:tbl>
    <w:p w14:paraId="689EB184" w14:textId="77777777" w:rsidR="006C6913" w:rsidRDefault="006C6913" w:rsidP="00DC0A68">
      <w:pPr>
        <w:rPr>
          <w:ins w:id="2846" w:author="Bob Yencha" w:date="2011-12-20T00:24:00Z"/>
        </w:rPr>
      </w:pPr>
      <w:bookmarkStart w:id="2847" w:name="_XCN_–_GU"/>
      <w:bookmarkStart w:id="2848" w:name="_XCN_–_GU_1"/>
      <w:bookmarkEnd w:id="2847"/>
      <w:bookmarkEnd w:id="2848"/>
    </w:p>
    <w:p w14:paraId="2B0CF83C" w14:textId="77777777" w:rsidR="00DC0A68" w:rsidDel="006C6913" w:rsidRDefault="006C6913" w:rsidP="00DC0A68">
      <w:pPr>
        <w:rPr>
          <w:del w:id="2849" w:author="Bob Yencha" w:date="2011-12-20T00:24:00Z"/>
        </w:rPr>
      </w:pPr>
      <w:ins w:id="2850" w:author="Bob Yencha" w:date="2011-12-20T00:24:00Z">
        <w:r>
          <w:br w:type="page"/>
        </w:r>
      </w:ins>
    </w:p>
    <w:p w14:paraId="2B9BE320" w14:textId="77777777" w:rsidR="00DC0A68" w:rsidRDefault="00DC0A68" w:rsidP="00DC0A68">
      <w:del w:id="2851" w:author="Bob Yencha" w:date="2011-12-20T00:24:00Z">
        <w:r w:rsidDel="006C6913">
          <w:br w:type="page"/>
        </w:r>
      </w:del>
    </w:p>
    <w:p w14:paraId="1665077D" w14:textId="77777777" w:rsidR="00667BA9" w:rsidRDefault="00667BA9" w:rsidP="00084F3B">
      <w:pPr>
        <w:pStyle w:val="Heading2"/>
        <w:numPr>
          <w:ilvl w:val="1"/>
          <w:numId w:val="22"/>
        </w:numPr>
        <w:tabs>
          <w:tab w:val="left" w:pos="630"/>
        </w:tabs>
      </w:pPr>
      <w:bookmarkStart w:id="2852" w:name="_Toc189111986"/>
      <w:r w:rsidRPr="00D4120B">
        <w:t>XCN</w:t>
      </w:r>
      <w:r w:rsidR="004567AC" w:rsidRPr="00D4120B">
        <w:t xml:space="preserve"> – </w:t>
      </w:r>
      <w:r w:rsidR="004567AC">
        <w:t>GU</w:t>
      </w:r>
      <w:r w:rsidRPr="00D4120B">
        <w:t xml:space="preserve"> – Extended Composite ID Number and Name for Persons</w:t>
      </w:r>
      <w:bookmarkEnd w:id="2839"/>
      <w:bookmarkEnd w:id="2840"/>
      <w:r w:rsidR="00C846D3">
        <w:t xml:space="preserve"> </w:t>
      </w:r>
      <w:r w:rsidR="00C846D3" w:rsidRPr="00CC0163">
        <w:t>(Globally Unique)</w:t>
      </w:r>
      <w:bookmarkEnd w:id="2852"/>
    </w:p>
    <w:tbl>
      <w:tblPr>
        <w:tblW w:w="0" w:type="auto"/>
        <w:jc w:val="center"/>
        <w:tblBorders>
          <w:top w:val="single" w:sz="12" w:space="0" w:color="943634"/>
          <w:bottom w:val="single" w:sz="12" w:space="0" w:color="943634"/>
          <w:insideH w:val="single" w:sz="12" w:space="0" w:color="943634"/>
        </w:tblBorders>
        <w:tblLayout w:type="fixed"/>
        <w:tblCellMar>
          <w:left w:w="58" w:type="dxa"/>
          <w:right w:w="58" w:type="dxa"/>
        </w:tblCellMar>
        <w:tblLook w:val="0000" w:firstRow="0" w:lastRow="0" w:firstColumn="0" w:lastColumn="0" w:noHBand="0" w:noVBand="0"/>
      </w:tblPr>
      <w:tblGrid>
        <w:gridCol w:w="525"/>
        <w:gridCol w:w="2511"/>
        <w:gridCol w:w="666"/>
        <w:gridCol w:w="810"/>
        <w:gridCol w:w="1008"/>
        <w:gridCol w:w="783"/>
        <w:gridCol w:w="1269"/>
        <w:gridCol w:w="4692"/>
      </w:tblGrid>
      <w:tr w:rsidR="00A54D3A" w:rsidRPr="007D7C86" w14:paraId="0400EFED" w14:textId="77777777">
        <w:trPr>
          <w:cantSplit/>
          <w:trHeight w:val="360"/>
          <w:tblHeader/>
          <w:jc w:val="center"/>
        </w:trPr>
        <w:tc>
          <w:tcPr>
            <w:tcW w:w="12264" w:type="dxa"/>
            <w:gridSpan w:val="8"/>
            <w:shd w:val="clear" w:color="auto" w:fill="F3F3F3"/>
            <w:vAlign w:val="center"/>
          </w:tcPr>
          <w:p w14:paraId="3CDCF71D" w14:textId="77777777" w:rsidR="00A54D3A" w:rsidRPr="007D7C86" w:rsidRDefault="00A54D3A" w:rsidP="00E74123">
            <w:pPr>
              <w:pStyle w:val="Caption"/>
            </w:pPr>
            <w:bookmarkStart w:id="2853" w:name="_Toc189111897"/>
            <w:r>
              <w:t xml:space="preserve">Table </w:t>
            </w:r>
            <w:r w:rsidR="001C047D">
              <w:fldChar w:fldCharType="begin"/>
            </w:r>
            <w:r w:rsidR="001C047D">
              <w:instrText xml:space="preserve"> STYLEREF 1 \s </w:instrText>
            </w:r>
            <w:r w:rsidR="001C047D">
              <w:fldChar w:fldCharType="separate"/>
            </w:r>
            <w:r w:rsidR="002B0A1D">
              <w:rPr>
                <w:noProof/>
              </w:rPr>
              <w:t>2</w:t>
            </w:r>
            <w:r w:rsidR="001C047D">
              <w:rPr>
                <w:noProof/>
              </w:rPr>
              <w:fldChar w:fldCharType="end"/>
            </w:r>
            <w:r>
              <w:noBreakHyphen/>
            </w:r>
            <w:r w:rsidR="001C047D">
              <w:fldChar w:fldCharType="begin"/>
            </w:r>
            <w:r w:rsidR="001C047D">
              <w:instrText xml:space="preserve"> SEQ Table \* ARABIC \s 1 </w:instrText>
            </w:r>
            <w:r w:rsidR="001C047D">
              <w:fldChar w:fldCharType="separate"/>
            </w:r>
            <w:ins w:id="2854" w:author="Bob Yencha" w:date="2011-12-20T14:38:00Z">
              <w:r w:rsidR="002B0A1D">
                <w:rPr>
                  <w:noProof/>
                </w:rPr>
                <w:t>32</w:t>
              </w:r>
            </w:ins>
            <w:ins w:id="2855" w:author=" Bob Yencha" w:date="2011-12-20T10:54:00Z">
              <w:del w:id="2856" w:author="Bob Yencha" w:date="2011-12-20T14:38:00Z">
                <w:r w:rsidR="006018A5" w:rsidDel="002B0A1D">
                  <w:rPr>
                    <w:noProof/>
                  </w:rPr>
                  <w:delText>32</w:delText>
                </w:r>
              </w:del>
            </w:ins>
            <w:del w:id="2857" w:author="Bob Yencha" w:date="2011-12-20T14:38:00Z">
              <w:r w:rsidR="00073DF5" w:rsidDel="002B0A1D">
                <w:rPr>
                  <w:noProof/>
                </w:rPr>
                <w:delText>33</w:delText>
              </w:r>
            </w:del>
            <w:r w:rsidR="001C047D">
              <w:rPr>
                <w:noProof/>
              </w:rPr>
              <w:fldChar w:fldCharType="end"/>
            </w:r>
            <w:r>
              <w:t xml:space="preserve">. </w:t>
            </w:r>
            <w:r w:rsidRPr="00F61091">
              <w:t xml:space="preserve">Extended </w:t>
            </w:r>
            <w:r w:rsidRPr="00ED7824">
              <w:t>Composite</w:t>
            </w:r>
            <w:r w:rsidRPr="00F61091">
              <w:t xml:space="preserve"> ID Number and Name for Persons</w:t>
            </w:r>
            <w:r>
              <w:t xml:space="preserve"> (XCN</w:t>
            </w:r>
            <w:r w:rsidR="00E74123">
              <w:t xml:space="preserve"> GU</w:t>
            </w:r>
            <w:r>
              <w:t>)</w:t>
            </w:r>
            <w:bookmarkEnd w:id="2853"/>
          </w:p>
        </w:tc>
      </w:tr>
      <w:tr w:rsidR="00667BA9" w:rsidRPr="007D7C86" w14:paraId="4C484118" w14:textId="77777777">
        <w:trPr>
          <w:cantSplit/>
          <w:trHeight w:val="360"/>
          <w:tblHeader/>
          <w:jc w:val="center"/>
        </w:trPr>
        <w:tc>
          <w:tcPr>
            <w:tcW w:w="525" w:type="dxa"/>
            <w:shd w:val="clear" w:color="auto" w:fill="F3F3F3"/>
            <w:vAlign w:val="center"/>
          </w:tcPr>
          <w:p w14:paraId="33010927" w14:textId="77777777" w:rsidR="00667BA9" w:rsidRPr="007D7C86" w:rsidRDefault="00667BA9" w:rsidP="00667BA9">
            <w:pPr>
              <w:pStyle w:val="TableHeadingB"/>
              <w:ind w:left="0"/>
            </w:pPr>
            <w:r w:rsidRPr="007D7C86">
              <w:t>SEQ</w:t>
            </w:r>
          </w:p>
        </w:tc>
        <w:tc>
          <w:tcPr>
            <w:tcW w:w="2511" w:type="dxa"/>
            <w:shd w:val="clear" w:color="auto" w:fill="F3F3F3"/>
            <w:vAlign w:val="center"/>
          </w:tcPr>
          <w:p w14:paraId="49C8DD88" w14:textId="77777777" w:rsidR="00667BA9" w:rsidRPr="007D7C86" w:rsidRDefault="00667BA9" w:rsidP="00667BA9">
            <w:pPr>
              <w:pStyle w:val="TableHeadingB"/>
            </w:pPr>
            <w:r w:rsidRPr="007D7C86">
              <w:t>Component Name</w:t>
            </w:r>
          </w:p>
        </w:tc>
        <w:tc>
          <w:tcPr>
            <w:tcW w:w="666" w:type="dxa"/>
            <w:shd w:val="clear" w:color="auto" w:fill="F3F3F3"/>
            <w:vAlign w:val="center"/>
          </w:tcPr>
          <w:p w14:paraId="39E7855F" w14:textId="77777777" w:rsidR="00667BA9" w:rsidRPr="007D7C86" w:rsidRDefault="00667BA9" w:rsidP="00667BA9">
            <w:pPr>
              <w:pStyle w:val="TableHeadingB"/>
            </w:pPr>
            <w:r w:rsidRPr="007D7C86">
              <w:t>DT</w:t>
            </w:r>
          </w:p>
        </w:tc>
        <w:tc>
          <w:tcPr>
            <w:tcW w:w="810" w:type="dxa"/>
            <w:shd w:val="clear" w:color="auto" w:fill="F3F3F3"/>
            <w:vAlign w:val="center"/>
          </w:tcPr>
          <w:p w14:paraId="01F4549F" w14:textId="77777777" w:rsidR="00667BA9" w:rsidRPr="007D7C86" w:rsidRDefault="00667BA9" w:rsidP="00667BA9">
            <w:pPr>
              <w:pStyle w:val="TableHeadingB"/>
            </w:pPr>
            <w:r>
              <w:t>Us</w:t>
            </w:r>
            <w:ins w:id="2858" w:author="Swain, Ashley" w:date="2011-11-27T21:11:00Z">
              <w:r w:rsidR="006A2BBD">
                <w:t>ag</w:t>
              </w:r>
            </w:ins>
            <w:r>
              <w:t>e</w:t>
            </w:r>
          </w:p>
        </w:tc>
        <w:tc>
          <w:tcPr>
            <w:tcW w:w="1008" w:type="dxa"/>
            <w:shd w:val="clear" w:color="auto" w:fill="F3F3F3"/>
            <w:vAlign w:val="center"/>
          </w:tcPr>
          <w:p w14:paraId="155F19B4" w14:textId="77777777" w:rsidR="00667BA9" w:rsidRPr="007D7C86" w:rsidRDefault="00667BA9" w:rsidP="00667BA9">
            <w:pPr>
              <w:pStyle w:val="TableHeadingB"/>
            </w:pPr>
            <w:r w:rsidRPr="007D7C86">
              <w:t>LEN</w:t>
            </w:r>
          </w:p>
        </w:tc>
        <w:tc>
          <w:tcPr>
            <w:tcW w:w="783" w:type="dxa"/>
            <w:shd w:val="clear" w:color="auto" w:fill="F3F3F3"/>
            <w:vAlign w:val="center"/>
          </w:tcPr>
          <w:p w14:paraId="7C69BBDF" w14:textId="77777777" w:rsidR="00667BA9" w:rsidRPr="007D7C86" w:rsidRDefault="00667BA9" w:rsidP="00667BA9">
            <w:pPr>
              <w:pStyle w:val="TableHeadingB"/>
            </w:pPr>
            <w:r>
              <w:t>C.LEN</w:t>
            </w:r>
          </w:p>
        </w:tc>
        <w:tc>
          <w:tcPr>
            <w:tcW w:w="1269" w:type="dxa"/>
            <w:shd w:val="clear" w:color="auto" w:fill="F3F3F3"/>
            <w:vAlign w:val="center"/>
          </w:tcPr>
          <w:p w14:paraId="7F5954AA" w14:textId="77777777" w:rsidR="00667BA9" w:rsidRPr="007D7C86" w:rsidRDefault="00667BA9" w:rsidP="00667BA9">
            <w:pPr>
              <w:pStyle w:val="TableHeadingB"/>
            </w:pPr>
            <w:r w:rsidRPr="007D7C86">
              <w:t>Value Set</w:t>
            </w:r>
          </w:p>
        </w:tc>
        <w:tc>
          <w:tcPr>
            <w:tcW w:w="4692" w:type="dxa"/>
            <w:shd w:val="clear" w:color="auto" w:fill="F3F3F3"/>
            <w:vAlign w:val="center"/>
          </w:tcPr>
          <w:p w14:paraId="21120B4D" w14:textId="77777777" w:rsidR="00667BA9" w:rsidRPr="007D7C86" w:rsidRDefault="00667BA9" w:rsidP="00667BA9">
            <w:pPr>
              <w:pStyle w:val="TableHeadingB"/>
            </w:pPr>
            <w:r w:rsidRPr="007D7C86">
              <w:t>Comments</w:t>
            </w:r>
          </w:p>
        </w:tc>
      </w:tr>
      <w:tr w:rsidR="007C58D6" w:rsidRPr="007D7C86" w14:paraId="0AB4A64F" w14:textId="77777777">
        <w:trPr>
          <w:cantSplit/>
          <w:jc w:val="center"/>
        </w:trPr>
        <w:tc>
          <w:tcPr>
            <w:tcW w:w="525" w:type="dxa"/>
          </w:tcPr>
          <w:p w14:paraId="0AF6116F" w14:textId="77777777" w:rsidR="007C58D6" w:rsidRPr="007D7C86" w:rsidRDefault="007C58D6" w:rsidP="008F7891">
            <w:pPr>
              <w:pStyle w:val="TableContent"/>
            </w:pPr>
            <w:r>
              <w:t>1</w:t>
            </w:r>
          </w:p>
        </w:tc>
        <w:tc>
          <w:tcPr>
            <w:tcW w:w="2511" w:type="dxa"/>
          </w:tcPr>
          <w:p w14:paraId="1D078F64" w14:textId="77777777" w:rsidR="007C58D6" w:rsidRPr="007D7C86" w:rsidRDefault="007C58D6" w:rsidP="008F7891">
            <w:pPr>
              <w:pStyle w:val="TableContent"/>
            </w:pPr>
            <w:r>
              <w:t>ID Number</w:t>
            </w:r>
          </w:p>
        </w:tc>
        <w:tc>
          <w:tcPr>
            <w:tcW w:w="666" w:type="dxa"/>
          </w:tcPr>
          <w:p w14:paraId="4614AE6B" w14:textId="77777777" w:rsidR="007C58D6" w:rsidRPr="007D7C86" w:rsidRDefault="00BB4898" w:rsidP="008F7891">
            <w:pPr>
              <w:pStyle w:val="TableContent"/>
            </w:pPr>
            <w:r>
              <w:t>ST</w:t>
            </w:r>
          </w:p>
        </w:tc>
        <w:tc>
          <w:tcPr>
            <w:tcW w:w="810" w:type="dxa"/>
            <w:shd w:val="clear" w:color="auto" w:fill="auto"/>
          </w:tcPr>
          <w:p w14:paraId="22741677" w14:textId="77777777" w:rsidR="007C58D6" w:rsidRPr="007D7C86" w:rsidRDefault="007C58D6" w:rsidP="008F7891">
            <w:pPr>
              <w:pStyle w:val="TableContent"/>
            </w:pPr>
            <w:r>
              <w:t>RE</w:t>
            </w:r>
          </w:p>
        </w:tc>
        <w:tc>
          <w:tcPr>
            <w:tcW w:w="1008" w:type="dxa"/>
          </w:tcPr>
          <w:p w14:paraId="5A8E93AB" w14:textId="77777777" w:rsidR="007C58D6" w:rsidRPr="007D7C86" w:rsidRDefault="007C58D6" w:rsidP="008F7891">
            <w:pPr>
              <w:pStyle w:val="TableContent"/>
            </w:pPr>
            <w:r>
              <w:t>1..15</w:t>
            </w:r>
          </w:p>
        </w:tc>
        <w:tc>
          <w:tcPr>
            <w:tcW w:w="783" w:type="dxa"/>
          </w:tcPr>
          <w:p w14:paraId="2AC3E90E" w14:textId="77777777" w:rsidR="007C58D6" w:rsidRPr="007D7C86" w:rsidRDefault="005A5D46" w:rsidP="008F7891">
            <w:pPr>
              <w:pStyle w:val="TableContent"/>
            </w:pPr>
            <w:r>
              <w:t>=</w:t>
            </w:r>
          </w:p>
        </w:tc>
        <w:tc>
          <w:tcPr>
            <w:tcW w:w="1269" w:type="dxa"/>
          </w:tcPr>
          <w:p w14:paraId="38D08113" w14:textId="77777777" w:rsidR="007C58D6" w:rsidRPr="007D7C86" w:rsidRDefault="007C58D6" w:rsidP="008F7891">
            <w:pPr>
              <w:pStyle w:val="TableContent"/>
            </w:pPr>
          </w:p>
        </w:tc>
        <w:tc>
          <w:tcPr>
            <w:tcW w:w="4692" w:type="dxa"/>
          </w:tcPr>
          <w:p w14:paraId="31F47837" w14:textId="77777777" w:rsidR="007C58D6" w:rsidRPr="007D7C86" w:rsidRDefault="00B071F4" w:rsidP="008F7891">
            <w:pPr>
              <w:pStyle w:val="TableContent"/>
            </w:pPr>
            <w:r w:rsidRPr="007D7C86">
              <w:t>The ID Number component combined with the Assigning Authority component (component 9) must uniquely identify the associated person</w:t>
            </w:r>
            <w:r>
              <w:t xml:space="preserve">. </w:t>
            </w:r>
            <w:del w:id="2859" w:author="Bob Yencha" w:date="2011-12-27T11:20:00Z">
              <w:r w:rsidRPr="007D7C86" w:rsidDel="0063008A">
                <w:delText>Note -</w:delText>
              </w:r>
            </w:del>
            <w:ins w:id="2860" w:author="Bob Yencha" w:date="2011-12-27T11:20:00Z">
              <w:r w:rsidR="0063008A">
                <w:t xml:space="preserve">Note: </w:t>
              </w:r>
            </w:ins>
            <w:r w:rsidRPr="007D7C86">
              <w:t xml:space="preserve"> despite the component being named “ID Number” this component is an ST string data type, not numeric, so the component is not limited to just numbers.</w:t>
            </w:r>
          </w:p>
        </w:tc>
      </w:tr>
      <w:tr w:rsidR="00667BA9" w:rsidRPr="007D7C86" w14:paraId="14386DD7" w14:textId="77777777">
        <w:trPr>
          <w:cantSplit/>
          <w:jc w:val="center"/>
        </w:trPr>
        <w:tc>
          <w:tcPr>
            <w:tcW w:w="525" w:type="dxa"/>
          </w:tcPr>
          <w:p w14:paraId="4F5CCD62" w14:textId="77777777" w:rsidR="00667BA9" w:rsidRPr="007D7C86" w:rsidRDefault="007C58D6" w:rsidP="008F7891">
            <w:pPr>
              <w:pStyle w:val="TableContent"/>
            </w:pPr>
            <w:bookmarkStart w:id="2861" w:name="#Heading549"/>
            <w:bookmarkStart w:id="2862" w:name="_Toc206995707"/>
            <w:bookmarkStart w:id="2863" w:name="_Toc207005774"/>
            <w:bookmarkStart w:id="2864" w:name="_Toc207006683"/>
            <w:bookmarkStart w:id="2865" w:name="_Toc207093518"/>
            <w:bookmarkStart w:id="2866" w:name="_Toc207094424"/>
            <w:bookmarkEnd w:id="2861"/>
            <w:bookmarkEnd w:id="2862"/>
            <w:bookmarkEnd w:id="2863"/>
            <w:bookmarkEnd w:id="2864"/>
            <w:bookmarkEnd w:id="2865"/>
            <w:bookmarkEnd w:id="2866"/>
            <w:r>
              <w:t>2</w:t>
            </w:r>
          </w:p>
        </w:tc>
        <w:tc>
          <w:tcPr>
            <w:tcW w:w="2511" w:type="dxa"/>
          </w:tcPr>
          <w:p w14:paraId="36401AA5" w14:textId="77777777" w:rsidR="00667BA9" w:rsidRPr="007D7C86" w:rsidRDefault="00667BA9" w:rsidP="008F7891">
            <w:pPr>
              <w:pStyle w:val="TableContent"/>
            </w:pPr>
            <w:r w:rsidRPr="007D7C86">
              <w:t xml:space="preserve">Family Name </w:t>
            </w:r>
          </w:p>
        </w:tc>
        <w:tc>
          <w:tcPr>
            <w:tcW w:w="666" w:type="dxa"/>
          </w:tcPr>
          <w:p w14:paraId="544AF0F3" w14:textId="77777777" w:rsidR="00667BA9" w:rsidRPr="007D7C86" w:rsidRDefault="00BB4898" w:rsidP="008F7891">
            <w:pPr>
              <w:pStyle w:val="TableContent"/>
            </w:pPr>
            <w:r>
              <w:t>FN</w:t>
            </w:r>
          </w:p>
        </w:tc>
        <w:tc>
          <w:tcPr>
            <w:tcW w:w="810" w:type="dxa"/>
            <w:shd w:val="clear" w:color="auto" w:fill="auto"/>
          </w:tcPr>
          <w:p w14:paraId="5A0A7F48" w14:textId="77777777" w:rsidR="00667BA9" w:rsidRPr="007D7C86" w:rsidRDefault="00667BA9" w:rsidP="008F7891">
            <w:pPr>
              <w:pStyle w:val="TableContent"/>
            </w:pPr>
            <w:r w:rsidRPr="007D7C86">
              <w:t>RE</w:t>
            </w:r>
          </w:p>
        </w:tc>
        <w:tc>
          <w:tcPr>
            <w:tcW w:w="1008" w:type="dxa"/>
          </w:tcPr>
          <w:p w14:paraId="5FC1C14D" w14:textId="77777777" w:rsidR="00667BA9" w:rsidRPr="007D7C86" w:rsidRDefault="00667BA9" w:rsidP="008F7891">
            <w:pPr>
              <w:pStyle w:val="TableContent"/>
            </w:pPr>
          </w:p>
        </w:tc>
        <w:tc>
          <w:tcPr>
            <w:tcW w:w="783" w:type="dxa"/>
          </w:tcPr>
          <w:p w14:paraId="27218024" w14:textId="77777777" w:rsidR="00667BA9" w:rsidRPr="007D7C86" w:rsidRDefault="00971793" w:rsidP="008F7891">
            <w:pPr>
              <w:pStyle w:val="TableContent"/>
            </w:pPr>
            <w:r>
              <w:t>#</w:t>
            </w:r>
          </w:p>
        </w:tc>
        <w:tc>
          <w:tcPr>
            <w:tcW w:w="1269" w:type="dxa"/>
          </w:tcPr>
          <w:p w14:paraId="4B3D9E66" w14:textId="77777777" w:rsidR="00667BA9" w:rsidRPr="007D7C86" w:rsidRDefault="00667BA9" w:rsidP="008F7891">
            <w:pPr>
              <w:pStyle w:val="TableContent"/>
            </w:pPr>
          </w:p>
        </w:tc>
        <w:tc>
          <w:tcPr>
            <w:tcW w:w="4692" w:type="dxa"/>
          </w:tcPr>
          <w:p w14:paraId="15F2872C" w14:textId="77777777" w:rsidR="00667BA9" w:rsidRPr="007D7C86" w:rsidRDefault="00667BA9" w:rsidP="008F7891">
            <w:pPr>
              <w:pStyle w:val="TableContent"/>
            </w:pPr>
          </w:p>
        </w:tc>
      </w:tr>
      <w:tr w:rsidR="00B071F4" w:rsidRPr="007D7C86" w14:paraId="7F48DAEA" w14:textId="77777777">
        <w:trPr>
          <w:cantSplit/>
          <w:jc w:val="center"/>
        </w:trPr>
        <w:tc>
          <w:tcPr>
            <w:tcW w:w="525" w:type="dxa"/>
          </w:tcPr>
          <w:p w14:paraId="53DA9630" w14:textId="77777777" w:rsidR="00B071F4" w:rsidRPr="007D7C86" w:rsidRDefault="00B071F4" w:rsidP="008F7891">
            <w:pPr>
              <w:pStyle w:val="TableContent"/>
            </w:pPr>
            <w:r>
              <w:t>3</w:t>
            </w:r>
          </w:p>
        </w:tc>
        <w:tc>
          <w:tcPr>
            <w:tcW w:w="2511" w:type="dxa"/>
          </w:tcPr>
          <w:p w14:paraId="03C09B6A" w14:textId="77777777" w:rsidR="00B071F4" w:rsidRPr="007D7C86" w:rsidRDefault="00B071F4" w:rsidP="008F7891">
            <w:pPr>
              <w:pStyle w:val="TableContent"/>
            </w:pPr>
            <w:r w:rsidRPr="007D7C86">
              <w:t xml:space="preserve">Given Name </w:t>
            </w:r>
          </w:p>
        </w:tc>
        <w:tc>
          <w:tcPr>
            <w:tcW w:w="666" w:type="dxa"/>
          </w:tcPr>
          <w:p w14:paraId="0F16DB2C" w14:textId="77777777" w:rsidR="00B071F4" w:rsidRPr="007D7C86" w:rsidRDefault="00B071F4" w:rsidP="008F7891">
            <w:pPr>
              <w:pStyle w:val="TableContent"/>
            </w:pPr>
            <w:r>
              <w:t>ST</w:t>
            </w:r>
          </w:p>
        </w:tc>
        <w:tc>
          <w:tcPr>
            <w:tcW w:w="810" w:type="dxa"/>
            <w:shd w:val="clear" w:color="auto" w:fill="auto"/>
          </w:tcPr>
          <w:p w14:paraId="7AE2DA28" w14:textId="77777777" w:rsidR="00B071F4" w:rsidRPr="007D7C86" w:rsidRDefault="00B071F4" w:rsidP="008F7891">
            <w:pPr>
              <w:pStyle w:val="TableContent"/>
            </w:pPr>
            <w:r w:rsidRPr="007D7C86">
              <w:t>RE</w:t>
            </w:r>
          </w:p>
        </w:tc>
        <w:tc>
          <w:tcPr>
            <w:tcW w:w="1008" w:type="dxa"/>
          </w:tcPr>
          <w:p w14:paraId="6BD8330E" w14:textId="77777777" w:rsidR="00B071F4" w:rsidRPr="007D7C86" w:rsidRDefault="00B071F4" w:rsidP="008F7891">
            <w:pPr>
              <w:pStyle w:val="TableContent"/>
            </w:pPr>
            <w:r w:rsidRPr="007D7C86">
              <w:t>1..30</w:t>
            </w:r>
          </w:p>
        </w:tc>
        <w:tc>
          <w:tcPr>
            <w:tcW w:w="783" w:type="dxa"/>
          </w:tcPr>
          <w:p w14:paraId="602B8A1C" w14:textId="77777777" w:rsidR="00B071F4" w:rsidRPr="007D7C86" w:rsidRDefault="005A5D46" w:rsidP="008F7891">
            <w:pPr>
              <w:pStyle w:val="TableContent"/>
            </w:pPr>
            <w:r>
              <w:t>=</w:t>
            </w:r>
          </w:p>
        </w:tc>
        <w:tc>
          <w:tcPr>
            <w:tcW w:w="1269" w:type="dxa"/>
          </w:tcPr>
          <w:p w14:paraId="015E2EEA" w14:textId="77777777" w:rsidR="00B071F4" w:rsidRPr="007D7C86" w:rsidRDefault="00B071F4" w:rsidP="008F7891">
            <w:pPr>
              <w:pStyle w:val="TableContent"/>
            </w:pPr>
          </w:p>
        </w:tc>
        <w:tc>
          <w:tcPr>
            <w:tcW w:w="4692" w:type="dxa"/>
          </w:tcPr>
          <w:p w14:paraId="153A7936" w14:textId="77777777" w:rsidR="00B071F4" w:rsidRPr="007D7C86" w:rsidRDefault="00B071F4" w:rsidP="008F7891">
            <w:pPr>
              <w:pStyle w:val="TableContent"/>
            </w:pPr>
            <w:r w:rsidRPr="007D7C86">
              <w:t>I.e., first name.</w:t>
            </w:r>
          </w:p>
        </w:tc>
      </w:tr>
      <w:tr w:rsidR="00B071F4" w:rsidRPr="007D7C86" w14:paraId="692278D5" w14:textId="77777777">
        <w:trPr>
          <w:cantSplit/>
          <w:jc w:val="center"/>
        </w:trPr>
        <w:tc>
          <w:tcPr>
            <w:tcW w:w="525" w:type="dxa"/>
          </w:tcPr>
          <w:p w14:paraId="29034798" w14:textId="77777777" w:rsidR="00B071F4" w:rsidRPr="007D7C86" w:rsidRDefault="00B071F4" w:rsidP="008F7891">
            <w:pPr>
              <w:pStyle w:val="TableContent"/>
            </w:pPr>
            <w:r>
              <w:t>4</w:t>
            </w:r>
          </w:p>
        </w:tc>
        <w:tc>
          <w:tcPr>
            <w:tcW w:w="2511" w:type="dxa"/>
          </w:tcPr>
          <w:p w14:paraId="7DDE68C2" w14:textId="77777777" w:rsidR="00B071F4" w:rsidRPr="007D7C86" w:rsidRDefault="00B071F4" w:rsidP="008F7891">
            <w:pPr>
              <w:pStyle w:val="TableContent"/>
            </w:pPr>
            <w:r w:rsidRPr="007D7C86">
              <w:t xml:space="preserve">Second and Further Given Names or Initials Thereof </w:t>
            </w:r>
          </w:p>
        </w:tc>
        <w:tc>
          <w:tcPr>
            <w:tcW w:w="666" w:type="dxa"/>
          </w:tcPr>
          <w:p w14:paraId="5865D2CF" w14:textId="77777777" w:rsidR="00B071F4" w:rsidRPr="007D7C86" w:rsidRDefault="001C047D" w:rsidP="008F7891">
            <w:pPr>
              <w:pStyle w:val="TableContent"/>
            </w:pPr>
            <w:hyperlink r:id="rId87" w:anchor="ST" w:history="1">
              <w:r w:rsidR="00B071F4">
                <w:t>ST</w:t>
              </w:r>
            </w:hyperlink>
          </w:p>
        </w:tc>
        <w:tc>
          <w:tcPr>
            <w:tcW w:w="810" w:type="dxa"/>
            <w:shd w:val="clear" w:color="auto" w:fill="auto"/>
          </w:tcPr>
          <w:p w14:paraId="5555449C" w14:textId="77777777" w:rsidR="00B071F4" w:rsidRPr="007D7C86" w:rsidRDefault="00B071F4" w:rsidP="008F7891">
            <w:pPr>
              <w:pStyle w:val="TableContent"/>
            </w:pPr>
            <w:r w:rsidRPr="007D7C86">
              <w:t>RE</w:t>
            </w:r>
          </w:p>
        </w:tc>
        <w:tc>
          <w:tcPr>
            <w:tcW w:w="1008" w:type="dxa"/>
          </w:tcPr>
          <w:p w14:paraId="433606B6" w14:textId="77777777" w:rsidR="00B071F4" w:rsidRPr="007D7C86" w:rsidRDefault="00B071F4" w:rsidP="008F7891">
            <w:pPr>
              <w:pStyle w:val="TableContent"/>
            </w:pPr>
            <w:r w:rsidRPr="007D7C86">
              <w:t>1..30</w:t>
            </w:r>
          </w:p>
        </w:tc>
        <w:tc>
          <w:tcPr>
            <w:tcW w:w="783" w:type="dxa"/>
          </w:tcPr>
          <w:p w14:paraId="0AAC5F7E" w14:textId="77777777" w:rsidR="00B071F4" w:rsidRPr="007D7C86" w:rsidRDefault="005A5D46" w:rsidP="008F7891">
            <w:pPr>
              <w:pStyle w:val="TableContent"/>
            </w:pPr>
            <w:r>
              <w:t>=</w:t>
            </w:r>
          </w:p>
        </w:tc>
        <w:tc>
          <w:tcPr>
            <w:tcW w:w="1269" w:type="dxa"/>
          </w:tcPr>
          <w:p w14:paraId="11D8236B" w14:textId="77777777" w:rsidR="00B071F4" w:rsidRPr="007D7C86" w:rsidRDefault="00B071F4" w:rsidP="008F7891">
            <w:pPr>
              <w:pStyle w:val="TableContent"/>
            </w:pPr>
          </w:p>
        </w:tc>
        <w:tc>
          <w:tcPr>
            <w:tcW w:w="4692" w:type="dxa"/>
          </w:tcPr>
          <w:p w14:paraId="2BD36DA7" w14:textId="77777777" w:rsidR="00B071F4" w:rsidRPr="007D7C86" w:rsidRDefault="00B071F4" w:rsidP="008F7891">
            <w:pPr>
              <w:pStyle w:val="TableContent"/>
            </w:pPr>
          </w:p>
        </w:tc>
      </w:tr>
      <w:tr w:rsidR="00B071F4" w:rsidRPr="007D7C86" w14:paraId="12B6579D" w14:textId="77777777">
        <w:trPr>
          <w:cantSplit/>
          <w:jc w:val="center"/>
        </w:trPr>
        <w:tc>
          <w:tcPr>
            <w:tcW w:w="525" w:type="dxa"/>
          </w:tcPr>
          <w:p w14:paraId="6A82630F" w14:textId="77777777" w:rsidR="00B071F4" w:rsidRPr="007D7C86" w:rsidRDefault="00B071F4" w:rsidP="008F7891">
            <w:pPr>
              <w:pStyle w:val="TableContent"/>
            </w:pPr>
            <w:r>
              <w:t>5</w:t>
            </w:r>
          </w:p>
        </w:tc>
        <w:tc>
          <w:tcPr>
            <w:tcW w:w="2511" w:type="dxa"/>
          </w:tcPr>
          <w:p w14:paraId="271F34EE" w14:textId="77777777" w:rsidR="00B071F4" w:rsidRPr="007D7C86" w:rsidRDefault="00B071F4" w:rsidP="008F7891">
            <w:pPr>
              <w:pStyle w:val="TableContent"/>
            </w:pPr>
            <w:r w:rsidRPr="007D7C86">
              <w:t xml:space="preserve">Suffix (e.g., JR or III) </w:t>
            </w:r>
          </w:p>
        </w:tc>
        <w:tc>
          <w:tcPr>
            <w:tcW w:w="666" w:type="dxa"/>
          </w:tcPr>
          <w:p w14:paraId="733E5950" w14:textId="77777777" w:rsidR="00B071F4" w:rsidRPr="007D7C86" w:rsidRDefault="001C047D" w:rsidP="008F7891">
            <w:pPr>
              <w:pStyle w:val="TableContent"/>
            </w:pPr>
            <w:hyperlink r:id="rId88" w:anchor="ST" w:history="1">
              <w:r w:rsidR="00B071F4" w:rsidRPr="007D7C86">
                <w:t>ST</w:t>
              </w:r>
            </w:hyperlink>
          </w:p>
        </w:tc>
        <w:tc>
          <w:tcPr>
            <w:tcW w:w="810" w:type="dxa"/>
            <w:shd w:val="clear" w:color="auto" w:fill="auto"/>
          </w:tcPr>
          <w:p w14:paraId="39F53D83" w14:textId="77777777" w:rsidR="00B071F4" w:rsidRPr="007D7C86" w:rsidRDefault="00B071F4" w:rsidP="008F7891">
            <w:pPr>
              <w:pStyle w:val="TableContent"/>
            </w:pPr>
            <w:r w:rsidRPr="007D7C86">
              <w:t>RE</w:t>
            </w:r>
          </w:p>
        </w:tc>
        <w:tc>
          <w:tcPr>
            <w:tcW w:w="1008" w:type="dxa"/>
          </w:tcPr>
          <w:p w14:paraId="1045905A" w14:textId="77777777" w:rsidR="00B071F4" w:rsidRPr="007D7C86" w:rsidRDefault="00B071F4" w:rsidP="008F7891">
            <w:pPr>
              <w:pStyle w:val="TableContent"/>
            </w:pPr>
            <w:r w:rsidRPr="007D7C86">
              <w:t>1..20</w:t>
            </w:r>
          </w:p>
        </w:tc>
        <w:tc>
          <w:tcPr>
            <w:tcW w:w="783" w:type="dxa"/>
          </w:tcPr>
          <w:p w14:paraId="57BF844A" w14:textId="77777777" w:rsidR="00B071F4" w:rsidRPr="007D7C86" w:rsidRDefault="005A5D46" w:rsidP="008F7891">
            <w:pPr>
              <w:pStyle w:val="TableContent"/>
            </w:pPr>
            <w:r>
              <w:t>=</w:t>
            </w:r>
          </w:p>
        </w:tc>
        <w:tc>
          <w:tcPr>
            <w:tcW w:w="1269" w:type="dxa"/>
          </w:tcPr>
          <w:p w14:paraId="6943028B" w14:textId="77777777" w:rsidR="00B071F4" w:rsidRPr="007D7C86" w:rsidRDefault="00B071F4" w:rsidP="008F7891">
            <w:pPr>
              <w:pStyle w:val="TableContent"/>
            </w:pPr>
          </w:p>
        </w:tc>
        <w:tc>
          <w:tcPr>
            <w:tcW w:w="4692" w:type="dxa"/>
          </w:tcPr>
          <w:p w14:paraId="4AC56B68" w14:textId="77777777" w:rsidR="00B071F4" w:rsidRPr="007D7C86" w:rsidRDefault="00B071F4" w:rsidP="008F7891">
            <w:pPr>
              <w:pStyle w:val="TableContent"/>
            </w:pPr>
          </w:p>
        </w:tc>
      </w:tr>
      <w:tr w:rsidR="00B071F4" w:rsidRPr="007D7C86" w14:paraId="1902B985" w14:textId="77777777">
        <w:trPr>
          <w:cantSplit/>
          <w:jc w:val="center"/>
        </w:trPr>
        <w:tc>
          <w:tcPr>
            <w:tcW w:w="525" w:type="dxa"/>
            <w:tcBorders>
              <w:bottom w:val="single" w:sz="12" w:space="0" w:color="943634"/>
            </w:tcBorders>
          </w:tcPr>
          <w:p w14:paraId="784BEBE9" w14:textId="77777777" w:rsidR="00B071F4" w:rsidRPr="007D7C86" w:rsidRDefault="00B071F4" w:rsidP="008F7891">
            <w:pPr>
              <w:pStyle w:val="TableContent"/>
            </w:pPr>
            <w:r>
              <w:t>6</w:t>
            </w:r>
          </w:p>
        </w:tc>
        <w:tc>
          <w:tcPr>
            <w:tcW w:w="2511" w:type="dxa"/>
            <w:tcBorders>
              <w:bottom w:val="single" w:sz="12" w:space="0" w:color="943634"/>
            </w:tcBorders>
          </w:tcPr>
          <w:p w14:paraId="13A64D99" w14:textId="77777777" w:rsidR="00B071F4" w:rsidRPr="007D7C86" w:rsidRDefault="00B071F4" w:rsidP="008F7891">
            <w:pPr>
              <w:pStyle w:val="TableContent"/>
            </w:pPr>
            <w:r w:rsidRPr="007D7C86">
              <w:t xml:space="preserve">Prefix (e.g., DR) </w:t>
            </w:r>
          </w:p>
        </w:tc>
        <w:tc>
          <w:tcPr>
            <w:tcW w:w="666" w:type="dxa"/>
            <w:tcBorders>
              <w:bottom w:val="single" w:sz="12" w:space="0" w:color="943634"/>
            </w:tcBorders>
          </w:tcPr>
          <w:p w14:paraId="6DFB951C" w14:textId="77777777" w:rsidR="00B071F4" w:rsidRPr="007D7C86" w:rsidRDefault="001C047D" w:rsidP="008F7891">
            <w:pPr>
              <w:pStyle w:val="TableContent"/>
            </w:pPr>
            <w:hyperlink r:id="rId89" w:anchor="ST" w:history="1">
              <w:r w:rsidR="00B071F4" w:rsidRPr="007D7C86">
                <w:t>ST</w:t>
              </w:r>
            </w:hyperlink>
          </w:p>
        </w:tc>
        <w:tc>
          <w:tcPr>
            <w:tcW w:w="810" w:type="dxa"/>
            <w:tcBorders>
              <w:bottom w:val="single" w:sz="12" w:space="0" w:color="943634"/>
            </w:tcBorders>
            <w:shd w:val="clear" w:color="auto" w:fill="auto"/>
          </w:tcPr>
          <w:p w14:paraId="67944BA8" w14:textId="77777777" w:rsidR="00B071F4" w:rsidRPr="007D7C86" w:rsidRDefault="00B071F4" w:rsidP="008F7891">
            <w:pPr>
              <w:pStyle w:val="TableContent"/>
            </w:pPr>
            <w:r w:rsidRPr="007D7C86">
              <w:t>RE</w:t>
            </w:r>
          </w:p>
        </w:tc>
        <w:tc>
          <w:tcPr>
            <w:tcW w:w="1008" w:type="dxa"/>
            <w:tcBorders>
              <w:bottom w:val="single" w:sz="12" w:space="0" w:color="943634"/>
            </w:tcBorders>
          </w:tcPr>
          <w:p w14:paraId="3F2748DE" w14:textId="77777777" w:rsidR="00B071F4" w:rsidRPr="007D7C86" w:rsidRDefault="00B071F4" w:rsidP="008F7891">
            <w:pPr>
              <w:pStyle w:val="TableContent"/>
            </w:pPr>
            <w:r w:rsidRPr="007D7C86">
              <w:t>1..20</w:t>
            </w:r>
          </w:p>
        </w:tc>
        <w:tc>
          <w:tcPr>
            <w:tcW w:w="783" w:type="dxa"/>
            <w:tcBorders>
              <w:bottom w:val="single" w:sz="12" w:space="0" w:color="943634"/>
            </w:tcBorders>
          </w:tcPr>
          <w:p w14:paraId="61234882" w14:textId="77777777" w:rsidR="00B071F4" w:rsidRPr="007D7C86" w:rsidRDefault="005A5D46" w:rsidP="008F7891">
            <w:pPr>
              <w:pStyle w:val="TableContent"/>
            </w:pPr>
            <w:r>
              <w:t>=</w:t>
            </w:r>
          </w:p>
        </w:tc>
        <w:tc>
          <w:tcPr>
            <w:tcW w:w="1269" w:type="dxa"/>
            <w:tcBorders>
              <w:bottom w:val="single" w:sz="12" w:space="0" w:color="943634"/>
            </w:tcBorders>
          </w:tcPr>
          <w:p w14:paraId="21A19798" w14:textId="77777777" w:rsidR="00B071F4" w:rsidRPr="007D7C86" w:rsidRDefault="00B071F4" w:rsidP="008F7891">
            <w:pPr>
              <w:pStyle w:val="TableContent"/>
            </w:pPr>
          </w:p>
        </w:tc>
        <w:tc>
          <w:tcPr>
            <w:tcW w:w="4692" w:type="dxa"/>
            <w:tcBorders>
              <w:bottom w:val="single" w:sz="12" w:space="0" w:color="943634"/>
            </w:tcBorders>
          </w:tcPr>
          <w:p w14:paraId="4F415911" w14:textId="77777777" w:rsidR="00B071F4" w:rsidRPr="007D7C86" w:rsidRDefault="00B071F4" w:rsidP="008F7891">
            <w:pPr>
              <w:pStyle w:val="TableContent"/>
            </w:pPr>
          </w:p>
        </w:tc>
      </w:tr>
      <w:tr w:rsidR="00B071F4" w:rsidRPr="007D7C86" w14:paraId="54C47603" w14:textId="77777777">
        <w:trPr>
          <w:cantSplit/>
          <w:jc w:val="center"/>
        </w:trPr>
        <w:tc>
          <w:tcPr>
            <w:tcW w:w="525" w:type="dxa"/>
            <w:shd w:val="clear" w:color="auto" w:fill="auto"/>
          </w:tcPr>
          <w:p w14:paraId="1893DCB7" w14:textId="77777777" w:rsidR="00B071F4" w:rsidRPr="007D7C86" w:rsidRDefault="00B071F4" w:rsidP="008F7891">
            <w:pPr>
              <w:pStyle w:val="TableContent"/>
            </w:pPr>
            <w:r>
              <w:t>7</w:t>
            </w:r>
            <w:r w:rsidRPr="007D7C86">
              <w:t xml:space="preserve"> </w:t>
            </w:r>
          </w:p>
        </w:tc>
        <w:tc>
          <w:tcPr>
            <w:tcW w:w="2511" w:type="dxa"/>
            <w:shd w:val="clear" w:color="auto" w:fill="auto"/>
          </w:tcPr>
          <w:p w14:paraId="7B871133" w14:textId="77777777" w:rsidR="00B071F4" w:rsidRPr="007D7C86" w:rsidRDefault="00B071F4" w:rsidP="008F7891">
            <w:pPr>
              <w:pStyle w:val="TableContent"/>
            </w:pPr>
            <w:r w:rsidRPr="007D7C86">
              <w:t xml:space="preserve">Degree (e.g., MD) </w:t>
            </w:r>
          </w:p>
        </w:tc>
        <w:tc>
          <w:tcPr>
            <w:tcW w:w="666" w:type="dxa"/>
            <w:shd w:val="clear" w:color="auto" w:fill="auto"/>
          </w:tcPr>
          <w:p w14:paraId="07ABBEA0" w14:textId="77777777" w:rsidR="00B071F4" w:rsidRPr="007D7C86" w:rsidRDefault="00B071F4" w:rsidP="008F7891">
            <w:pPr>
              <w:pStyle w:val="TableContent"/>
            </w:pPr>
            <w:r>
              <w:t>IS</w:t>
            </w:r>
          </w:p>
        </w:tc>
        <w:tc>
          <w:tcPr>
            <w:tcW w:w="810" w:type="dxa"/>
            <w:shd w:val="clear" w:color="auto" w:fill="auto"/>
          </w:tcPr>
          <w:p w14:paraId="62BCC595" w14:textId="77777777" w:rsidR="00B071F4" w:rsidRPr="007D7C86" w:rsidRDefault="00B071F4" w:rsidP="008F7891">
            <w:pPr>
              <w:pStyle w:val="TableContent"/>
            </w:pPr>
            <w:r>
              <w:t>X</w:t>
            </w:r>
          </w:p>
        </w:tc>
        <w:tc>
          <w:tcPr>
            <w:tcW w:w="1008" w:type="dxa"/>
            <w:shd w:val="clear" w:color="auto" w:fill="auto"/>
          </w:tcPr>
          <w:p w14:paraId="7EF4CD93" w14:textId="77777777" w:rsidR="00B071F4" w:rsidRPr="007D7C86" w:rsidRDefault="00B071F4" w:rsidP="008F7891">
            <w:pPr>
              <w:pStyle w:val="TableContent"/>
            </w:pPr>
            <w:r w:rsidRPr="007D7C86">
              <w:t>1..20</w:t>
            </w:r>
          </w:p>
        </w:tc>
        <w:tc>
          <w:tcPr>
            <w:tcW w:w="783" w:type="dxa"/>
            <w:shd w:val="clear" w:color="auto" w:fill="auto"/>
          </w:tcPr>
          <w:p w14:paraId="107F888D" w14:textId="77777777" w:rsidR="00B071F4" w:rsidRPr="007D7C86" w:rsidRDefault="005A5D46" w:rsidP="008F7891">
            <w:pPr>
              <w:pStyle w:val="TableContent"/>
            </w:pPr>
            <w:r>
              <w:t>=</w:t>
            </w:r>
          </w:p>
        </w:tc>
        <w:tc>
          <w:tcPr>
            <w:tcW w:w="1269" w:type="dxa"/>
            <w:shd w:val="clear" w:color="auto" w:fill="auto"/>
          </w:tcPr>
          <w:p w14:paraId="07A63E5A" w14:textId="77777777" w:rsidR="00B071F4" w:rsidRPr="007D7C86" w:rsidRDefault="00ED7824" w:rsidP="008F7891">
            <w:pPr>
              <w:pStyle w:val="TableContent"/>
            </w:pPr>
            <w:del w:id="2867" w:author="Bob Yencha" w:date="2011-11-29T09:51:00Z">
              <w:r w:rsidRPr="007D7C86" w:rsidDel="00303738">
                <w:delText>HL70360</w:delText>
              </w:r>
            </w:del>
          </w:p>
        </w:tc>
        <w:tc>
          <w:tcPr>
            <w:tcW w:w="4692" w:type="dxa"/>
            <w:shd w:val="clear" w:color="auto" w:fill="auto"/>
          </w:tcPr>
          <w:p w14:paraId="0FB2ADDB" w14:textId="77777777" w:rsidR="00B071F4" w:rsidRPr="007D7C86" w:rsidRDefault="00B071F4" w:rsidP="008F7891">
            <w:pPr>
              <w:pStyle w:val="TableContent"/>
            </w:pPr>
          </w:p>
        </w:tc>
      </w:tr>
      <w:tr w:rsidR="00B071F4" w:rsidRPr="007D7C86" w14:paraId="15590693" w14:textId="77777777">
        <w:trPr>
          <w:cantSplit/>
          <w:jc w:val="center"/>
        </w:trPr>
        <w:tc>
          <w:tcPr>
            <w:tcW w:w="525" w:type="dxa"/>
          </w:tcPr>
          <w:p w14:paraId="0FF0278F" w14:textId="77777777" w:rsidR="00B071F4" w:rsidRPr="007D7C86" w:rsidRDefault="00B071F4" w:rsidP="008F7891">
            <w:pPr>
              <w:pStyle w:val="TableContent"/>
            </w:pPr>
            <w:r>
              <w:t>8</w:t>
            </w:r>
            <w:r w:rsidRPr="007D7C86">
              <w:t xml:space="preserve"> </w:t>
            </w:r>
          </w:p>
        </w:tc>
        <w:tc>
          <w:tcPr>
            <w:tcW w:w="2511" w:type="dxa"/>
          </w:tcPr>
          <w:p w14:paraId="0B2A63F5" w14:textId="77777777" w:rsidR="00B071F4" w:rsidRPr="007D7C86" w:rsidRDefault="00B071F4" w:rsidP="008F7891">
            <w:pPr>
              <w:pStyle w:val="TableContent"/>
            </w:pPr>
            <w:r w:rsidRPr="007D7C86">
              <w:t xml:space="preserve">Source Table </w:t>
            </w:r>
          </w:p>
        </w:tc>
        <w:tc>
          <w:tcPr>
            <w:tcW w:w="666" w:type="dxa"/>
          </w:tcPr>
          <w:p w14:paraId="74495AA9" w14:textId="77777777" w:rsidR="00B071F4" w:rsidRPr="007D7C86" w:rsidRDefault="001C047D" w:rsidP="008F7891">
            <w:pPr>
              <w:pStyle w:val="TableContent"/>
            </w:pPr>
            <w:hyperlink r:id="rId90" w:anchor="IS" w:history="1">
              <w:r w:rsidR="00B071F4" w:rsidRPr="007D7C86">
                <w:t>IS</w:t>
              </w:r>
            </w:hyperlink>
          </w:p>
        </w:tc>
        <w:tc>
          <w:tcPr>
            <w:tcW w:w="810" w:type="dxa"/>
            <w:shd w:val="clear" w:color="auto" w:fill="auto"/>
          </w:tcPr>
          <w:p w14:paraId="3D27E920" w14:textId="77777777" w:rsidR="00B071F4" w:rsidRPr="007D7C86" w:rsidRDefault="00B071F4" w:rsidP="008F7891">
            <w:pPr>
              <w:pStyle w:val="TableContent"/>
            </w:pPr>
            <w:r w:rsidRPr="007D7C86">
              <w:t>O</w:t>
            </w:r>
          </w:p>
        </w:tc>
        <w:tc>
          <w:tcPr>
            <w:tcW w:w="1008" w:type="dxa"/>
          </w:tcPr>
          <w:p w14:paraId="3F274179" w14:textId="77777777" w:rsidR="00B071F4" w:rsidRPr="007D7C86" w:rsidRDefault="00B071F4" w:rsidP="008F7891">
            <w:pPr>
              <w:pStyle w:val="TableContent"/>
            </w:pPr>
            <w:r w:rsidRPr="007D7C86">
              <w:t>1..20</w:t>
            </w:r>
          </w:p>
        </w:tc>
        <w:tc>
          <w:tcPr>
            <w:tcW w:w="783" w:type="dxa"/>
          </w:tcPr>
          <w:p w14:paraId="6007986B" w14:textId="77777777" w:rsidR="00B071F4" w:rsidRPr="007D7C86" w:rsidRDefault="005A5D46" w:rsidP="008F7891">
            <w:pPr>
              <w:pStyle w:val="TableContent"/>
            </w:pPr>
            <w:r>
              <w:t>=</w:t>
            </w:r>
          </w:p>
        </w:tc>
        <w:tc>
          <w:tcPr>
            <w:tcW w:w="1269" w:type="dxa"/>
          </w:tcPr>
          <w:p w14:paraId="1E6F3C6E" w14:textId="77777777" w:rsidR="00B071F4" w:rsidRPr="007D7C86" w:rsidRDefault="00ED7824" w:rsidP="008F7891">
            <w:pPr>
              <w:pStyle w:val="TableContent"/>
            </w:pPr>
            <w:del w:id="2868" w:author="Bob Yencha" w:date="2011-11-29T09:51:00Z">
              <w:r w:rsidRPr="007D7C86" w:rsidDel="00303738">
                <w:delText>HL70297</w:delText>
              </w:r>
            </w:del>
          </w:p>
        </w:tc>
        <w:tc>
          <w:tcPr>
            <w:tcW w:w="4692" w:type="dxa"/>
          </w:tcPr>
          <w:p w14:paraId="2C6E0F98" w14:textId="77777777" w:rsidR="00B071F4" w:rsidRPr="007D7C86" w:rsidRDefault="00B071F4" w:rsidP="008F7891">
            <w:pPr>
              <w:pStyle w:val="TableContent"/>
            </w:pPr>
          </w:p>
        </w:tc>
      </w:tr>
      <w:tr w:rsidR="00B071F4" w:rsidRPr="007D7C86" w14:paraId="06DF426E" w14:textId="77777777">
        <w:trPr>
          <w:cantSplit/>
          <w:jc w:val="center"/>
        </w:trPr>
        <w:tc>
          <w:tcPr>
            <w:tcW w:w="525" w:type="dxa"/>
          </w:tcPr>
          <w:p w14:paraId="135DEC67" w14:textId="77777777" w:rsidR="00B071F4" w:rsidRPr="007D7C86" w:rsidRDefault="00B071F4" w:rsidP="008F7891">
            <w:pPr>
              <w:pStyle w:val="TableContent"/>
            </w:pPr>
            <w:r>
              <w:t>9</w:t>
            </w:r>
            <w:r w:rsidRPr="007D7C86">
              <w:t xml:space="preserve"> </w:t>
            </w:r>
          </w:p>
        </w:tc>
        <w:tc>
          <w:tcPr>
            <w:tcW w:w="2511" w:type="dxa"/>
          </w:tcPr>
          <w:p w14:paraId="1542EB56" w14:textId="77777777" w:rsidR="00B071F4" w:rsidRPr="007D7C86" w:rsidRDefault="00B071F4" w:rsidP="008F7891">
            <w:pPr>
              <w:pStyle w:val="TableContent"/>
            </w:pPr>
            <w:r w:rsidRPr="007D7C86">
              <w:t xml:space="preserve">Assigning Authority </w:t>
            </w:r>
          </w:p>
        </w:tc>
        <w:tc>
          <w:tcPr>
            <w:tcW w:w="666" w:type="dxa"/>
          </w:tcPr>
          <w:p w14:paraId="434AF365" w14:textId="77777777" w:rsidR="00B071F4" w:rsidRPr="007D7C86" w:rsidRDefault="00B071F4" w:rsidP="008F7891">
            <w:pPr>
              <w:pStyle w:val="TableContent"/>
            </w:pPr>
            <w:del w:id="2869" w:author="Bob Yencha" w:date="2011-12-03T12:58:00Z">
              <w:r w:rsidDel="00075E5F">
                <w:delText>HD</w:delText>
              </w:r>
            </w:del>
            <w:ins w:id="2870" w:author="Bob Yencha" w:date="2011-12-03T12:58:00Z">
              <w:r w:rsidR="00075E5F">
                <w:t>HD-GU</w:t>
              </w:r>
            </w:ins>
          </w:p>
        </w:tc>
        <w:tc>
          <w:tcPr>
            <w:tcW w:w="810" w:type="dxa"/>
            <w:shd w:val="clear" w:color="auto" w:fill="auto"/>
          </w:tcPr>
          <w:p w14:paraId="2D684987" w14:textId="77777777" w:rsidR="00B071F4" w:rsidRPr="007D7C86" w:rsidRDefault="00B071F4" w:rsidP="008F7891">
            <w:pPr>
              <w:pStyle w:val="TableContent"/>
            </w:pPr>
            <w:r w:rsidRPr="00B13B13">
              <w:t>C(R/X)</w:t>
            </w:r>
          </w:p>
        </w:tc>
        <w:tc>
          <w:tcPr>
            <w:tcW w:w="1008" w:type="dxa"/>
          </w:tcPr>
          <w:p w14:paraId="14D97FBC" w14:textId="77777777" w:rsidR="00B071F4" w:rsidRPr="007D7C86" w:rsidRDefault="00B071F4" w:rsidP="008F7891">
            <w:pPr>
              <w:pStyle w:val="TableContent"/>
            </w:pPr>
          </w:p>
        </w:tc>
        <w:tc>
          <w:tcPr>
            <w:tcW w:w="783" w:type="dxa"/>
          </w:tcPr>
          <w:p w14:paraId="770611E8" w14:textId="77777777" w:rsidR="00B071F4" w:rsidRPr="007D7C86" w:rsidRDefault="005A5D46" w:rsidP="008F7891">
            <w:pPr>
              <w:pStyle w:val="TableContent"/>
            </w:pPr>
            <w:r>
              <w:t>#</w:t>
            </w:r>
          </w:p>
        </w:tc>
        <w:tc>
          <w:tcPr>
            <w:tcW w:w="1269" w:type="dxa"/>
          </w:tcPr>
          <w:p w14:paraId="3EE9DD7A" w14:textId="77777777" w:rsidR="00B071F4" w:rsidRPr="007D7C86" w:rsidRDefault="00B071F4" w:rsidP="008F7891">
            <w:pPr>
              <w:pStyle w:val="TableContent"/>
            </w:pPr>
          </w:p>
        </w:tc>
        <w:tc>
          <w:tcPr>
            <w:tcW w:w="4692" w:type="dxa"/>
          </w:tcPr>
          <w:p w14:paraId="2CE27640" w14:textId="77777777" w:rsidR="00B071F4" w:rsidRPr="00647DE3" w:rsidRDefault="00290A65" w:rsidP="008F7891">
            <w:pPr>
              <w:pStyle w:val="TableContent"/>
            </w:pPr>
            <w:ins w:id="2871" w:author="Robert Snelick" w:date="2011-12-02T12:52:00Z">
              <w:r>
                <w:t xml:space="preserve">Condition Predicate: </w:t>
              </w:r>
              <w:r w:rsidRPr="00647DE3">
                <w:t>If XC</w:t>
              </w:r>
              <w:r>
                <w:t>N_GU.1 (ID Number) is valued</w:t>
              </w:r>
              <w:r w:rsidRPr="007D7C86">
                <w:t xml:space="preserve"> </w:t>
              </w:r>
            </w:ins>
            <w:r w:rsidR="00B071F4" w:rsidRPr="007D7C86">
              <w:t>The Assigning Authority component is used to identify the system, application, organization, etc. that assigned the ID Number in component 1</w:t>
            </w:r>
            <w:r w:rsidR="00B071F4">
              <w:t xml:space="preserve">. </w:t>
            </w:r>
          </w:p>
        </w:tc>
      </w:tr>
      <w:tr w:rsidR="00B071F4" w:rsidRPr="007D7C86" w14:paraId="4A437E6F" w14:textId="77777777">
        <w:trPr>
          <w:cantSplit/>
          <w:jc w:val="center"/>
        </w:trPr>
        <w:tc>
          <w:tcPr>
            <w:tcW w:w="525" w:type="dxa"/>
          </w:tcPr>
          <w:p w14:paraId="3E042CE2" w14:textId="77777777" w:rsidR="00B071F4" w:rsidRPr="007D7C86" w:rsidRDefault="00B071F4" w:rsidP="008F7891">
            <w:pPr>
              <w:pStyle w:val="TableContent"/>
            </w:pPr>
            <w:r>
              <w:t>10</w:t>
            </w:r>
            <w:r w:rsidRPr="007D7C86">
              <w:t xml:space="preserve"> </w:t>
            </w:r>
          </w:p>
        </w:tc>
        <w:tc>
          <w:tcPr>
            <w:tcW w:w="2511" w:type="dxa"/>
          </w:tcPr>
          <w:p w14:paraId="413AB969" w14:textId="77777777" w:rsidR="00B071F4" w:rsidRPr="007D7C86" w:rsidRDefault="00B071F4" w:rsidP="008F7891">
            <w:pPr>
              <w:pStyle w:val="TableContent"/>
            </w:pPr>
            <w:r w:rsidRPr="007D7C86">
              <w:t xml:space="preserve">Name Type Code </w:t>
            </w:r>
          </w:p>
        </w:tc>
        <w:tc>
          <w:tcPr>
            <w:tcW w:w="666" w:type="dxa"/>
          </w:tcPr>
          <w:p w14:paraId="04E7CCC9" w14:textId="77777777" w:rsidR="00B071F4" w:rsidRPr="007D7C86" w:rsidRDefault="001C047D" w:rsidP="008F7891">
            <w:pPr>
              <w:pStyle w:val="TableContent"/>
            </w:pPr>
            <w:hyperlink r:id="rId91" w:anchor="HD" w:history="1">
              <w:r w:rsidR="00B071F4">
                <w:t>ID</w:t>
              </w:r>
            </w:hyperlink>
          </w:p>
        </w:tc>
        <w:tc>
          <w:tcPr>
            <w:tcW w:w="810" w:type="dxa"/>
            <w:shd w:val="clear" w:color="auto" w:fill="auto"/>
          </w:tcPr>
          <w:p w14:paraId="4BA7F41D" w14:textId="77777777" w:rsidR="00B071F4" w:rsidRPr="007D7C86" w:rsidRDefault="00ED7824" w:rsidP="008F7891">
            <w:pPr>
              <w:pStyle w:val="TableContent"/>
            </w:pPr>
            <w:r>
              <w:t>R</w:t>
            </w:r>
            <w:r w:rsidR="00B071F4" w:rsidRPr="007D7C86">
              <w:t>E</w:t>
            </w:r>
          </w:p>
        </w:tc>
        <w:tc>
          <w:tcPr>
            <w:tcW w:w="1008" w:type="dxa"/>
          </w:tcPr>
          <w:p w14:paraId="054CE61D" w14:textId="77777777" w:rsidR="00B071F4" w:rsidRPr="007D7C86" w:rsidRDefault="00B071F4" w:rsidP="008F7891">
            <w:pPr>
              <w:pStyle w:val="TableContent"/>
            </w:pPr>
            <w:r w:rsidRPr="007D7C86">
              <w:t>1..5</w:t>
            </w:r>
          </w:p>
        </w:tc>
        <w:tc>
          <w:tcPr>
            <w:tcW w:w="783" w:type="dxa"/>
          </w:tcPr>
          <w:p w14:paraId="72249763" w14:textId="77777777" w:rsidR="00B071F4" w:rsidRPr="007D7C86" w:rsidRDefault="005A5D46" w:rsidP="008F7891">
            <w:pPr>
              <w:pStyle w:val="TableContent"/>
            </w:pPr>
            <w:r>
              <w:t>=</w:t>
            </w:r>
          </w:p>
        </w:tc>
        <w:tc>
          <w:tcPr>
            <w:tcW w:w="1269" w:type="dxa"/>
          </w:tcPr>
          <w:p w14:paraId="00D09B4B" w14:textId="77777777" w:rsidR="00B071F4" w:rsidRPr="007D7C86" w:rsidRDefault="00ED7824" w:rsidP="008F7891">
            <w:pPr>
              <w:pStyle w:val="TableContent"/>
            </w:pPr>
            <w:r w:rsidRPr="007D7C86">
              <w:t>HL70200</w:t>
            </w:r>
          </w:p>
        </w:tc>
        <w:tc>
          <w:tcPr>
            <w:tcW w:w="4692" w:type="dxa"/>
          </w:tcPr>
          <w:p w14:paraId="5DE23621" w14:textId="77777777" w:rsidR="00B071F4" w:rsidRPr="007D7C86" w:rsidRDefault="00B071F4" w:rsidP="008F7891">
            <w:pPr>
              <w:pStyle w:val="TableContent"/>
            </w:pPr>
            <w:del w:id="2872" w:author="Swain, Ashley" w:date="2011-11-23T10:20:00Z">
              <w:r w:rsidRPr="007D7C86" w:rsidDel="000138F3">
                <w:delText>Defaults to l (legal name) if empty.</w:delText>
              </w:r>
            </w:del>
          </w:p>
        </w:tc>
      </w:tr>
      <w:tr w:rsidR="00B071F4" w:rsidRPr="007D7C86" w14:paraId="32357F67" w14:textId="77777777">
        <w:trPr>
          <w:cantSplit/>
          <w:jc w:val="center"/>
        </w:trPr>
        <w:tc>
          <w:tcPr>
            <w:tcW w:w="525" w:type="dxa"/>
          </w:tcPr>
          <w:p w14:paraId="1A564397" w14:textId="77777777" w:rsidR="00B071F4" w:rsidRPr="007D7C86" w:rsidRDefault="00B071F4" w:rsidP="008F7891">
            <w:pPr>
              <w:pStyle w:val="TableContent"/>
            </w:pPr>
            <w:r>
              <w:t>11</w:t>
            </w:r>
            <w:r w:rsidRPr="007D7C86">
              <w:t xml:space="preserve"> </w:t>
            </w:r>
          </w:p>
        </w:tc>
        <w:tc>
          <w:tcPr>
            <w:tcW w:w="2511" w:type="dxa"/>
          </w:tcPr>
          <w:p w14:paraId="7A6BB478" w14:textId="77777777" w:rsidR="00B071F4" w:rsidRPr="007D7C86" w:rsidRDefault="00B071F4" w:rsidP="008F7891">
            <w:pPr>
              <w:pStyle w:val="TableContent"/>
            </w:pPr>
            <w:r w:rsidRPr="007D7C86">
              <w:t xml:space="preserve">Identifier Check Digit </w:t>
            </w:r>
          </w:p>
        </w:tc>
        <w:tc>
          <w:tcPr>
            <w:tcW w:w="666" w:type="dxa"/>
          </w:tcPr>
          <w:p w14:paraId="10F75DC7" w14:textId="77777777" w:rsidR="00B071F4" w:rsidRPr="007D7C86" w:rsidRDefault="001C047D" w:rsidP="008F7891">
            <w:pPr>
              <w:pStyle w:val="TableContent"/>
            </w:pPr>
            <w:hyperlink r:id="rId92" w:anchor="ID" w:history="1">
              <w:r w:rsidR="00B071F4">
                <w:t>ST</w:t>
              </w:r>
            </w:hyperlink>
          </w:p>
        </w:tc>
        <w:tc>
          <w:tcPr>
            <w:tcW w:w="810" w:type="dxa"/>
            <w:shd w:val="clear" w:color="auto" w:fill="auto"/>
          </w:tcPr>
          <w:p w14:paraId="7CD54A45" w14:textId="77777777" w:rsidR="00B071F4" w:rsidRPr="007D7C86" w:rsidRDefault="00ED7824" w:rsidP="008F7891">
            <w:pPr>
              <w:pStyle w:val="TableContent"/>
            </w:pPr>
            <w:r>
              <w:t>O</w:t>
            </w:r>
          </w:p>
        </w:tc>
        <w:tc>
          <w:tcPr>
            <w:tcW w:w="1008" w:type="dxa"/>
          </w:tcPr>
          <w:p w14:paraId="1D8F3500" w14:textId="77777777" w:rsidR="00B071F4" w:rsidRPr="007D7C86" w:rsidRDefault="00B071F4" w:rsidP="008F7891">
            <w:pPr>
              <w:pStyle w:val="TableContent"/>
            </w:pPr>
            <w:r w:rsidRPr="007D7C86">
              <w:t>1..4</w:t>
            </w:r>
          </w:p>
        </w:tc>
        <w:tc>
          <w:tcPr>
            <w:tcW w:w="783" w:type="dxa"/>
          </w:tcPr>
          <w:p w14:paraId="19F10543" w14:textId="77777777" w:rsidR="00B071F4" w:rsidRPr="007D7C86" w:rsidRDefault="005A5D46" w:rsidP="008F7891">
            <w:pPr>
              <w:pStyle w:val="TableContent"/>
            </w:pPr>
            <w:r>
              <w:t>=</w:t>
            </w:r>
          </w:p>
        </w:tc>
        <w:tc>
          <w:tcPr>
            <w:tcW w:w="1269" w:type="dxa"/>
          </w:tcPr>
          <w:p w14:paraId="4E63A106" w14:textId="77777777" w:rsidR="00B071F4" w:rsidRPr="007D7C86" w:rsidRDefault="00B071F4" w:rsidP="008F7891">
            <w:pPr>
              <w:pStyle w:val="TableContent"/>
            </w:pPr>
          </w:p>
        </w:tc>
        <w:tc>
          <w:tcPr>
            <w:tcW w:w="4692" w:type="dxa"/>
          </w:tcPr>
          <w:p w14:paraId="5F253A2B" w14:textId="77777777" w:rsidR="00B071F4" w:rsidRPr="007D7C86" w:rsidRDefault="00B071F4" w:rsidP="008F7891">
            <w:pPr>
              <w:pStyle w:val="TableContent"/>
            </w:pPr>
          </w:p>
        </w:tc>
      </w:tr>
      <w:tr w:rsidR="00B071F4" w:rsidRPr="007D7C86" w14:paraId="382DDAA8" w14:textId="77777777">
        <w:trPr>
          <w:cantSplit/>
          <w:jc w:val="center"/>
        </w:trPr>
        <w:tc>
          <w:tcPr>
            <w:tcW w:w="525" w:type="dxa"/>
          </w:tcPr>
          <w:p w14:paraId="49656EF4" w14:textId="77777777" w:rsidR="00B071F4" w:rsidRPr="007D7C86" w:rsidRDefault="00B071F4" w:rsidP="008F7891">
            <w:pPr>
              <w:pStyle w:val="TableContent"/>
            </w:pPr>
            <w:commentRangeStart w:id="2873"/>
            <w:r>
              <w:t>12</w:t>
            </w:r>
            <w:r w:rsidRPr="007D7C86">
              <w:t xml:space="preserve"> </w:t>
            </w:r>
          </w:p>
        </w:tc>
        <w:tc>
          <w:tcPr>
            <w:tcW w:w="2511" w:type="dxa"/>
          </w:tcPr>
          <w:p w14:paraId="535E6CFE" w14:textId="77777777" w:rsidR="00B071F4" w:rsidRPr="007D7C86" w:rsidRDefault="00B071F4" w:rsidP="008F7891">
            <w:pPr>
              <w:pStyle w:val="TableContent"/>
            </w:pPr>
            <w:r w:rsidRPr="007D7C86">
              <w:t xml:space="preserve">Check Digit Scheme </w:t>
            </w:r>
          </w:p>
        </w:tc>
        <w:tc>
          <w:tcPr>
            <w:tcW w:w="666" w:type="dxa"/>
          </w:tcPr>
          <w:p w14:paraId="68882AC2" w14:textId="77777777" w:rsidR="00B071F4" w:rsidRPr="007D7C86" w:rsidRDefault="00B071F4" w:rsidP="008F7891">
            <w:pPr>
              <w:pStyle w:val="TableContent"/>
            </w:pPr>
            <w:r>
              <w:t>ID</w:t>
            </w:r>
          </w:p>
        </w:tc>
        <w:tc>
          <w:tcPr>
            <w:tcW w:w="810" w:type="dxa"/>
            <w:shd w:val="clear" w:color="auto" w:fill="auto"/>
          </w:tcPr>
          <w:p w14:paraId="4ADD3030" w14:textId="77777777" w:rsidR="00B071F4" w:rsidRPr="007D7C86" w:rsidRDefault="00B071F4" w:rsidP="008F7891">
            <w:pPr>
              <w:pStyle w:val="TableContent"/>
            </w:pPr>
            <w:r w:rsidRPr="004F08CB">
              <w:t>C(</w:t>
            </w:r>
            <w:ins w:id="2874" w:author="Swain, Ashley" w:date="2011-11-27T21:59:00Z">
              <w:r w:rsidR="002E61A6">
                <w:t>O</w:t>
              </w:r>
            </w:ins>
            <w:del w:id="2875" w:author="Swain, Ashley" w:date="2011-11-27T21:59:00Z">
              <w:r w:rsidRPr="004F08CB" w:rsidDel="002E61A6">
                <w:delText>R</w:delText>
              </w:r>
            </w:del>
            <w:r w:rsidRPr="004F08CB">
              <w:t>/X)</w:t>
            </w:r>
          </w:p>
        </w:tc>
        <w:tc>
          <w:tcPr>
            <w:tcW w:w="1008" w:type="dxa"/>
          </w:tcPr>
          <w:p w14:paraId="228E87DE" w14:textId="77777777" w:rsidR="00B071F4" w:rsidRPr="007D7C86" w:rsidRDefault="00B071F4" w:rsidP="008F7891">
            <w:pPr>
              <w:pStyle w:val="TableContent"/>
            </w:pPr>
            <w:r w:rsidRPr="007D7C86">
              <w:t>3..3</w:t>
            </w:r>
          </w:p>
        </w:tc>
        <w:tc>
          <w:tcPr>
            <w:tcW w:w="783" w:type="dxa"/>
          </w:tcPr>
          <w:p w14:paraId="50FF0EBD" w14:textId="77777777" w:rsidR="00B071F4" w:rsidRPr="007D7C86" w:rsidRDefault="005A5D46" w:rsidP="008F7891">
            <w:pPr>
              <w:pStyle w:val="TableContent"/>
            </w:pPr>
            <w:r>
              <w:t>=</w:t>
            </w:r>
          </w:p>
        </w:tc>
        <w:tc>
          <w:tcPr>
            <w:tcW w:w="1269" w:type="dxa"/>
          </w:tcPr>
          <w:p w14:paraId="63E54040" w14:textId="77777777" w:rsidR="00B071F4" w:rsidRPr="007D7C86" w:rsidRDefault="00ED7824" w:rsidP="008F7891">
            <w:pPr>
              <w:pStyle w:val="TableContent"/>
            </w:pPr>
            <w:del w:id="2876" w:author="Bob Yencha" w:date="2011-11-29T09:51:00Z">
              <w:r w:rsidRPr="007D7C86" w:rsidDel="00303738">
                <w:delText>HL70061</w:delText>
              </w:r>
            </w:del>
          </w:p>
        </w:tc>
        <w:tc>
          <w:tcPr>
            <w:tcW w:w="4692" w:type="dxa"/>
          </w:tcPr>
          <w:p w14:paraId="6CDEBE0D" w14:textId="77777777" w:rsidR="00B071F4" w:rsidRPr="00ED7824" w:rsidRDefault="00290A65" w:rsidP="008F7891">
            <w:pPr>
              <w:pStyle w:val="TableContent"/>
            </w:pPr>
            <w:ins w:id="2877" w:author="Robert Snelick" w:date="2011-12-02T12:52:00Z">
              <w:r>
                <w:t xml:space="preserve">Condition Predicate: </w:t>
              </w:r>
            </w:ins>
            <w:ins w:id="2878" w:author="Bob Yencha" w:date="2011-12-19T22:35:00Z">
              <w:r w:rsidR="00123D4B">
                <w:t>If XCN_GU.11 (Identifier Check Digit) is valued</w:t>
              </w:r>
            </w:ins>
            <w:ins w:id="2879" w:author="Swain, Ashley" w:date="2011-11-27T22:03:00Z">
              <w:del w:id="2880" w:author="Bob Yencha" w:date="2011-11-29T09:51:00Z">
                <w:r w:rsidR="00CC689B" w:rsidDel="00303738">
                  <w:delText>Refer to base standard</w:delText>
                </w:r>
              </w:del>
            </w:ins>
            <w:commentRangeEnd w:id="2873"/>
            <w:r w:rsidR="00352428">
              <w:rPr>
                <w:rStyle w:val="CommentReference"/>
                <w:rFonts w:ascii="Times New Roman" w:hAnsi="Times New Roman"/>
                <w:bCs w:val="0"/>
                <w:color w:val="auto"/>
                <w:lang w:eastAsia="de-DE"/>
              </w:rPr>
              <w:commentReference w:id="2873"/>
            </w:r>
          </w:p>
        </w:tc>
      </w:tr>
      <w:tr w:rsidR="00B071F4" w:rsidRPr="007D7C86" w14:paraId="12CACE22" w14:textId="77777777">
        <w:trPr>
          <w:cantSplit/>
          <w:jc w:val="center"/>
        </w:trPr>
        <w:tc>
          <w:tcPr>
            <w:tcW w:w="525" w:type="dxa"/>
          </w:tcPr>
          <w:p w14:paraId="522A2217" w14:textId="77777777" w:rsidR="00B071F4" w:rsidRPr="007D7C86" w:rsidRDefault="00B071F4" w:rsidP="008F7891">
            <w:pPr>
              <w:pStyle w:val="TableContent"/>
            </w:pPr>
            <w:r>
              <w:t>13</w:t>
            </w:r>
            <w:r w:rsidRPr="007D7C86">
              <w:t xml:space="preserve"> </w:t>
            </w:r>
          </w:p>
        </w:tc>
        <w:tc>
          <w:tcPr>
            <w:tcW w:w="2511" w:type="dxa"/>
          </w:tcPr>
          <w:p w14:paraId="356ABC00" w14:textId="77777777" w:rsidR="00B071F4" w:rsidRPr="007D7C86" w:rsidRDefault="00B071F4" w:rsidP="008F7891">
            <w:pPr>
              <w:pStyle w:val="TableContent"/>
            </w:pPr>
            <w:r w:rsidRPr="007D7C86">
              <w:t xml:space="preserve">Identifier Type Code </w:t>
            </w:r>
          </w:p>
        </w:tc>
        <w:tc>
          <w:tcPr>
            <w:tcW w:w="666" w:type="dxa"/>
          </w:tcPr>
          <w:p w14:paraId="5ABB1833" w14:textId="77777777" w:rsidR="00B071F4" w:rsidRPr="007D7C86" w:rsidRDefault="001C047D" w:rsidP="008F7891">
            <w:pPr>
              <w:pStyle w:val="TableContent"/>
            </w:pPr>
            <w:hyperlink r:id="rId93" w:anchor="ID" w:history="1">
              <w:r w:rsidR="00B071F4" w:rsidRPr="007D7C86">
                <w:t>ID</w:t>
              </w:r>
            </w:hyperlink>
          </w:p>
        </w:tc>
        <w:tc>
          <w:tcPr>
            <w:tcW w:w="810" w:type="dxa"/>
            <w:shd w:val="clear" w:color="auto" w:fill="auto"/>
          </w:tcPr>
          <w:p w14:paraId="569C5250" w14:textId="77777777" w:rsidR="00B071F4" w:rsidRPr="007D7C86" w:rsidRDefault="00A37BB9" w:rsidP="008F7891">
            <w:pPr>
              <w:pStyle w:val="TableContent"/>
            </w:pPr>
            <w:ins w:id="2881" w:author="Bob Yencha" w:date="2011-11-21T23:51:00Z">
              <w:r w:rsidRPr="00490E68">
                <w:t>C(R/X)</w:t>
              </w:r>
            </w:ins>
            <w:del w:id="2882" w:author="Bob Yencha" w:date="2011-11-21T23:51:00Z">
              <w:r w:rsidR="00047F7D" w:rsidDel="00A37BB9">
                <w:delText>R</w:delText>
              </w:r>
              <w:r w:rsidR="00B071F4" w:rsidRPr="007D7C86" w:rsidDel="00A37BB9">
                <w:delText>E</w:delText>
              </w:r>
            </w:del>
          </w:p>
        </w:tc>
        <w:tc>
          <w:tcPr>
            <w:tcW w:w="1008" w:type="dxa"/>
          </w:tcPr>
          <w:p w14:paraId="460EB595" w14:textId="77777777" w:rsidR="00B071F4" w:rsidRPr="007D7C86" w:rsidRDefault="00B071F4" w:rsidP="008F7891">
            <w:pPr>
              <w:pStyle w:val="TableContent"/>
            </w:pPr>
            <w:r w:rsidRPr="007D7C86">
              <w:t>2..5</w:t>
            </w:r>
          </w:p>
        </w:tc>
        <w:tc>
          <w:tcPr>
            <w:tcW w:w="783" w:type="dxa"/>
          </w:tcPr>
          <w:p w14:paraId="3D58EBE5" w14:textId="77777777" w:rsidR="00B071F4" w:rsidRPr="007D7C86" w:rsidRDefault="005A5D46" w:rsidP="008F7891">
            <w:pPr>
              <w:pStyle w:val="TableContent"/>
            </w:pPr>
            <w:r>
              <w:t>=</w:t>
            </w:r>
          </w:p>
        </w:tc>
        <w:tc>
          <w:tcPr>
            <w:tcW w:w="1269" w:type="dxa"/>
          </w:tcPr>
          <w:p w14:paraId="175E9712" w14:textId="77777777" w:rsidR="00B071F4" w:rsidRPr="007D7C86" w:rsidRDefault="00ED7824" w:rsidP="008F7891">
            <w:pPr>
              <w:pStyle w:val="TableContent"/>
            </w:pPr>
            <w:r w:rsidRPr="007D7C86">
              <w:t>HL70203</w:t>
            </w:r>
          </w:p>
        </w:tc>
        <w:tc>
          <w:tcPr>
            <w:tcW w:w="4692" w:type="dxa"/>
          </w:tcPr>
          <w:p w14:paraId="22D65014" w14:textId="77777777" w:rsidR="00B071F4" w:rsidRPr="007D7C86" w:rsidRDefault="00AC59CE" w:rsidP="008F7891">
            <w:pPr>
              <w:pStyle w:val="TableContent"/>
            </w:pPr>
            <w:ins w:id="2883" w:author="Robert Snelick" w:date="2011-12-02T12:45:00Z">
              <w:r>
                <w:t xml:space="preserve">Condition Predicate: </w:t>
              </w:r>
              <w:r w:rsidRPr="00647DE3">
                <w:t>If XC</w:t>
              </w:r>
              <w:r>
                <w:t>N_GU.1 (ID Number) is valued</w:t>
              </w:r>
            </w:ins>
          </w:p>
        </w:tc>
      </w:tr>
      <w:tr w:rsidR="00B071F4" w:rsidRPr="007D7C86" w14:paraId="08FD7785" w14:textId="77777777">
        <w:trPr>
          <w:cantSplit/>
          <w:jc w:val="center"/>
        </w:trPr>
        <w:tc>
          <w:tcPr>
            <w:tcW w:w="525" w:type="dxa"/>
          </w:tcPr>
          <w:p w14:paraId="0952B10B" w14:textId="77777777" w:rsidR="00B071F4" w:rsidRPr="007D7C86" w:rsidRDefault="00B071F4" w:rsidP="008F7891">
            <w:pPr>
              <w:pStyle w:val="TableContent"/>
            </w:pPr>
            <w:r>
              <w:t>14</w:t>
            </w:r>
            <w:r w:rsidRPr="007D7C86">
              <w:t xml:space="preserve"> </w:t>
            </w:r>
          </w:p>
        </w:tc>
        <w:tc>
          <w:tcPr>
            <w:tcW w:w="2511" w:type="dxa"/>
          </w:tcPr>
          <w:p w14:paraId="445E996F" w14:textId="77777777" w:rsidR="00B071F4" w:rsidRPr="007D7C86" w:rsidRDefault="00B071F4" w:rsidP="008F7891">
            <w:pPr>
              <w:pStyle w:val="TableContent"/>
            </w:pPr>
            <w:r>
              <w:t>Assigning Facility</w:t>
            </w:r>
          </w:p>
        </w:tc>
        <w:tc>
          <w:tcPr>
            <w:tcW w:w="666" w:type="dxa"/>
          </w:tcPr>
          <w:p w14:paraId="7C311821" w14:textId="77777777" w:rsidR="00B071F4" w:rsidRPr="007D7C86" w:rsidRDefault="001C047D" w:rsidP="008F7891">
            <w:pPr>
              <w:pStyle w:val="TableContent"/>
            </w:pPr>
            <w:hyperlink r:id="rId94" w:anchor="ID" w:history="1">
              <w:r w:rsidR="00B071F4">
                <w:t>HD</w:t>
              </w:r>
            </w:hyperlink>
          </w:p>
        </w:tc>
        <w:tc>
          <w:tcPr>
            <w:tcW w:w="810" w:type="dxa"/>
            <w:shd w:val="clear" w:color="auto" w:fill="auto"/>
          </w:tcPr>
          <w:p w14:paraId="02779DE8" w14:textId="77777777" w:rsidR="00B071F4" w:rsidRPr="007D7C86" w:rsidRDefault="00047F7D" w:rsidP="008F7891">
            <w:pPr>
              <w:pStyle w:val="TableContent"/>
            </w:pPr>
            <w:r>
              <w:t>O</w:t>
            </w:r>
          </w:p>
        </w:tc>
        <w:tc>
          <w:tcPr>
            <w:tcW w:w="1008" w:type="dxa"/>
          </w:tcPr>
          <w:p w14:paraId="41F180C2" w14:textId="77777777" w:rsidR="00B071F4" w:rsidRPr="007D7C86" w:rsidRDefault="00B071F4" w:rsidP="008F7891">
            <w:pPr>
              <w:pStyle w:val="TableContent"/>
            </w:pPr>
          </w:p>
        </w:tc>
        <w:tc>
          <w:tcPr>
            <w:tcW w:w="783" w:type="dxa"/>
          </w:tcPr>
          <w:p w14:paraId="68E56426" w14:textId="77777777" w:rsidR="00B071F4" w:rsidRPr="007D7C86" w:rsidRDefault="005A5D46" w:rsidP="008F7891">
            <w:pPr>
              <w:pStyle w:val="TableContent"/>
            </w:pPr>
            <w:r>
              <w:t>#</w:t>
            </w:r>
          </w:p>
        </w:tc>
        <w:tc>
          <w:tcPr>
            <w:tcW w:w="1269" w:type="dxa"/>
          </w:tcPr>
          <w:p w14:paraId="433FF632" w14:textId="77777777" w:rsidR="00B071F4" w:rsidRPr="007D7C86" w:rsidRDefault="00B071F4" w:rsidP="008F7891">
            <w:pPr>
              <w:pStyle w:val="TableContent"/>
            </w:pPr>
          </w:p>
        </w:tc>
        <w:tc>
          <w:tcPr>
            <w:tcW w:w="4692" w:type="dxa"/>
          </w:tcPr>
          <w:p w14:paraId="07D4C7B1" w14:textId="77777777" w:rsidR="00B071F4" w:rsidRPr="007D7C86" w:rsidRDefault="00B071F4" w:rsidP="008F7891">
            <w:pPr>
              <w:pStyle w:val="TableContent"/>
            </w:pPr>
          </w:p>
        </w:tc>
      </w:tr>
      <w:tr w:rsidR="00B071F4" w:rsidRPr="007D7C86" w14:paraId="6695D191" w14:textId="77777777">
        <w:trPr>
          <w:cantSplit/>
          <w:jc w:val="center"/>
        </w:trPr>
        <w:tc>
          <w:tcPr>
            <w:tcW w:w="525" w:type="dxa"/>
          </w:tcPr>
          <w:p w14:paraId="7EDECEDA" w14:textId="77777777" w:rsidR="00B071F4" w:rsidRPr="007D7C86" w:rsidRDefault="00B071F4" w:rsidP="008F7891">
            <w:pPr>
              <w:pStyle w:val="TableContent"/>
            </w:pPr>
            <w:r>
              <w:t>15</w:t>
            </w:r>
            <w:r w:rsidRPr="007D7C86">
              <w:t xml:space="preserve"> </w:t>
            </w:r>
          </w:p>
        </w:tc>
        <w:tc>
          <w:tcPr>
            <w:tcW w:w="2511" w:type="dxa"/>
          </w:tcPr>
          <w:p w14:paraId="44B28179" w14:textId="77777777" w:rsidR="00B071F4" w:rsidRPr="007D7C86" w:rsidRDefault="00B071F4" w:rsidP="008F7891">
            <w:pPr>
              <w:pStyle w:val="TableContent"/>
            </w:pPr>
            <w:r w:rsidRPr="007D7C86">
              <w:t>Name Representati</w:t>
            </w:r>
            <w:r>
              <w:t>on Code</w:t>
            </w:r>
          </w:p>
        </w:tc>
        <w:tc>
          <w:tcPr>
            <w:tcW w:w="666" w:type="dxa"/>
          </w:tcPr>
          <w:p w14:paraId="0F1DD79A" w14:textId="77777777" w:rsidR="00B071F4" w:rsidRPr="007D7C86" w:rsidRDefault="00B071F4" w:rsidP="008F7891">
            <w:pPr>
              <w:pStyle w:val="TableContent"/>
            </w:pPr>
            <w:r>
              <w:t>ID</w:t>
            </w:r>
          </w:p>
        </w:tc>
        <w:tc>
          <w:tcPr>
            <w:tcW w:w="810" w:type="dxa"/>
            <w:shd w:val="clear" w:color="auto" w:fill="auto"/>
          </w:tcPr>
          <w:p w14:paraId="06E4DDDB" w14:textId="77777777" w:rsidR="00B071F4" w:rsidRPr="007D7C86" w:rsidRDefault="00047F7D" w:rsidP="008F7891">
            <w:pPr>
              <w:pStyle w:val="TableContent"/>
            </w:pPr>
            <w:r>
              <w:t>O</w:t>
            </w:r>
          </w:p>
        </w:tc>
        <w:tc>
          <w:tcPr>
            <w:tcW w:w="1008" w:type="dxa"/>
          </w:tcPr>
          <w:p w14:paraId="151FC2CC" w14:textId="77777777" w:rsidR="00B071F4" w:rsidRPr="007D7C86" w:rsidRDefault="00B071F4" w:rsidP="008F7891">
            <w:pPr>
              <w:pStyle w:val="TableContent"/>
            </w:pPr>
            <w:r w:rsidRPr="007D7C86">
              <w:t>1..1</w:t>
            </w:r>
          </w:p>
        </w:tc>
        <w:tc>
          <w:tcPr>
            <w:tcW w:w="783" w:type="dxa"/>
          </w:tcPr>
          <w:p w14:paraId="7E80D456" w14:textId="77777777" w:rsidR="00B071F4" w:rsidRPr="007D7C86" w:rsidRDefault="005A5D46" w:rsidP="008F7891">
            <w:pPr>
              <w:pStyle w:val="TableContent"/>
            </w:pPr>
            <w:r>
              <w:t>=</w:t>
            </w:r>
          </w:p>
        </w:tc>
        <w:tc>
          <w:tcPr>
            <w:tcW w:w="1269" w:type="dxa"/>
          </w:tcPr>
          <w:p w14:paraId="2F5EEB58" w14:textId="77777777" w:rsidR="00B071F4" w:rsidRPr="007D7C86" w:rsidRDefault="00ED7824" w:rsidP="008F7891">
            <w:pPr>
              <w:pStyle w:val="TableContent"/>
            </w:pPr>
            <w:del w:id="2884" w:author="Bob Yencha" w:date="2011-11-29T09:52:00Z">
              <w:r w:rsidRPr="007D7C86" w:rsidDel="00303738">
                <w:delText>HL70465</w:delText>
              </w:r>
            </w:del>
          </w:p>
        </w:tc>
        <w:tc>
          <w:tcPr>
            <w:tcW w:w="4692" w:type="dxa"/>
          </w:tcPr>
          <w:p w14:paraId="67774B6F" w14:textId="77777777" w:rsidR="00B071F4" w:rsidRPr="007D7C86" w:rsidRDefault="00B071F4" w:rsidP="008F7891">
            <w:pPr>
              <w:pStyle w:val="TableContent"/>
            </w:pPr>
          </w:p>
        </w:tc>
      </w:tr>
      <w:tr w:rsidR="00B071F4" w:rsidRPr="007D7C86" w14:paraId="52617A7B" w14:textId="77777777">
        <w:trPr>
          <w:cantSplit/>
          <w:jc w:val="center"/>
        </w:trPr>
        <w:tc>
          <w:tcPr>
            <w:tcW w:w="525" w:type="dxa"/>
            <w:tcBorders>
              <w:bottom w:val="single" w:sz="12" w:space="0" w:color="943634"/>
            </w:tcBorders>
          </w:tcPr>
          <w:p w14:paraId="1C958544" w14:textId="77777777" w:rsidR="00B071F4" w:rsidRPr="007D7C86" w:rsidRDefault="00B071F4" w:rsidP="008F7891">
            <w:pPr>
              <w:pStyle w:val="TableContent"/>
            </w:pPr>
            <w:r>
              <w:t>16</w:t>
            </w:r>
            <w:r w:rsidRPr="007D7C86">
              <w:t xml:space="preserve"> </w:t>
            </w:r>
          </w:p>
        </w:tc>
        <w:tc>
          <w:tcPr>
            <w:tcW w:w="2511" w:type="dxa"/>
            <w:tcBorders>
              <w:bottom w:val="single" w:sz="12" w:space="0" w:color="943634"/>
            </w:tcBorders>
          </w:tcPr>
          <w:p w14:paraId="2F263029" w14:textId="77777777" w:rsidR="00B071F4" w:rsidRPr="007D7C86" w:rsidRDefault="00B071F4" w:rsidP="008F7891">
            <w:pPr>
              <w:pStyle w:val="TableContent"/>
            </w:pPr>
            <w:r w:rsidRPr="007D7C86">
              <w:t xml:space="preserve">Name Context </w:t>
            </w:r>
          </w:p>
        </w:tc>
        <w:tc>
          <w:tcPr>
            <w:tcW w:w="666" w:type="dxa"/>
            <w:tcBorders>
              <w:bottom w:val="single" w:sz="12" w:space="0" w:color="943634"/>
            </w:tcBorders>
          </w:tcPr>
          <w:p w14:paraId="6712600C" w14:textId="77777777" w:rsidR="00B071F4" w:rsidRPr="007D7C86" w:rsidRDefault="00B071F4" w:rsidP="008F7891">
            <w:pPr>
              <w:pStyle w:val="TableContent"/>
            </w:pPr>
            <w:r>
              <w:t>CE</w:t>
            </w:r>
          </w:p>
        </w:tc>
        <w:tc>
          <w:tcPr>
            <w:tcW w:w="810" w:type="dxa"/>
            <w:tcBorders>
              <w:bottom w:val="single" w:sz="12" w:space="0" w:color="943634"/>
            </w:tcBorders>
            <w:shd w:val="clear" w:color="auto" w:fill="auto"/>
          </w:tcPr>
          <w:p w14:paraId="46FB8D51" w14:textId="77777777" w:rsidR="00B071F4" w:rsidRPr="007D7C86" w:rsidRDefault="00B071F4" w:rsidP="008F7891">
            <w:pPr>
              <w:pStyle w:val="TableContent"/>
            </w:pPr>
            <w:r w:rsidRPr="007D7C86">
              <w:t>O</w:t>
            </w:r>
          </w:p>
        </w:tc>
        <w:tc>
          <w:tcPr>
            <w:tcW w:w="1008" w:type="dxa"/>
            <w:tcBorders>
              <w:bottom w:val="single" w:sz="12" w:space="0" w:color="943634"/>
            </w:tcBorders>
          </w:tcPr>
          <w:p w14:paraId="3B6937EA" w14:textId="77777777" w:rsidR="00B071F4" w:rsidRPr="007D7C86" w:rsidRDefault="00B071F4" w:rsidP="008F7891">
            <w:pPr>
              <w:pStyle w:val="TableContent"/>
            </w:pPr>
          </w:p>
        </w:tc>
        <w:tc>
          <w:tcPr>
            <w:tcW w:w="783" w:type="dxa"/>
            <w:tcBorders>
              <w:bottom w:val="single" w:sz="12" w:space="0" w:color="943634"/>
            </w:tcBorders>
          </w:tcPr>
          <w:p w14:paraId="4E92DD87" w14:textId="77777777" w:rsidR="00B071F4" w:rsidRPr="007D7C86" w:rsidRDefault="0010368A" w:rsidP="008F7891">
            <w:pPr>
              <w:pStyle w:val="TableContent"/>
            </w:pPr>
            <w:r>
              <w:t>#</w:t>
            </w:r>
          </w:p>
        </w:tc>
        <w:tc>
          <w:tcPr>
            <w:tcW w:w="1269" w:type="dxa"/>
            <w:tcBorders>
              <w:bottom w:val="single" w:sz="12" w:space="0" w:color="943634"/>
            </w:tcBorders>
          </w:tcPr>
          <w:p w14:paraId="734975DB" w14:textId="77777777" w:rsidR="00B071F4" w:rsidRPr="007D7C86" w:rsidRDefault="00ED7824" w:rsidP="008F7891">
            <w:pPr>
              <w:pStyle w:val="TableContent"/>
            </w:pPr>
            <w:del w:id="2885" w:author="Bob Yencha" w:date="2011-11-29T09:52:00Z">
              <w:r w:rsidRPr="007D7C86" w:rsidDel="00303738">
                <w:delText>H L70448</w:delText>
              </w:r>
            </w:del>
          </w:p>
        </w:tc>
        <w:tc>
          <w:tcPr>
            <w:tcW w:w="4692" w:type="dxa"/>
            <w:tcBorders>
              <w:bottom w:val="single" w:sz="12" w:space="0" w:color="943634"/>
            </w:tcBorders>
          </w:tcPr>
          <w:p w14:paraId="643B4F63" w14:textId="77777777" w:rsidR="00B071F4" w:rsidRPr="007D7C86" w:rsidRDefault="00B071F4" w:rsidP="008F7891">
            <w:pPr>
              <w:pStyle w:val="TableContent"/>
            </w:pPr>
          </w:p>
        </w:tc>
      </w:tr>
      <w:tr w:rsidR="00B071F4" w:rsidRPr="007D7C86" w14:paraId="56AB19F5" w14:textId="77777777">
        <w:trPr>
          <w:cantSplit/>
          <w:jc w:val="center"/>
        </w:trPr>
        <w:tc>
          <w:tcPr>
            <w:tcW w:w="525" w:type="dxa"/>
            <w:tcBorders>
              <w:bottom w:val="single" w:sz="12" w:space="0" w:color="943634"/>
            </w:tcBorders>
            <w:shd w:val="clear" w:color="auto" w:fill="auto"/>
          </w:tcPr>
          <w:p w14:paraId="00A4A1A5" w14:textId="77777777" w:rsidR="00B071F4" w:rsidRPr="007D7C86" w:rsidRDefault="00B071F4" w:rsidP="008F7891">
            <w:pPr>
              <w:pStyle w:val="TableContent"/>
            </w:pPr>
            <w:r>
              <w:t>17</w:t>
            </w:r>
            <w:r w:rsidRPr="007D7C86">
              <w:t xml:space="preserve"> </w:t>
            </w:r>
          </w:p>
        </w:tc>
        <w:tc>
          <w:tcPr>
            <w:tcW w:w="2511" w:type="dxa"/>
            <w:tcBorders>
              <w:bottom w:val="single" w:sz="12" w:space="0" w:color="943634"/>
            </w:tcBorders>
            <w:shd w:val="clear" w:color="auto" w:fill="auto"/>
          </w:tcPr>
          <w:p w14:paraId="46D9EC11" w14:textId="77777777" w:rsidR="00B071F4" w:rsidRPr="007D7C86" w:rsidRDefault="00B071F4" w:rsidP="008F7891">
            <w:pPr>
              <w:pStyle w:val="TableContent"/>
            </w:pPr>
            <w:r w:rsidRPr="007D7C86">
              <w:t xml:space="preserve">Name Validity Range </w:t>
            </w:r>
          </w:p>
        </w:tc>
        <w:tc>
          <w:tcPr>
            <w:tcW w:w="666" w:type="dxa"/>
            <w:tcBorders>
              <w:bottom w:val="single" w:sz="12" w:space="0" w:color="943634"/>
            </w:tcBorders>
            <w:shd w:val="clear" w:color="auto" w:fill="auto"/>
          </w:tcPr>
          <w:p w14:paraId="314219B3" w14:textId="77777777" w:rsidR="00B071F4" w:rsidRPr="007D7C86" w:rsidRDefault="001C047D" w:rsidP="008F7891">
            <w:pPr>
              <w:pStyle w:val="TableContent"/>
            </w:pPr>
            <w:hyperlink r:id="rId95" w:anchor="CE" w:history="1">
              <w:r w:rsidR="00B071F4">
                <w:t>DR</w:t>
              </w:r>
            </w:hyperlink>
          </w:p>
        </w:tc>
        <w:tc>
          <w:tcPr>
            <w:tcW w:w="810" w:type="dxa"/>
            <w:tcBorders>
              <w:bottom w:val="single" w:sz="12" w:space="0" w:color="943634"/>
            </w:tcBorders>
            <w:shd w:val="clear" w:color="auto" w:fill="auto"/>
          </w:tcPr>
          <w:p w14:paraId="4FE0BEF2" w14:textId="77777777" w:rsidR="00B071F4" w:rsidRPr="007D7C86" w:rsidRDefault="00B071F4" w:rsidP="008F7891">
            <w:pPr>
              <w:pStyle w:val="TableContent"/>
            </w:pPr>
            <w:r>
              <w:t>X</w:t>
            </w:r>
          </w:p>
        </w:tc>
        <w:tc>
          <w:tcPr>
            <w:tcW w:w="1008" w:type="dxa"/>
            <w:tcBorders>
              <w:bottom w:val="single" w:sz="12" w:space="0" w:color="943634"/>
            </w:tcBorders>
            <w:shd w:val="clear" w:color="auto" w:fill="auto"/>
          </w:tcPr>
          <w:p w14:paraId="7C0A185C" w14:textId="77777777" w:rsidR="00B071F4" w:rsidRPr="007D7C86" w:rsidRDefault="00B071F4" w:rsidP="008F7891">
            <w:pPr>
              <w:pStyle w:val="TableContent"/>
            </w:pPr>
          </w:p>
        </w:tc>
        <w:tc>
          <w:tcPr>
            <w:tcW w:w="783" w:type="dxa"/>
            <w:tcBorders>
              <w:bottom w:val="single" w:sz="12" w:space="0" w:color="943634"/>
            </w:tcBorders>
            <w:shd w:val="clear" w:color="auto" w:fill="auto"/>
          </w:tcPr>
          <w:p w14:paraId="2A558872" w14:textId="77777777" w:rsidR="00B071F4" w:rsidRPr="007D7C86" w:rsidRDefault="00B071F4" w:rsidP="008F7891">
            <w:pPr>
              <w:pStyle w:val="TableContent"/>
            </w:pPr>
          </w:p>
        </w:tc>
        <w:tc>
          <w:tcPr>
            <w:tcW w:w="1269" w:type="dxa"/>
            <w:tcBorders>
              <w:bottom w:val="single" w:sz="12" w:space="0" w:color="943634"/>
            </w:tcBorders>
            <w:shd w:val="clear" w:color="auto" w:fill="auto"/>
          </w:tcPr>
          <w:p w14:paraId="2E603D2E" w14:textId="77777777" w:rsidR="00B071F4" w:rsidRPr="007D7C86" w:rsidRDefault="00B071F4" w:rsidP="008F7891">
            <w:pPr>
              <w:pStyle w:val="TableContent"/>
            </w:pPr>
          </w:p>
        </w:tc>
        <w:tc>
          <w:tcPr>
            <w:tcW w:w="4692" w:type="dxa"/>
            <w:tcBorders>
              <w:bottom w:val="single" w:sz="12" w:space="0" w:color="943634"/>
            </w:tcBorders>
            <w:shd w:val="clear" w:color="auto" w:fill="auto"/>
          </w:tcPr>
          <w:p w14:paraId="3D17D74B" w14:textId="77777777" w:rsidR="00B071F4" w:rsidRPr="007D7C86" w:rsidRDefault="00ED7824" w:rsidP="008F7891">
            <w:pPr>
              <w:pStyle w:val="TableContent"/>
            </w:pPr>
            <w:r w:rsidRPr="007D7C86">
              <w:t xml:space="preserve">Deprecated as of </w:t>
            </w:r>
            <w:r w:rsidRPr="007D7C86">
              <w:rPr>
                <w:i/>
              </w:rPr>
              <w:t>HL7 Version 2.5</w:t>
            </w:r>
            <w:r>
              <w:t xml:space="preserve">. </w:t>
            </w:r>
            <w:r w:rsidRPr="007D7C86">
              <w:t>See XCN-19 Effective Date and XCN-20 Expiration Date components.</w:t>
            </w:r>
          </w:p>
        </w:tc>
      </w:tr>
      <w:tr w:rsidR="00B071F4" w:rsidRPr="007D7C86" w14:paraId="30C6F71A" w14:textId="77777777">
        <w:trPr>
          <w:cantSplit/>
          <w:jc w:val="center"/>
        </w:trPr>
        <w:tc>
          <w:tcPr>
            <w:tcW w:w="525" w:type="dxa"/>
            <w:shd w:val="clear" w:color="auto" w:fill="auto"/>
          </w:tcPr>
          <w:p w14:paraId="7D0FB14E" w14:textId="77777777" w:rsidR="00B071F4" w:rsidRPr="007D7C86" w:rsidRDefault="00B071F4" w:rsidP="008F7891">
            <w:pPr>
              <w:pStyle w:val="TableContent"/>
            </w:pPr>
            <w:r>
              <w:t>18</w:t>
            </w:r>
            <w:r w:rsidRPr="007D7C86">
              <w:t xml:space="preserve"> </w:t>
            </w:r>
          </w:p>
        </w:tc>
        <w:tc>
          <w:tcPr>
            <w:tcW w:w="2511" w:type="dxa"/>
            <w:shd w:val="clear" w:color="auto" w:fill="auto"/>
          </w:tcPr>
          <w:p w14:paraId="5E11ED5A" w14:textId="77777777" w:rsidR="00B071F4" w:rsidRPr="007D7C86" w:rsidRDefault="00B071F4" w:rsidP="008F7891">
            <w:pPr>
              <w:pStyle w:val="TableContent"/>
            </w:pPr>
            <w:r w:rsidRPr="007D7C86">
              <w:t xml:space="preserve">Name Assembly Order </w:t>
            </w:r>
          </w:p>
        </w:tc>
        <w:tc>
          <w:tcPr>
            <w:tcW w:w="666" w:type="dxa"/>
            <w:shd w:val="clear" w:color="auto" w:fill="auto"/>
          </w:tcPr>
          <w:p w14:paraId="70CB84D0" w14:textId="77777777" w:rsidR="00B071F4" w:rsidRPr="007D7C86" w:rsidRDefault="00ED7824" w:rsidP="008F7891">
            <w:pPr>
              <w:pStyle w:val="TableContent"/>
            </w:pPr>
            <w:r>
              <w:t>ID</w:t>
            </w:r>
          </w:p>
        </w:tc>
        <w:tc>
          <w:tcPr>
            <w:tcW w:w="810" w:type="dxa"/>
            <w:shd w:val="clear" w:color="auto" w:fill="auto"/>
          </w:tcPr>
          <w:p w14:paraId="4AB307B6" w14:textId="77777777" w:rsidR="00B071F4" w:rsidRPr="007D7C86" w:rsidRDefault="00B071F4" w:rsidP="008F7891">
            <w:pPr>
              <w:pStyle w:val="TableContent"/>
            </w:pPr>
            <w:r>
              <w:t>O</w:t>
            </w:r>
          </w:p>
        </w:tc>
        <w:tc>
          <w:tcPr>
            <w:tcW w:w="1008" w:type="dxa"/>
            <w:shd w:val="clear" w:color="auto" w:fill="auto"/>
          </w:tcPr>
          <w:p w14:paraId="513BBD8A" w14:textId="77777777" w:rsidR="00B071F4" w:rsidRPr="007D7C86" w:rsidRDefault="00B071F4" w:rsidP="008F7891">
            <w:pPr>
              <w:pStyle w:val="TableContent"/>
            </w:pPr>
            <w:r w:rsidRPr="007D7C86">
              <w:t>1..1</w:t>
            </w:r>
          </w:p>
        </w:tc>
        <w:tc>
          <w:tcPr>
            <w:tcW w:w="783" w:type="dxa"/>
            <w:shd w:val="clear" w:color="auto" w:fill="auto"/>
          </w:tcPr>
          <w:p w14:paraId="7BE32A99" w14:textId="77777777" w:rsidR="00B071F4" w:rsidRPr="007D7C86" w:rsidRDefault="0010368A" w:rsidP="008F7891">
            <w:pPr>
              <w:pStyle w:val="TableContent"/>
            </w:pPr>
            <w:r>
              <w:t>=</w:t>
            </w:r>
          </w:p>
        </w:tc>
        <w:tc>
          <w:tcPr>
            <w:tcW w:w="1269" w:type="dxa"/>
            <w:shd w:val="clear" w:color="auto" w:fill="auto"/>
          </w:tcPr>
          <w:p w14:paraId="54E63D1F" w14:textId="77777777" w:rsidR="00B071F4" w:rsidRPr="007D7C86" w:rsidRDefault="00ED7824" w:rsidP="008F7891">
            <w:pPr>
              <w:pStyle w:val="TableContent"/>
            </w:pPr>
            <w:del w:id="2886" w:author="Bob Yencha" w:date="2011-11-29T15:42:00Z">
              <w:r w:rsidRPr="007D7C86" w:rsidDel="00A866A2">
                <w:delText>HL70444</w:delText>
              </w:r>
            </w:del>
          </w:p>
        </w:tc>
        <w:tc>
          <w:tcPr>
            <w:tcW w:w="4692" w:type="dxa"/>
            <w:shd w:val="clear" w:color="auto" w:fill="auto"/>
          </w:tcPr>
          <w:p w14:paraId="1FC3ACC0" w14:textId="77777777" w:rsidR="00B071F4" w:rsidRPr="007D7C86" w:rsidRDefault="00B071F4" w:rsidP="008F7891">
            <w:pPr>
              <w:pStyle w:val="TableContent"/>
            </w:pPr>
          </w:p>
        </w:tc>
      </w:tr>
      <w:tr w:rsidR="00B071F4" w:rsidRPr="007D7C86" w14:paraId="005379E3" w14:textId="77777777">
        <w:trPr>
          <w:cantSplit/>
          <w:jc w:val="center"/>
        </w:trPr>
        <w:tc>
          <w:tcPr>
            <w:tcW w:w="525" w:type="dxa"/>
          </w:tcPr>
          <w:p w14:paraId="5C026082" w14:textId="77777777" w:rsidR="00B071F4" w:rsidRPr="007D7C86" w:rsidRDefault="00B071F4" w:rsidP="008F7891">
            <w:pPr>
              <w:pStyle w:val="TableContent"/>
            </w:pPr>
            <w:r>
              <w:t>19</w:t>
            </w:r>
            <w:r w:rsidRPr="007D7C86">
              <w:t xml:space="preserve"> </w:t>
            </w:r>
          </w:p>
        </w:tc>
        <w:tc>
          <w:tcPr>
            <w:tcW w:w="2511" w:type="dxa"/>
          </w:tcPr>
          <w:p w14:paraId="623D40AD" w14:textId="77777777" w:rsidR="00B071F4" w:rsidRPr="007D7C86" w:rsidRDefault="00B071F4" w:rsidP="008F7891">
            <w:pPr>
              <w:pStyle w:val="TableContent"/>
            </w:pPr>
            <w:r w:rsidRPr="007D7C86">
              <w:t xml:space="preserve">Effective Date </w:t>
            </w:r>
          </w:p>
        </w:tc>
        <w:tc>
          <w:tcPr>
            <w:tcW w:w="666" w:type="dxa"/>
          </w:tcPr>
          <w:p w14:paraId="62E72ACD" w14:textId="77777777" w:rsidR="00B071F4" w:rsidRPr="007D7C86" w:rsidRDefault="001C047D" w:rsidP="008F7891">
            <w:pPr>
              <w:pStyle w:val="TableContent"/>
            </w:pPr>
            <w:hyperlink r:id="rId96" w:anchor="ID" w:history="1">
              <w:r w:rsidR="00ED7824">
                <w:t>TS</w:t>
              </w:r>
            </w:hyperlink>
          </w:p>
        </w:tc>
        <w:tc>
          <w:tcPr>
            <w:tcW w:w="810" w:type="dxa"/>
            <w:shd w:val="clear" w:color="auto" w:fill="auto"/>
          </w:tcPr>
          <w:p w14:paraId="5961E146" w14:textId="77777777" w:rsidR="00B071F4" w:rsidRPr="007D7C86" w:rsidRDefault="00B071F4" w:rsidP="008F7891">
            <w:pPr>
              <w:pStyle w:val="TableContent"/>
            </w:pPr>
            <w:r w:rsidRPr="007D7C86">
              <w:t>O</w:t>
            </w:r>
          </w:p>
        </w:tc>
        <w:tc>
          <w:tcPr>
            <w:tcW w:w="1008" w:type="dxa"/>
          </w:tcPr>
          <w:p w14:paraId="1B0C1C5D" w14:textId="77777777" w:rsidR="00B071F4" w:rsidRPr="007D7C86" w:rsidRDefault="00B071F4" w:rsidP="008F7891">
            <w:pPr>
              <w:pStyle w:val="TableContent"/>
            </w:pPr>
            <w:r w:rsidRPr="007D7C86">
              <w:t>1..8</w:t>
            </w:r>
          </w:p>
        </w:tc>
        <w:tc>
          <w:tcPr>
            <w:tcW w:w="783" w:type="dxa"/>
          </w:tcPr>
          <w:p w14:paraId="3AA8DEC6" w14:textId="77777777" w:rsidR="00B071F4" w:rsidRPr="007D7C86" w:rsidRDefault="0010368A" w:rsidP="008F7891">
            <w:pPr>
              <w:pStyle w:val="TableContent"/>
            </w:pPr>
            <w:r>
              <w:t>=</w:t>
            </w:r>
          </w:p>
        </w:tc>
        <w:tc>
          <w:tcPr>
            <w:tcW w:w="1269" w:type="dxa"/>
          </w:tcPr>
          <w:p w14:paraId="7B77143D" w14:textId="77777777" w:rsidR="00B071F4" w:rsidRPr="007D7C86" w:rsidRDefault="00B071F4" w:rsidP="008F7891">
            <w:pPr>
              <w:pStyle w:val="TableContent"/>
            </w:pPr>
          </w:p>
        </w:tc>
        <w:tc>
          <w:tcPr>
            <w:tcW w:w="4692" w:type="dxa"/>
          </w:tcPr>
          <w:p w14:paraId="22505ED9" w14:textId="77777777" w:rsidR="00B071F4" w:rsidRPr="007D7C86" w:rsidRDefault="00B071F4" w:rsidP="008F7891">
            <w:pPr>
              <w:pStyle w:val="TableContent"/>
            </w:pPr>
          </w:p>
        </w:tc>
      </w:tr>
      <w:tr w:rsidR="00B071F4" w:rsidRPr="007D7C86" w14:paraId="11FD55DC" w14:textId="77777777">
        <w:trPr>
          <w:cantSplit/>
          <w:jc w:val="center"/>
        </w:trPr>
        <w:tc>
          <w:tcPr>
            <w:tcW w:w="525" w:type="dxa"/>
          </w:tcPr>
          <w:p w14:paraId="1D779EC8" w14:textId="77777777" w:rsidR="00B071F4" w:rsidRPr="007D7C86" w:rsidRDefault="00B071F4" w:rsidP="008F7891">
            <w:pPr>
              <w:pStyle w:val="TableContent"/>
            </w:pPr>
            <w:r>
              <w:t>20</w:t>
            </w:r>
            <w:r w:rsidRPr="007D7C86">
              <w:t xml:space="preserve"> </w:t>
            </w:r>
          </w:p>
        </w:tc>
        <w:tc>
          <w:tcPr>
            <w:tcW w:w="2511" w:type="dxa"/>
          </w:tcPr>
          <w:p w14:paraId="111323AB" w14:textId="77777777" w:rsidR="00B071F4" w:rsidRPr="007D7C86" w:rsidRDefault="00B071F4" w:rsidP="008F7891">
            <w:pPr>
              <w:pStyle w:val="TableContent"/>
            </w:pPr>
            <w:r w:rsidRPr="007D7C86">
              <w:t xml:space="preserve">Expiration Date </w:t>
            </w:r>
          </w:p>
        </w:tc>
        <w:tc>
          <w:tcPr>
            <w:tcW w:w="666" w:type="dxa"/>
          </w:tcPr>
          <w:p w14:paraId="264C2426" w14:textId="77777777" w:rsidR="00B071F4" w:rsidRPr="007D7C86" w:rsidRDefault="001C047D" w:rsidP="008F7891">
            <w:pPr>
              <w:pStyle w:val="TableContent"/>
            </w:pPr>
            <w:hyperlink r:id="rId97" w:anchor="TS" w:history="1">
              <w:r w:rsidR="00ED7824">
                <w:t>TS</w:t>
              </w:r>
            </w:hyperlink>
          </w:p>
        </w:tc>
        <w:tc>
          <w:tcPr>
            <w:tcW w:w="810" w:type="dxa"/>
            <w:shd w:val="clear" w:color="auto" w:fill="auto"/>
          </w:tcPr>
          <w:p w14:paraId="52139527" w14:textId="77777777" w:rsidR="00B071F4" w:rsidRPr="007D7C86" w:rsidRDefault="00B071F4" w:rsidP="008F7891">
            <w:pPr>
              <w:pStyle w:val="TableContent"/>
            </w:pPr>
            <w:r w:rsidRPr="007D7C86">
              <w:t>O</w:t>
            </w:r>
          </w:p>
        </w:tc>
        <w:tc>
          <w:tcPr>
            <w:tcW w:w="1008" w:type="dxa"/>
          </w:tcPr>
          <w:p w14:paraId="544DE0B8" w14:textId="77777777" w:rsidR="00B071F4" w:rsidRPr="007D7C86" w:rsidRDefault="00B071F4" w:rsidP="008F7891">
            <w:pPr>
              <w:pStyle w:val="TableContent"/>
            </w:pPr>
            <w:r w:rsidRPr="007D7C86">
              <w:t>1..8</w:t>
            </w:r>
          </w:p>
        </w:tc>
        <w:tc>
          <w:tcPr>
            <w:tcW w:w="783" w:type="dxa"/>
          </w:tcPr>
          <w:p w14:paraId="4AB2CDBB" w14:textId="77777777" w:rsidR="00B071F4" w:rsidRPr="007D7C86" w:rsidRDefault="0010368A" w:rsidP="008F7891">
            <w:pPr>
              <w:pStyle w:val="TableContent"/>
            </w:pPr>
            <w:r>
              <w:t>=</w:t>
            </w:r>
          </w:p>
        </w:tc>
        <w:tc>
          <w:tcPr>
            <w:tcW w:w="1269" w:type="dxa"/>
          </w:tcPr>
          <w:p w14:paraId="488B656F" w14:textId="77777777" w:rsidR="00B071F4" w:rsidRPr="007D7C86" w:rsidRDefault="00B071F4" w:rsidP="008F7891">
            <w:pPr>
              <w:pStyle w:val="TableContent"/>
            </w:pPr>
          </w:p>
        </w:tc>
        <w:tc>
          <w:tcPr>
            <w:tcW w:w="4692" w:type="dxa"/>
          </w:tcPr>
          <w:p w14:paraId="26BF3FBF" w14:textId="77777777" w:rsidR="00B071F4" w:rsidRPr="007D7C86" w:rsidRDefault="00B071F4" w:rsidP="008F7891">
            <w:pPr>
              <w:pStyle w:val="TableContent"/>
            </w:pPr>
          </w:p>
        </w:tc>
      </w:tr>
      <w:tr w:rsidR="00B071F4" w:rsidRPr="007D7C86" w14:paraId="0999E8BD" w14:textId="77777777">
        <w:trPr>
          <w:cantSplit/>
          <w:jc w:val="center"/>
        </w:trPr>
        <w:tc>
          <w:tcPr>
            <w:tcW w:w="525" w:type="dxa"/>
          </w:tcPr>
          <w:p w14:paraId="3ED399BC" w14:textId="77777777" w:rsidR="00B071F4" w:rsidRPr="007D7C86" w:rsidRDefault="00B071F4" w:rsidP="008F7891">
            <w:pPr>
              <w:pStyle w:val="TableContent"/>
            </w:pPr>
            <w:r>
              <w:t>21</w:t>
            </w:r>
            <w:r w:rsidRPr="007D7C86">
              <w:t xml:space="preserve"> </w:t>
            </w:r>
          </w:p>
        </w:tc>
        <w:tc>
          <w:tcPr>
            <w:tcW w:w="2511" w:type="dxa"/>
          </w:tcPr>
          <w:p w14:paraId="56BD9FB5" w14:textId="77777777" w:rsidR="00B071F4" w:rsidRPr="007D7C86" w:rsidRDefault="00B071F4" w:rsidP="008F7891">
            <w:pPr>
              <w:pStyle w:val="TableContent"/>
            </w:pPr>
            <w:r w:rsidRPr="007D7C86">
              <w:t xml:space="preserve">Professional Suffix </w:t>
            </w:r>
          </w:p>
        </w:tc>
        <w:tc>
          <w:tcPr>
            <w:tcW w:w="666" w:type="dxa"/>
          </w:tcPr>
          <w:p w14:paraId="43A4B77F" w14:textId="77777777" w:rsidR="00B071F4" w:rsidRPr="007D7C86" w:rsidRDefault="001C047D" w:rsidP="008F7891">
            <w:pPr>
              <w:pStyle w:val="TableContent"/>
            </w:pPr>
            <w:hyperlink r:id="rId98" w:anchor="TS" w:history="1">
              <w:r w:rsidR="00ED7824">
                <w:t>ST</w:t>
              </w:r>
            </w:hyperlink>
          </w:p>
        </w:tc>
        <w:tc>
          <w:tcPr>
            <w:tcW w:w="810" w:type="dxa"/>
            <w:shd w:val="clear" w:color="auto" w:fill="auto"/>
          </w:tcPr>
          <w:p w14:paraId="21206DB0" w14:textId="77777777" w:rsidR="00B071F4" w:rsidRPr="007D7C86" w:rsidRDefault="00B071F4" w:rsidP="008F7891">
            <w:pPr>
              <w:pStyle w:val="TableContent"/>
            </w:pPr>
            <w:r w:rsidRPr="007D7C86">
              <w:t>O</w:t>
            </w:r>
          </w:p>
        </w:tc>
        <w:tc>
          <w:tcPr>
            <w:tcW w:w="1008" w:type="dxa"/>
          </w:tcPr>
          <w:p w14:paraId="741CB7A6" w14:textId="77777777" w:rsidR="00B071F4" w:rsidRPr="007D7C86" w:rsidRDefault="00B071F4" w:rsidP="008F7891">
            <w:pPr>
              <w:pStyle w:val="TableContent"/>
            </w:pPr>
            <w:r w:rsidRPr="007D7C86">
              <w:t>1..199</w:t>
            </w:r>
          </w:p>
        </w:tc>
        <w:tc>
          <w:tcPr>
            <w:tcW w:w="783" w:type="dxa"/>
          </w:tcPr>
          <w:p w14:paraId="0CBE5CC9" w14:textId="77777777" w:rsidR="00B071F4" w:rsidRPr="007D7C86" w:rsidRDefault="0010368A" w:rsidP="008F7891">
            <w:pPr>
              <w:pStyle w:val="TableContent"/>
            </w:pPr>
            <w:r>
              <w:t>=</w:t>
            </w:r>
          </w:p>
        </w:tc>
        <w:tc>
          <w:tcPr>
            <w:tcW w:w="1269" w:type="dxa"/>
          </w:tcPr>
          <w:p w14:paraId="7DFA39B2" w14:textId="77777777" w:rsidR="00B071F4" w:rsidRPr="007D7C86" w:rsidRDefault="00B071F4" w:rsidP="008F7891">
            <w:pPr>
              <w:pStyle w:val="TableContent"/>
            </w:pPr>
          </w:p>
        </w:tc>
        <w:tc>
          <w:tcPr>
            <w:tcW w:w="4692" w:type="dxa"/>
          </w:tcPr>
          <w:p w14:paraId="03846817" w14:textId="77777777" w:rsidR="00B071F4" w:rsidRPr="007D7C86" w:rsidRDefault="00ED7824" w:rsidP="008F7891">
            <w:pPr>
              <w:pStyle w:val="TableContent"/>
            </w:pPr>
            <w:r w:rsidRPr="007D7C86">
              <w:t>Suggest using values from HL7 table 360.</w:t>
            </w:r>
          </w:p>
        </w:tc>
      </w:tr>
      <w:tr w:rsidR="00B071F4" w:rsidRPr="007D7C86" w14:paraId="3D175D82" w14:textId="77777777">
        <w:trPr>
          <w:cantSplit/>
          <w:jc w:val="center"/>
        </w:trPr>
        <w:tc>
          <w:tcPr>
            <w:tcW w:w="525" w:type="dxa"/>
          </w:tcPr>
          <w:p w14:paraId="70825ED8" w14:textId="77777777" w:rsidR="00B071F4" w:rsidRPr="007D7C86" w:rsidRDefault="00B071F4" w:rsidP="008F7891">
            <w:pPr>
              <w:pStyle w:val="TableContent"/>
            </w:pPr>
            <w:r>
              <w:t>22</w:t>
            </w:r>
            <w:r w:rsidRPr="007D7C86">
              <w:t xml:space="preserve"> </w:t>
            </w:r>
          </w:p>
        </w:tc>
        <w:tc>
          <w:tcPr>
            <w:tcW w:w="2511" w:type="dxa"/>
          </w:tcPr>
          <w:p w14:paraId="547D698C" w14:textId="77777777" w:rsidR="00B071F4" w:rsidRPr="007D7C86" w:rsidRDefault="00B071F4" w:rsidP="008F7891">
            <w:pPr>
              <w:pStyle w:val="TableContent"/>
            </w:pPr>
            <w:r w:rsidRPr="007D7C86">
              <w:t xml:space="preserve">Assigning Jurisdiction </w:t>
            </w:r>
          </w:p>
        </w:tc>
        <w:tc>
          <w:tcPr>
            <w:tcW w:w="666" w:type="dxa"/>
          </w:tcPr>
          <w:p w14:paraId="6A46FB0B" w14:textId="77777777" w:rsidR="00B071F4" w:rsidRPr="007D7C86" w:rsidRDefault="00ED7824" w:rsidP="008F7891">
            <w:pPr>
              <w:pStyle w:val="TableContent"/>
            </w:pPr>
            <w:r>
              <w:t>CWE</w:t>
            </w:r>
          </w:p>
        </w:tc>
        <w:tc>
          <w:tcPr>
            <w:tcW w:w="810" w:type="dxa"/>
            <w:shd w:val="clear" w:color="auto" w:fill="auto"/>
          </w:tcPr>
          <w:p w14:paraId="4019D75F" w14:textId="77777777" w:rsidR="00B071F4" w:rsidRPr="007D7C86" w:rsidRDefault="00047F7D" w:rsidP="008F7891">
            <w:pPr>
              <w:pStyle w:val="TableContent"/>
            </w:pPr>
            <w:r>
              <w:t>O</w:t>
            </w:r>
          </w:p>
        </w:tc>
        <w:tc>
          <w:tcPr>
            <w:tcW w:w="1008" w:type="dxa"/>
          </w:tcPr>
          <w:p w14:paraId="3A683373" w14:textId="77777777" w:rsidR="00B071F4" w:rsidRPr="007D7C86" w:rsidRDefault="00B071F4" w:rsidP="008F7891">
            <w:pPr>
              <w:pStyle w:val="TableContent"/>
            </w:pPr>
          </w:p>
        </w:tc>
        <w:tc>
          <w:tcPr>
            <w:tcW w:w="783" w:type="dxa"/>
          </w:tcPr>
          <w:p w14:paraId="4A8A97BF" w14:textId="77777777" w:rsidR="00B071F4" w:rsidRPr="007D7C86" w:rsidRDefault="0010368A" w:rsidP="008F7891">
            <w:pPr>
              <w:pStyle w:val="TableContent"/>
            </w:pPr>
            <w:r>
              <w:t>#</w:t>
            </w:r>
          </w:p>
        </w:tc>
        <w:tc>
          <w:tcPr>
            <w:tcW w:w="1269" w:type="dxa"/>
          </w:tcPr>
          <w:p w14:paraId="41EC537A" w14:textId="77777777" w:rsidR="00B071F4" w:rsidRPr="007D7C86" w:rsidRDefault="00B071F4" w:rsidP="008F7891">
            <w:pPr>
              <w:pStyle w:val="TableContent"/>
            </w:pPr>
          </w:p>
        </w:tc>
        <w:tc>
          <w:tcPr>
            <w:tcW w:w="4692" w:type="dxa"/>
          </w:tcPr>
          <w:p w14:paraId="224B480A" w14:textId="77777777" w:rsidR="00B071F4" w:rsidRPr="007D7C86" w:rsidRDefault="00B071F4" w:rsidP="008F7891">
            <w:pPr>
              <w:pStyle w:val="TableContent"/>
            </w:pPr>
          </w:p>
        </w:tc>
      </w:tr>
      <w:tr w:rsidR="00B071F4" w:rsidRPr="007D7C86" w14:paraId="574C00A2" w14:textId="77777777">
        <w:trPr>
          <w:cantSplit/>
          <w:jc w:val="center"/>
        </w:trPr>
        <w:tc>
          <w:tcPr>
            <w:tcW w:w="525" w:type="dxa"/>
          </w:tcPr>
          <w:p w14:paraId="446B0EB5" w14:textId="77777777" w:rsidR="00B071F4" w:rsidRPr="007D7C86" w:rsidRDefault="00B071F4" w:rsidP="008F7891">
            <w:pPr>
              <w:pStyle w:val="TableContent"/>
            </w:pPr>
            <w:r>
              <w:t>23</w:t>
            </w:r>
            <w:r w:rsidRPr="007D7C86">
              <w:t xml:space="preserve"> </w:t>
            </w:r>
          </w:p>
        </w:tc>
        <w:tc>
          <w:tcPr>
            <w:tcW w:w="2511" w:type="dxa"/>
          </w:tcPr>
          <w:p w14:paraId="5A1FFE5C" w14:textId="77777777" w:rsidR="00B071F4" w:rsidRPr="007D7C86" w:rsidRDefault="00B071F4" w:rsidP="008F7891">
            <w:pPr>
              <w:pStyle w:val="TableContent"/>
            </w:pPr>
            <w:r w:rsidRPr="007D7C86">
              <w:t>Assigning Agency or Department</w:t>
            </w:r>
            <w:r w:rsidRPr="00D4120B">
              <w:t xml:space="preserve"> </w:t>
            </w:r>
          </w:p>
        </w:tc>
        <w:tc>
          <w:tcPr>
            <w:tcW w:w="666" w:type="dxa"/>
          </w:tcPr>
          <w:p w14:paraId="186DE9A3" w14:textId="77777777" w:rsidR="00B071F4" w:rsidRPr="007D7C86" w:rsidRDefault="00ED7824" w:rsidP="008F7891">
            <w:pPr>
              <w:pStyle w:val="TableContent"/>
            </w:pPr>
            <w:r>
              <w:t>CWE</w:t>
            </w:r>
          </w:p>
        </w:tc>
        <w:tc>
          <w:tcPr>
            <w:tcW w:w="810" w:type="dxa"/>
            <w:shd w:val="clear" w:color="auto" w:fill="auto"/>
          </w:tcPr>
          <w:p w14:paraId="4BA8E05D" w14:textId="77777777" w:rsidR="00B071F4" w:rsidRPr="007D7C86" w:rsidRDefault="00B071F4" w:rsidP="008F7891">
            <w:pPr>
              <w:pStyle w:val="TableContent"/>
            </w:pPr>
            <w:r w:rsidRPr="007D7C86">
              <w:t>O</w:t>
            </w:r>
          </w:p>
        </w:tc>
        <w:tc>
          <w:tcPr>
            <w:tcW w:w="1008" w:type="dxa"/>
          </w:tcPr>
          <w:p w14:paraId="28B43AEF" w14:textId="77777777" w:rsidR="00B071F4" w:rsidRPr="007D7C86" w:rsidRDefault="00B071F4" w:rsidP="008F7891">
            <w:pPr>
              <w:pStyle w:val="TableContent"/>
            </w:pPr>
          </w:p>
        </w:tc>
        <w:tc>
          <w:tcPr>
            <w:tcW w:w="783" w:type="dxa"/>
          </w:tcPr>
          <w:p w14:paraId="2545B2ED" w14:textId="77777777" w:rsidR="00B071F4" w:rsidRPr="007D7C86" w:rsidRDefault="0010368A" w:rsidP="008F7891">
            <w:pPr>
              <w:pStyle w:val="TableContent"/>
            </w:pPr>
            <w:r>
              <w:t>#</w:t>
            </w:r>
          </w:p>
        </w:tc>
        <w:tc>
          <w:tcPr>
            <w:tcW w:w="1269" w:type="dxa"/>
          </w:tcPr>
          <w:p w14:paraId="7DEDE83D" w14:textId="77777777" w:rsidR="00B071F4" w:rsidRPr="007D7C86" w:rsidRDefault="00B071F4" w:rsidP="008F7891">
            <w:pPr>
              <w:pStyle w:val="TableContent"/>
            </w:pPr>
          </w:p>
        </w:tc>
        <w:tc>
          <w:tcPr>
            <w:tcW w:w="4692" w:type="dxa"/>
          </w:tcPr>
          <w:p w14:paraId="2AF36A91" w14:textId="77777777" w:rsidR="00B071F4" w:rsidRPr="007D7C86" w:rsidRDefault="00B071F4" w:rsidP="008F7891">
            <w:pPr>
              <w:pStyle w:val="TableContent"/>
            </w:pPr>
          </w:p>
        </w:tc>
      </w:tr>
    </w:tbl>
    <w:p w14:paraId="19C13D64" w14:textId="77777777" w:rsidR="006C6913" w:rsidRDefault="006C6913" w:rsidP="006C6913">
      <w:pPr>
        <w:pStyle w:val="Heading2"/>
        <w:numPr>
          <w:ilvl w:val="1"/>
          <w:numId w:val="22"/>
        </w:numPr>
        <w:tabs>
          <w:tab w:val="left" w:pos="630"/>
        </w:tabs>
        <w:rPr>
          <w:ins w:id="2887" w:author="Bob Yencha" w:date="2011-12-20T00:25:00Z"/>
        </w:rPr>
      </w:pPr>
      <w:bookmarkStart w:id="2888" w:name="_Toc189111987"/>
      <w:bookmarkStart w:id="2889" w:name="_Toc171137826"/>
      <w:bookmarkStart w:id="2890" w:name="_Toc207005775"/>
      <w:ins w:id="2891" w:author="Bob Yencha" w:date="2011-12-20T00:25:00Z">
        <w:r w:rsidRPr="00D4120B">
          <w:t xml:space="preserve">XCN – </w:t>
        </w:r>
        <w:r>
          <w:t xml:space="preserve">NG </w:t>
        </w:r>
        <w:r w:rsidRPr="00D4120B">
          <w:t>– Extended Composite ID Number and Name for Persons</w:t>
        </w:r>
        <w:r>
          <w:t xml:space="preserve"> </w:t>
        </w:r>
        <w:r w:rsidRPr="00CC0163">
          <w:t>(Non-Globally Unique)</w:t>
        </w:r>
        <w:bookmarkEnd w:id="2888"/>
      </w:ins>
    </w:p>
    <w:p w14:paraId="255CE671" w14:textId="77777777" w:rsidR="00983294" w:rsidRDefault="005A1C80">
      <w:pPr>
        <w:rPr>
          <w:del w:id="2892" w:author="Bob Yencha" w:date="2011-12-20T00:25:00Z"/>
        </w:rPr>
      </w:pPr>
      <w:del w:id="2893" w:author="Bob Yencha" w:date="2011-12-19T00:33:00Z">
        <w:r w:rsidRPr="005A1C80">
          <w:delText>Conformance Statement: LRI-GU</w:delText>
        </w:r>
      </w:del>
    </w:p>
    <w:p w14:paraId="780150F8" w14:textId="77777777" w:rsidR="00983294" w:rsidRDefault="005A1C80">
      <w:pPr>
        <w:rPr>
          <w:del w:id="2894" w:author="Robert Snelick" w:date="2011-12-02T12:50:00Z"/>
        </w:rPr>
      </w:pPr>
      <w:del w:id="2895" w:author="Robert Snelick" w:date="2011-12-02T12:50:00Z">
        <w:r w:rsidRPr="005A1C80">
          <w:delText>LRI-XCN-1: If XCN.1 (ID Number) is valued, XCN.13 (Identifier Type Code) SHALL be valued.</w:delText>
        </w:r>
      </w:del>
    </w:p>
    <w:p w14:paraId="658C24B7" w14:textId="77777777" w:rsidR="00983294" w:rsidRDefault="005A1C80">
      <w:pPr>
        <w:rPr>
          <w:ins w:id="2896" w:author="Bob Yencha" w:date="2011-11-21T23:54:00Z"/>
          <w:del w:id="2897" w:author="Robert Snelick" w:date="2011-12-02T12:44:00Z"/>
        </w:rPr>
      </w:pPr>
      <w:del w:id="2898" w:author="Robert Snelick" w:date="2011-12-02T12:44:00Z">
        <w:r w:rsidRPr="005A1C80">
          <w:delText>LRI-XCN-2</w:delText>
        </w:r>
        <w:r>
          <w:delText>: XCN.9 (Assigning Authority) and XCN.14 (Assigning Facility) and SHALL use datatype HD-GU.</w:delText>
        </w:r>
      </w:del>
    </w:p>
    <w:p w14:paraId="4C696C9A" w14:textId="77777777" w:rsidR="00983294" w:rsidRDefault="005A1C80">
      <w:pPr>
        <w:rPr>
          <w:del w:id="2899" w:author="Robert Snelick" w:date="2011-12-02T14:13:00Z"/>
        </w:rPr>
      </w:pPr>
      <w:ins w:id="2900" w:author="Bob Yencha" w:date="2011-11-21T23:54:00Z">
        <w:del w:id="2901" w:author="Robert Snelick" w:date="2011-12-02T14:13:00Z">
          <w:r w:rsidRPr="005A1C80">
            <w:delText>LRI-XCN-3: If XCN.11 (Check Digit) is valued, then XCN.12 (Check Digit Scheme) SHALL be required.</w:delText>
          </w:r>
        </w:del>
      </w:ins>
    </w:p>
    <w:p w14:paraId="03782DE9" w14:textId="77777777" w:rsidR="00983294" w:rsidRDefault="005A1C80">
      <w:bookmarkStart w:id="2902" w:name="_XCN_–_NG"/>
      <w:bookmarkStart w:id="2903" w:name="_XCN_–_NG_1"/>
      <w:bookmarkEnd w:id="2902"/>
      <w:bookmarkEnd w:id="2903"/>
      <w:del w:id="2904" w:author="Bob Yencha" w:date="2011-12-20T00:25:00Z">
        <w:r w:rsidRPr="005A1C80">
          <w:br w:type="page"/>
        </w:r>
      </w:del>
      <w:del w:id="2905" w:author="Bob Yencha" w:date="2011-12-20T00:26:00Z">
        <w:r w:rsidRPr="005A1C80">
          <w:delText>XCN – NG – Extended Composite ID Number and Name for Persons (Non-Globally Unique)</w:delText>
        </w:r>
      </w:del>
    </w:p>
    <w:tbl>
      <w:tblPr>
        <w:tblW w:w="0" w:type="auto"/>
        <w:jc w:val="center"/>
        <w:tblBorders>
          <w:top w:val="single" w:sz="12" w:space="0" w:color="943634"/>
          <w:bottom w:val="single" w:sz="12" w:space="0" w:color="943634"/>
          <w:insideH w:val="single" w:sz="12" w:space="0" w:color="943634"/>
        </w:tblBorders>
        <w:tblLayout w:type="fixed"/>
        <w:tblCellMar>
          <w:left w:w="58" w:type="dxa"/>
          <w:right w:w="58" w:type="dxa"/>
        </w:tblCellMar>
        <w:tblLook w:val="0000" w:firstRow="0" w:lastRow="0" w:firstColumn="0" w:lastColumn="0" w:noHBand="0" w:noVBand="0"/>
      </w:tblPr>
      <w:tblGrid>
        <w:gridCol w:w="525"/>
        <w:gridCol w:w="2511"/>
        <w:gridCol w:w="738"/>
        <w:gridCol w:w="918"/>
        <w:gridCol w:w="828"/>
        <w:gridCol w:w="783"/>
        <w:gridCol w:w="1449"/>
        <w:gridCol w:w="4512"/>
      </w:tblGrid>
      <w:tr w:rsidR="00A54D3A" w:rsidRPr="007D7C86" w14:paraId="111E80AE" w14:textId="77777777">
        <w:trPr>
          <w:cantSplit/>
          <w:trHeight w:val="360"/>
          <w:tblHeader/>
          <w:jc w:val="center"/>
        </w:trPr>
        <w:tc>
          <w:tcPr>
            <w:tcW w:w="12264" w:type="dxa"/>
            <w:gridSpan w:val="8"/>
            <w:shd w:val="clear" w:color="auto" w:fill="F3F3F3"/>
            <w:vAlign w:val="center"/>
          </w:tcPr>
          <w:p w14:paraId="3485EE94" w14:textId="77777777" w:rsidR="00A54D3A" w:rsidRPr="007D7C86" w:rsidRDefault="00737F79" w:rsidP="00737F79">
            <w:pPr>
              <w:pStyle w:val="Caption"/>
            </w:pPr>
            <w:bookmarkStart w:id="2906" w:name="_Toc189111898"/>
            <w:r>
              <w:t xml:space="preserve">Table </w:t>
            </w:r>
            <w:r w:rsidR="001C047D">
              <w:fldChar w:fldCharType="begin"/>
            </w:r>
            <w:r w:rsidR="001C047D">
              <w:instrText xml:space="preserve"> STYLEREF 1 \s </w:instrText>
            </w:r>
            <w:r w:rsidR="001C047D">
              <w:fldChar w:fldCharType="separate"/>
            </w:r>
            <w:r w:rsidR="002B0A1D">
              <w:rPr>
                <w:noProof/>
              </w:rPr>
              <w:t>2</w:t>
            </w:r>
            <w:r w:rsidR="001C047D">
              <w:rPr>
                <w:noProof/>
              </w:rPr>
              <w:fldChar w:fldCharType="end"/>
            </w:r>
            <w:r>
              <w:noBreakHyphen/>
            </w:r>
            <w:r w:rsidR="001C047D">
              <w:fldChar w:fldCharType="begin"/>
            </w:r>
            <w:r w:rsidR="001C047D">
              <w:instrText xml:space="preserve"> SEQ Table \* ARABIC \s 1 </w:instrText>
            </w:r>
            <w:r w:rsidR="001C047D">
              <w:fldChar w:fldCharType="separate"/>
            </w:r>
            <w:ins w:id="2907" w:author="Bob Yencha" w:date="2011-12-20T14:38:00Z">
              <w:r w:rsidR="002B0A1D">
                <w:rPr>
                  <w:noProof/>
                </w:rPr>
                <w:t>33</w:t>
              </w:r>
            </w:ins>
            <w:ins w:id="2908" w:author=" Bob Yencha" w:date="2011-12-20T10:54:00Z">
              <w:del w:id="2909" w:author="Bob Yencha" w:date="2011-12-20T14:38:00Z">
                <w:r w:rsidR="006018A5" w:rsidDel="002B0A1D">
                  <w:rPr>
                    <w:noProof/>
                  </w:rPr>
                  <w:delText>33</w:delText>
                </w:r>
              </w:del>
            </w:ins>
            <w:del w:id="2910" w:author="Bob Yencha" w:date="2011-12-20T14:38:00Z">
              <w:r w:rsidR="00073DF5" w:rsidDel="002B0A1D">
                <w:rPr>
                  <w:noProof/>
                </w:rPr>
                <w:delText>34</w:delText>
              </w:r>
            </w:del>
            <w:r w:rsidR="001C047D">
              <w:rPr>
                <w:noProof/>
              </w:rPr>
              <w:fldChar w:fldCharType="end"/>
            </w:r>
            <w:r>
              <w:t xml:space="preserve">. </w:t>
            </w:r>
            <w:r w:rsidRPr="00F61091">
              <w:t xml:space="preserve">Extended </w:t>
            </w:r>
            <w:r w:rsidRPr="00ED7824">
              <w:t>Composite</w:t>
            </w:r>
            <w:r w:rsidRPr="00F61091">
              <w:t xml:space="preserve"> ID Number and Name for Persons</w:t>
            </w:r>
            <w:r>
              <w:t xml:space="preserve"> (XCN</w:t>
            </w:r>
            <w:r w:rsidR="00E74123">
              <w:t xml:space="preserve"> NG)</w:t>
            </w:r>
            <w:bookmarkEnd w:id="2906"/>
          </w:p>
        </w:tc>
      </w:tr>
      <w:tr w:rsidR="008C66D4" w:rsidRPr="007D7C86" w14:paraId="71452AF1" w14:textId="77777777">
        <w:trPr>
          <w:cantSplit/>
          <w:trHeight w:val="360"/>
          <w:tblHeader/>
          <w:jc w:val="center"/>
        </w:trPr>
        <w:tc>
          <w:tcPr>
            <w:tcW w:w="525" w:type="dxa"/>
            <w:shd w:val="clear" w:color="auto" w:fill="F3F3F3"/>
            <w:vAlign w:val="center"/>
          </w:tcPr>
          <w:p w14:paraId="5A3B4FAD" w14:textId="77777777" w:rsidR="008C66D4" w:rsidRPr="007D7C86" w:rsidRDefault="008C66D4" w:rsidP="00667BA9">
            <w:pPr>
              <w:pStyle w:val="TableHeadingB"/>
              <w:ind w:left="0"/>
            </w:pPr>
            <w:r w:rsidRPr="007D7C86">
              <w:t>SEQ</w:t>
            </w:r>
          </w:p>
        </w:tc>
        <w:tc>
          <w:tcPr>
            <w:tcW w:w="2511" w:type="dxa"/>
            <w:shd w:val="clear" w:color="auto" w:fill="F3F3F3"/>
            <w:vAlign w:val="center"/>
          </w:tcPr>
          <w:p w14:paraId="306C9017" w14:textId="77777777" w:rsidR="008C66D4" w:rsidRPr="007D7C86" w:rsidRDefault="008C66D4" w:rsidP="00667BA9">
            <w:pPr>
              <w:pStyle w:val="TableHeadingB"/>
            </w:pPr>
            <w:r w:rsidRPr="007D7C86">
              <w:t>Component Name</w:t>
            </w:r>
          </w:p>
        </w:tc>
        <w:tc>
          <w:tcPr>
            <w:tcW w:w="738" w:type="dxa"/>
            <w:shd w:val="clear" w:color="auto" w:fill="F3F3F3"/>
            <w:vAlign w:val="center"/>
          </w:tcPr>
          <w:p w14:paraId="4FE09FF1" w14:textId="77777777" w:rsidR="008C66D4" w:rsidRPr="007D7C86" w:rsidRDefault="008C66D4" w:rsidP="00667BA9">
            <w:pPr>
              <w:pStyle w:val="TableHeadingB"/>
            </w:pPr>
            <w:r w:rsidRPr="007D7C86">
              <w:t>DT</w:t>
            </w:r>
          </w:p>
        </w:tc>
        <w:tc>
          <w:tcPr>
            <w:tcW w:w="918" w:type="dxa"/>
            <w:shd w:val="clear" w:color="auto" w:fill="F3F3F3"/>
            <w:vAlign w:val="center"/>
          </w:tcPr>
          <w:p w14:paraId="7764B55E" w14:textId="77777777" w:rsidR="008C66D4" w:rsidRPr="007D7C86" w:rsidRDefault="008C66D4" w:rsidP="00667BA9">
            <w:pPr>
              <w:pStyle w:val="TableHeadingB"/>
            </w:pPr>
            <w:r>
              <w:t>Us</w:t>
            </w:r>
            <w:ins w:id="2911" w:author="Swain, Ashley" w:date="2011-11-27T21:11:00Z">
              <w:r w:rsidR="006A2BBD">
                <w:t>ag</w:t>
              </w:r>
            </w:ins>
            <w:r>
              <w:t>e</w:t>
            </w:r>
          </w:p>
        </w:tc>
        <w:tc>
          <w:tcPr>
            <w:tcW w:w="828" w:type="dxa"/>
            <w:shd w:val="clear" w:color="auto" w:fill="F3F3F3"/>
            <w:vAlign w:val="center"/>
          </w:tcPr>
          <w:p w14:paraId="6D8EC8AA" w14:textId="77777777" w:rsidR="008C66D4" w:rsidRPr="007D7C86" w:rsidRDefault="008C66D4" w:rsidP="00667BA9">
            <w:pPr>
              <w:pStyle w:val="TableHeadingB"/>
            </w:pPr>
            <w:r w:rsidRPr="007D7C86">
              <w:t>LEN</w:t>
            </w:r>
          </w:p>
        </w:tc>
        <w:tc>
          <w:tcPr>
            <w:tcW w:w="783" w:type="dxa"/>
            <w:shd w:val="clear" w:color="auto" w:fill="F3F3F3"/>
            <w:vAlign w:val="center"/>
          </w:tcPr>
          <w:p w14:paraId="19B502CB" w14:textId="77777777" w:rsidR="008C66D4" w:rsidRPr="007D7C86" w:rsidRDefault="008C66D4" w:rsidP="00667BA9">
            <w:pPr>
              <w:pStyle w:val="TableHeadingB"/>
            </w:pPr>
            <w:r>
              <w:t>C.LEN</w:t>
            </w:r>
          </w:p>
        </w:tc>
        <w:tc>
          <w:tcPr>
            <w:tcW w:w="1449" w:type="dxa"/>
            <w:shd w:val="clear" w:color="auto" w:fill="F3F3F3"/>
            <w:vAlign w:val="center"/>
          </w:tcPr>
          <w:p w14:paraId="5038E1EA" w14:textId="77777777" w:rsidR="008C66D4" w:rsidRPr="007D7C86" w:rsidRDefault="008C66D4" w:rsidP="00667BA9">
            <w:pPr>
              <w:pStyle w:val="TableHeadingB"/>
            </w:pPr>
            <w:r w:rsidRPr="007D7C86">
              <w:t>Value Set</w:t>
            </w:r>
          </w:p>
        </w:tc>
        <w:tc>
          <w:tcPr>
            <w:tcW w:w="4512" w:type="dxa"/>
            <w:shd w:val="clear" w:color="auto" w:fill="F3F3F3"/>
            <w:vAlign w:val="center"/>
          </w:tcPr>
          <w:p w14:paraId="313FA261" w14:textId="77777777" w:rsidR="008C66D4" w:rsidRPr="007D7C86" w:rsidRDefault="008C66D4" w:rsidP="00667BA9">
            <w:pPr>
              <w:pStyle w:val="TableHeadingB"/>
            </w:pPr>
            <w:r w:rsidRPr="007D7C86">
              <w:t>Comments</w:t>
            </w:r>
          </w:p>
        </w:tc>
      </w:tr>
      <w:tr w:rsidR="008C66D4" w:rsidRPr="007D7C86" w14:paraId="1645BC65" w14:textId="77777777">
        <w:trPr>
          <w:cantSplit/>
          <w:jc w:val="center"/>
        </w:trPr>
        <w:tc>
          <w:tcPr>
            <w:tcW w:w="525" w:type="dxa"/>
          </w:tcPr>
          <w:p w14:paraId="058D593D" w14:textId="77777777" w:rsidR="008C66D4" w:rsidRPr="007D7C86" w:rsidRDefault="008C66D4" w:rsidP="008F7891">
            <w:pPr>
              <w:pStyle w:val="TableContent"/>
            </w:pPr>
            <w:r>
              <w:t>1</w:t>
            </w:r>
          </w:p>
        </w:tc>
        <w:tc>
          <w:tcPr>
            <w:tcW w:w="2511" w:type="dxa"/>
          </w:tcPr>
          <w:p w14:paraId="1AA52C0A" w14:textId="77777777" w:rsidR="008C66D4" w:rsidRPr="007D7C86" w:rsidRDefault="008C66D4" w:rsidP="008F7891">
            <w:pPr>
              <w:pStyle w:val="TableContent"/>
            </w:pPr>
            <w:r>
              <w:t>ID Number</w:t>
            </w:r>
          </w:p>
        </w:tc>
        <w:tc>
          <w:tcPr>
            <w:tcW w:w="738" w:type="dxa"/>
          </w:tcPr>
          <w:p w14:paraId="4D973BEC" w14:textId="77777777" w:rsidR="008C66D4" w:rsidRPr="007D7C86" w:rsidRDefault="008C66D4" w:rsidP="008F7891">
            <w:pPr>
              <w:pStyle w:val="TableContent"/>
            </w:pPr>
            <w:r>
              <w:t>ST</w:t>
            </w:r>
          </w:p>
        </w:tc>
        <w:tc>
          <w:tcPr>
            <w:tcW w:w="918" w:type="dxa"/>
            <w:shd w:val="clear" w:color="auto" w:fill="auto"/>
          </w:tcPr>
          <w:p w14:paraId="3DE2A0BB" w14:textId="77777777" w:rsidR="008C66D4" w:rsidRPr="007D7C86" w:rsidRDefault="008C66D4" w:rsidP="008F7891">
            <w:pPr>
              <w:pStyle w:val="TableContent"/>
            </w:pPr>
            <w:r>
              <w:t>RE</w:t>
            </w:r>
          </w:p>
        </w:tc>
        <w:tc>
          <w:tcPr>
            <w:tcW w:w="828" w:type="dxa"/>
          </w:tcPr>
          <w:p w14:paraId="3A3CF12A" w14:textId="77777777" w:rsidR="008C66D4" w:rsidRPr="007D7C86" w:rsidRDefault="008C66D4" w:rsidP="008F7891">
            <w:pPr>
              <w:pStyle w:val="TableContent"/>
            </w:pPr>
            <w:r>
              <w:t>1..15</w:t>
            </w:r>
          </w:p>
        </w:tc>
        <w:tc>
          <w:tcPr>
            <w:tcW w:w="783" w:type="dxa"/>
          </w:tcPr>
          <w:p w14:paraId="4EFC99D2" w14:textId="77777777" w:rsidR="008C66D4" w:rsidRPr="007D7C86" w:rsidRDefault="00FC3899" w:rsidP="008F7891">
            <w:pPr>
              <w:pStyle w:val="TableContent"/>
            </w:pPr>
            <w:r>
              <w:t>=</w:t>
            </w:r>
          </w:p>
        </w:tc>
        <w:tc>
          <w:tcPr>
            <w:tcW w:w="1449" w:type="dxa"/>
          </w:tcPr>
          <w:p w14:paraId="4BA5E4A8" w14:textId="77777777" w:rsidR="008C66D4" w:rsidRPr="007D7C86" w:rsidRDefault="008C66D4" w:rsidP="008F7891">
            <w:pPr>
              <w:pStyle w:val="TableContent"/>
            </w:pPr>
          </w:p>
        </w:tc>
        <w:tc>
          <w:tcPr>
            <w:tcW w:w="4512" w:type="dxa"/>
          </w:tcPr>
          <w:p w14:paraId="3641D2EE" w14:textId="77777777" w:rsidR="008C66D4" w:rsidRPr="007D7C86" w:rsidRDefault="008C66D4" w:rsidP="008F7891">
            <w:pPr>
              <w:pStyle w:val="TableContent"/>
            </w:pPr>
            <w:r w:rsidRPr="007D7C86">
              <w:t>The ID Number component combined with the Assigning Authority component (component 9) must uniquely identify the associated person</w:t>
            </w:r>
            <w:r>
              <w:t xml:space="preserve">. </w:t>
            </w:r>
            <w:del w:id="2912" w:author="Bob Yencha" w:date="2011-12-27T11:20:00Z">
              <w:r w:rsidRPr="007D7C86" w:rsidDel="0063008A">
                <w:delText>Note -</w:delText>
              </w:r>
            </w:del>
            <w:ins w:id="2913" w:author="Bob Yencha" w:date="2011-12-27T11:20:00Z">
              <w:r w:rsidR="0063008A">
                <w:t xml:space="preserve">Note: </w:t>
              </w:r>
            </w:ins>
            <w:r w:rsidRPr="007D7C86">
              <w:t xml:space="preserve"> despite the component being named “ID Number” this component is an ST string data type, not numeric, so the component is not limited to just numbers.</w:t>
            </w:r>
          </w:p>
        </w:tc>
      </w:tr>
      <w:tr w:rsidR="008C66D4" w:rsidRPr="007D7C86" w14:paraId="1F19B66F" w14:textId="77777777">
        <w:trPr>
          <w:cantSplit/>
          <w:jc w:val="center"/>
        </w:trPr>
        <w:tc>
          <w:tcPr>
            <w:tcW w:w="525" w:type="dxa"/>
          </w:tcPr>
          <w:p w14:paraId="0C59308F" w14:textId="77777777" w:rsidR="008C66D4" w:rsidRPr="007D7C86" w:rsidRDefault="008C66D4" w:rsidP="008F7891">
            <w:pPr>
              <w:pStyle w:val="TableContent"/>
            </w:pPr>
            <w:r>
              <w:t>2</w:t>
            </w:r>
          </w:p>
        </w:tc>
        <w:tc>
          <w:tcPr>
            <w:tcW w:w="2511" w:type="dxa"/>
          </w:tcPr>
          <w:p w14:paraId="54A88476" w14:textId="77777777" w:rsidR="008C66D4" w:rsidRPr="007D7C86" w:rsidRDefault="008C66D4" w:rsidP="008F7891">
            <w:pPr>
              <w:pStyle w:val="TableContent"/>
            </w:pPr>
            <w:r w:rsidRPr="007D7C86">
              <w:t xml:space="preserve">Family Name </w:t>
            </w:r>
          </w:p>
        </w:tc>
        <w:tc>
          <w:tcPr>
            <w:tcW w:w="738" w:type="dxa"/>
          </w:tcPr>
          <w:p w14:paraId="5FEE8AA4" w14:textId="77777777" w:rsidR="008C66D4" w:rsidRPr="007D7C86" w:rsidRDefault="008C66D4" w:rsidP="008F7891">
            <w:pPr>
              <w:pStyle w:val="TableContent"/>
            </w:pPr>
            <w:r>
              <w:t>FN</w:t>
            </w:r>
          </w:p>
        </w:tc>
        <w:tc>
          <w:tcPr>
            <w:tcW w:w="918" w:type="dxa"/>
            <w:shd w:val="clear" w:color="auto" w:fill="auto"/>
          </w:tcPr>
          <w:p w14:paraId="5D49A55F" w14:textId="77777777" w:rsidR="008C66D4" w:rsidRPr="007D7C86" w:rsidRDefault="008C66D4" w:rsidP="008F7891">
            <w:pPr>
              <w:pStyle w:val="TableContent"/>
            </w:pPr>
            <w:r w:rsidRPr="007D7C86">
              <w:t>RE</w:t>
            </w:r>
          </w:p>
        </w:tc>
        <w:tc>
          <w:tcPr>
            <w:tcW w:w="828" w:type="dxa"/>
          </w:tcPr>
          <w:p w14:paraId="6D5A07A6" w14:textId="77777777" w:rsidR="008C66D4" w:rsidRPr="007D7C86" w:rsidRDefault="008C66D4" w:rsidP="008F7891">
            <w:pPr>
              <w:pStyle w:val="TableContent"/>
            </w:pPr>
          </w:p>
        </w:tc>
        <w:tc>
          <w:tcPr>
            <w:tcW w:w="783" w:type="dxa"/>
          </w:tcPr>
          <w:p w14:paraId="31E458DA" w14:textId="77777777" w:rsidR="008C66D4" w:rsidRPr="007D7C86" w:rsidRDefault="00FC3899" w:rsidP="008F7891">
            <w:pPr>
              <w:pStyle w:val="TableContent"/>
            </w:pPr>
            <w:r>
              <w:t>#</w:t>
            </w:r>
          </w:p>
        </w:tc>
        <w:tc>
          <w:tcPr>
            <w:tcW w:w="1449" w:type="dxa"/>
          </w:tcPr>
          <w:p w14:paraId="20316C41" w14:textId="77777777" w:rsidR="008C66D4" w:rsidRPr="007D7C86" w:rsidRDefault="008C66D4" w:rsidP="008F7891">
            <w:pPr>
              <w:pStyle w:val="TableContent"/>
            </w:pPr>
          </w:p>
        </w:tc>
        <w:tc>
          <w:tcPr>
            <w:tcW w:w="4512" w:type="dxa"/>
          </w:tcPr>
          <w:p w14:paraId="2312B0EA" w14:textId="77777777" w:rsidR="008C66D4" w:rsidRPr="007D7C86" w:rsidRDefault="008C66D4" w:rsidP="008F7891">
            <w:pPr>
              <w:pStyle w:val="TableContent"/>
            </w:pPr>
          </w:p>
        </w:tc>
      </w:tr>
      <w:tr w:rsidR="008C66D4" w:rsidRPr="007D7C86" w14:paraId="75AA7011" w14:textId="77777777">
        <w:trPr>
          <w:cantSplit/>
          <w:jc w:val="center"/>
        </w:trPr>
        <w:tc>
          <w:tcPr>
            <w:tcW w:w="525" w:type="dxa"/>
          </w:tcPr>
          <w:p w14:paraId="3878875B" w14:textId="77777777" w:rsidR="008C66D4" w:rsidRPr="007D7C86" w:rsidRDefault="008C66D4" w:rsidP="008F7891">
            <w:pPr>
              <w:pStyle w:val="TableContent"/>
            </w:pPr>
            <w:r>
              <w:t>3</w:t>
            </w:r>
          </w:p>
        </w:tc>
        <w:tc>
          <w:tcPr>
            <w:tcW w:w="2511" w:type="dxa"/>
          </w:tcPr>
          <w:p w14:paraId="02ED8F65" w14:textId="77777777" w:rsidR="008C66D4" w:rsidRPr="007D7C86" w:rsidRDefault="008C66D4" w:rsidP="008F7891">
            <w:pPr>
              <w:pStyle w:val="TableContent"/>
            </w:pPr>
            <w:r w:rsidRPr="007D7C86">
              <w:t xml:space="preserve">Given Name </w:t>
            </w:r>
          </w:p>
        </w:tc>
        <w:tc>
          <w:tcPr>
            <w:tcW w:w="738" w:type="dxa"/>
          </w:tcPr>
          <w:p w14:paraId="6EA2C74B" w14:textId="77777777" w:rsidR="008C66D4" w:rsidRPr="007D7C86" w:rsidRDefault="008C66D4" w:rsidP="008F7891">
            <w:pPr>
              <w:pStyle w:val="TableContent"/>
            </w:pPr>
            <w:r>
              <w:t>ST</w:t>
            </w:r>
          </w:p>
        </w:tc>
        <w:tc>
          <w:tcPr>
            <w:tcW w:w="918" w:type="dxa"/>
            <w:shd w:val="clear" w:color="auto" w:fill="auto"/>
          </w:tcPr>
          <w:p w14:paraId="75C46B87" w14:textId="77777777" w:rsidR="008C66D4" w:rsidRPr="007D7C86" w:rsidRDefault="008C66D4" w:rsidP="008F7891">
            <w:pPr>
              <w:pStyle w:val="TableContent"/>
            </w:pPr>
            <w:r w:rsidRPr="007D7C86">
              <w:t>RE</w:t>
            </w:r>
          </w:p>
        </w:tc>
        <w:tc>
          <w:tcPr>
            <w:tcW w:w="828" w:type="dxa"/>
          </w:tcPr>
          <w:p w14:paraId="0B5DFE60" w14:textId="77777777" w:rsidR="008C66D4" w:rsidRPr="007D7C86" w:rsidRDefault="008C66D4" w:rsidP="008F7891">
            <w:pPr>
              <w:pStyle w:val="TableContent"/>
            </w:pPr>
            <w:r w:rsidRPr="007D7C86">
              <w:t>1..30</w:t>
            </w:r>
          </w:p>
        </w:tc>
        <w:tc>
          <w:tcPr>
            <w:tcW w:w="783" w:type="dxa"/>
          </w:tcPr>
          <w:p w14:paraId="2FF464BE" w14:textId="77777777" w:rsidR="008C66D4" w:rsidRPr="007D7C86" w:rsidRDefault="00FC3899" w:rsidP="008F7891">
            <w:pPr>
              <w:pStyle w:val="TableContent"/>
            </w:pPr>
            <w:r>
              <w:t>=</w:t>
            </w:r>
          </w:p>
        </w:tc>
        <w:tc>
          <w:tcPr>
            <w:tcW w:w="1449" w:type="dxa"/>
          </w:tcPr>
          <w:p w14:paraId="4DC9ABE2" w14:textId="77777777" w:rsidR="008C66D4" w:rsidRPr="007D7C86" w:rsidRDefault="008C66D4" w:rsidP="008F7891">
            <w:pPr>
              <w:pStyle w:val="TableContent"/>
            </w:pPr>
          </w:p>
        </w:tc>
        <w:tc>
          <w:tcPr>
            <w:tcW w:w="4512" w:type="dxa"/>
          </w:tcPr>
          <w:p w14:paraId="4CD3D54B" w14:textId="77777777" w:rsidR="008C66D4" w:rsidRPr="007D7C86" w:rsidRDefault="008C66D4" w:rsidP="008F7891">
            <w:pPr>
              <w:pStyle w:val="TableContent"/>
            </w:pPr>
            <w:r w:rsidRPr="007D7C86">
              <w:t>I.e., first name.</w:t>
            </w:r>
          </w:p>
        </w:tc>
      </w:tr>
      <w:tr w:rsidR="008C66D4" w:rsidRPr="007D7C86" w14:paraId="16BA578A" w14:textId="77777777">
        <w:trPr>
          <w:cantSplit/>
          <w:jc w:val="center"/>
        </w:trPr>
        <w:tc>
          <w:tcPr>
            <w:tcW w:w="525" w:type="dxa"/>
          </w:tcPr>
          <w:p w14:paraId="269A2381" w14:textId="77777777" w:rsidR="008C66D4" w:rsidRPr="007D7C86" w:rsidRDefault="008C66D4" w:rsidP="008F7891">
            <w:pPr>
              <w:pStyle w:val="TableContent"/>
            </w:pPr>
            <w:r>
              <w:t>4</w:t>
            </w:r>
          </w:p>
        </w:tc>
        <w:tc>
          <w:tcPr>
            <w:tcW w:w="2511" w:type="dxa"/>
          </w:tcPr>
          <w:p w14:paraId="0250D1ED" w14:textId="77777777" w:rsidR="008C66D4" w:rsidRPr="007D7C86" w:rsidRDefault="008C66D4" w:rsidP="008F7891">
            <w:pPr>
              <w:pStyle w:val="TableContent"/>
            </w:pPr>
            <w:r w:rsidRPr="007D7C86">
              <w:t xml:space="preserve">Second and Further Given Names or Initials Thereof </w:t>
            </w:r>
          </w:p>
        </w:tc>
        <w:tc>
          <w:tcPr>
            <w:tcW w:w="738" w:type="dxa"/>
          </w:tcPr>
          <w:p w14:paraId="71921E34" w14:textId="77777777" w:rsidR="008C66D4" w:rsidRPr="007D7C86" w:rsidRDefault="001C047D" w:rsidP="008F7891">
            <w:pPr>
              <w:pStyle w:val="TableContent"/>
            </w:pPr>
            <w:hyperlink r:id="rId99" w:anchor="ST" w:history="1">
              <w:r w:rsidR="008C66D4">
                <w:t>ST</w:t>
              </w:r>
            </w:hyperlink>
          </w:p>
        </w:tc>
        <w:tc>
          <w:tcPr>
            <w:tcW w:w="918" w:type="dxa"/>
            <w:shd w:val="clear" w:color="auto" w:fill="auto"/>
          </w:tcPr>
          <w:p w14:paraId="0D9D9813" w14:textId="77777777" w:rsidR="008C66D4" w:rsidRPr="007D7C86" w:rsidRDefault="008C66D4" w:rsidP="008F7891">
            <w:pPr>
              <w:pStyle w:val="TableContent"/>
            </w:pPr>
            <w:r w:rsidRPr="007D7C86">
              <w:t>RE</w:t>
            </w:r>
          </w:p>
        </w:tc>
        <w:tc>
          <w:tcPr>
            <w:tcW w:w="828" w:type="dxa"/>
          </w:tcPr>
          <w:p w14:paraId="71DFB996" w14:textId="77777777" w:rsidR="008C66D4" w:rsidRPr="007D7C86" w:rsidRDefault="008C66D4" w:rsidP="008F7891">
            <w:pPr>
              <w:pStyle w:val="TableContent"/>
            </w:pPr>
            <w:r w:rsidRPr="007D7C86">
              <w:t>1..30</w:t>
            </w:r>
          </w:p>
        </w:tc>
        <w:tc>
          <w:tcPr>
            <w:tcW w:w="783" w:type="dxa"/>
          </w:tcPr>
          <w:p w14:paraId="2EDFA189" w14:textId="77777777" w:rsidR="008C66D4" w:rsidRPr="007D7C86" w:rsidRDefault="00FC3899" w:rsidP="008F7891">
            <w:pPr>
              <w:pStyle w:val="TableContent"/>
            </w:pPr>
            <w:r>
              <w:t>=</w:t>
            </w:r>
          </w:p>
        </w:tc>
        <w:tc>
          <w:tcPr>
            <w:tcW w:w="1449" w:type="dxa"/>
          </w:tcPr>
          <w:p w14:paraId="5444C9ED" w14:textId="77777777" w:rsidR="008C66D4" w:rsidRPr="007D7C86" w:rsidRDefault="008C66D4" w:rsidP="008F7891">
            <w:pPr>
              <w:pStyle w:val="TableContent"/>
            </w:pPr>
          </w:p>
        </w:tc>
        <w:tc>
          <w:tcPr>
            <w:tcW w:w="4512" w:type="dxa"/>
          </w:tcPr>
          <w:p w14:paraId="6E037C09" w14:textId="77777777" w:rsidR="008C66D4" w:rsidRPr="007D7C86" w:rsidRDefault="008C66D4" w:rsidP="008F7891">
            <w:pPr>
              <w:pStyle w:val="TableContent"/>
            </w:pPr>
          </w:p>
        </w:tc>
      </w:tr>
      <w:tr w:rsidR="008C66D4" w:rsidRPr="007D7C86" w14:paraId="65FF0E21" w14:textId="77777777">
        <w:trPr>
          <w:cantSplit/>
          <w:jc w:val="center"/>
        </w:trPr>
        <w:tc>
          <w:tcPr>
            <w:tcW w:w="525" w:type="dxa"/>
          </w:tcPr>
          <w:p w14:paraId="05BCFCC3" w14:textId="77777777" w:rsidR="008C66D4" w:rsidRPr="007D7C86" w:rsidRDefault="008C66D4" w:rsidP="008F7891">
            <w:pPr>
              <w:pStyle w:val="TableContent"/>
            </w:pPr>
            <w:r>
              <w:t>5</w:t>
            </w:r>
          </w:p>
        </w:tc>
        <w:tc>
          <w:tcPr>
            <w:tcW w:w="2511" w:type="dxa"/>
          </w:tcPr>
          <w:p w14:paraId="3E397E16" w14:textId="77777777" w:rsidR="008C66D4" w:rsidRPr="007D7C86" w:rsidRDefault="008C66D4" w:rsidP="008F7891">
            <w:pPr>
              <w:pStyle w:val="TableContent"/>
            </w:pPr>
            <w:r w:rsidRPr="007D7C86">
              <w:t xml:space="preserve">Suffix (e.g., JR or III) </w:t>
            </w:r>
          </w:p>
        </w:tc>
        <w:tc>
          <w:tcPr>
            <w:tcW w:w="738" w:type="dxa"/>
          </w:tcPr>
          <w:p w14:paraId="3EA6E324" w14:textId="77777777" w:rsidR="008C66D4" w:rsidRPr="007D7C86" w:rsidRDefault="001C047D" w:rsidP="008F7891">
            <w:pPr>
              <w:pStyle w:val="TableContent"/>
            </w:pPr>
            <w:hyperlink r:id="rId100" w:anchor="ST" w:history="1">
              <w:r w:rsidR="008C66D4" w:rsidRPr="007D7C86">
                <w:t>ST</w:t>
              </w:r>
            </w:hyperlink>
          </w:p>
        </w:tc>
        <w:tc>
          <w:tcPr>
            <w:tcW w:w="918" w:type="dxa"/>
            <w:shd w:val="clear" w:color="auto" w:fill="auto"/>
          </w:tcPr>
          <w:p w14:paraId="2364AB0E" w14:textId="77777777" w:rsidR="008C66D4" w:rsidRPr="007D7C86" w:rsidRDefault="008C66D4" w:rsidP="008F7891">
            <w:pPr>
              <w:pStyle w:val="TableContent"/>
            </w:pPr>
            <w:r w:rsidRPr="007D7C86">
              <w:t>RE</w:t>
            </w:r>
          </w:p>
        </w:tc>
        <w:tc>
          <w:tcPr>
            <w:tcW w:w="828" w:type="dxa"/>
          </w:tcPr>
          <w:p w14:paraId="6802FCCB" w14:textId="77777777" w:rsidR="008C66D4" w:rsidRPr="007D7C86" w:rsidRDefault="008C66D4" w:rsidP="008F7891">
            <w:pPr>
              <w:pStyle w:val="TableContent"/>
            </w:pPr>
            <w:r w:rsidRPr="007D7C86">
              <w:t>1..20</w:t>
            </w:r>
          </w:p>
        </w:tc>
        <w:tc>
          <w:tcPr>
            <w:tcW w:w="783" w:type="dxa"/>
          </w:tcPr>
          <w:p w14:paraId="55A8E73D" w14:textId="77777777" w:rsidR="008C66D4" w:rsidRPr="007D7C86" w:rsidRDefault="00FC3899" w:rsidP="008F7891">
            <w:pPr>
              <w:pStyle w:val="TableContent"/>
            </w:pPr>
            <w:r>
              <w:t>=</w:t>
            </w:r>
          </w:p>
        </w:tc>
        <w:tc>
          <w:tcPr>
            <w:tcW w:w="1449" w:type="dxa"/>
          </w:tcPr>
          <w:p w14:paraId="4BBBF3CA" w14:textId="77777777" w:rsidR="008C66D4" w:rsidRPr="007D7C86" w:rsidRDefault="008C66D4" w:rsidP="008F7891">
            <w:pPr>
              <w:pStyle w:val="TableContent"/>
            </w:pPr>
          </w:p>
        </w:tc>
        <w:tc>
          <w:tcPr>
            <w:tcW w:w="4512" w:type="dxa"/>
          </w:tcPr>
          <w:p w14:paraId="0484640E" w14:textId="77777777" w:rsidR="008C66D4" w:rsidRPr="007D7C86" w:rsidRDefault="008C66D4" w:rsidP="008F7891">
            <w:pPr>
              <w:pStyle w:val="TableContent"/>
            </w:pPr>
          </w:p>
        </w:tc>
      </w:tr>
      <w:tr w:rsidR="008C66D4" w:rsidRPr="007D7C86" w14:paraId="64003E09" w14:textId="77777777">
        <w:trPr>
          <w:cantSplit/>
          <w:jc w:val="center"/>
        </w:trPr>
        <w:tc>
          <w:tcPr>
            <w:tcW w:w="525" w:type="dxa"/>
            <w:tcBorders>
              <w:bottom w:val="single" w:sz="12" w:space="0" w:color="943634"/>
            </w:tcBorders>
          </w:tcPr>
          <w:p w14:paraId="04CDE5CD" w14:textId="77777777" w:rsidR="008C66D4" w:rsidRPr="007D7C86" w:rsidRDefault="008C66D4" w:rsidP="008F7891">
            <w:pPr>
              <w:pStyle w:val="TableContent"/>
            </w:pPr>
            <w:r>
              <w:t>6</w:t>
            </w:r>
          </w:p>
        </w:tc>
        <w:tc>
          <w:tcPr>
            <w:tcW w:w="2511" w:type="dxa"/>
            <w:tcBorders>
              <w:bottom w:val="single" w:sz="12" w:space="0" w:color="943634"/>
            </w:tcBorders>
          </w:tcPr>
          <w:p w14:paraId="69F5ACD5" w14:textId="77777777" w:rsidR="008C66D4" w:rsidRPr="007D7C86" w:rsidRDefault="008C66D4" w:rsidP="008F7891">
            <w:pPr>
              <w:pStyle w:val="TableContent"/>
            </w:pPr>
            <w:r w:rsidRPr="007D7C86">
              <w:t xml:space="preserve">Prefix (e.g., DR) </w:t>
            </w:r>
          </w:p>
        </w:tc>
        <w:tc>
          <w:tcPr>
            <w:tcW w:w="738" w:type="dxa"/>
            <w:tcBorders>
              <w:bottom w:val="single" w:sz="12" w:space="0" w:color="943634"/>
            </w:tcBorders>
          </w:tcPr>
          <w:p w14:paraId="10F44C89" w14:textId="77777777" w:rsidR="008C66D4" w:rsidRPr="007D7C86" w:rsidRDefault="001C047D" w:rsidP="008F7891">
            <w:pPr>
              <w:pStyle w:val="TableContent"/>
            </w:pPr>
            <w:hyperlink r:id="rId101" w:anchor="ST" w:history="1">
              <w:r w:rsidR="008C66D4" w:rsidRPr="007D7C86">
                <w:t>ST</w:t>
              </w:r>
            </w:hyperlink>
          </w:p>
        </w:tc>
        <w:tc>
          <w:tcPr>
            <w:tcW w:w="918" w:type="dxa"/>
            <w:tcBorders>
              <w:bottom w:val="single" w:sz="12" w:space="0" w:color="943634"/>
            </w:tcBorders>
            <w:shd w:val="clear" w:color="auto" w:fill="auto"/>
          </w:tcPr>
          <w:p w14:paraId="0728DF7E" w14:textId="77777777" w:rsidR="008C66D4" w:rsidRPr="007D7C86" w:rsidRDefault="008C66D4" w:rsidP="008F7891">
            <w:pPr>
              <w:pStyle w:val="TableContent"/>
            </w:pPr>
            <w:r w:rsidRPr="007D7C86">
              <w:t>RE</w:t>
            </w:r>
          </w:p>
        </w:tc>
        <w:tc>
          <w:tcPr>
            <w:tcW w:w="828" w:type="dxa"/>
            <w:tcBorders>
              <w:bottom w:val="single" w:sz="12" w:space="0" w:color="943634"/>
            </w:tcBorders>
          </w:tcPr>
          <w:p w14:paraId="46128F55" w14:textId="77777777" w:rsidR="008C66D4" w:rsidRPr="007D7C86" w:rsidRDefault="008C66D4" w:rsidP="008F7891">
            <w:pPr>
              <w:pStyle w:val="TableContent"/>
            </w:pPr>
            <w:r w:rsidRPr="007D7C86">
              <w:t>1..20</w:t>
            </w:r>
          </w:p>
        </w:tc>
        <w:tc>
          <w:tcPr>
            <w:tcW w:w="783" w:type="dxa"/>
            <w:tcBorders>
              <w:bottom w:val="single" w:sz="12" w:space="0" w:color="943634"/>
            </w:tcBorders>
          </w:tcPr>
          <w:p w14:paraId="51119050" w14:textId="77777777" w:rsidR="008C66D4" w:rsidRPr="007D7C86" w:rsidRDefault="00FC3899" w:rsidP="008F7891">
            <w:pPr>
              <w:pStyle w:val="TableContent"/>
            </w:pPr>
            <w:r>
              <w:t>=</w:t>
            </w:r>
          </w:p>
        </w:tc>
        <w:tc>
          <w:tcPr>
            <w:tcW w:w="1449" w:type="dxa"/>
            <w:tcBorders>
              <w:bottom w:val="single" w:sz="12" w:space="0" w:color="943634"/>
            </w:tcBorders>
          </w:tcPr>
          <w:p w14:paraId="29DA1E23" w14:textId="77777777" w:rsidR="008C66D4" w:rsidRPr="007D7C86" w:rsidRDefault="008C66D4" w:rsidP="008F7891">
            <w:pPr>
              <w:pStyle w:val="TableContent"/>
            </w:pPr>
          </w:p>
        </w:tc>
        <w:tc>
          <w:tcPr>
            <w:tcW w:w="4512" w:type="dxa"/>
            <w:tcBorders>
              <w:bottom w:val="single" w:sz="12" w:space="0" w:color="943634"/>
            </w:tcBorders>
          </w:tcPr>
          <w:p w14:paraId="2FC2ECB9" w14:textId="77777777" w:rsidR="008C66D4" w:rsidRPr="007D7C86" w:rsidRDefault="008C66D4" w:rsidP="008F7891">
            <w:pPr>
              <w:pStyle w:val="TableContent"/>
            </w:pPr>
          </w:p>
        </w:tc>
      </w:tr>
      <w:tr w:rsidR="008C66D4" w:rsidRPr="007D7C86" w14:paraId="28DD8436" w14:textId="77777777">
        <w:trPr>
          <w:cantSplit/>
          <w:jc w:val="center"/>
        </w:trPr>
        <w:tc>
          <w:tcPr>
            <w:tcW w:w="525" w:type="dxa"/>
            <w:shd w:val="clear" w:color="auto" w:fill="auto"/>
          </w:tcPr>
          <w:p w14:paraId="7858CE63" w14:textId="77777777" w:rsidR="008C66D4" w:rsidRPr="007D7C86" w:rsidRDefault="008C66D4" w:rsidP="008F7891">
            <w:pPr>
              <w:pStyle w:val="TableContent"/>
            </w:pPr>
            <w:r>
              <w:t>7</w:t>
            </w:r>
            <w:r w:rsidRPr="007D7C86">
              <w:t xml:space="preserve"> </w:t>
            </w:r>
          </w:p>
        </w:tc>
        <w:tc>
          <w:tcPr>
            <w:tcW w:w="2511" w:type="dxa"/>
            <w:shd w:val="clear" w:color="auto" w:fill="auto"/>
          </w:tcPr>
          <w:p w14:paraId="01F2941F" w14:textId="77777777" w:rsidR="008C66D4" w:rsidRPr="007D7C86" w:rsidRDefault="008C66D4" w:rsidP="008F7891">
            <w:pPr>
              <w:pStyle w:val="TableContent"/>
            </w:pPr>
            <w:r w:rsidRPr="007D7C86">
              <w:t xml:space="preserve">Degree (e.g., MD) </w:t>
            </w:r>
          </w:p>
        </w:tc>
        <w:tc>
          <w:tcPr>
            <w:tcW w:w="738" w:type="dxa"/>
            <w:shd w:val="clear" w:color="auto" w:fill="auto"/>
          </w:tcPr>
          <w:p w14:paraId="522908F5" w14:textId="77777777" w:rsidR="008C66D4" w:rsidRPr="007D7C86" w:rsidRDefault="008C66D4" w:rsidP="008F7891">
            <w:pPr>
              <w:pStyle w:val="TableContent"/>
            </w:pPr>
            <w:r>
              <w:t>IS</w:t>
            </w:r>
          </w:p>
        </w:tc>
        <w:tc>
          <w:tcPr>
            <w:tcW w:w="918" w:type="dxa"/>
            <w:shd w:val="clear" w:color="auto" w:fill="auto"/>
          </w:tcPr>
          <w:p w14:paraId="0B49727B" w14:textId="77777777" w:rsidR="008C66D4" w:rsidRPr="007D7C86" w:rsidRDefault="008C66D4" w:rsidP="008F7891">
            <w:pPr>
              <w:pStyle w:val="TableContent"/>
            </w:pPr>
            <w:r>
              <w:t>X</w:t>
            </w:r>
          </w:p>
        </w:tc>
        <w:tc>
          <w:tcPr>
            <w:tcW w:w="828" w:type="dxa"/>
            <w:shd w:val="clear" w:color="auto" w:fill="auto"/>
          </w:tcPr>
          <w:p w14:paraId="1BB98A24" w14:textId="77777777" w:rsidR="008C66D4" w:rsidRPr="007D7C86" w:rsidRDefault="008C66D4" w:rsidP="008F7891">
            <w:pPr>
              <w:pStyle w:val="TableContent"/>
            </w:pPr>
            <w:r w:rsidRPr="007D7C86">
              <w:t>1..20</w:t>
            </w:r>
          </w:p>
        </w:tc>
        <w:tc>
          <w:tcPr>
            <w:tcW w:w="783" w:type="dxa"/>
            <w:shd w:val="clear" w:color="auto" w:fill="auto"/>
          </w:tcPr>
          <w:p w14:paraId="37F5360F" w14:textId="77777777" w:rsidR="008C66D4" w:rsidRPr="007D7C86" w:rsidRDefault="008C66D4" w:rsidP="008F7891">
            <w:pPr>
              <w:pStyle w:val="TableContent"/>
            </w:pPr>
          </w:p>
        </w:tc>
        <w:tc>
          <w:tcPr>
            <w:tcW w:w="1449" w:type="dxa"/>
            <w:shd w:val="clear" w:color="auto" w:fill="auto"/>
          </w:tcPr>
          <w:p w14:paraId="5527B304" w14:textId="77777777" w:rsidR="008C66D4" w:rsidRPr="007D7C86" w:rsidRDefault="008C66D4" w:rsidP="008F7891">
            <w:pPr>
              <w:pStyle w:val="TableContent"/>
            </w:pPr>
            <w:del w:id="2914" w:author="Bob Yencha" w:date="2011-11-29T09:52:00Z">
              <w:r w:rsidRPr="007D7C86" w:rsidDel="00303738">
                <w:delText>HL70360</w:delText>
              </w:r>
            </w:del>
          </w:p>
        </w:tc>
        <w:tc>
          <w:tcPr>
            <w:tcW w:w="4512" w:type="dxa"/>
            <w:shd w:val="clear" w:color="auto" w:fill="auto"/>
          </w:tcPr>
          <w:p w14:paraId="6F0B8AEC" w14:textId="77777777" w:rsidR="008C66D4" w:rsidRPr="007D7C86" w:rsidRDefault="008C66D4" w:rsidP="008F7891">
            <w:pPr>
              <w:pStyle w:val="TableContent"/>
            </w:pPr>
          </w:p>
        </w:tc>
      </w:tr>
      <w:tr w:rsidR="008C66D4" w:rsidRPr="007D7C86" w14:paraId="057CD3F7" w14:textId="77777777">
        <w:trPr>
          <w:cantSplit/>
          <w:jc w:val="center"/>
        </w:trPr>
        <w:tc>
          <w:tcPr>
            <w:tcW w:w="525" w:type="dxa"/>
          </w:tcPr>
          <w:p w14:paraId="5525C47D" w14:textId="77777777" w:rsidR="008C66D4" w:rsidRPr="007D7C86" w:rsidRDefault="008C66D4" w:rsidP="008F7891">
            <w:pPr>
              <w:pStyle w:val="TableContent"/>
            </w:pPr>
            <w:r>
              <w:t>8</w:t>
            </w:r>
            <w:r w:rsidRPr="007D7C86">
              <w:t xml:space="preserve"> </w:t>
            </w:r>
          </w:p>
        </w:tc>
        <w:tc>
          <w:tcPr>
            <w:tcW w:w="2511" w:type="dxa"/>
          </w:tcPr>
          <w:p w14:paraId="24EFC415" w14:textId="77777777" w:rsidR="008C66D4" w:rsidRPr="007D7C86" w:rsidRDefault="008C66D4" w:rsidP="008F7891">
            <w:pPr>
              <w:pStyle w:val="TableContent"/>
            </w:pPr>
            <w:r w:rsidRPr="007D7C86">
              <w:t xml:space="preserve">Source Table </w:t>
            </w:r>
          </w:p>
        </w:tc>
        <w:tc>
          <w:tcPr>
            <w:tcW w:w="738" w:type="dxa"/>
          </w:tcPr>
          <w:p w14:paraId="1D4216D9" w14:textId="77777777" w:rsidR="008C66D4" w:rsidRPr="007D7C86" w:rsidRDefault="001C047D" w:rsidP="008F7891">
            <w:pPr>
              <w:pStyle w:val="TableContent"/>
            </w:pPr>
            <w:hyperlink r:id="rId102" w:anchor="IS" w:history="1">
              <w:r w:rsidR="008C66D4" w:rsidRPr="007D7C86">
                <w:t>IS</w:t>
              </w:r>
            </w:hyperlink>
          </w:p>
        </w:tc>
        <w:tc>
          <w:tcPr>
            <w:tcW w:w="918" w:type="dxa"/>
            <w:shd w:val="clear" w:color="auto" w:fill="auto"/>
          </w:tcPr>
          <w:p w14:paraId="0B7345AC" w14:textId="77777777" w:rsidR="008C66D4" w:rsidRPr="007D7C86" w:rsidRDefault="008C66D4" w:rsidP="008F7891">
            <w:pPr>
              <w:pStyle w:val="TableContent"/>
            </w:pPr>
            <w:r w:rsidRPr="007D7C86">
              <w:t>O</w:t>
            </w:r>
          </w:p>
        </w:tc>
        <w:tc>
          <w:tcPr>
            <w:tcW w:w="828" w:type="dxa"/>
          </w:tcPr>
          <w:p w14:paraId="60448BDC" w14:textId="77777777" w:rsidR="008C66D4" w:rsidRPr="007D7C86" w:rsidRDefault="008C66D4" w:rsidP="008F7891">
            <w:pPr>
              <w:pStyle w:val="TableContent"/>
            </w:pPr>
            <w:r w:rsidRPr="007D7C86">
              <w:t>1..20</w:t>
            </w:r>
          </w:p>
        </w:tc>
        <w:tc>
          <w:tcPr>
            <w:tcW w:w="783" w:type="dxa"/>
          </w:tcPr>
          <w:p w14:paraId="40B64F7D" w14:textId="77777777" w:rsidR="008C66D4" w:rsidRPr="007D7C86" w:rsidRDefault="00FC3899" w:rsidP="008F7891">
            <w:pPr>
              <w:pStyle w:val="TableContent"/>
            </w:pPr>
            <w:r>
              <w:t>=</w:t>
            </w:r>
          </w:p>
        </w:tc>
        <w:tc>
          <w:tcPr>
            <w:tcW w:w="1449" w:type="dxa"/>
          </w:tcPr>
          <w:p w14:paraId="2D143CB6" w14:textId="77777777" w:rsidR="008C66D4" w:rsidRPr="007D7C86" w:rsidRDefault="008C66D4" w:rsidP="008F7891">
            <w:pPr>
              <w:pStyle w:val="TableContent"/>
            </w:pPr>
            <w:del w:id="2915" w:author="Bob Yencha" w:date="2011-11-29T09:52:00Z">
              <w:r w:rsidRPr="007D7C86" w:rsidDel="00303738">
                <w:delText>HL70297</w:delText>
              </w:r>
            </w:del>
          </w:p>
        </w:tc>
        <w:tc>
          <w:tcPr>
            <w:tcW w:w="4512" w:type="dxa"/>
          </w:tcPr>
          <w:p w14:paraId="7C69E4D6" w14:textId="77777777" w:rsidR="008C66D4" w:rsidRPr="007D7C86" w:rsidRDefault="008C66D4" w:rsidP="008F7891">
            <w:pPr>
              <w:pStyle w:val="TableContent"/>
            </w:pPr>
          </w:p>
        </w:tc>
      </w:tr>
      <w:tr w:rsidR="008C66D4" w:rsidRPr="007D7C86" w14:paraId="37D57F8A" w14:textId="77777777">
        <w:trPr>
          <w:cantSplit/>
          <w:jc w:val="center"/>
        </w:trPr>
        <w:tc>
          <w:tcPr>
            <w:tcW w:w="525" w:type="dxa"/>
          </w:tcPr>
          <w:p w14:paraId="20DC65B4" w14:textId="77777777" w:rsidR="008C66D4" w:rsidRPr="007D7C86" w:rsidRDefault="008C66D4" w:rsidP="008F7891">
            <w:pPr>
              <w:pStyle w:val="TableContent"/>
            </w:pPr>
            <w:r>
              <w:t>9</w:t>
            </w:r>
            <w:r w:rsidRPr="007D7C86">
              <w:t xml:space="preserve"> </w:t>
            </w:r>
          </w:p>
        </w:tc>
        <w:tc>
          <w:tcPr>
            <w:tcW w:w="2511" w:type="dxa"/>
          </w:tcPr>
          <w:p w14:paraId="42365BFE" w14:textId="77777777" w:rsidR="008C66D4" w:rsidRPr="007D7C86" w:rsidRDefault="008C66D4" w:rsidP="008F7891">
            <w:pPr>
              <w:pStyle w:val="TableContent"/>
            </w:pPr>
            <w:r w:rsidRPr="007D7C86">
              <w:t xml:space="preserve">Assigning Authority </w:t>
            </w:r>
          </w:p>
        </w:tc>
        <w:tc>
          <w:tcPr>
            <w:tcW w:w="738" w:type="dxa"/>
          </w:tcPr>
          <w:p w14:paraId="3A74028E" w14:textId="77777777" w:rsidR="008C66D4" w:rsidRPr="007D7C86" w:rsidRDefault="008C66D4" w:rsidP="008F7891">
            <w:pPr>
              <w:pStyle w:val="TableContent"/>
            </w:pPr>
            <w:del w:id="2916" w:author="Bob Yencha" w:date="2011-12-03T13:06:00Z">
              <w:r w:rsidDel="00C2797E">
                <w:delText>HD</w:delText>
              </w:r>
            </w:del>
            <w:ins w:id="2917" w:author="Bob Yencha" w:date="2011-12-03T13:06:00Z">
              <w:r w:rsidR="00C2797E">
                <w:t>HD-NG</w:t>
              </w:r>
            </w:ins>
          </w:p>
        </w:tc>
        <w:tc>
          <w:tcPr>
            <w:tcW w:w="918" w:type="dxa"/>
            <w:shd w:val="clear" w:color="auto" w:fill="auto"/>
          </w:tcPr>
          <w:p w14:paraId="0F92CEEA" w14:textId="77777777" w:rsidR="008C66D4" w:rsidRPr="007D7C86" w:rsidRDefault="008C66D4" w:rsidP="008F7891">
            <w:pPr>
              <w:pStyle w:val="TableContent"/>
            </w:pPr>
            <w:r w:rsidRPr="00B13B13">
              <w:t>C(R</w:t>
            </w:r>
            <w:ins w:id="2918" w:author="Bob Yencha" w:date="2011-11-21T23:49:00Z">
              <w:r w:rsidR="00774AF3">
                <w:t>E</w:t>
              </w:r>
            </w:ins>
            <w:del w:id="2919" w:author="Bob Yencha" w:date="2011-11-21T23:48:00Z">
              <w:r w:rsidR="00E928B7" w:rsidDel="00AB0068">
                <w:delText>E</w:delText>
              </w:r>
            </w:del>
            <w:r w:rsidRPr="00B13B13">
              <w:t>/X)</w:t>
            </w:r>
          </w:p>
        </w:tc>
        <w:tc>
          <w:tcPr>
            <w:tcW w:w="828" w:type="dxa"/>
          </w:tcPr>
          <w:p w14:paraId="0E18ABDF" w14:textId="77777777" w:rsidR="008C66D4" w:rsidRPr="007D7C86" w:rsidRDefault="008C66D4" w:rsidP="008F7891">
            <w:pPr>
              <w:pStyle w:val="TableContent"/>
            </w:pPr>
          </w:p>
        </w:tc>
        <w:tc>
          <w:tcPr>
            <w:tcW w:w="783" w:type="dxa"/>
          </w:tcPr>
          <w:p w14:paraId="63863AB7" w14:textId="77777777" w:rsidR="008C66D4" w:rsidRPr="007D7C86" w:rsidRDefault="00FC3899" w:rsidP="008F7891">
            <w:pPr>
              <w:pStyle w:val="TableContent"/>
            </w:pPr>
            <w:r>
              <w:t>#</w:t>
            </w:r>
          </w:p>
        </w:tc>
        <w:tc>
          <w:tcPr>
            <w:tcW w:w="1449" w:type="dxa"/>
          </w:tcPr>
          <w:p w14:paraId="2F875ADE" w14:textId="77777777" w:rsidR="008C66D4" w:rsidRPr="007D7C86" w:rsidRDefault="008C66D4" w:rsidP="008F7891">
            <w:pPr>
              <w:pStyle w:val="TableContent"/>
            </w:pPr>
          </w:p>
        </w:tc>
        <w:tc>
          <w:tcPr>
            <w:tcW w:w="4512" w:type="dxa"/>
          </w:tcPr>
          <w:p w14:paraId="76B5CF10" w14:textId="77777777" w:rsidR="008C66D4" w:rsidRPr="007D7C86" w:rsidRDefault="00996EE4" w:rsidP="008F7891">
            <w:pPr>
              <w:pStyle w:val="TableContent"/>
            </w:pPr>
            <w:ins w:id="2920" w:author="Robert Snelick" w:date="2011-12-02T16:27:00Z">
              <w:r>
                <w:t xml:space="preserve">Condition Predicate: </w:t>
              </w:r>
              <w:r w:rsidRPr="00647DE3">
                <w:t>If XC</w:t>
              </w:r>
              <w:r>
                <w:t>N_NG.1 (ID Number) is valued</w:t>
              </w:r>
              <w:r w:rsidRPr="007D7C86">
                <w:t xml:space="preserve"> </w:t>
              </w:r>
            </w:ins>
            <w:r w:rsidR="008C66D4" w:rsidRPr="007D7C86">
              <w:t>The Assigning Authority component is used to identify the system, application, organization, etc. that assigned the ID Number in component 1</w:t>
            </w:r>
            <w:r w:rsidR="008C66D4">
              <w:t xml:space="preserve">. </w:t>
            </w:r>
          </w:p>
        </w:tc>
      </w:tr>
      <w:tr w:rsidR="008C66D4" w:rsidRPr="007D7C86" w14:paraId="76E1BFC9" w14:textId="77777777">
        <w:trPr>
          <w:cantSplit/>
          <w:jc w:val="center"/>
        </w:trPr>
        <w:tc>
          <w:tcPr>
            <w:tcW w:w="525" w:type="dxa"/>
          </w:tcPr>
          <w:p w14:paraId="148AAC2C" w14:textId="77777777" w:rsidR="008C66D4" w:rsidRPr="007D7C86" w:rsidRDefault="008C66D4" w:rsidP="008F7891">
            <w:pPr>
              <w:pStyle w:val="TableContent"/>
            </w:pPr>
            <w:r>
              <w:t>10</w:t>
            </w:r>
            <w:r w:rsidRPr="007D7C86">
              <w:t xml:space="preserve"> </w:t>
            </w:r>
          </w:p>
        </w:tc>
        <w:tc>
          <w:tcPr>
            <w:tcW w:w="2511" w:type="dxa"/>
          </w:tcPr>
          <w:p w14:paraId="26FBE210" w14:textId="77777777" w:rsidR="008C66D4" w:rsidRPr="007D7C86" w:rsidRDefault="008C66D4" w:rsidP="008F7891">
            <w:pPr>
              <w:pStyle w:val="TableContent"/>
            </w:pPr>
            <w:r w:rsidRPr="007D7C86">
              <w:t xml:space="preserve">Name Type Code </w:t>
            </w:r>
          </w:p>
        </w:tc>
        <w:tc>
          <w:tcPr>
            <w:tcW w:w="738" w:type="dxa"/>
          </w:tcPr>
          <w:p w14:paraId="281C3DA1" w14:textId="77777777" w:rsidR="008C66D4" w:rsidRPr="007D7C86" w:rsidRDefault="001C047D" w:rsidP="008F7891">
            <w:pPr>
              <w:pStyle w:val="TableContent"/>
            </w:pPr>
            <w:hyperlink r:id="rId103" w:anchor="HD" w:history="1">
              <w:r w:rsidR="008C66D4">
                <w:t>ID</w:t>
              </w:r>
            </w:hyperlink>
          </w:p>
        </w:tc>
        <w:tc>
          <w:tcPr>
            <w:tcW w:w="918" w:type="dxa"/>
            <w:shd w:val="clear" w:color="auto" w:fill="auto"/>
          </w:tcPr>
          <w:p w14:paraId="5E751DB5" w14:textId="77777777" w:rsidR="008C66D4" w:rsidRPr="007D7C86" w:rsidRDefault="008C66D4" w:rsidP="008F7891">
            <w:pPr>
              <w:pStyle w:val="TableContent"/>
            </w:pPr>
            <w:r>
              <w:t>R</w:t>
            </w:r>
            <w:r w:rsidRPr="007D7C86">
              <w:t>E</w:t>
            </w:r>
          </w:p>
        </w:tc>
        <w:tc>
          <w:tcPr>
            <w:tcW w:w="828" w:type="dxa"/>
          </w:tcPr>
          <w:p w14:paraId="4E0188E3" w14:textId="77777777" w:rsidR="008C66D4" w:rsidRPr="007D7C86" w:rsidRDefault="008C66D4" w:rsidP="008F7891">
            <w:pPr>
              <w:pStyle w:val="TableContent"/>
            </w:pPr>
            <w:r w:rsidRPr="007D7C86">
              <w:t>1..5</w:t>
            </w:r>
          </w:p>
        </w:tc>
        <w:tc>
          <w:tcPr>
            <w:tcW w:w="783" w:type="dxa"/>
          </w:tcPr>
          <w:p w14:paraId="2BED4807" w14:textId="77777777" w:rsidR="008C66D4" w:rsidRPr="007D7C86" w:rsidRDefault="00FC3899" w:rsidP="008F7891">
            <w:pPr>
              <w:pStyle w:val="TableContent"/>
            </w:pPr>
            <w:r>
              <w:t>=</w:t>
            </w:r>
          </w:p>
        </w:tc>
        <w:tc>
          <w:tcPr>
            <w:tcW w:w="1449" w:type="dxa"/>
          </w:tcPr>
          <w:p w14:paraId="48F10D08" w14:textId="77777777" w:rsidR="008C66D4" w:rsidRPr="007D7C86" w:rsidRDefault="008C66D4" w:rsidP="008F7891">
            <w:pPr>
              <w:pStyle w:val="TableContent"/>
            </w:pPr>
            <w:r w:rsidRPr="007D7C86">
              <w:t>HL70200</w:t>
            </w:r>
          </w:p>
        </w:tc>
        <w:tc>
          <w:tcPr>
            <w:tcW w:w="4512" w:type="dxa"/>
          </w:tcPr>
          <w:p w14:paraId="628DD999" w14:textId="77777777" w:rsidR="008C66D4" w:rsidRPr="007D7C86" w:rsidRDefault="008C66D4" w:rsidP="008F7891">
            <w:pPr>
              <w:pStyle w:val="TableContent"/>
            </w:pPr>
            <w:del w:id="2921" w:author="Swain, Ashley" w:date="2011-11-23T10:20:00Z">
              <w:r w:rsidRPr="007D7C86" w:rsidDel="000138F3">
                <w:delText>Defaults to l (legal name) if empty.</w:delText>
              </w:r>
            </w:del>
          </w:p>
        </w:tc>
      </w:tr>
      <w:tr w:rsidR="008C66D4" w:rsidRPr="007D7C86" w14:paraId="0219573A" w14:textId="77777777">
        <w:trPr>
          <w:cantSplit/>
          <w:jc w:val="center"/>
        </w:trPr>
        <w:tc>
          <w:tcPr>
            <w:tcW w:w="525" w:type="dxa"/>
          </w:tcPr>
          <w:p w14:paraId="4D876FDD" w14:textId="77777777" w:rsidR="008C66D4" w:rsidRPr="007D7C86" w:rsidRDefault="008C66D4" w:rsidP="008F7891">
            <w:pPr>
              <w:pStyle w:val="TableContent"/>
            </w:pPr>
            <w:r>
              <w:t>11</w:t>
            </w:r>
            <w:r w:rsidRPr="007D7C86">
              <w:t xml:space="preserve"> </w:t>
            </w:r>
          </w:p>
        </w:tc>
        <w:tc>
          <w:tcPr>
            <w:tcW w:w="2511" w:type="dxa"/>
          </w:tcPr>
          <w:p w14:paraId="5FDB5636" w14:textId="77777777" w:rsidR="008C66D4" w:rsidRPr="007D7C86" w:rsidRDefault="008C66D4" w:rsidP="008F7891">
            <w:pPr>
              <w:pStyle w:val="TableContent"/>
            </w:pPr>
            <w:r w:rsidRPr="007D7C86">
              <w:t xml:space="preserve">Identifier Check Digit </w:t>
            </w:r>
          </w:p>
        </w:tc>
        <w:tc>
          <w:tcPr>
            <w:tcW w:w="738" w:type="dxa"/>
          </w:tcPr>
          <w:p w14:paraId="7C874927" w14:textId="77777777" w:rsidR="008C66D4" w:rsidRPr="007D7C86" w:rsidRDefault="001C047D" w:rsidP="008F7891">
            <w:pPr>
              <w:pStyle w:val="TableContent"/>
            </w:pPr>
            <w:hyperlink r:id="rId104" w:anchor="ID" w:history="1">
              <w:r w:rsidR="008C66D4">
                <w:t>ST</w:t>
              </w:r>
            </w:hyperlink>
          </w:p>
        </w:tc>
        <w:tc>
          <w:tcPr>
            <w:tcW w:w="918" w:type="dxa"/>
            <w:shd w:val="clear" w:color="auto" w:fill="auto"/>
          </w:tcPr>
          <w:p w14:paraId="6D0E60D1" w14:textId="77777777" w:rsidR="008C66D4" w:rsidRPr="007D7C86" w:rsidRDefault="008C66D4" w:rsidP="008F7891">
            <w:pPr>
              <w:pStyle w:val="TableContent"/>
            </w:pPr>
            <w:r>
              <w:t>O</w:t>
            </w:r>
          </w:p>
        </w:tc>
        <w:tc>
          <w:tcPr>
            <w:tcW w:w="828" w:type="dxa"/>
          </w:tcPr>
          <w:p w14:paraId="5BA5114F" w14:textId="77777777" w:rsidR="008C66D4" w:rsidRPr="007D7C86" w:rsidRDefault="008C66D4" w:rsidP="008F7891">
            <w:pPr>
              <w:pStyle w:val="TableContent"/>
            </w:pPr>
            <w:r w:rsidRPr="007D7C86">
              <w:t>1..4</w:t>
            </w:r>
          </w:p>
        </w:tc>
        <w:tc>
          <w:tcPr>
            <w:tcW w:w="783" w:type="dxa"/>
          </w:tcPr>
          <w:p w14:paraId="6695E661" w14:textId="77777777" w:rsidR="008C66D4" w:rsidRPr="007D7C86" w:rsidRDefault="00FC3899" w:rsidP="008F7891">
            <w:pPr>
              <w:pStyle w:val="TableContent"/>
            </w:pPr>
            <w:r>
              <w:t>=</w:t>
            </w:r>
          </w:p>
        </w:tc>
        <w:tc>
          <w:tcPr>
            <w:tcW w:w="1449" w:type="dxa"/>
          </w:tcPr>
          <w:p w14:paraId="1FB3F98C" w14:textId="77777777" w:rsidR="008C66D4" w:rsidRPr="007D7C86" w:rsidRDefault="008C66D4" w:rsidP="008F7891">
            <w:pPr>
              <w:pStyle w:val="TableContent"/>
            </w:pPr>
          </w:p>
        </w:tc>
        <w:tc>
          <w:tcPr>
            <w:tcW w:w="4512" w:type="dxa"/>
          </w:tcPr>
          <w:p w14:paraId="56792F53" w14:textId="77777777" w:rsidR="008C66D4" w:rsidRPr="007D7C86" w:rsidRDefault="008C66D4" w:rsidP="008F7891">
            <w:pPr>
              <w:pStyle w:val="TableContent"/>
            </w:pPr>
          </w:p>
        </w:tc>
      </w:tr>
      <w:tr w:rsidR="008C66D4" w:rsidRPr="007D7C86" w14:paraId="5FE77B82" w14:textId="77777777">
        <w:trPr>
          <w:cantSplit/>
          <w:jc w:val="center"/>
        </w:trPr>
        <w:tc>
          <w:tcPr>
            <w:tcW w:w="525" w:type="dxa"/>
          </w:tcPr>
          <w:p w14:paraId="2133F7E8" w14:textId="77777777" w:rsidR="008C66D4" w:rsidRPr="007D7C86" w:rsidRDefault="008C66D4" w:rsidP="008F7891">
            <w:pPr>
              <w:pStyle w:val="TableContent"/>
            </w:pPr>
            <w:commentRangeStart w:id="2922"/>
            <w:r>
              <w:t>12</w:t>
            </w:r>
            <w:r w:rsidRPr="007D7C86">
              <w:t xml:space="preserve"> </w:t>
            </w:r>
          </w:p>
        </w:tc>
        <w:tc>
          <w:tcPr>
            <w:tcW w:w="2511" w:type="dxa"/>
          </w:tcPr>
          <w:p w14:paraId="61BA3CB9" w14:textId="77777777" w:rsidR="008C66D4" w:rsidRPr="007D7C86" w:rsidRDefault="008C66D4" w:rsidP="008F7891">
            <w:pPr>
              <w:pStyle w:val="TableContent"/>
            </w:pPr>
            <w:r w:rsidRPr="007D7C86">
              <w:t xml:space="preserve">Check Digit Scheme </w:t>
            </w:r>
          </w:p>
        </w:tc>
        <w:tc>
          <w:tcPr>
            <w:tcW w:w="738" w:type="dxa"/>
          </w:tcPr>
          <w:p w14:paraId="40B873F4" w14:textId="77777777" w:rsidR="008C66D4" w:rsidRPr="007D7C86" w:rsidRDefault="008C66D4" w:rsidP="008F7891">
            <w:pPr>
              <w:pStyle w:val="TableContent"/>
            </w:pPr>
            <w:r>
              <w:t>ID</w:t>
            </w:r>
          </w:p>
        </w:tc>
        <w:tc>
          <w:tcPr>
            <w:tcW w:w="918" w:type="dxa"/>
            <w:shd w:val="clear" w:color="auto" w:fill="auto"/>
          </w:tcPr>
          <w:p w14:paraId="7F451CF2" w14:textId="77777777" w:rsidR="008C66D4" w:rsidRPr="007D7C86" w:rsidRDefault="008C66D4" w:rsidP="008F7891">
            <w:pPr>
              <w:pStyle w:val="TableContent"/>
            </w:pPr>
            <w:r w:rsidRPr="004F08CB">
              <w:t>C(</w:t>
            </w:r>
            <w:del w:id="2923" w:author="Swain, Ashley" w:date="2011-11-27T21:59:00Z">
              <w:r w:rsidRPr="004F08CB" w:rsidDel="002E61A6">
                <w:delText>R</w:delText>
              </w:r>
            </w:del>
            <w:ins w:id="2924" w:author="Swain, Ashley" w:date="2011-11-27T21:59:00Z">
              <w:r w:rsidR="002E61A6">
                <w:t>O</w:t>
              </w:r>
            </w:ins>
            <w:r w:rsidRPr="004F08CB">
              <w:t>/X)</w:t>
            </w:r>
          </w:p>
        </w:tc>
        <w:tc>
          <w:tcPr>
            <w:tcW w:w="828" w:type="dxa"/>
          </w:tcPr>
          <w:p w14:paraId="197470CB" w14:textId="77777777" w:rsidR="008C66D4" w:rsidRPr="007D7C86" w:rsidRDefault="008C66D4" w:rsidP="008F7891">
            <w:pPr>
              <w:pStyle w:val="TableContent"/>
            </w:pPr>
            <w:r w:rsidRPr="007D7C86">
              <w:t>3..3</w:t>
            </w:r>
          </w:p>
        </w:tc>
        <w:tc>
          <w:tcPr>
            <w:tcW w:w="783" w:type="dxa"/>
          </w:tcPr>
          <w:p w14:paraId="2317DF69" w14:textId="77777777" w:rsidR="008C66D4" w:rsidRPr="007D7C86" w:rsidRDefault="00FC3899" w:rsidP="008F7891">
            <w:pPr>
              <w:pStyle w:val="TableContent"/>
            </w:pPr>
            <w:r>
              <w:t>=</w:t>
            </w:r>
          </w:p>
        </w:tc>
        <w:tc>
          <w:tcPr>
            <w:tcW w:w="1449" w:type="dxa"/>
          </w:tcPr>
          <w:p w14:paraId="65E27371" w14:textId="77777777" w:rsidR="008C66D4" w:rsidRPr="007D7C86" w:rsidRDefault="008C66D4" w:rsidP="008F7891">
            <w:pPr>
              <w:pStyle w:val="TableContent"/>
            </w:pPr>
            <w:del w:id="2925" w:author="Bob Yencha" w:date="2011-11-29T09:52:00Z">
              <w:r w:rsidRPr="007D7C86" w:rsidDel="00303738">
                <w:delText>HL70061</w:delText>
              </w:r>
            </w:del>
          </w:p>
        </w:tc>
        <w:tc>
          <w:tcPr>
            <w:tcW w:w="4512" w:type="dxa"/>
          </w:tcPr>
          <w:p w14:paraId="3B73AE03" w14:textId="77777777" w:rsidR="008C66D4" w:rsidRPr="00ED7824" w:rsidRDefault="00996EE4" w:rsidP="008F7891">
            <w:pPr>
              <w:pStyle w:val="TableContent"/>
            </w:pPr>
            <w:ins w:id="2926" w:author="Robert Snelick" w:date="2011-12-02T16:31:00Z">
              <w:r>
                <w:t xml:space="preserve">Condition Predicate: </w:t>
              </w:r>
            </w:ins>
            <w:ins w:id="2927" w:author="Swain, Ashley" w:date="2011-11-27T22:01:00Z">
              <w:del w:id="2928" w:author="Bob Yencha" w:date="2011-11-29T09:52:00Z">
                <w:r w:rsidR="002E61A6" w:rsidDel="00303738">
                  <w:delText>Refer to base standard</w:delText>
                </w:r>
              </w:del>
            </w:ins>
            <w:commentRangeEnd w:id="2922"/>
            <w:r>
              <w:rPr>
                <w:rStyle w:val="CommentReference"/>
                <w:rFonts w:ascii="Times New Roman" w:hAnsi="Times New Roman"/>
                <w:bCs w:val="0"/>
                <w:color w:val="auto"/>
                <w:lang w:eastAsia="de-DE"/>
              </w:rPr>
              <w:commentReference w:id="2922"/>
            </w:r>
          </w:p>
        </w:tc>
      </w:tr>
      <w:tr w:rsidR="008C66D4" w:rsidRPr="007D7C86" w14:paraId="6AA07FD2" w14:textId="77777777">
        <w:trPr>
          <w:cantSplit/>
          <w:jc w:val="center"/>
        </w:trPr>
        <w:tc>
          <w:tcPr>
            <w:tcW w:w="525" w:type="dxa"/>
          </w:tcPr>
          <w:p w14:paraId="4E7A22EF" w14:textId="77777777" w:rsidR="008C66D4" w:rsidRPr="007D7C86" w:rsidRDefault="008C66D4" w:rsidP="008F7891">
            <w:pPr>
              <w:pStyle w:val="TableContent"/>
            </w:pPr>
            <w:r>
              <w:t>13</w:t>
            </w:r>
            <w:r w:rsidRPr="007D7C86">
              <w:t xml:space="preserve"> </w:t>
            </w:r>
          </w:p>
        </w:tc>
        <w:tc>
          <w:tcPr>
            <w:tcW w:w="2511" w:type="dxa"/>
          </w:tcPr>
          <w:p w14:paraId="3E9B1C91" w14:textId="77777777" w:rsidR="008C66D4" w:rsidRPr="007D7C86" w:rsidRDefault="008C66D4" w:rsidP="008F7891">
            <w:pPr>
              <w:pStyle w:val="TableContent"/>
            </w:pPr>
            <w:r w:rsidRPr="007D7C86">
              <w:t xml:space="preserve">Identifier Type Code </w:t>
            </w:r>
          </w:p>
        </w:tc>
        <w:tc>
          <w:tcPr>
            <w:tcW w:w="738" w:type="dxa"/>
          </w:tcPr>
          <w:p w14:paraId="5FA3B62C" w14:textId="77777777" w:rsidR="008C66D4" w:rsidRPr="007D7C86" w:rsidRDefault="001C047D" w:rsidP="008F7891">
            <w:pPr>
              <w:pStyle w:val="TableContent"/>
            </w:pPr>
            <w:hyperlink r:id="rId105" w:anchor="ID" w:history="1">
              <w:r w:rsidR="008C66D4" w:rsidRPr="007D7C86">
                <w:t>ID</w:t>
              </w:r>
            </w:hyperlink>
          </w:p>
        </w:tc>
        <w:tc>
          <w:tcPr>
            <w:tcW w:w="918" w:type="dxa"/>
            <w:shd w:val="clear" w:color="auto" w:fill="auto"/>
          </w:tcPr>
          <w:p w14:paraId="2690AB79" w14:textId="77777777" w:rsidR="008C66D4" w:rsidRPr="007D7C86" w:rsidRDefault="00047F7D" w:rsidP="008F7891">
            <w:pPr>
              <w:pStyle w:val="TableContent"/>
            </w:pPr>
            <w:del w:id="2929" w:author="Bob Yencha" w:date="2011-12-19T00:34:00Z">
              <w:r w:rsidDel="00641B03">
                <w:delText>RE</w:delText>
              </w:r>
            </w:del>
            <w:ins w:id="2930" w:author="Bob Yencha" w:date="2011-12-19T00:34:00Z">
              <w:r w:rsidR="00641B03">
                <w:t>C(R/X)</w:t>
              </w:r>
            </w:ins>
          </w:p>
        </w:tc>
        <w:tc>
          <w:tcPr>
            <w:tcW w:w="828" w:type="dxa"/>
          </w:tcPr>
          <w:p w14:paraId="170F139B" w14:textId="77777777" w:rsidR="008C66D4" w:rsidRPr="007D7C86" w:rsidRDefault="008C66D4" w:rsidP="008F7891">
            <w:pPr>
              <w:pStyle w:val="TableContent"/>
            </w:pPr>
            <w:r w:rsidRPr="007D7C86">
              <w:t>2..5</w:t>
            </w:r>
          </w:p>
        </w:tc>
        <w:tc>
          <w:tcPr>
            <w:tcW w:w="783" w:type="dxa"/>
          </w:tcPr>
          <w:p w14:paraId="386FE233" w14:textId="77777777" w:rsidR="008C66D4" w:rsidRPr="007D7C86" w:rsidRDefault="00FC3899" w:rsidP="008F7891">
            <w:pPr>
              <w:pStyle w:val="TableContent"/>
            </w:pPr>
            <w:r>
              <w:t>=</w:t>
            </w:r>
          </w:p>
        </w:tc>
        <w:tc>
          <w:tcPr>
            <w:tcW w:w="1449" w:type="dxa"/>
          </w:tcPr>
          <w:p w14:paraId="37457D8B" w14:textId="77777777" w:rsidR="008C66D4" w:rsidRPr="007D7C86" w:rsidRDefault="008C66D4" w:rsidP="008F7891">
            <w:pPr>
              <w:pStyle w:val="TableContent"/>
            </w:pPr>
            <w:r w:rsidRPr="007D7C86">
              <w:t>HL70203</w:t>
            </w:r>
          </w:p>
        </w:tc>
        <w:tc>
          <w:tcPr>
            <w:tcW w:w="4512" w:type="dxa"/>
          </w:tcPr>
          <w:p w14:paraId="7FEE0E1E" w14:textId="77777777" w:rsidR="008C66D4" w:rsidRPr="007D7C86" w:rsidRDefault="00641B03" w:rsidP="008F7891">
            <w:pPr>
              <w:pStyle w:val="TableContent"/>
            </w:pPr>
            <w:ins w:id="2931" w:author="Bob Yencha" w:date="2011-12-19T00:35:00Z">
              <w:r>
                <w:t xml:space="preserve">Condition Predicate: </w:t>
              </w:r>
              <w:r w:rsidRPr="00647DE3">
                <w:t>If XC</w:t>
              </w:r>
              <w:r>
                <w:t>N_GU.1 (ID Number) is valued</w:t>
              </w:r>
            </w:ins>
          </w:p>
        </w:tc>
      </w:tr>
      <w:tr w:rsidR="008C66D4" w:rsidRPr="007D7C86" w14:paraId="6D358105" w14:textId="77777777">
        <w:trPr>
          <w:cantSplit/>
          <w:jc w:val="center"/>
        </w:trPr>
        <w:tc>
          <w:tcPr>
            <w:tcW w:w="525" w:type="dxa"/>
          </w:tcPr>
          <w:p w14:paraId="2A547CEC" w14:textId="77777777" w:rsidR="008C66D4" w:rsidRPr="007D7C86" w:rsidRDefault="008C66D4" w:rsidP="008F7891">
            <w:pPr>
              <w:pStyle w:val="TableContent"/>
            </w:pPr>
            <w:r>
              <w:t>14</w:t>
            </w:r>
            <w:r w:rsidRPr="007D7C86">
              <w:t xml:space="preserve"> </w:t>
            </w:r>
          </w:p>
        </w:tc>
        <w:tc>
          <w:tcPr>
            <w:tcW w:w="2511" w:type="dxa"/>
          </w:tcPr>
          <w:p w14:paraId="06493737" w14:textId="77777777" w:rsidR="008C66D4" w:rsidRPr="007D7C86" w:rsidRDefault="008C66D4" w:rsidP="008F7891">
            <w:pPr>
              <w:pStyle w:val="TableContent"/>
            </w:pPr>
            <w:r>
              <w:t>Assigning Facility</w:t>
            </w:r>
          </w:p>
        </w:tc>
        <w:tc>
          <w:tcPr>
            <w:tcW w:w="738" w:type="dxa"/>
          </w:tcPr>
          <w:p w14:paraId="41D7E56A" w14:textId="77777777" w:rsidR="00F81222" w:rsidRDefault="001C047D">
            <w:pPr>
              <w:pStyle w:val="TableContent"/>
            </w:pPr>
            <w:hyperlink r:id="rId106" w:anchor="ID" w:history="1">
              <w:r w:rsidR="008C66D4">
                <w:t>HD</w:t>
              </w:r>
            </w:hyperlink>
          </w:p>
        </w:tc>
        <w:tc>
          <w:tcPr>
            <w:tcW w:w="918" w:type="dxa"/>
            <w:shd w:val="clear" w:color="auto" w:fill="auto"/>
          </w:tcPr>
          <w:p w14:paraId="1288E256" w14:textId="77777777" w:rsidR="008C66D4" w:rsidRPr="007D7C86" w:rsidRDefault="00047F7D" w:rsidP="008F7891">
            <w:pPr>
              <w:pStyle w:val="TableContent"/>
            </w:pPr>
            <w:r>
              <w:t>O</w:t>
            </w:r>
          </w:p>
        </w:tc>
        <w:tc>
          <w:tcPr>
            <w:tcW w:w="828" w:type="dxa"/>
          </w:tcPr>
          <w:p w14:paraId="285FB404" w14:textId="77777777" w:rsidR="008C66D4" w:rsidRPr="007D7C86" w:rsidRDefault="008C66D4" w:rsidP="008F7891">
            <w:pPr>
              <w:pStyle w:val="TableContent"/>
            </w:pPr>
          </w:p>
        </w:tc>
        <w:tc>
          <w:tcPr>
            <w:tcW w:w="783" w:type="dxa"/>
          </w:tcPr>
          <w:p w14:paraId="7A89CED2" w14:textId="77777777" w:rsidR="008C66D4" w:rsidRPr="007D7C86" w:rsidRDefault="00FC3899" w:rsidP="008F7891">
            <w:pPr>
              <w:pStyle w:val="TableContent"/>
            </w:pPr>
            <w:r>
              <w:t>#</w:t>
            </w:r>
          </w:p>
        </w:tc>
        <w:tc>
          <w:tcPr>
            <w:tcW w:w="1449" w:type="dxa"/>
          </w:tcPr>
          <w:p w14:paraId="13D05889" w14:textId="77777777" w:rsidR="008C66D4" w:rsidRPr="007D7C86" w:rsidRDefault="008C66D4" w:rsidP="008F7891">
            <w:pPr>
              <w:pStyle w:val="TableContent"/>
            </w:pPr>
          </w:p>
        </w:tc>
        <w:tc>
          <w:tcPr>
            <w:tcW w:w="4512" w:type="dxa"/>
          </w:tcPr>
          <w:p w14:paraId="3AE13831" w14:textId="77777777" w:rsidR="008C66D4" w:rsidRPr="007D7C86" w:rsidRDefault="008C66D4" w:rsidP="008F7891">
            <w:pPr>
              <w:pStyle w:val="TableContent"/>
            </w:pPr>
          </w:p>
        </w:tc>
      </w:tr>
      <w:tr w:rsidR="008C66D4" w:rsidRPr="007D7C86" w14:paraId="1754ED1F" w14:textId="77777777">
        <w:trPr>
          <w:cantSplit/>
          <w:jc w:val="center"/>
        </w:trPr>
        <w:tc>
          <w:tcPr>
            <w:tcW w:w="525" w:type="dxa"/>
          </w:tcPr>
          <w:p w14:paraId="38A39920" w14:textId="77777777" w:rsidR="008C66D4" w:rsidRPr="007D7C86" w:rsidRDefault="008C66D4" w:rsidP="008F7891">
            <w:pPr>
              <w:pStyle w:val="TableContent"/>
            </w:pPr>
            <w:r>
              <w:t>15</w:t>
            </w:r>
            <w:r w:rsidRPr="007D7C86">
              <w:t xml:space="preserve"> </w:t>
            </w:r>
          </w:p>
        </w:tc>
        <w:tc>
          <w:tcPr>
            <w:tcW w:w="2511" w:type="dxa"/>
          </w:tcPr>
          <w:p w14:paraId="77362149" w14:textId="77777777" w:rsidR="008C66D4" w:rsidRPr="007D7C86" w:rsidRDefault="008C66D4" w:rsidP="008F7891">
            <w:pPr>
              <w:pStyle w:val="TableContent"/>
            </w:pPr>
            <w:r w:rsidRPr="007D7C86">
              <w:t>Name Representati</w:t>
            </w:r>
            <w:r>
              <w:t>on Code</w:t>
            </w:r>
          </w:p>
        </w:tc>
        <w:tc>
          <w:tcPr>
            <w:tcW w:w="738" w:type="dxa"/>
          </w:tcPr>
          <w:p w14:paraId="72A7E45A" w14:textId="77777777" w:rsidR="008C66D4" w:rsidRPr="007D7C86" w:rsidRDefault="008C66D4" w:rsidP="008F7891">
            <w:pPr>
              <w:pStyle w:val="TableContent"/>
            </w:pPr>
            <w:r>
              <w:t>ID</w:t>
            </w:r>
          </w:p>
        </w:tc>
        <w:tc>
          <w:tcPr>
            <w:tcW w:w="918" w:type="dxa"/>
            <w:shd w:val="clear" w:color="auto" w:fill="auto"/>
          </w:tcPr>
          <w:p w14:paraId="2DF05432" w14:textId="77777777" w:rsidR="008C66D4" w:rsidRPr="007D7C86" w:rsidRDefault="00047F7D" w:rsidP="008F7891">
            <w:pPr>
              <w:pStyle w:val="TableContent"/>
            </w:pPr>
            <w:r>
              <w:t>O</w:t>
            </w:r>
          </w:p>
        </w:tc>
        <w:tc>
          <w:tcPr>
            <w:tcW w:w="828" w:type="dxa"/>
          </w:tcPr>
          <w:p w14:paraId="77DAD39C" w14:textId="77777777" w:rsidR="008C66D4" w:rsidRPr="007D7C86" w:rsidRDefault="008C66D4" w:rsidP="008F7891">
            <w:pPr>
              <w:pStyle w:val="TableContent"/>
            </w:pPr>
            <w:r w:rsidRPr="007D7C86">
              <w:t>1..1</w:t>
            </w:r>
          </w:p>
        </w:tc>
        <w:tc>
          <w:tcPr>
            <w:tcW w:w="783" w:type="dxa"/>
          </w:tcPr>
          <w:p w14:paraId="20F4F286" w14:textId="77777777" w:rsidR="008C66D4" w:rsidRPr="007D7C86" w:rsidRDefault="00FC3899" w:rsidP="008F7891">
            <w:pPr>
              <w:pStyle w:val="TableContent"/>
            </w:pPr>
            <w:r>
              <w:t>=</w:t>
            </w:r>
          </w:p>
        </w:tc>
        <w:tc>
          <w:tcPr>
            <w:tcW w:w="1449" w:type="dxa"/>
          </w:tcPr>
          <w:p w14:paraId="7008B30D" w14:textId="77777777" w:rsidR="008C66D4" w:rsidRPr="007D7C86" w:rsidRDefault="008C66D4" w:rsidP="008F7891">
            <w:pPr>
              <w:pStyle w:val="TableContent"/>
            </w:pPr>
            <w:del w:id="2932" w:author="Bob Yencha" w:date="2011-11-29T09:52:00Z">
              <w:r w:rsidRPr="007D7C86" w:rsidDel="00303738">
                <w:delText>HL70465</w:delText>
              </w:r>
            </w:del>
          </w:p>
        </w:tc>
        <w:tc>
          <w:tcPr>
            <w:tcW w:w="4512" w:type="dxa"/>
          </w:tcPr>
          <w:p w14:paraId="18C9F8A7" w14:textId="77777777" w:rsidR="008C66D4" w:rsidRPr="007D7C86" w:rsidRDefault="008C66D4" w:rsidP="008F7891">
            <w:pPr>
              <w:pStyle w:val="TableContent"/>
            </w:pPr>
          </w:p>
        </w:tc>
      </w:tr>
      <w:tr w:rsidR="008C66D4" w:rsidRPr="007D7C86" w14:paraId="4356145F" w14:textId="77777777">
        <w:trPr>
          <w:cantSplit/>
          <w:jc w:val="center"/>
        </w:trPr>
        <w:tc>
          <w:tcPr>
            <w:tcW w:w="525" w:type="dxa"/>
            <w:tcBorders>
              <w:bottom w:val="single" w:sz="12" w:space="0" w:color="943634"/>
            </w:tcBorders>
          </w:tcPr>
          <w:p w14:paraId="3019788F" w14:textId="77777777" w:rsidR="008C66D4" w:rsidRPr="007D7C86" w:rsidRDefault="008C66D4" w:rsidP="008F7891">
            <w:pPr>
              <w:pStyle w:val="TableContent"/>
            </w:pPr>
            <w:r>
              <w:t>16</w:t>
            </w:r>
            <w:r w:rsidRPr="007D7C86">
              <w:t xml:space="preserve"> </w:t>
            </w:r>
          </w:p>
        </w:tc>
        <w:tc>
          <w:tcPr>
            <w:tcW w:w="2511" w:type="dxa"/>
            <w:tcBorders>
              <w:bottom w:val="single" w:sz="12" w:space="0" w:color="943634"/>
            </w:tcBorders>
          </w:tcPr>
          <w:p w14:paraId="5C32C590" w14:textId="77777777" w:rsidR="008C66D4" w:rsidRPr="007D7C86" w:rsidRDefault="008C66D4" w:rsidP="008F7891">
            <w:pPr>
              <w:pStyle w:val="TableContent"/>
            </w:pPr>
            <w:r w:rsidRPr="007D7C86">
              <w:t xml:space="preserve">Name Context </w:t>
            </w:r>
          </w:p>
        </w:tc>
        <w:tc>
          <w:tcPr>
            <w:tcW w:w="738" w:type="dxa"/>
            <w:tcBorders>
              <w:bottom w:val="single" w:sz="12" w:space="0" w:color="943634"/>
            </w:tcBorders>
          </w:tcPr>
          <w:p w14:paraId="22D20752" w14:textId="77777777" w:rsidR="008C66D4" w:rsidRPr="007D7C86" w:rsidRDefault="008C66D4" w:rsidP="008F7891">
            <w:pPr>
              <w:pStyle w:val="TableContent"/>
            </w:pPr>
            <w:r>
              <w:t>CE</w:t>
            </w:r>
          </w:p>
        </w:tc>
        <w:tc>
          <w:tcPr>
            <w:tcW w:w="918" w:type="dxa"/>
            <w:tcBorders>
              <w:bottom w:val="single" w:sz="12" w:space="0" w:color="943634"/>
            </w:tcBorders>
            <w:shd w:val="clear" w:color="auto" w:fill="auto"/>
          </w:tcPr>
          <w:p w14:paraId="6E6F9EBE" w14:textId="77777777" w:rsidR="008C66D4" w:rsidRPr="007D7C86" w:rsidRDefault="008C66D4" w:rsidP="008F7891">
            <w:pPr>
              <w:pStyle w:val="TableContent"/>
            </w:pPr>
            <w:r w:rsidRPr="007D7C86">
              <w:t>O</w:t>
            </w:r>
          </w:p>
        </w:tc>
        <w:tc>
          <w:tcPr>
            <w:tcW w:w="828" w:type="dxa"/>
            <w:tcBorders>
              <w:bottom w:val="single" w:sz="12" w:space="0" w:color="943634"/>
            </w:tcBorders>
          </w:tcPr>
          <w:p w14:paraId="4B29C394" w14:textId="77777777" w:rsidR="008C66D4" w:rsidRPr="007D7C86" w:rsidRDefault="008C66D4" w:rsidP="008F7891">
            <w:pPr>
              <w:pStyle w:val="TableContent"/>
            </w:pPr>
          </w:p>
        </w:tc>
        <w:tc>
          <w:tcPr>
            <w:tcW w:w="783" w:type="dxa"/>
            <w:tcBorders>
              <w:bottom w:val="single" w:sz="12" w:space="0" w:color="943634"/>
            </w:tcBorders>
          </w:tcPr>
          <w:p w14:paraId="1C40D59E" w14:textId="77777777" w:rsidR="008C66D4" w:rsidRPr="007D7C86" w:rsidRDefault="00FC3899" w:rsidP="008F7891">
            <w:pPr>
              <w:pStyle w:val="TableContent"/>
            </w:pPr>
            <w:r>
              <w:t>#</w:t>
            </w:r>
          </w:p>
        </w:tc>
        <w:tc>
          <w:tcPr>
            <w:tcW w:w="1449" w:type="dxa"/>
            <w:tcBorders>
              <w:bottom w:val="single" w:sz="12" w:space="0" w:color="943634"/>
            </w:tcBorders>
          </w:tcPr>
          <w:p w14:paraId="7E4FC17F" w14:textId="77777777" w:rsidR="00B1213F" w:rsidRDefault="008C66D4">
            <w:pPr>
              <w:pStyle w:val="TableContent"/>
              <w:rPr>
                <w:lang w:eastAsia="de-DE"/>
              </w:rPr>
            </w:pPr>
            <w:del w:id="2933" w:author="Bob Yencha" w:date="2011-11-29T09:52:00Z">
              <w:r w:rsidRPr="007D7C86" w:rsidDel="00303738">
                <w:delText>H L70448</w:delText>
              </w:r>
            </w:del>
          </w:p>
        </w:tc>
        <w:tc>
          <w:tcPr>
            <w:tcW w:w="4512" w:type="dxa"/>
            <w:tcBorders>
              <w:bottom w:val="single" w:sz="12" w:space="0" w:color="943634"/>
            </w:tcBorders>
          </w:tcPr>
          <w:p w14:paraId="54BF20B1" w14:textId="77777777" w:rsidR="008C66D4" w:rsidRPr="007D7C86" w:rsidRDefault="008C66D4" w:rsidP="008F7891">
            <w:pPr>
              <w:pStyle w:val="TableContent"/>
            </w:pPr>
          </w:p>
        </w:tc>
      </w:tr>
      <w:tr w:rsidR="008C66D4" w:rsidRPr="007D7C86" w14:paraId="7FD5D880" w14:textId="77777777">
        <w:trPr>
          <w:cantSplit/>
          <w:jc w:val="center"/>
        </w:trPr>
        <w:tc>
          <w:tcPr>
            <w:tcW w:w="525" w:type="dxa"/>
            <w:tcBorders>
              <w:bottom w:val="single" w:sz="12" w:space="0" w:color="943634"/>
            </w:tcBorders>
            <w:shd w:val="clear" w:color="auto" w:fill="auto"/>
          </w:tcPr>
          <w:p w14:paraId="585853D5" w14:textId="77777777" w:rsidR="008C66D4" w:rsidRPr="007D7C86" w:rsidRDefault="008C66D4" w:rsidP="008F7891">
            <w:pPr>
              <w:pStyle w:val="TableContent"/>
            </w:pPr>
            <w:r>
              <w:t>17</w:t>
            </w:r>
            <w:r w:rsidRPr="007D7C86">
              <w:t xml:space="preserve"> </w:t>
            </w:r>
          </w:p>
        </w:tc>
        <w:tc>
          <w:tcPr>
            <w:tcW w:w="2511" w:type="dxa"/>
            <w:tcBorders>
              <w:bottom w:val="single" w:sz="12" w:space="0" w:color="943634"/>
            </w:tcBorders>
            <w:shd w:val="clear" w:color="auto" w:fill="auto"/>
          </w:tcPr>
          <w:p w14:paraId="4F94EB9E" w14:textId="77777777" w:rsidR="008C66D4" w:rsidRPr="007D7C86" w:rsidRDefault="008C66D4" w:rsidP="008F7891">
            <w:pPr>
              <w:pStyle w:val="TableContent"/>
            </w:pPr>
            <w:r w:rsidRPr="007D7C86">
              <w:t xml:space="preserve">Name Validity Range </w:t>
            </w:r>
          </w:p>
        </w:tc>
        <w:tc>
          <w:tcPr>
            <w:tcW w:w="738" w:type="dxa"/>
            <w:tcBorders>
              <w:bottom w:val="single" w:sz="12" w:space="0" w:color="943634"/>
            </w:tcBorders>
            <w:shd w:val="clear" w:color="auto" w:fill="auto"/>
          </w:tcPr>
          <w:p w14:paraId="1F1FF30D" w14:textId="77777777" w:rsidR="008C66D4" w:rsidRPr="007D7C86" w:rsidRDefault="001C047D" w:rsidP="008F7891">
            <w:pPr>
              <w:pStyle w:val="TableContent"/>
            </w:pPr>
            <w:hyperlink r:id="rId107" w:anchor="CE" w:history="1">
              <w:r w:rsidR="008C66D4">
                <w:t>DR</w:t>
              </w:r>
            </w:hyperlink>
          </w:p>
        </w:tc>
        <w:tc>
          <w:tcPr>
            <w:tcW w:w="918" w:type="dxa"/>
            <w:tcBorders>
              <w:bottom w:val="single" w:sz="12" w:space="0" w:color="943634"/>
            </w:tcBorders>
            <w:shd w:val="clear" w:color="auto" w:fill="auto"/>
          </w:tcPr>
          <w:p w14:paraId="27BC0DB8" w14:textId="77777777" w:rsidR="008C66D4" w:rsidRPr="007D7C86" w:rsidRDefault="008C66D4" w:rsidP="008F7891">
            <w:pPr>
              <w:pStyle w:val="TableContent"/>
            </w:pPr>
            <w:r>
              <w:t>X</w:t>
            </w:r>
          </w:p>
        </w:tc>
        <w:tc>
          <w:tcPr>
            <w:tcW w:w="828" w:type="dxa"/>
            <w:tcBorders>
              <w:bottom w:val="single" w:sz="12" w:space="0" w:color="943634"/>
            </w:tcBorders>
            <w:shd w:val="clear" w:color="auto" w:fill="auto"/>
          </w:tcPr>
          <w:p w14:paraId="74671712" w14:textId="77777777" w:rsidR="008C66D4" w:rsidRPr="007D7C86" w:rsidRDefault="008C66D4" w:rsidP="008F7891">
            <w:pPr>
              <w:pStyle w:val="TableContent"/>
            </w:pPr>
          </w:p>
        </w:tc>
        <w:tc>
          <w:tcPr>
            <w:tcW w:w="783" w:type="dxa"/>
            <w:tcBorders>
              <w:bottom w:val="single" w:sz="12" w:space="0" w:color="943634"/>
            </w:tcBorders>
            <w:shd w:val="clear" w:color="auto" w:fill="auto"/>
          </w:tcPr>
          <w:p w14:paraId="31ECF577" w14:textId="77777777" w:rsidR="008C66D4" w:rsidRPr="007D7C86" w:rsidRDefault="008C66D4" w:rsidP="008F7891">
            <w:pPr>
              <w:pStyle w:val="TableContent"/>
            </w:pPr>
          </w:p>
        </w:tc>
        <w:tc>
          <w:tcPr>
            <w:tcW w:w="1449" w:type="dxa"/>
            <w:tcBorders>
              <w:bottom w:val="single" w:sz="12" w:space="0" w:color="943634"/>
            </w:tcBorders>
            <w:shd w:val="clear" w:color="auto" w:fill="auto"/>
          </w:tcPr>
          <w:p w14:paraId="6A91ADAB" w14:textId="77777777" w:rsidR="008C66D4" w:rsidRPr="007D7C86" w:rsidRDefault="008C66D4" w:rsidP="008F7891">
            <w:pPr>
              <w:pStyle w:val="TableContent"/>
            </w:pPr>
          </w:p>
        </w:tc>
        <w:tc>
          <w:tcPr>
            <w:tcW w:w="4512" w:type="dxa"/>
            <w:tcBorders>
              <w:bottom w:val="single" w:sz="12" w:space="0" w:color="943634"/>
            </w:tcBorders>
            <w:shd w:val="clear" w:color="auto" w:fill="auto"/>
          </w:tcPr>
          <w:p w14:paraId="71C07859" w14:textId="77777777" w:rsidR="008C66D4" w:rsidRPr="007D7C86" w:rsidRDefault="008C66D4" w:rsidP="008F7891">
            <w:pPr>
              <w:pStyle w:val="TableContent"/>
            </w:pPr>
            <w:r w:rsidRPr="007D7C86">
              <w:t xml:space="preserve">Deprecated as of </w:t>
            </w:r>
            <w:r w:rsidRPr="007D7C86">
              <w:rPr>
                <w:i/>
              </w:rPr>
              <w:t>HL7 Version 2.5</w:t>
            </w:r>
            <w:r>
              <w:t xml:space="preserve">. </w:t>
            </w:r>
            <w:r w:rsidRPr="007D7C86">
              <w:t>See XCN-19 Effective Date and XCN-20 Expiration Date components.</w:t>
            </w:r>
          </w:p>
        </w:tc>
      </w:tr>
      <w:tr w:rsidR="008C66D4" w:rsidRPr="007D7C86" w14:paraId="7BD7E484" w14:textId="77777777">
        <w:trPr>
          <w:cantSplit/>
          <w:jc w:val="center"/>
        </w:trPr>
        <w:tc>
          <w:tcPr>
            <w:tcW w:w="525" w:type="dxa"/>
            <w:shd w:val="clear" w:color="auto" w:fill="auto"/>
          </w:tcPr>
          <w:p w14:paraId="49DFB58A" w14:textId="77777777" w:rsidR="008C66D4" w:rsidRPr="007D7C86" w:rsidRDefault="008C66D4" w:rsidP="008F7891">
            <w:pPr>
              <w:pStyle w:val="TableContent"/>
            </w:pPr>
            <w:r>
              <w:t>18</w:t>
            </w:r>
            <w:r w:rsidRPr="007D7C86">
              <w:t xml:space="preserve"> </w:t>
            </w:r>
          </w:p>
        </w:tc>
        <w:tc>
          <w:tcPr>
            <w:tcW w:w="2511" w:type="dxa"/>
            <w:shd w:val="clear" w:color="auto" w:fill="auto"/>
          </w:tcPr>
          <w:p w14:paraId="26443F88" w14:textId="77777777" w:rsidR="008C66D4" w:rsidRPr="007D7C86" w:rsidRDefault="008C66D4" w:rsidP="008F7891">
            <w:pPr>
              <w:pStyle w:val="TableContent"/>
            </w:pPr>
            <w:r w:rsidRPr="007D7C86">
              <w:t xml:space="preserve">Name Assembly Order </w:t>
            </w:r>
          </w:p>
        </w:tc>
        <w:tc>
          <w:tcPr>
            <w:tcW w:w="738" w:type="dxa"/>
            <w:shd w:val="clear" w:color="auto" w:fill="auto"/>
          </w:tcPr>
          <w:p w14:paraId="23461A6D" w14:textId="77777777" w:rsidR="008C66D4" w:rsidRPr="007D7C86" w:rsidRDefault="008C66D4" w:rsidP="008F7891">
            <w:pPr>
              <w:pStyle w:val="TableContent"/>
            </w:pPr>
            <w:r>
              <w:t>ID</w:t>
            </w:r>
          </w:p>
        </w:tc>
        <w:tc>
          <w:tcPr>
            <w:tcW w:w="918" w:type="dxa"/>
            <w:shd w:val="clear" w:color="auto" w:fill="auto"/>
          </w:tcPr>
          <w:p w14:paraId="53708F27" w14:textId="77777777" w:rsidR="008C66D4" w:rsidRPr="007D7C86" w:rsidRDefault="008C66D4" w:rsidP="008F7891">
            <w:pPr>
              <w:pStyle w:val="TableContent"/>
            </w:pPr>
            <w:r>
              <w:t>O</w:t>
            </w:r>
          </w:p>
        </w:tc>
        <w:tc>
          <w:tcPr>
            <w:tcW w:w="828" w:type="dxa"/>
            <w:shd w:val="clear" w:color="auto" w:fill="auto"/>
          </w:tcPr>
          <w:p w14:paraId="2030B6EB" w14:textId="77777777" w:rsidR="008C66D4" w:rsidRPr="007D7C86" w:rsidRDefault="008C66D4" w:rsidP="008F7891">
            <w:pPr>
              <w:pStyle w:val="TableContent"/>
            </w:pPr>
            <w:r w:rsidRPr="007D7C86">
              <w:t>1..1</w:t>
            </w:r>
          </w:p>
        </w:tc>
        <w:tc>
          <w:tcPr>
            <w:tcW w:w="783" w:type="dxa"/>
            <w:shd w:val="clear" w:color="auto" w:fill="auto"/>
          </w:tcPr>
          <w:p w14:paraId="07E6107E" w14:textId="77777777" w:rsidR="008C66D4" w:rsidRPr="007D7C86" w:rsidRDefault="00FC3899" w:rsidP="008F7891">
            <w:pPr>
              <w:pStyle w:val="TableContent"/>
            </w:pPr>
            <w:r>
              <w:t>=</w:t>
            </w:r>
          </w:p>
        </w:tc>
        <w:tc>
          <w:tcPr>
            <w:tcW w:w="1449" w:type="dxa"/>
            <w:shd w:val="clear" w:color="auto" w:fill="auto"/>
          </w:tcPr>
          <w:p w14:paraId="20137151" w14:textId="77777777" w:rsidR="008C66D4" w:rsidRPr="007D7C86" w:rsidRDefault="008C66D4" w:rsidP="008F7891">
            <w:pPr>
              <w:pStyle w:val="TableContent"/>
            </w:pPr>
            <w:del w:id="2934" w:author="Bob Yencha" w:date="2011-11-29T09:53:00Z">
              <w:r w:rsidRPr="007D7C86" w:rsidDel="00303738">
                <w:delText>HL70444</w:delText>
              </w:r>
            </w:del>
          </w:p>
        </w:tc>
        <w:tc>
          <w:tcPr>
            <w:tcW w:w="4512" w:type="dxa"/>
            <w:shd w:val="clear" w:color="auto" w:fill="auto"/>
          </w:tcPr>
          <w:p w14:paraId="24EEE51A" w14:textId="77777777" w:rsidR="008C66D4" w:rsidRPr="007D7C86" w:rsidRDefault="008C66D4" w:rsidP="008F7891">
            <w:pPr>
              <w:pStyle w:val="TableContent"/>
            </w:pPr>
          </w:p>
        </w:tc>
      </w:tr>
      <w:tr w:rsidR="008C66D4" w:rsidRPr="007D7C86" w14:paraId="149754E3" w14:textId="77777777">
        <w:trPr>
          <w:cantSplit/>
          <w:jc w:val="center"/>
        </w:trPr>
        <w:tc>
          <w:tcPr>
            <w:tcW w:w="525" w:type="dxa"/>
          </w:tcPr>
          <w:p w14:paraId="2466A67F" w14:textId="77777777" w:rsidR="008C66D4" w:rsidRPr="007D7C86" w:rsidRDefault="008C66D4" w:rsidP="008F7891">
            <w:pPr>
              <w:pStyle w:val="TableContent"/>
            </w:pPr>
            <w:r>
              <w:t>19</w:t>
            </w:r>
            <w:r w:rsidRPr="007D7C86">
              <w:t xml:space="preserve"> </w:t>
            </w:r>
          </w:p>
        </w:tc>
        <w:tc>
          <w:tcPr>
            <w:tcW w:w="2511" w:type="dxa"/>
          </w:tcPr>
          <w:p w14:paraId="110E2A6F" w14:textId="77777777" w:rsidR="008C66D4" w:rsidRPr="007D7C86" w:rsidRDefault="008C66D4" w:rsidP="008F7891">
            <w:pPr>
              <w:pStyle w:val="TableContent"/>
            </w:pPr>
            <w:r w:rsidRPr="007D7C86">
              <w:t xml:space="preserve">Effective Date </w:t>
            </w:r>
          </w:p>
        </w:tc>
        <w:tc>
          <w:tcPr>
            <w:tcW w:w="738" w:type="dxa"/>
          </w:tcPr>
          <w:p w14:paraId="677EA50F" w14:textId="77777777" w:rsidR="008C66D4" w:rsidRPr="007D7C86" w:rsidRDefault="001C047D" w:rsidP="008F7891">
            <w:pPr>
              <w:pStyle w:val="TableContent"/>
            </w:pPr>
            <w:hyperlink r:id="rId108" w:anchor="ID" w:history="1">
              <w:r w:rsidR="008C66D4">
                <w:t>TS</w:t>
              </w:r>
            </w:hyperlink>
          </w:p>
        </w:tc>
        <w:tc>
          <w:tcPr>
            <w:tcW w:w="918" w:type="dxa"/>
            <w:shd w:val="clear" w:color="auto" w:fill="auto"/>
          </w:tcPr>
          <w:p w14:paraId="008F2E42" w14:textId="77777777" w:rsidR="008C66D4" w:rsidRPr="007D7C86" w:rsidRDefault="008C66D4" w:rsidP="008F7891">
            <w:pPr>
              <w:pStyle w:val="TableContent"/>
            </w:pPr>
            <w:r w:rsidRPr="007D7C86">
              <w:t>O</w:t>
            </w:r>
          </w:p>
        </w:tc>
        <w:tc>
          <w:tcPr>
            <w:tcW w:w="828" w:type="dxa"/>
          </w:tcPr>
          <w:p w14:paraId="0FEE4C7B" w14:textId="77777777" w:rsidR="008C66D4" w:rsidRPr="007D7C86" w:rsidRDefault="008C66D4" w:rsidP="008F7891">
            <w:pPr>
              <w:pStyle w:val="TableContent"/>
            </w:pPr>
            <w:r w:rsidRPr="007D7C86">
              <w:t>1..8</w:t>
            </w:r>
          </w:p>
        </w:tc>
        <w:tc>
          <w:tcPr>
            <w:tcW w:w="783" w:type="dxa"/>
          </w:tcPr>
          <w:p w14:paraId="43F8CE7F" w14:textId="77777777" w:rsidR="008C66D4" w:rsidRPr="007D7C86" w:rsidRDefault="00FC3899" w:rsidP="008F7891">
            <w:pPr>
              <w:pStyle w:val="TableContent"/>
            </w:pPr>
            <w:r>
              <w:t>=</w:t>
            </w:r>
          </w:p>
        </w:tc>
        <w:tc>
          <w:tcPr>
            <w:tcW w:w="1449" w:type="dxa"/>
          </w:tcPr>
          <w:p w14:paraId="3B16ABE0" w14:textId="77777777" w:rsidR="008C66D4" w:rsidRPr="007D7C86" w:rsidRDefault="008C66D4" w:rsidP="008F7891">
            <w:pPr>
              <w:pStyle w:val="TableContent"/>
            </w:pPr>
          </w:p>
        </w:tc>
        <w:tc>
          <w:tcPr>
            <w:tcW w:w="4512" w:type="dxa"/>
          </w:tcPr>
          <w:p w14:paraId="6FCC8857" w14:textId="77777777" w:rsidR="008C66D4" w:rsidRPr="007D7C86" w:rsidRDefault="008C66D4" w:rsidP="008F7891">
            <w:pPr>
              <w:pStyle w:val="TableContent"/>
            </w:pPr>
          </w:p>
        </w:tc>
      </w:tr>
      <w:tr w:rsidR="008C66D4" w:rsidRPr="007D7C86" w14:paraId="4203921D" w14:textId="77777777">
        <w:trPr>
          <w:cantSplit/>
          <w:jc w:val="center"/>
        </w:trPr>
        <w:tc>
          <w:tcPr>
            <w:tcW w:w="525" w:type="dxa"/>
          </w:tcPr>
          <w:p w14:paraId="0CA055DF" w14:textId="77777777" w:rsidR="008C66D4" w:rsidRPr="007D7C86" w:rsidRDefault="008C66D4" w:rsidP="008F7891">
            <w:pPr>
              <w:pStyle w:val="TableContent"/>
            </w:pPr>
            <w:r>
              <w:t>20</w:t>
            </w:r>
            <w:r w:rsidRPr="007D7C86">
              <w:t xml:space="preserve"> </w:t>
            </w:r>
          </w:p>
        </w:tc>
        <w:tc>
          <w:tcPr>
            <w:tcW w:w="2511" w:type="dxa"/>
          </w:tcPr>
          <w:p w14:paraId="7E0AF179" w14:textId="77777777" w:rsidR="008C66D4" w:rsidRPr="007D7C86" w:rsidRDefault="008C66D4" w:rsidP="008F7891">
            <w:pPr>
              <w:pStyle w:val="TableContent"/>
            </w:pPr>
            <w:r w:rsidRPr="007D7C86">
              <w:t xml:space="preserve">Expiration Date </w:t>
            </w:r>
          </w:p>
        </w:tc>
        <w:tc>
          <w:tcPr>
            <w:tcW w:w="738" w:type="dxa"/>
          </w:tcPr>
          <w:p w14:paraId="04DEA845" w14:textId="77777777" w:rsidR="008C66D4" w:rsidRPr="007D7C86" w:rsidRDefault="001C047D" w:rsidP="008F7891">
            <w:pPr>
              <w:pStyle w:val="TableContent"/>
            </w:pPr>
            <w:hyperlink r:id="rId109" w:anchor="TS" w:history="1">
              <w:r w:rsidR="008C66D4">
                <w:t>TS</w:t>
              </w:r>
            </w:hyperlink>
          </w:p>
        </w:tc>
        <w:tc>
          <w:tcPr>
            <w:tcW w:w="918" w:type="dxa"/>
            <w:shd w:val="clear" w:color="auto" w:fill="auto"/>
          </w:tcPr>
          <w:p w14:paraId="6CEA1589" w14:textId="77777777" w:rsidR="008C66D4" w:rsidRPr="007D7C86" w:rsidRDefault="008C66D4" w:rsidP="008F7891">
            <w:pPr>
              <w:pStyle w:val="TableContent"/>
            </w:pPr>
            <w:r w:rsidRPr="007D7C86">
              <w:t>O</w:t>
            </w:r>
          </w:p>
        </w:tc>
        <w:tc>
          <w:tcPr>
            <w:tcW w:w="828" w:type="dxa"/>
          </w:tcPr>
          <w:p w14:paraId="6B492AFE" w14:textId="77777777" w:rsidR="008C66D4" w:rsidRPr="007D7C86" w:rsidRDefault="008C66D4" w:rsidP="008F7891">
            <w:pPr>
              <w:pStyle w:val="TableContent"/>
            </w:pPr>
            <w:r w:rsidRPr="007D7C86">
              <w:t>1..8</w:t>
            </w:r>
          </w:p>
        </w:tc>
        <w:tc>
          <w:tcPr>
            <w:tcW w:w="783" w:type="dxa"/>
          </w:tcPr>
          <w:p w14:paraId="710346C9" w14:textId="77777777" w:rsidR="008C66D4" w:rsidRPr="007D7C86" w:rsidRDefault="00FC3899" w:rsidP="008F7891">
            <w:pPr>
              <w:pStyle w:val="TableContent"/>
            </w:pPr>
            <w:r>
              <w:t>=</w:t>
            </w:r>
          </w:p>
        </w:tc>
        <w:tc>
          <w:tcPr>
            <w:tcW w:w="1449" w:type="dxa"/>
          </w:tcPr>
          <w:p w14:paraId="25BF783E" w14:textId="77777777" w:rsidR="008C66D4" w:rsidRPr="007D7C86" w:rsidRDefault="008C66D4" w:rsidP="008F7891">
            <w:pPr>
              <w:pStyle w:val="TableContent"/>
            </w:pPr>
          </w:p>
        </w:tc>
        <w:tc>
          <w:tcPr>
            <w:tcW w:w="4512" w:type="dxa"/>
          </w:tcPr>
          <w:p w14:paraId="3D74B9AA" w14:textId="77777777" w:rsidR="008C66D4" w:rsidRPr="007D7C86" w:rsidRDefault="008C66D4" w:rsidP="008F7891">
            <w:pPr>
              <w:pStyle w:val="TableContent"/>
            </w:pPr>
          </w:p>
        </w:tc>
      </w:tr>
      <w:tr w:rsidR="008C66D4" w:rsidRPr="007D7C86" w14:paraId="329C9FF7" w14:textId="77777777">
        <w:trPr>
          <w:cantSplit/>
          <w:jc w:val="center"/>
        </w:trPr>
        <w:tc>
          <w:tcPr>
            <w:tcW w:w="525" w:type="dxa"/>
          </w:tcPr>
          <w:p w14:paraId="1E0936D5" w14:textId="77777777" w:rsidR="008C66D4" w:rsidRPr="007D7C86" w:rsidRDefault="008C66D4" w:rsidP="008F7891">
            <w:pPr>
              <w:pStyle w:val="TableContent"/>
            </w:pPr>
            <w:r>
              <w:t>21</w:t>
            </w:r>
            <w:r w:rsidRPr="007D7C86">
              <w:t xml:space="preserve"> </w:t>
            </w:r>
          </w:p>
        </w:tc>
        <w:tc>
          <w:tcPr>
            <w:tcW w:w="2511" w:type="dxa"/>
          </w:tcPr>
          <w:p w14:paraId="62894A1D" w14:textId="77777777" w:rsidR="008C66D4" w:rsidRPr="007D7C86" w:rsidRDefault="008C66D4" w:rsidP="008F7891">
            <w:pPr>
              <w:pStyle w:val="TableContent"/>
            </w:pPr>
            <w:r w:rsidRPr="007D7C86">
              <w:t xml:space="preserve">Professional Suffix </w:t>
            </w:r>
          </w:p>
        </w:tc>
        <w:tc>
          <w:tcPr>
            <w:tcW w:w="738" w:type="dxa"/>
          </w:tcPr>
          <w:p w14:paraId="47ED3857" w14:textId="77777777" w:rsidR="008C66D4" w:rsidRPr="007D7C86" w:rsidRDefault="001C047D" w:rsidP="008F7891">
            <w:pPr>
              <w:pStyle w:val="TableContent"/>
            </w:pPr>
            <w:hyperlink r:id="rId110" w:anchor="TS" w:history="1">
              <w:r w:rsidR="008C66D4">
                <w:t>ST</w:t>
              </w:r>
            </w:hyperlink>
          </w:p>
        </w:tc>
        <w:tc>
          <w:tcPr>
            <w:tcW w:w="918" w:type="dxa"/>
            <w:shd w:val="clear" w:color="auto" w:fill="auto"/>
          </w:tcPr>
          <w:p w14:paraId="72973A78" w14:textId="77777777" w:rsidR="008C66D4" w:rsidRPr="007D7C86" w:rsidRDefault="008C66D4" w:rsidP="008F7891">
            <w:pPr>
              <w:pStyle w:val="TableContent"/>
            </w:pPr>
            <w:r w:rsidRPr="007D7C86">
              <w:t>O</w:t>
            </w:r>
          </w:p>
        </w:tc>
        <w:tc>
          <w:tcPr>
            <w:tcW w:w="828" w:type="dxa"/>
          </w:tcPr>
          <w:p w14:paraId="2EAAF7C5" w14:textId="77777777" w:rsidR="008C66D4" w:rsidRPr="007D7C86" w:rsidRDefault="008C66D4" w:rsidP="008F7891">
            <w:pPr>
              <w:pStyle w:val="TableContent"/>
            </w:pPr>
            <w:r w:rsidRPr="007D7C86">
              <w:t>1..199</w:t>
            </w:r>
          </w:p>
        </w:tc>
        <w:tc>
          <w:tcPr>
            <w:tcW w:w="783" w:type="dxa"/>
          </w:tcPr>
          <w:p w14:paraId="6FF002E0" w14:textId="77777777" w:rsidR="008C66D4" w:rsidRPr="007D7C86" w:rsidRDefault="00FC3899" w:rsidP="008F7891">
            <w:pPr>
              <w:pStyle w:val="TableContent"/>
            </w:pPr>
            <w:r>
              <w:t>=</w:t>
            </w:r>
          </w:p>
        </w:tc>
        <w:tc>
          <w:tcPr>
            <w:tcW w:w="1449" w:type="dxa"/>
          </w:tcPr>
          <w:p w14:paraId="65AB420F" w14:textId="77777777" w:rsidR="008C66D4" w:rsidRPr="007D7C86" w:rsidRDefault="008C66D4" w:rsidP="008F7891">
            <w:pPr>
              <w:pStyle w:val="TableContent"/>
            </w:pPr>
          </w:p>
        </w:tc>
        <w:tc>
          <w:tcPr>
            <w:tcW w:w="4512" w:type="dxa"/>
          </w:tcPr>
          <w:p w14:paraId="76122EDC" w14:textId="77777777" w:rsidR="008C66D4" w:rsidRPr="007D7C86" w:rsidRDefault="008C66D4" w:rsidP="008F7891">
            <w:pPr>
              <w:pStyle w:val="TableContent"/>
            </w:pPr>
            <w:del w:id="2935" w:author="Bob Yencha" w:date="2011-11-29T09:53:00Z">
              <w:r w:rsidRPr="007D7C86" w:rsidDel="00303738">
                <w:delText>Suggest using values from HL7 table 360.</w:delText>
              </w:r>
            </w:del>
          </w:p>
        </w:tc>
      </w:tr>
      <w:tr w:rsidR="008C66D4" w:rsidRPr="007D7C86" w14:paraId="5A22803F" w14:textId="77777777">
        <w:trPr>
          <w:cantSplit/>
          <w:jc w:val="center"/>
        </w:trPr>
        <w:tc>
          <w:tcPr>
            <w:tcW w:w="525" w:type="dxa"/>
          </w:tcPr>
          <w:p w14:paraId="3DB18BE4" w14:textId="77777777" w:rsidR="008C66D4" w:rsidRPr="007D7C86" w:rsidRDefault="008C66D4" w:rsidP="008F7891">
            <w:pPr>
              <w:pStyle w:val="TableContent"/>
            </w:pPr>
            <w:r>
              <w:t>22</w:t>
            </w:r>
            <w:r w:rsidRPr="007D7C86">
              <w:t xml:space="preserve"> </w:t>
            </w:r>
          </w:p>
        </w:tc>
        <w:tc>
          <w:tcPr>
            <w:tcW w:w="2511" w:type="dxa"/>
          </w:tcPr>
          <w:p w14:paraId="5F507667" w14:textId="77777777" w:rsidR="008C66D4" w:rsidRPr="007D7C86" w:rsidRDefault="008C66D4" w:rsidP="008F7891">
            <w:pPr>
              <w:pStyle w:val="TableContent"/>
            </w:pPr>
            <w:r w:rsidRPr="007D7C86">
              <w:t xml:space="preserve">Assigning Jurisdiction </w:t>
            </w:r>
          </w:p>
        </w:tc>
        <w:tc>
          <w:tcPr>
            <w:tcW w:w="738" w:type="dxa"/>
          </w:tcPr>
          <w:p w14:paraId="2CDB3FAF" w14:textId="77777777" w:rsidR="008C66D4" w:rsidRPr="007D7C86" w:rsidRDefault="008C66D4" w:rsidP="008F7891">
            <w:pPr>
              <w:pStyle w:val="TableContent"/>
            </w:pPr>
            <w:r>
              <w:t>CWE</w:t>
            </w:r>
          </w:p>
        </w:tc>
        <w:tc>
          <w:tcPr>
            <w:tcW w:w="918" w:type="dxa"/>
            <w:shd w:val="clear" w:color="auto" w:fill="auto"/>
          </w:tcPr>
          <w:p w14:paraId="7226F67C" w14:textId="77777777" w:rsidR="008C66D4" w:rsidRPr="007D7C86" w:rsidRDefault="00047F7D" w:rsidP="008F7891">
            <w:pPr>
              <w:pStyle w:val="TableContent"/>
            </w:pPr>
            <w:r>
              <w:t>O</w:t>
            </w:r>
          </w:p>
        </w:tc>
        <w:tc>
          <w:tcPr>
            <w:tcW w:w="828" w:type="dxa"/>
          </w:tcPr>
          <w:p w14:paraId="5BCAF20D" w14:textId="77777777" w:rsidR="008C66D4" w:rsidRPr="007D7C86" w:rsidRDefault="008C66D4" w:rsidP="008F7891">
            <w:pPr>
              <w:pStyle w:val="TableContent"/>
            </w:pPr>
          </w:p>
        </w:tc>
        <w:tc>
          <w:tcPr>
            <w:tcW w:w="783" w:type="dxa"/>
          </w:tcPr>
          <w:p w14:paraId="13B4B212" w14:textId="77777777" w:rsidR="008C66D4" w:rsidRPr="007D7C86" w:rsidRDefault="00FC3899" w:rsidP="008F7891">
            <w:pPr>
              <w:pStyle w:val="TableContent"/>
            </w:pPr>
            <w:r>
              <w:t>#</w:t>
            </w:r>
          </w:p>
        </w:tc>
        <w:tc>
          <w:tcPr>
            <w:tcW w:w="1449" w:type="dxa"/>
          </w:tcPr>
          <w:p w14:paraId="16200BBF" w14:textId="77777777" w:rsidR="008C66D4" w:rsidRPr="007D7C86" w:rsidRDefault="008C66D4" w:rsidP="008F7891">
            <w:pPr>
              <w:pStyle w:val="TableContent"/>
            </w:pPr>
          </w:p>
        </w:tc>
        <w:tc>
          <w:tcPr>
            <w:tcW w:w="4512" w:type="dxa"/>
          </w:tcPr>
          <w:p w14:paraId="666F627F" w14:textId="77777777" w:rsidR="008C66D4" w:rsidRPr="007D7C86" w:rsidRDefault="008C66D4" w:rsidP="008F7891">
            <w:pPr>
              <w:pStyle w:val="TableContent"/>
            </w:pPr>
          </w:p>
        </w:tc>
      </w:tr>
      <w:tr w:rsidR="008C66D4" w:rsidRPr="007D7C86" w14:paraId="64EDF834" w14:textId="77777777">
        <w:trPr>
          <w:cantSplit/>
          <w:jc w:val="center"/>
        </w:trPr>
        <w:tc>
          <w:tcPr>
            <w:tcW w:w="525" w:type="dxa"/>
          </w:tcPr>
          <w:p w14:paraId="789ED01E" w14:textId="77777777" w:rsidR="008C66D4" w:rsidRPr="007D7C86" w:rsidRDefault="008C66D4" w:rsidP="008F7891">
            <w:pPr>
              <w:pStyle w:val="TableContent"/>
            </w:pPr>
            <w:r>
              <w:t>23</w:t>
            </w:r>
            <w:r w:rsidRPr="007D7C86">
              <w:t xml:space="preserve"> </w:t>
            </w:r>
          </w:p>
        </w:tc>
        <w:tc>
          <w:tcPr>
            <w:tcW w:w="2511" w:type="dxa"/>
          </w:tcPr>
          <w:p w14:paraId="7FA309ED" w14:textId="77777777" w:rsidR="008C66D4" w:rsidRPr="007D7C86" w:rsidRDefault="008C66D4" w:rsidP="008F7891">
            <w:pPr>
              <w:pStyle w:val="TableContent"/>
            </w:pPr>
            <w:r w:rsidRPr="007D7C86">
              <w:t>Assigning Agency or Department</w:t>
            </w:r>
            <w:r w:rsidRPr="00D4120B">
              <w:t xml:space="preserve"> </w:t>
            </w:r>
          </w:p>
        </w:tc>
        <w:tc>
          <w:tcPr>
            <w:tcW w:w="738" w:type="dxa"/>
          </w:tcPr>
          <w:p w14:paraId="2CC0D331" w14:textId="77777777" w:rsidR="008C66D4" w:rsidRPr="007D7C86" w:rsidRDefault="008C66D4" w:rsidP="008F7891">
            <w:pPr>
              <w:pStyle w:val="TableContent"/>
            </w:pPr>
            <w:r>
              <w:t>CWE</w:t>
            </w:r>
          </w:p>
        </w:tc>
        <w:tc>
          <w:tcPr>
            <w:tcW w:w="918" w:type="dxa"/>
            <w:shd w:val="clear" w:color="auto" w:fill="auto"/>
          </w:tcPr>
          <w:p w14:paraId="7C72CFA5" w14:textId="77777777" w:rsidR="008C66D4" w:rsidRPr="007D7C86" w:rsidRDefault="008C66D4" w:rsidP="008F7891">
            <w:pPr>
              <w:pStyle w:val="TableContent"/>
            </w:pPr>
            <w:r w:rsidRPr="007D7C86">
              <w:t>O</w:t>
            </w:r>
          </w:p>
        </w:tc>
        <w:tc>
          <w:tcPr>
            <w:tcW w:w="828" w:type="dxa"/>
          </w:tcPr>
          <w:p w14:paraId="5B94ECC5" w14:textId="77777777" w:rsidR="008C66D4" w:rsidRPr="007D7C86" w:rsidRDefault="008C66D4" w:rsidP="008F7891">
            <w:pPr>
              <w:pStyle w:val="TableContent"/>
            </w:pPr>
          </w:p>
        </w:tc>
        <w:tc>
          <w:tcPr>
            <w:tcW w:w="783" w:type="dxa"/>
          </w:tcPr>
          <w:p w14:paraId="7B4C16E8" w14:textId="77777777" w:rsidR="008C66D4" w:rsidRPr="007D7C86" w:rsidRDefault="00FC3899" w:rsidP="008F7891">
            <w:pPr>
              <w:pStyle w:val="TableContent"/>
            </w:pPr>
            <w:r>
              <w:t>#</w:t>
            </w:r>
          </w:p>
        </w:tc>
        <w:tc>
          <w:tcPr>
            <w:tcW w:w="1449" w:type="dxa"/>
          </w:tcPr>
          <w:p w14:paraId="3117BE37" w14:textId="77777777" w:rsidR="008C66D4" w:rsidRPr="007D7C86" w:rsidRDefault="008C66D4" w:rsidP="008F7891">
            <w:pPr>
              <w:pStyle w:val="TableContent"/>
            </w:pPr>
          </w:p>
        </w:tc>
        <w:tc>
          <w:tcPr>
            <w:tcW w:w="4512" w:type="dxa"/>
          </w:tcPr>
          <w:p w14:paraId="76E9083D" w14:textId="77777777" w:rsidR="008C66D4" w:rsidRPr="007D7C86" w:rsidRDefault="008C66D4" w:rsidP="008F7891">
            <w:pPr>
              <w:pStyle w:val="TableContent"/>
            </w:pPr>
          </w:p>
        </w:tc>
      </w:tr>
    </w:tbl>
    <w:p w14:paraId="1857E066" w14:textId="77777777" w:rsidR="00647DE3" w:rsidDel="00421D3E" w:rsidRDefault="008C66D4" w:rsidP="008C66D4">
      <w:pPr>
        <w:pStyle w:val="ConfTitle"/>
        <w:rPr>
          <w:del w:id="2936" w:author="Bob Yencha" w:date="2011-12-20T00:16:00Z"/>
        </w:rPr>
      </w:pPr>
      <w:del w:id="2937" w:author="Bob Yencha" w:date="2011-12-20T00:16:00Z">
        <w:r w:rsidRPr="00BE7047" w:rsidDel="00421D3E">
          <w:delText>Conformance Statement: LRI-</w:delText>
        </w:r>
        <w:r w:rsidDel="00421D3E">
          <w:delText>NG</w:delText>
        </w:r>
        <w:r w:rsidRPr="00BE7047" w:rsidDel="00421D3E">
          <w:delText xml:space="preserve"> Profile</w:delText>
        </w:r>
      </w:del>
    </w:p>
    <w:p w14:paraId="7E48660B" w14:textId="77777777" w:rsidR="008C66D4" w:rsidRPr="00BE7047" w:rsidDel="00996EE4" w:rsidRDefault="00647DE3" w:rsidP="00647DE3">
      <w:pPr>
        <w:pStyle w:val="ConfStmt"/>
        <w:numPr>
          <w:ilvl w:val="1"/>
          <w:numId w:val="22"/>
        </w:numPr>
        <w:rPr>
          <w:del w:id="2938" w:author="Robert Snelick" w:date="2011-12-02T16:28:00Z"/>
        </w:rPr>
      </w:pPr>
      <w:del w:id="2939" w:author="Robert Snelick" w:date="2011-12-02T16:28:00Z">
        <w:r w:rsidRPr="00166963" w:rsidDel="00996EE4">
          <w:rPr>
            <w:b/>
          </w:rPr>
          <w:delText>LRI-</w:delText>
        </w:r>
        <w:r w:rsidR="001F0478" w:rsidDel="00996EE4">
          <w:rPr>
            <w:b/>
          </w:rPr>
          <w:delText>XCN</w:delText>
        </w:r>
        <w:r w:rsidRPr="00166963" w:rsidDel="00996EE4">
          <w:rPr>
            <w:b/>
          </w:rPr>
          <w:delText>-</w:delText>
        </w:r>
        <w:r w:rsidR="001F0478" w:rsidDel="00996EE4">
          <w:rPr>
            <w:b/>
          </w:rPr>
          <w:delText>3</w:delText>
        </w:r>
        <w:r w:rsidDel="00996EE4">
          <w:delText xml:space="preserve">: XCN.9 (Assigning Authority) </w:delText>
        </w:r>
        <w:r w:rsidR="00272516" w:rsidDel="00996EE4">
          <w:delText>and XCN.14 (Assigning Facility)</w:delText>
        </w:r>
      </w:del>
      <w:ins w:id="2940" w:author="Bob Yencha" w:date="2011-11-21T23:50:00Z">
        <w:del w:id="2941" w:author="Robert Snelick" w:date="2011-12-02T16:28:00Z">
          <w:r w:rsidR="00774AF3" w:rsidDel="00996EE4">
            <w:delText>)</w:delText>
          </w:r>
        </w:del>
      </w:ins>
      <w:del w:id="2942" w:author="Robert Snelick" w:date="2011-12-02T16:28:00Z">
        <w:r w:rsidR="00272516" w:rsidDel="00996EE4">
          <w:delText xml:space="preserve"> </w:delText>
        </w:r>
        <w:r w:rsidDel="00996EE4">
          <w:rPr>
            <w:b/>
          </w:rPr>
          <w:delText>SHALL</w:delText>
        </w:r>
        <w:r w:rsidRPr="00647DE3" w:rsidDel="00996EE4">
          <w:delText xml:space="preserve"> use </w:delText>
        </w:r>
        <w:r w:rsidDel="00996EE4">
          <w:delText>datatype HD-NG.</w:delText>
        </w:r>
      </w:del>
    </w:p>
    <w:p w14:paraId="3A7FAEA8" w14:textId="77777777" w:rsidR="00647DE3" w:rsidDel="00774AF3" w:rsidRDefault="00647DE3" w:rsidP="00647DE3">
      <w:pPr>
        <w:pStyle w:val="ConfStmt"/>
        <w:numPr>
          <w:ilvl w:val="1"/>
          <w:numId w:val="22"/>
        </w:numPr>
        <w:rPr>
          <w:del w:id="2943" w:author="Bob Yencha" w:date="2011-11-21T23:50:00Z"/>
        </w:rPr>
      </w:pPr>
      <w:del w:id="2944" w:author="Bob Yencha" w:date="2011-11-21T23:50:00Z">
        <w:r w:rsidRPr="00166963" w:rsidDel="00774AF3">
          <w:rPr>
            <w:b/>
          </w:rPr>
          <w:delText>LRI-</w:delText>
        </w:r>
        <w:r w:rsidR="001F0478" w:rsidDel="00774AF3">
          <w:rPr>
            <w:b/>
          </w:rPr>
          <w:delText>XCN</w:delText>
        </w:r>
        <w:r w:rsidRPr="00166963" w:rsidDel="00774AF3">
          <w:rPr>
            <w:b/>
          </w:rPr>
          <w:delText>-</w:delText>
        </w:r>
        <w:r w:rsidR="001F0478" w:rsidDel="00774AF3">
          <w:rPr>
            <w:b/>
          </w:rPr>
          <w:delText>4</w:delText>
        </w:r>
        <w:r w:rsidDel="00774AF3">
          <w:delText xml:space="preserve">: If XCN.1 (ID Number) is valued, XCN.9 (Assigning Authority) </w:delText>
        </w:r>
        <w:r w:rsidDel="00774AF3">
          <w:rPr>
            <w:b/>
          </w:rPr>
          <w:delText>MAY</w:delText>
        </w:r>
        <w:r w:rsidDel="00774AF3">
          <w:delText xml:space="preserve"> be valued.</w:delText>
        </w:r>
      </w:del>
    </w:p>
    <w:p w14:paraId="4F5C23D8" w14:textId="77777777" w:rsidR="00647DE3" w:rsidRPr="003C6996" w:rsidDel="00996EE4" w:rsidRDefault="00647DE3" w:rsidP="00647DE3">
      <w:pPr>
        <w:pStyle w:val="ConfStmt"/>
        <w:numPr>
          <w:ilvl w:val="1"/>
          <w:numId w:val="22"/>
        </w:numPr>
        <w:rPr>
          <w:del w:id="2945" w:author="Robert Snelick" w:date="2011-12-02T16:28:00Z"/>
        </w:rPr>
      </w:pPr>
      <w:del w:id="2946" w:author="Robert Snelick" w:date="2011-12-02T16:28:00Z">
        <w:r w:rsidRPr="00166963" w:rsidDel="00996EE4">
          <w:rPr>
            <w:b/>
          </w:rPr>
          <w:delText>LRI-</w:delText>
        </w:r>
        <w:r w:rsidR="001F0478" w:rsidDel="00996EE4">
          <w:rPr>
            <w:b/>
          </w:rPr>
          <w:delText>XCN</w:delText>
        </w:r>
        <w:r w:rsidRPr="00166963" w:rsidDel="00996EE4">
          <w:rPr>
            <w:b/>
          </w:rPr>
          <w:delText>-</w:delText>
        </w:r>
        <w:r w:rsidR="001F0478" w:rsidDel="00996EE4">
          <w:rPr>
            <w:b/>
          </w:rPr>
          <w:delText>5</w:delText>
        </w:r>
        <w:r w:rsidDel="00996EE4">
          <w:delText xml:space="preserve">: If XCN.11 (Check Digit) is valued, then XCN.12 (Check Digit Scheme) </w:delText>
        </w:r>
        <w:r w:rsidRPr="00C929CD" w:rsidDel="00996EE4">
          <w:rPr>
            <w:b/>
          </w:rPr>
          <w:delText>SHALL</w:delText>
        </w:r>
        <w:r w:rsidDel="00996EE4">
          <w:delText xml:space="preserve"> be required.</w:delText>
        </w:r>
      </w:del>
    </w:p>
    <w:p w14:paraId="1CD7F3E2" w14:textId="77777777" w:rsidR="00667BA9" w:rsidRDefault="002E61A6" w:rsidP="00084F3B">
      <w:pPr>
        <w:pStyle w:val="Heading2"/>
        <w:numPr>
          <w:ilvl w:val="1"/>
          <w:numId w:val="22"/>
        </w:numPr>
        <w:tabs>
          <w:tab w:val="left" w:pos="630"/>
        </w:tabs>
      </w:pPr>
      <w:bookmarkStart w:id="2947" w:name="_XON__GU"/>
      <w:bookmarkEnd w:id="2947"/>
      <w:ins w:id="2948" w:author="Swain, Ashley" w:date="2011-11-27T21:52:00Z">
        <w:del w:id="2949" w:author="Robert Snelick" w:date="2011-12-02T16:28:00Z">
          <w:r w:rsidDel="00996EE4">
            <w:delText xml:space="preserve"> </w:delText>
          </w:r>
        </w:del>
      </w:ins>
      <w:bookmarkStart w:id="2950" w:name="_Toc189111988"/>
      <w:r w:rsidR="00667BA9" w:rsidRPr="00D4120B">
        <w:t xml:space="preserve">XON </w:t>
      </w:r>
      <w:r w:rsidR="008300AE">
        <w:t xml:space="preserve">GU </w:t>
      </w:r>
      <w:r w:rsidR="00667BA9" w:rsidRPr="00D4120B">
        <w:t>– Extended Composite Name and Identification Number for Organizations</w:t>
      </w:r>
      <w:bookmarkEnd w:id="2889"/>
      <w:bookmarkEnd w:id="2890"/>
      <w:r w:rsidR="008300AE">
        <w:t xml:space="preserve"> Globally Unique)</w:t>
      </w:r>
      <w:bookmarkEnd w:id="2950"/>
    </w:p>
    <w:tbl>
      <w:tblPr>
        <w:tblW w:w="0" w:type="auto"/>
        <w:jc w:val="center"/>
        <w:tblBorders>
          <w:top w:val="single" w:sz="12" w:space="0" w:color="943634"/>
          <w:bottom w:val="single" w:sz="12" w:space="0" w:color="943634"/>
          <w:insideH w:val="single" w:sz="12" w:space="0" w:color="943634"/>
        </w:tblBorders>
        <w:tblLayout w:type="fixed"/>
        <w:tblCellMar>
          <w:left w:w="58" w:type="dxa"/>
          <w:right w:w="58" w:type="dxa"/>
        </w:tblCellMar>
        <w:tblLook w:val="0000" w:firstRow="0" w:lastRow="0" w:firstColumn="0" w:lastColumn="0" w:noHBand="0" w:noVBand="0"/>
      </w:tblPr>
      <w:tblGrid>
        <w:gridCol w:w="509"/>
        <w:gridCol w:w="2569"/>
        <w:gridCol w:w="729"/>
        <w:gridCol w:w="797"/>
        <w:gridCol w:w="949"/>
        <w:gridCol w:w="792"/>
        <w:gridCol w:w="1602"/>
        <w:gridCol w:w="4320"/>
      </w:tblGrid>
      <w:tr w:rsidR="00737F79" w:rsidRPr="002334CD" w14:paraId="44C5003B" w14:textId="77777777">
        <w:trPr>
          <w:cantSplit/>
          <w:trHeight w:val="360"/>
          <w:tblHeader/>
          <w:jc w:val="center"/>
        </w:trPr>
        <w:tc>
          <w:tcPr>
            <w:tcW w:w="12267" w:type="dxa"/>
            <w:gridSpan w:val="8"/>
            <w:shd w:val="clear" w:color="auto" w:fill="F3F3F3"/>
            <w:vAlign w:val="center"/>
          </w:tcPr>
          <w:p w14:paraId="23B3D37C" w14:textId="77777777" w:rsidR="00737F79" w:rsidRPr="00D4120B" w:rsidRDefault="00737F79" w:rsidP="00737F79">
            <w:pPr>
              <w:pStyle w:val="Caption"/>
            </w:pPr>
            <w:bookmarkStart w:id="2951" w:name="_Toc189111899"/>
            <w:r>
              <w:t xml:space="preserve">Table </w:t>
            </w:r>
            <w:r w:rsidR="001C047D">
              <w:fldChar w:fldCharType="begin"/>
            </w:r>
            <w:r w:rsidR="001C047D">
              <w:instrText xml:space="preserve"> STYLEREF 1 \s </w:instrText>
            </w:r>
            <w:r w:rsidR="001C047D">
              <w:fldChar w:fldCharType="separate"/>
            </w:r>
            <w:r w:rsidR="002B0A1D">
              <w:rPr>
                <w:noProof/>
              </w:rPr>
              <w:t>2</w:t>
            </w:r>
            <w:r w:rsidR="001C047D">
              <w:rPr>
                <w:noProof/>
              </w:rPr>
              <w:fldChar w:fldCharType="end"/>
            </w:r>
            <w:r>
              <w:noBreakHyphen/>
            </w:r>
            <w:r w:rsidR="001C047D">
              <w:fldChar w:fldCharType="begin"/>
            </w:r>
            <w:r w:rsidR="001C047D">
              <w:instrText xml:space="preserve"> SEQ Table \* ARABIC \s 1 </w:instrText>
            </w:r>
            <w:r w:rsidR="001C047D">
              <w:fldChar w:fldCharType="separate"/>
            </w:r>
            <w:ins w:id="2952" w:author="Bob Yencha" w:date="2011-12-20T14:38:00Z">
              <w:r w:rsidR="002B0A1D">
                <w:rPr>
                  <w:noProof/>
                </w:rPr>
                <w:t>34</w:t>
              </w:r>
            </w:ins>
            <w:ins w:id="2953" w:author=" Bob Yencha" w:date="2011-12-20T10:54:00Z">
              <w:del w:id="2954" w:author="Bob Yencha" w:date="2011-12-20T14:38:00Z">
                <w:r w:rsidR="006018A5" w:rsidDel="002B0A1D">
                  <w:rPr>
                    <w:noProof/>
                  </w:rPr>
                  <w:delText>34</w:delText>
                </w:r>
              </w:del>
            </w:ins>
            <w:del w:id="2955" w:author="Bob Yencha" w:date="2011-12-20T14:38:00Z">
              <w:r w:rsidR="00073DF5" w:rsidDel="002B0A1D">
                <w:rPr>
                  <w:noProof/>
                </w:rPr>
                <w:delText>35</w:delText>
              </w:r>
            </w:del>
            <w:r w:rsidR="001C047D">
              <w:rPr>
                <w:noProof/>
              </w:rPr>
              <w:fldChar w:fldCharType="end"/>
            </w:r>
            <w:r>
              <w:t xml:space="preserve">. </w:t>
            </w:r>
            <w:r w:rsidRPr="008630DA">
              <w:t>Extended Composite Name and Identification Number for Organizations</w:t>
            </w:r>
            <w:r>
              <w:t xml:space="preserve"> (XON</w:t>
            </w:r>
            <w:r w:rsidR="00E74123">
              <w:t xml:space="preserve"> GU</w:t>
            </w:r>
            <w:r>
              <w:t>)</w:t>
            </w:r>
            <w:bookmarkEnd w:id="2951"/>
          </w:p>
        </w:tc>
      </w:tr>
      <w:tr w:rsidR="00667BA9" w:rsidRPr="002334CD" w14:paraId="3237F720" w14:textId="77777777">
        <w:trPr>
          <w:cantSplit/>
          <w:trHeight w:val="360"/>
          <w:tblHeader/>
          <w:jc w:val="center"/>
        </w:trPr>
        <w:tc>
          <w:tcPr>
            <w:tcW w:w="509" w:type="dxa"/>
            <w:shd w:val="clear" w:color="auto" w:fill="F3F3F3"/>
            <w:vAlign w:val="center"/>
          </w:tcPr>
          <w:p w14:paraId="54A6BC83" w14:textId="77777777" w:rsidR="00667BA9" w:rsidRPr="00D4120B" w:rsidRDefault="00667BA9" w:rsidP="00667BA9">
            <w:pPr>
              <w:pStyle w:val="TableHeadingB"/>
              <w:ind w:left="0"/>
            </w:pPr>
            <w:bookmarkStart w:id="2956" w:name="#Heading561"/>
            <w:bookmarkStart w:id="2957" w:name="_Toc206995709"/>
            <w:bookmarkStart w:id="2958" w:name="_Toc207005776"/>
            <w:bookmarkStart w:id="2959" w:name="_Toc207006685"/>
            <w:bookmarkStart w:id="2960" w:name="_Toc207093520"/>
            <w:bookmarkStart w:id="2961" w:name="_Toc207094426"/>
            <w:bookmarkStart w:id="2962" w:name="_Toc171137827"/>
            <w:bookmarkStart w:id="2963" w:name="_Toc207005777"/>
            <w:bookmarkEnd w:id="2956"/>
            <w:bookmarkEnd w:id="2957"/>
            <w:bookmarkEnd w:id="2958"/>
            <w:bookmarkEnd w:id="2959"/>
            <w:bookmarkEnd w:id="2960"/>
            <w:bookmarkEnd w:id="2961"/>
            <w:r w:rsidRPr="00D4120B">
              <w:t>SEQ</w:t>
            </w:r>
          </w:p>
        </w:tc>
        <w:tc>
          <w:tcPr>
            <w:tcW w:w="2569" w:type="dxa"/>
            <w:shd w:val="clear" w:color="auto" w:fill="F3F3F3"/>
            <w:vAlign w:val="center"/>
          </w:tcPr>
          <w:p w14:paraId="1B9AC8B5" w14:textId="77777777" w:rsidR="00667BA9" w:rsidRPr="00D4120B" w:rsidRDefault="00667BA9" w:rsidP="00667BA9">
            <w:pPr>
              <w:pStyle w:val="TableHeadingB"/>
              <w:ind w:left="0"/>
            </w:pPr>
            <w:r w:rsidRPr="00D4120B">
              <w:t>Component Name</w:t>
            </w:r>
          </w:p>
        </w:tc>
        <w:tc>
          <w:tcPr>
            <w:tcW w:w="729" w:type="dxa"/>
            <w:shd w:val="clear" w:color="auto" w:fill="F3F3F3"/>
            <w:vAlign w:val="center"/>
          </w:tcPr>
          <w:p w14:paraId="1C127670" w14:textId="77777777" w:rsidR="00667BA9" w:rsidRPr="00D4120B" w:rsidRDefault="00667BA9" w:rsidP="00667BA9">
            <w:pPr>
              <w:pStyle w:val="TableHeadingB"/>
              <w:ind w:left="0"/>
            </w:pPr>
            <w:r w:rsidRPr="00D4120B">
              <w:t>DT</w:t>
            </w:r>
          </w:p>
        </w:tc>
        <w:tc>
          <w:tcPr>
            <w:tcW w:w="797" w:type="dxa"/>
            <w:shd w:val="clear" w:color="auto" w:fill="F3F3F3"/>
            <w:vAlign w:val="center"/>
          </w:tcPr>
          <w:p w14:paraId="0B566063" w14:textId="77777777" w:rsidR="00667BA9" w:rsidRPr="00D4120B" w:rsidRDefault="00667BA9" w:rsidP="00667BA9">
            <w:pPr>
              <w:pStyle w:val="TableHeadingB"/>
              <w:ind w:left="0"/>
            </w:pPr>
            <w:r>
              <w:t>Us</w:t>
            </w:r>
            <w:ins w:id="2964" w:author="Swain, Ashley" w:date="2011-11-27T21:11:00Z">
              <w:r w:rsidR="006A2BBD">
                <w:t>ag</w:t>
              </w:r>
            </w:ins>
            <w:r>
              <w:t>e</w:t>
            </w:r>
          </w:p>
        </w:tc>
        <w:tc>
          <w:tcPr>
            <w:tcW w:w="949" w:type="dxa"/>
            <w:shd w:val="clear" w:color="auto" w:fill="F3F3F3"/>
            <w:vAlign w:val="center"/>
          </w:tcPr>
          <w:p w14:paraId="0BBC6433" w14:textId="77777777" w:rsidR="00667BA9" w:rsidRPr="00D4120B" w:rsidRDefault="00667BA9" w:rsidP="00667BA9">
            <w:pPr>
              <w:pStyle w:val="TableHeadingB"/>
              <w:ind w:left="0"/>
            </w:pPr>
            <w:r w:rsidRPr="00D4120B">
              <w:t>LEN</w:t>
            </w:r>
          </w:p>
        </w:tc>
        <w:tc>
          <w:tcPr>
            <w:tcW w:w="792" w:type="dxa"/>
            <w:shd w:val="clear" w:color="auto" w:fill="F3F3F3"/>
            <w:vAlign w:val="center"/>
          </w:tcPr>
          <w:p w14:paraId="555CAEC6" w14:textId="77777777" w:rsidR="00667BA9" w:rsidRPr="00D4120B" w:rsidRDefault="00667BA9" w:rsidP="00667BA9">
            <w:pPr>
              <w:pStyle w:val="TableHeadingB"/>
              <w:ind w:left="0"/>
            </w:pPr>
            <w:r>
              <w:t>C.LEN</w:t>
            </w:r>
          </w:p>
        </w:tc>
        <w:tc>
          <w:tcPr>
            <w:tcW w:w="1602" w:type="dxa"/>
            <w:shd w:val="clear" w:color="auto" w:fill="F3F3F3"/>
            <w:vAlign w:val="center"/>
          </w:tcPr>
          <w:p w14:paraId="5FA9CF40" w14:textId="77777777" w:rsidR="00667BA9" w:rsidRPr="00D4120B" w:rsidRDefault="00667BA9" w:rsidP="00667BA9">
            <w:pPr>
              <w:pStyle w:val="TableHeadingB"/>
              <w:ind w:left="0"/>
            </w:pPr>
            <w:r w:rsidRPr="00D4120B">
              <w:t>Value Set</w:t>
            </w:r>
          </w:p>
        </w:tc>
        <w:tc>
          <w:tcPr>
            <w:tcW w:w="4320" w:type="dxa"/>
            <w:shd w:val="clear" w:color="auto" w:fill="F3F3F3"/>
            <w:vAlign w:val="center"/>
          </w:tcPr>
          <w:p w14:paraId="1080A49E" w14:textId="77777777" w:rsidR="00667BA9" w:rsidRPr="00D4120B" w:rsidRDefault="00667BA9" w:rsidP="00667BA9">
            <w:pPr>
              <w:pStyle w:val="TableHeadingB"/>
              <w:ind w:left="0"/>
            </w:pPr>
            <w:r w:rsidRPr="00D4120B">
              <w:t>Comments</w:t>
            </w:r>
          </w:p>
        </w:tc>
      </w:tr>
      <w:tr w:rsidR="00667BA9" w:rsidRPr="00D4120B" w14:paraId="2E37DC51" w14:textId="77777777">
        <w:trPr>
          <w:cantSplit/>
          <w:jc w:val="center"/>
        </w:trPr>
        <w:tc>
          <w:tcPr>
            <w:tcW w:w="509" w:type="dxa"/>
          </w:tcPr>
          <w:p w14:paraId="2810432B" w14:textId="77777777" w:rsidR="00667BA9" w:rsidRPr="00D4120B" w:rsidRDefault="00667BA9" w:rsidP="008F7891">
            <w:pPr>
              <w:pStyle w:val="TableContent"/>
            </w:pPr>
            <w:r w:rsidRPr="00D4120B">
              <w:t xml:space="preserve">1 </w:t>
            </w:r>
          </w:p>
        </w:tc>
        <w:tc>
          <w:tcPr>
            <w:tcW w:w="2569" w:type="dxa"/>
          </w:tcPr>
          <w:p w14:paraId="12ED9979" w14:textId="77777777" w:rsidR="00667BA9" w:rsidRPr="00D4120B" w:rsidRDefault="00667BA9" w:rsidP="008F7891">
            <w:pPr>
              <w:pStyle w:val="TableContent"/>
            </w:pPr>
            <w:r w:rsidRPr="00D4120B">
              <w:t xml:space="preserve">Organization Name </w:t>
            </w:r>
          </w:p>
        </w:tc>
        <w:tc>
          <w:tcPr>
            <w:tcW w:w="729" w:type="dxa"/>
          </w:tcPr>
          <w:p w14:paraId="40256A0F" w14:textId="77777777" w:rsidR="00667BA9" w:rsidRPr="00D4120B" w:rsidRDefault="001C047D" w:rsidP="008F7891">
            <w:pPr>
              <w:pStyle w:val="TableContent"/>
            </w:pPr>
            <w:hyperlink r:id="rId111" w:anchor="ST" w:history="1">
              <w:r w:rsidR="00667BA9" w:rsidRPr="00D4120B">
                <w:t>ST</w:t>
              </w:r>
            </w:hyperlink>
          </w:p>
        </w:tc>
        <w:tc>
          <w:tcPr>
            <w:tcW w:w="797" w:type="dxa"/>
          </w:tcPr>
          <w:p w14:paraId="766296A4" w14:textId="77777777" w:rsidR="00667BA9" w:rsidRPr="00D4120B" w:rsidRDefault="00667BA9" w:rsidP="008F7891">
            <w:pPr>
              <w:pStyle w:val="TableContent"/>
            </w:pPr>
            <w:r>
              <w:t>RE</w:t>
            </w:r>
          </w:p>
        </w:tc>
        <w:tc>
          <w:tcPr>
            <w:tcW w:w="949" w:type="dxa"/>
          </w:tcPr>
          <w:p w14:paraId="3F39FF93" w14:textId="77777777" w:rsidR="00667BA9" w:rsidRPr="00D4120B" w:rsidRDefault="00667BA9" w:rsidP="008F7891">
            <w:pPr>
              <w:pStyle w:val="TableContent"/>
            </w:pPr>
            <w:r w:rsidRPr="00D4120B">
              <w:t>1..50</w:t>
            </w:r>
          </w:p>
        </w:tc>
        <w:tc>
          <w:tcPr>
            <w:tcW w:w="792" w:type="dxa"/>
          </w:tcPr>
          <w:p w14:paraId="2F0E76C1" w14:textId="77777777" w:rsidR="00667BA9" w:rsidRPr="00D4120B" w:rsidRDefault="00642AB0" w:rsidP="008F7891">
            <w:pPr>
              <w:pStyle w:val="TableContent"/>
            </w:pPr>
            <w:r>
              <w:t>=</w:t>
            </w:r>
          </w:p>
        </w:tc>
        <w:tc>
          <w:tcPr>
            <w:tcW w:w="1602" w:type="dxa"/>
          </w:tcPr>
          <w:p w14:paraId="58EEA779" w14:textId="77777777" w:rsidR="00667BA9" w:rsidRPr="00D4120B" w:rsidRDefault="00667BA9" w:rsidP="008F7891">
            <w:pPr>
              <w:pStyle w:val="TableContent"/>
            </w:pPr>
          </w:p>
        </w:tc>
        <w:tc>
          <w:tcPr>
            <w:tcW w:w="4320" w:type="dxa"/>
          </w:tcPr>
          <w:p w14:paraId="569BB33C" w14:textId="77777777" w:rsidR="00667BA9" w:rsidRPr="00D4120B" w:rsidRDefault="00667BA9" w:rsidP="008F7891">
            <w:pPr>
              <w:pStyle w:val="TableContent"/>
            </w:pPr>
          </w:p>
        </w:tc>
      </w:tr>
      <w:tr w:rsidR="00667BA9" w:rsidRPr="00D4120B" w14:paraId="6D865FBA" w14:textId="77777777">
        <w:trPr>
          <w:cantSplit/>
          <w:jc w:val="center"/>
        </w:trPr>
        <w:tc>
          <w:tcPr>
            <w:tcW w:w="509" w:type="dxa"/>
            <w:tcBorders>
              <w:bottom w:val="single" w:sz="12" w:space="0" w:color="943634"/>
            </w:tcBorders>
          </w:tcPr>
          <w:p w14:paraId="300BC8E6" w14:textId="77777777" w:rsidR="00667BA9" w:rsidRPr="00D4120B" w:rsidRDefault="00667BA9" w:rsidP="008F7891">
            <w:pPr>
              <w:pStyle w:val="TableContent"/>
            </w:pPr>
            <w:r w:rsidRPr="00D4120B">
              <w:t xml:space="preserve">2 </w:t>
            </w:r>
          </w:p>
        </w:tc>
        <w:tc>
          <w:tcPr>
            <w:tcW w:w="2569" w:type="dxa"/>
            <w:tcBorders>
              <w:bottom w:val="single" w:sz="12" w:space="0" w:color="943634"/>
            </w:tcBorders>
          </w:tcPr>
          <w:p w14:paraId="4F26DF3E" w14:textId="77777777" w:rsidR="00667BA9" w:rsidRPr="00D4120B" w:rsidRDefault="00667BA9" w:rsidP="008F7891">
            <w:pPr>
              <w:pStyle w:val="TableContent"/>
            </w:pPr>
            <w:r w:rsidRPr="00D4120B">
              <w:t xml:space="preserve">Organization Name Type Code </w:t>
            </w:r>
          </w:p>
        </w:tc>
        <w:tc>
          <w:tcPr>
            <w:tcW w:w="729" w:type="dxa"/>
            <w:tcBorders>
              <w:bottom w:val="single" w:sz="12" w:space="0" w:color="943634"/>
            </w:tcBorders>
          </w:tcPr>
          <w:p w14:paraId="214F3680" w14:textId="77777777" w:rsidR="00667BA9" w:rsidRPr="00D4120B" w:rsidRDefault="001C047D" w:rsidP="008F7891">
            <w:pPr>
              <w:pStyle w:val="TableContent"/>
            </w:pPr>
            <w:hyperlink r:id="rId112" w:anchor="IS" w:history="1">
              <w:r w:rsidR="00667BA9" w:rsidRPr="00D4120B">
                <w:t>IS</w:t>
              </w:r>
            </w:hyperlink>
          </w:p>
        </w:tc>
        <w:tc>
          <w:tcPr>
            <w:tcW w:w="797" w:type="dxa"/>
            <w:tcBorders>
              <w:bottom w:val="single" w:sz="12" w:space="0" w:color="943634"/>
            </w:tcBorders>
          </w:tcPr>
          <w:p w14:paraId="76EA9255" w14:textId="77777777" w:rsidR="00667BA9" w:rsidRPr="00D4120B" w:rsidRDefault="00667BA9" w:rsidP="008F7891">
            <w:pPr>
              <w:pStyle w:val="TableContent"/>
            </w:pPr>
            <w:r>
              <w:t>O</w:t>
            </w:r>
          </w:p>
        </w:tc>
        <w:tc>
          <w:tcPr>
            <w:tcW w:w="949" w:type="dxa"/>
            <w:tcBorders>
              <w:bottom w:val="single" w:sz="12" w:space="0" w:color="943634"/>
            </w:tcBorders>
          </w:tcPr>
          <w:p w14:paraId="1FFCABCF" w14:textId="77777777" w:rsidR="00667BA9" w:rsidRPr="00D4120B" w:rsidRDefault="00667BA9" w:rsidP="008F7891">
            <w:pPr>
              <w:pStyle w:val="TableContent"/>
            </w:pPr>
            <w:r w:rsidRPr="00D4120B">
              <w:t>1..20</w:t>
            </w:r>
          </w:p>
        </w:tc>
        <w:tc>
          <w:tcPr>
            <w:tcW w:w="792" w:type="dxa"/>
            <w:tcBorders>
              <w:bottom w:val="single" w:sz="12" w:space="0" w:color="943634"/>
            </w:tcBorders>
          </w:tcPr>
          <w:p w14:paraId="3B57F173" w14:textId="77777777" w:rsidR="00667BA9" w:rsidRPr="00D4120B" w:rsidRDefault="00642AB0" w:rsidP="008F7891">
            <w:pPr>
              <w:pStyle w:val="TableContent"/>
            </w:pPr>
            <w:r>
              <w:t>=</w:t>
            </w:r>
          </w:p>
        </w:tc>
        <w:tc>
          <w:tcPr>
            <w:tcW w:w="1602" w:type="dxa"/>
            <w:tcBorders>
              <w:bottom w:val="single" w:sz="12" w:space="0" w:color="943634"/>
            </w:tcBorders>
          </w:tcPr>
          <w:p w14:paraId="37D6AD08" w14:textId="77777777" w:rsidR="00667BA9" w:rsidRPr="00D4120B" w:rsidRDefault="00667BA9" w:rsidP="008F7891">
            <w:pPr>
              <w:pStyle w:val="TableContent"/>
            </w:pPr>
            <w:del w:id="2965" w:author="Bob Yencha" w:date="2011-11-29T09:53:00Z">
              <w:r w:rsidRPr="00D4120B" w:rsidDel="00303738">
                <w:delText>HL7</w:delText>
              </w:r>
              <w:r w:rsidR="00D826AD" w:rsidDel="00303738">
                <w:fldChar w:fldCharType="begin"/>
              </w:r>
              <w:r w:rsidR="00E77451" w:rsidDel="00303738">
                <w:delInstrText>HYPERLINK "file:///D:\\AppData\\Local\\Microsoft\\Windows\\Temporary%20Internet%20Files\\Content.Outlook\\AppData\\Local\\Microsoft\\kreislera\\My%20Documents\\HL7\\Documents\\hl725\\std25\\ch02A.html" \l "Heading552"</w:delInstrText>
              </w:r>
              <w:r w:rsidR="00D826AD" w:rsidDel="00303738">
                <w:fldChar w:fldCharType="separate"/>
              </w:r>
              <w:r w:rsidRPr="00D4120B" w:rsidDel="00303738">
                <w:delText>0204</w:delText>
              </w:r>
              <w:r w:rsidR="00D826AD" w:rsidDel="00303738">
                <w:fldChar w:fldCharType="end"/>
              </w:r>
              <w:r w:rsidRPr="00D4120B" w:rsidDel="00303738">
                <w:delText xml:space="preserve"> </w:delText>
              </w:r>
            </w:del>
          </w:p>
        </w:tc>
        <w:tc>
          <w:tcPr>
            <w:tcW w:w="4320" w:type="dxa"/>
            <w:tcBorders>
              <w:bottom w:val="single" w:sz="12" w:space="0" w:color="943634"/>
            </w:tcBorders>
          </w:tcPr>
          <w:p w14:paraId="41B8E718" w14:textId="77777777" w:rsidR="00667BA9" w:rsidRPr="00D4120B" w:rsidRDefault="00667BA9" w:rsidP="008F7891">
            <w:pPr>
              <w:pStyle w:val="TableContent"/>
            </w:pPr>
          </w:p>
        </w:tc>
      </w:tr>
      <w:tr w:rsidR="00667BA9" w:rsidRPr="00D4120B" w14:paraId="52A1C236" w14:textId="77777777">
        <w:trPr>
          <w:cantSplit/>
          <w:jc w:val="center"/>
        </w:trPr>
        <w:tc>
          <w:tcPr>
            <w:tcW w:w="509" w:type="dxa"/>
            <w:shd w:val="clear" w:color="auto" w:fill="auto"/>
          </w:tcPr>
          <w:p w14:paraId="571364DF" w14:textId="77777777" w:rsidR="00667BA9" w:rsidRPr="00D4120B" w:rsidRDefault="00667BA9" w:rsidP="008F7891">
            <w:pPr>
              <w:pStyle w:val="TableContent"/>
            </w:pPr>
            <w:r w:rsidRPr="00D4120B">
              <w:t xml:space="preserve">3 </w:t>
            </w:r>
          </w:p>
        </w:tc>
        <w:tc>
          <w:tcPr>
            <w:tcW w:w="2569" w:type="dxa"/>
            <w:shd w:val="clear" w:color="auto" w:fill="auto"/>
          </w:tcPr>
          <w:p w14:paraId="1E11940F" w14:textId="77777777" w:rsidR="00667BA9" w:rsidRPr="00D4120B" w:rsidRDefault="00667BA9" w:rsidP="008F7891">
            <w:pPr>
              <w:pStyle w:val="TableContent"/>
            </w:pPr>
            <w:r w:rsidRPr="00D4120B">
              <w:t xml:space="preserve">ID Number </w:t>
            </w:r>
          </w:p>
        </w:tc>
        <w:tc>
          <w:tcPr>
            <w:tcW w:w="729" w:type="dxa"/>
            <w:shd w:val="clear" w:color="auto" w:fill="auto"/>
          </w:tcPr>
          <w:p w14:paraId="2369BD25" w14:textId="77777777" w:rsidR="00667BA9" w:rsidRPr="00D4120B" w:rsidRDefault="001C047D" w:rsidP="008F7891">
            <w:pPr>
              <w:pStyle w:val="TableContent"/>
            </w:pPr>
            <w:hyperlink r:id="rId113" w:anchor="NM" w:history="1">
              <w:r w:rsidR="00667BA9" w:rsidRPr="00D4120B">
                <w:t>NM</w:t>
              </w:r>
            </w:hyperlink>
          </w:p>
        </w:tc>
        <w:tc>
          <w:tcPr>
            <w:tcW w:w="797" w:type="dxa"/>
            <w:shd w:val="clear" w:color="auto" w:fill="auto"/>
          </w:tcPr>
          <w:p w14:paraId="2A8A0909" w14:textId="77777777" w:rsidR="00667BA9" w:rsidRPr="00D4120B" w:rsidRDefault="00667BA9" w:rsidP="008F7891">
            <w:pPr>
              <w:pStyle w:val="TableContent"/>
            </w:pPr>
            <w:r w:rsidRPr="00D4120B">
              <w:t>X</w:t>
            </w:r>
          </w:p>
        </w:tc>
        <w:tc>
          <w:tcPr>
            <w:tcW w:w="949" w:type="dxa"/>
            <w:shd w:val="clear" w:color="auto" w:fill="auto"/>
          </w:tcPr>
          <w:p w14:paraId="0C897AE2" w14:textId="77777777" w:rsidR="00667BA9" w:rsidRPr="00D4120B" w:rsidRDefault="00667BA9" w:rsidP="008F7891">
            <w:pPr>
              <w:pStyle w:val="TableContent"/>
            </w:pPr>
          </w:p>
        </w:tc>
        <w:tc>
          <w:tcPr>
            <w:tcW w:w="792" w:type="dxa"/>
            <w:shd w:val="clear" w:color="auto" w:fill="auto"/>
          </w:tcPr>
          <w:p w14:paraId="113BF710" w14:textId="77777777" w:rsidR="00667BA9" w:rsidRPr="00D4120B" w:rsidRDefault="00667BA9" w:rsidP="008F7891">
            <w:pPr>
              <w:pStyle w:val="TableContent"/>
            </w:pPr>
          </w:p>
        </w:tc>
        <w:tc>
          <w:tcPr>
            <w:tcW w:w="1602" w:type="dxa"/>
            <w:shd w:val="clear" w:color="auto" w:fill="auto"/>
          </w:tcPr>
          <w:p w14:paraId="4481D4D0" w14:textId="77777777" w:rsidR="00667BA9" w:rsidRPr="00D4120B" w:rsidRDefault="00667BA9" w:rsidP="008F7891">
            <w:pPr>
              <w:pStyle w:val="TableContent"/>
            </w:pPr>
          </w:p>
        </w:tc>
        <w:tc>
          <w:tcPr>
            <w:tcW w:w="4320" w:type="dxa"/>
            <w:shd w:val="clear" w:color="auto" w:fill="auto"/>
          </w:tcPr>
          <w:p w14:paraId="43CE0BA6" w14:textId="77777777" w:rsidR="00667BA9" w:rsidRPr="00D4120B" w:rsidRDefault="00667BA9" w:rsidP="008F7891">
            <w:pPr>
              <w:pStyle w:val="TableContent"/>
            </w:pPr>
            <w:del w:id="2966" w:author="Bob Yencha" w:date="2011-11-29T09:53:00Z">
              <w:r w:rsidRPr="00D4120B" w:rsidDel="00303738">
                <w:delText>(</w:delText>
              </w:r>
            </w:del>
            <w:r w:rsidRPr="00D4120B">
              <w:t xml:space="preserve">Deprecated as of </w:t>
            </w:r>
            <w:r w:rsidRPr="00D4120B">
              <w:rPr>
                <w:i/>
              </w:rPr>
              <w:t>HL7 Version 2.5</w:t>
            </w:r>
            <w:r w:rsidRPr="00D4120B">
              <w:t>.</w:t>
            </w:r>
            <w:del w:id="2967" w:author="Bob Yencha" w:date="2011-11-29T09:53:00Z">
              <w:r w:rsidRPr="00D4120B" w:rsidDel="00303738">
                <w:delText xml:space="preserve">) </w:delText>
              </w:r>
            </w:del>
            <w:r w:rsidRPr="00D4120B">
              <w:t xml:space="preserve"> Use XON-10 Organization Identifier.</w:t>
            </w:r>
          </w:p>
        </w:tc>
      </w:tr>
      <w:tr w:rsidR="00667BA9" w:rsidRPr="00D4120B" w14:paraId="10906937" w14:textId="77777777">
        <w:trPr>
          <w:cantSplit/>
          <w:jc w:val="center"/>
        </w:trPr>
        <w:tc>
          <w:tcPr>
            <w:tcW w:w="509" w:type="dxa"/>
          </w:tcPr>
          <w:p w14:paraId="22A46278" w14:textId="77777777" w:rsidR="00667BA9" w:rsidRPr="00D4120B" w:rsidRDefault="00667BA9" w:rsidP="008F7891">
            <w:pPr>
              <w:pStyle w:val="TableContent"/>
            </w:pPr>
            <w:r w:rsidRPr="00D4120B">
              <w:t xml:space="preserve">4 </w:t>
            </w:r>
          </w:p>
        </w:tc>
        <w:tc>
          <w:tcPr>
            <w:tcW w:w="2569" w:type="dxa"/>
          </w:tcPr>
          <w:p w14:paraId="176248B3" w14:textId="77777777" w:rsidR="00667BA9" w:rsidRPr="00D4120B" w:rsidRDefault="00667BA9" w:rsidP="008F7891">
            <w:pPr>
              <w:pStyle w:val="TableContent"/>
            </w:pPr>
            <w:r w:rsidRPr="00D4120B">
              <w:t xml:space="preserve">Check Digit </w:t>
            </w:r>
          </w:p>
        </w:tc>
        <w:tc>
          <w:tcPr>
            <w:tcW w:w="729" w:type="dxa"/>
          </w:tcPr>
          <w:p w14:paraId="308BA9DC" w14:textId="77777777" w:rsidR="00667BA9" w:rsidRPr="00D4120B" w:rsidRDefault="001C047D" w:rsidP="008F7891">
            <w:pPr>
              <w:pStyle w:val="TableContent"/>
            </w:pPr>
            <w:hyperlink r:id="rId114" w:anchor="NM" w:history="1">
              <w:r w:rsidR="00667BA9" w:rsidRPr="00D4120B">
                <w:t>NM</w:t>
              </w:r>
            </w:hyperlink>
          </w:p>
        </w:tc>
        <w:tc>
          <w:tcPr>
            <w:tcW w:w="797" w:type="dxa"/>
          </w:tcPr>
          <w:p w14:paraId="7900248D" w14:textId="77777777" w:rsidR="00667BA9" w:rsidRPr="00D4120B" w:rsidRDefault="00667BA9" w:rsidP="008F7891">
            <w:pPr>
              <w:pStyle w:val="TableContent"/>
            </w:pPr>
            <w:r w:rsidRPr="00D4120B">
              <w:t>O</w:t>
            </w:r>
          </w:p>
        </w:tc>
        <w:tc>
          <w:tcPr>
            <w:tcW w:w="949" w:type="dxa"/>
          </w:tcPr>
          <w:p w14:paraId="158727F1" w14:textId="77777777" w:rsidR="00667BA9" w:rsidRPr="00D4120B" w:rsidRDefault="00667BA9" w:rsidP="008F7891">
            <w:pPr>
              <w:pStyle w:val="TableContent"/>
            </w:pPr>
            <w:r w:rsidRPr="00D4120B">
              <w:t>1..4</w:t>
            </w:r>
          </w:p>
        </w:tc>
        <w:tc>
          <w:tcPr>
            <w:tcW w:w="792" w:type="dxa"/>
          </w:tcPr>
          <w:p w14:paraId="7D13FF9F" w14:textId="77777777" w:rsidR="00667BA9" w:rsidRPr="00D4120B" w:rsidRDefault="00642AB0" w:rsidP="008F7891">
            <w:pPr>
              <w:pStyle w:val="TableContent"/>
            </w:pPr>
            <w:r>
              <w:t>=</w:t>
            </w:r>
          </w:p>
        </w:tc>
        <w:tc>
          <w:tcPr>
            <w:tcW w:w="1602" w:type="dxa"/>
          </w:tcPr>
          <w:p w14:paraId="03426403" w14:textId="77777777" w:rsidR="00667BA9" w:rsidRPr="00D4120B" w:rsidRDefault="00667BA9" w:rsidP="008F7891">
            <w:pPr>
              <w:pStyle w:val="TableContent"/>
            </w:pPr>
          </w:p>
        </w:tc>
        <w:tc>
          <w:tcPr>
            <w:tcW w:w="4320" w:type="dxa"/>
          </w:tcPr>
          <w:p w14:paraId="25037446" w14:textId="77777777" w:rsidR="00667BA9" w:rsidRPr="00D4120B" w:rsidRDefault="00667BA9" w:rsidP="008F7891">
            <w:pPr>
              <w:pStyle w:val="TableContent"/>
            </w:pPr>
          </w:p>
        </w:tc>
      </w:tr>
      <w:tr w:rsidR="00667BA9" w:rsidRPr="00D4120B" w14:paraId="17B0C843" w14:textId="77777777">
        <w:trPr>
          <w:cantSplit/>
          <w:jc w:val="center"/>
        </w:trPr>
        <w:tc>
          <w:tcPr>
            <w:tcW w:w="509" w:type="dxa"/>
          </w:tcPr>
          <w:p w14:paraId="0F212DE9" w14:textId="77777777" w:rsidR="00667BA9" w:rsidRPr="00D4120B" w:rsidRDefault="00667BA9" w:rsidP="008F7891">
            <w:pPr>
              <w:pStyle w:val="TableContent"/>
            </w:pPr>
            <w:commentRangeStart w:id="2968"/>
            <w:r w:rsidRPr="00D4120B">
              <w:t xml:space="preserve">5 </w:t>
            </w:r>
          </w:p>
        </w:tc>
        <w:tc>
          <w:tcPr>
            <w:tcW w:w="2569" w:type="dxa"/>
          </w:tcPr>
          <w:p w14:paraId="06EB0FB3" w14:textId="77777777" w:rsidR="00667BA9" w:rsidRPr="00D4120B" w:rsidRDefault="00667BA9" w:rsidP="008F7891">
            <w:pPr>
              <w:pStyle w:val="TableContent"/>
            </w:pPr>
            <w:r w:rsidRPr="00D4120B">
              <w:t>Check Digit Scheme</w:t>
            </w:r>
          </w:p>
        </w:tc>
        <w:tc>
          <w:tcPr>
            <w:tcW w:w="729" w:type="dxa"/>
          </w:tcPr>
          <w:p w14:paraId="02C60785" w14:textId="77777777" w:rsidR="00667BA9" w:rsidRPr="00D4120B" w:rsidRDefault="001C047D" w:rsidP="008F7891">
            <w:pPr>
              <w:pStyle w:val="TableContent"/>
            </w:pPr>
            <w:hyperlink r:id="rId115" w:anchor="ID" w:history="1">
              <w:r w:rsidR="00667BA9" w:rsidRPr="00D4120B">
                <w:t>ID</w:t>
              </w:r>
            </w:hyperlink>
          </w:p>
        </w:tc>
        <w:tc>
          <w:tcPr>
            <w:tcW w:w="797" w:type="dxa"/>
          </w:tcPr>
          <w:p w14:paraId="021B235B" w14:textId="77777777" w:rsidR="00667BA9" w:rsidRPr="00D4120B" w:rsidRDefault="00667BA9" w:rsidP="008F7891">
            <w:pPr>
              <w:pStyle w:val="TableContent"/>
            </w:pPr>
            <w:r>
              <w:t>C(</w:t>
            </w:r>
            <w:ins w:id="2969" w:author="Swain, Ashley" w:date="2011-11-27T22:02:00Z">
              <w:r w:rsidR="00CC689B">
                <w:t>O</w:t>
              </w:r>
            </w:ins>
            <w:del w:id="2970" w:author="Swain, Ashley" w:date="2011-11-27T22:02:00Z">
              <w:r w:rsidDel="00CC689B">
                <w:delText>R</w:delText>
              </w:r>
            </w:del>
            <w:r>
              <w:t>/X)</w:t>
            </w:r>
          </w:p>
        </w:tc>
        <w:tc>
          <w:tcPr>
            <w:tcW w:w="949" w:type="dxa"/>
          </w:tcPr>
          <w:p w14:paraId="662809B7" w14:textId="77777777" w:rsidR="00667BA9" w:rsidRPr="00D4120B" w:rsidRDefault="00667BA9" w:rsidP="008F7891">
            <w:pPr>
              <w:pStyle w:val="TableContent"/>
            </w:pPr>
            <w:r w:rsidRPr="00D4120B">
              <w:t>3..3</w:t>
            </w:r>
          </w:p>
        </w:tc>
        <w:tc>
          <w:tcPr>
            <w:tcW w:w="792" w:type="dxa"/>
          </w:tcPr>
          <w:p w14:paraId="29099009" w14:textId="77777777" w:rsidR="00667BA9" w:rsidRPr="00D4120B" w:rsidRDefault="00642AB0" w:rsidP="008F7891">
            <w:pPr>
              <w:pStyle w:val="TableContent"/>
            </w:pPr>
            <w:r>
              <w:t>=</w:t>
            </w:r>
          </w:p>
        </w:tc>
        <w:tc>
          <w:tcPr>
            <w:tcW w:w="1602" w:type="dxa"/>
          </w:tcPr>
          <w:p w14:paraId="6EE7844E" w14:textId="77777777" w:rsidR="00667BA9" w:rsidRPr="00D4120B" w:rsidRDefault="00667BA9" w:rsidP="008F7891">
            <w:pPr>
              <w:pStyle w:val="TableContent"/>
            </w:pPr>
            <w:del w:id="2971" w:author="Bob Yencha" w:date="2011-11-29T09:53:00Z">
              <w:r w:rsidRPr="00D4120B" w:rsidDel="00303738">
                <w:delText>HL70061</w:delText>
              </w:r>
            </w:del>
          </w:p>
        </w:tc>
        <w:tc>
          <w:tcPr>
            <w:tcW w:w="4320" w:type="dxa"/>
          </w:tcPr>
          <w:p w14:paraId="42CB98C6" w14:textId="77777777" w:rsidR="00667BA9" w:rsidRPr="001870BA" w:rsidRDefault="00CC689B" w:rsidP="008F7891">
            <w:pPr>
              <w:pStyle w:val="TableContent"/>
            </w:pPr>
            <w:ins w:id="2972" w:author="Swain, Ashley" w:date="2011-11-27T22:02:00Z">
              <w:del w:id="2973" w:author="Bob Yencha" w:date="2011-11-29T09:53:00Z">
                <w:r w:rsidDel="00303738">
                  <w:delText>Refer to base standard</w:delText>
                </w:r>
              </w:del>
            </w:ins>
            <w:commentRangeEnd w:id="2968"/>
            <w:r w:rsidR="00784408">
              <w:rPr>
                <w:rStyle w:val="CommentReference"/>
                <w:rFonts w:ascii="Times New Roman" w:hAnsi="Times New Roman"/>
                <w:bCs w:val="0"/>
                <w:color w:val="auto"/>
                <w:lang w:eastAsia="de-DE"/>
              </w:rPr>
              <w:commentReference w:id="2968"/>
            </w:r>
          </w:p>
        </w:tc>
      </w:tr>
      <w:tr w:rsidR="00667BA9" w:rsidRPr="00D4120B" w14:paraId="01A5E351" w14:textId="77777777">
        <w:trPr>
          <w:cantSplit/>
          <w:jc w:val="center"/>
        </w:trPr>
        <w:tc>
          <w:tcPr>
            <w:tcW w:w="509" w:type="dxa"/>
          </w:tcPr>
          <w:p w14:paraId="73FF6E21" w14:textId="77777777" w:rsidR="00667BA9" w:rsidRPr="00D4120B" w:rsidRDefault="00667BA9" w:rsidP="008F7891">
            <w:pPr>
              <w:pStyle w:val="TableContent"/>
            </w:pPr>
            <w:r w:rsidRPr="00D4120B">
              <w:t xml:space="preserve">6 </w:t>
            </w:r>
          </w:p>
        </w:tc>
        <w:tc>
          <w:tcPr>
            <w:tcW w:w="2569" w:type="dxa"/>
          </w:tcPr>
          <w:p w14:paraId="2930E63F" w14:textId="77777777" w:rsidR="00667BA9" w:rsidRPr="00D4120B" w:rsidRDefault="00667BA9" w:rsidP="008F7891">
            <w:pPr>
              <w:pStyle w:val="TableContent"/>
            </w:pPr>
            <w:r w:rsidRPr="00D4120B">
              <w:t xml:space="preserve">Assigning Authority </w:t>
            </w:r>
          </w:p>
        </w:tc>
        <w:tc>
          <w:tcPr>
            <w:tcW w:w="729" w:type="dxa"/>
          </w:tcPr>
          <w:p w14:paraId="53FDB4E9" w14:textId="77777777" w:rsidR="00667BA9" w:rsidRPr="00D4120B" w:rsidRDefault="001C047D" w:rsidP="008F7891">
            <w:pPr>
              <w:pStyle w:val="TableContent"/>
            </w:pPr>
            <w:hyperlink r:id="rId116" w:anchor="HD" w:history="1">
              <w:r w:rsidR="00667BA9" w:rsidRPr="00D4120B">
                <w:t>HD</w:t>
              </w:r>
            </w:hyperlink>
            <w:ins w:id="2974" w:author="Bob Yencha" w:date="2011-11-21T23:42:00Z">
              <w:r w:rsidR="00AB0068">
                <w:t xml:space="preserve"> GU</w:t>
              </w:r>
            </w:ins>
          </w:p>
        </w:tc>
        <w:tc>
          <w:tcPr>
            <w:tcW w:w="797" w:type="dxa"/>
          </w:tcPr>
          <w:p w14:paraId="4712270F" w14:textId="77777777" w:rsidR="00667BA9" w:rsidRPr="00D4120B" w:rsidRDefault="002951F3" w:rsidP="008F7891">
            <w:pPr>
              <w:pStyle w:val="TableContent"/>
            </w:pPr>
            <w:ins w:id="2975" w:author="Bob Yencha" w:date="2011-11-21T23:40:00Z">
              <w:r>
                <w:t>C(R/X)</w:t>
              </w:r>
            </w:ins>
          </w:p>
        </w:tc>
        <w:tc>
          <w:tcPr>
            <w:tcW w:w="949" w:type="dxa"/>
          </w:tcPr>
          <w:p w14:paraId="1E71512E" w14:textId="77777777" w:rsidR="00667BA9" w:rsidRPr="00D4120B" w:rsidRDefault="00667BA9" w:rsidP="008F7891">
            <w:pPr>
              <w:pStyle w:val="TableContent"/>
            </w:pPr>
          </w:p>
        </w:tc>
        <w:tc>
          <w:tcPr>
            <w:tcW w:w="792" w:type="dxa"/>
          </w:tcPr>
          <w:p w14:paraId="7C44064F" w14:textId="77777777" w:rsidR="00667BA9" w:rsidRPr="00D4120B" w:rsidRDefault="00642AB0" w:rsidP="008F7891">
            <w:pPr>
              <w:pStyle w:val="TableContent"/>
            </w:pPr>
            <w:r>
              <w:t>#</w:t>
            </w:r>
          </w:p>
        </w:tc>
        <w:tc>
          <w:tcPr>
            <w:tcW w:w="1602" w:type="dxa"/>
          </w:tcPr>
          <w:p w14:paraId="58B2F22B" w14:textId="77777777" w:rsidR="00667BA9" w:rsidRPr="00D4120B" w:rsidRDefault="00667BA9" w:rsidP="008F7891">
            <w:pPr>
              <w:pStyle w:val="TableContent"/>
            </w:pPr>
          </w:p>
        </w:tc>
        <w:tc>
          <w:tcPr>
            <w:tcW w:w="4320" w:type="dxa"/>
          </w:tcPr>
          <w:p w14:paraId="640143FF" w14:textId="77777777" w:rsidR="008268A5" w:rsidRDefault="008268A5" w:rsidP="008F7891">
            <w:pPr>
              <w:pStyle w:val="TableContent"/>
              <w:rPr>
                <w:ins w:id="2976" w:author="Robert Snelick" w:date="2011-12-02T16:43:00Z"/>
              </w:rPr>
            </w:pPr>
            <w:ins w:id="2977" w:author="Robert Snelick" w:date="2011-12-02T16:43:00Z">
              <w:r>
                <w:t>Condition Predicate: If XON_GU.10</w:t>
              </w:r>
            </w:ins>
            <w:ins w:id="2978" w:author="Robert Snelick" w:date="2011-12-02T16:46:00Z">
              <w:r>
                <w:t xml:space="preserve"> (Organization Identifier)</w:t>
              </w:r>
            </w:ins>
            <w:ins w:id="2979" w:author="Robert Snelick" w:date="2011-12-02T16:43:00Z">
              <w:r>
                <w:t xml:space="preserve"> is valued</w:t>
              </w:r>
            </w:ins>
          </w:p>
          <w:p w14:paraId="1F9A6874" w14:textId="77777777" w:rsidR="00667BA9" w:rsidRPr="00D4120B" w:rsidRDefault="00667BA9" w:rsidP="008F7891">
            <w:pPr>
              <w:pStyle w:val="TableContent"/>
            </w:pPr>
            <w:r w:rsidRPr="00D4120B">
              <w:t>The Assigning Authority component is used to identify the system, application, organization, etc. that assigned the ID in component 10.</w:t>
            </w:r>
          </w:p>
        </w:tc>
      </w:tr>
      <w:tr w:rsidR="00667BA9" w:rsidRPr="00D4120B" w14:paraId="7EB82FDB" w14:textId="77777777">
        <w:trPr>
          <w:cantSplit/>
          <w:jc w:val="center"/>
        </w:trPr>
        <w:tc>
          <w:tcPr>
            <w:tcW w:w="509" w:type="dxa"/>
          </w:tcPr>
          <w:p w14:paraId="540E3E3E" w14:textId="77777777" w:rsidR="00667BA9" w:rsidRPr="00D4120B" w:rsidRDefault="00667BA9" w:rsidP="008F7891">
            <w:pPr>
              <w:pStyle w:val="TableContent"/>
            </w:pPr>
            <w:r w:rsidRPr="00D4120B">
              <w:t xml:space="preserve">7 </w:t>
            </w:r>
          </w:p>
        </w:tc>
        <w:tc>
          <w:tcPr>
            <w:tcW w:w="2569" w:type="dxa"/>
          </w:tcPr>
          <w:p w14:paraId="4176A39F" w14:textId="77777777" w:rsidR="00667BA9" w:rsidRPr="00D4120B" w:rsidRDefault="00667BA9" w:rsidP="008F7891">
            <w:pPr>
              <w:pStyle w:val="TableContent"/>
            </w:pPr>
            <w:r w:rsidRPr="00D4120B">
              <w:t xml:space="preserve">Identifier Type Code </w:t>
            </w:r>
          </w:p>
        </w:tc>
        <w:tc>
          <w:tcPr>
            <w:tcW w:w="729" w:type="dxa"/>
          </w:tcPr>
          <w:p w14:paraId="7F6FDA8F" w14:textId="77777777" w:rsidR="00667BA9" w:rsidRPr="00D4120B" w:rsidRDefault="001C047D" w:rsidP="008F7891">
            <w:pPr>
              <w:pStyle w:val="TableContent"/>
            </w:pPr>
            <w:hyperlink r:id="rId117" w:anchor="ID" w:history="1">
              <w:r w:rsidR="00667BA9" w:rsidRPr="00D4120B">
                <w:t>ID</w:t>
              </w:r>
            </w:hyperlink>
          </w:p>
        </w:tc>
        <w:tc>
          <w:tcPr>
            <w:tcW w:w="797" w:type="dxa"/>
          </w:tcPr>
          <w:p w14:paraId="01208AF3" w14:textId="77777777" w:rsidR="00667BA9" w:rsidRPr="00D4120B" w:rsidRDefault="00667BA9" w:rsidP="008F7891">
            <w:pPr>
              <w:pStyle w:val="TableContent"/>
            </w:pPr>
            <w:r w:rsidRPr="00D4120B">
              <w:t>C</w:t>
            </w:r>
            <w:r>
              <w:t>(R/X)</w:t>
            </w:r>
          </w:p>
        </w:tc>
        <w:tc>
          <w:tcPr>
            <w:tcW w:w="949" w:type="dxa"/>
          </w:tcPr>
          <w:p w14:paraId="587F4E70" w14:textId="77777777" w:rsidR="00667BA9" w:rsidRPr="00D4120B" w:rsidRDefault="00667BA9" w:rsidP="008F7891">
            <w:pPr>
              <w:pStyle w:val="TableContent"/>
            </w:pPr>
            <w:r w:rsidRPr="00D4120B">
              <w:t>2..5</w:t>
            </w:r>
          </w:p>
        </w:tc>
        <w:tc>
          <w:tcPr>
            <w:tcW w:w="792" w:type="dxa"/>
          </w:tcPr>
          <w:p w14:paraId="26F10771" w14:textId="77777777" w:rsidR="00667BA9" w:rsidRPr="00D4120B" w:rsidRDefault="00642AB0" w:rsidP="008F7891">
            <w:pPr>
              <w:pStyle w:val="TableContent"/>
            </w:pPr>
            <w:r>
              <w:t>=</w:t>
            </w:r>
          </w:p>
        </w:tc>
        <w:tc>
          <w:tcPr>
            <w:tcW w:w="1602" w:type="dxa"/>
          </w:tcPr>
          <w:p w14:paraId="07B73672" w14:textId="77777777" w:rsidR="00667BA9" w:rsidRPr="00D4120B" w:rsidRDefault="00667BA9" w:rsidP="008F7891">
            <w:pPr>
              <w:pStyle w:val="TableContent"/>
            </w:pPr>
            <w:r w:rsidRPr="00D4120B">
              <w:t>HL70203</w:t>
            </w:r>
          </w:p>
        </w:tc>
        <w:tc>
          <w:tcPr>
            <w:tcW w:w="4320" w:type="dxa"/>
          </w:tcPr>
          <w:p w14:paraId="1AB07654" w14:textId="77777777" w:rsidR="00145BCA" w:rsidRDefault="007D2446">
            <w:pPr>
              <w:pStyle w:val="TableContent"/>
            </w:pPr>
            <w:ins w:id="2980" w:author="Robert Snelick" w:date="2011-12-02T16:57:00Z">
              <w:r>
                <w:rPr>
                  <w:rFonts w:ascii="Arial" w:hAnsi="Arial" w:cs="Arial"/>
                  <w:sz w:val="20"/>
                </w:rPr>
                <w:t xml:space="preserve">Condition Predicate: </w:t>
              </w:r>
            </w:ins>
            <w:ins w:id="2981" w:author="Robert Snelick" w:date="2011-12-02T17:06:00Z">
              <w:r>
                <w:t xml:space="preserve"> If XON_GU.10 (Organization Identifier) is valued</w:t>
              </w:r>
            </w:ins>
          </w:p>
        </w:tc>
      </w:tr>
      <w:tr w:rsidR="00667BA9" w:rsidRPr="00D4120B" w14:paraId="257DF6B2" w14:textId="77777777">
        <w:trPr>
          <w:cantSplit/>
          <w:jc w:val="center"/>
        </w:trPr>
        <w:tc>
          <w:tcPr>
            <w:tcW w:w="509" w:type="dxa"/>
          </w:tcPr>
          <w:p w14:paraId="7B10DF5D" w14:textId="77777777" w:rsidR="00667BA9" w:rsidRPr="00D4120B" w:rsidRDefault="00667BA9" w:rsidP="008F7891">
            <w:pPr>
              <w:pStyle w:val="TableContent"/>
            </w:pPr>
            <w:r w:rsidRPr="00D4120B">
              <w:t xml:space="preserve">8 </w:t>
            </w:r>
          </w:p>
        </w:tc>
        <w:tc>
          <w:tcPr>
            <w:tcW w:w="2569" w:type="dxa"/>
          </w:tcPr>
          <w:p w14:paraId="5155E7E6" w14:textId="77777777" w:rsidR="00667BA9" w:rsidRPr="00D4120B" w:rsidRDefault="00667BA9" w:rsidP="008F7891">
            <w:pPr>
              <w:pStyle w:val="TableContent"/>
            </w:pPr>
            <w:r w:rsidRPr="00D4120B">
              <w:t xml:space="preserve">Assigning Facility </w:t>
            </w:r>
          </w:p>
        </w:tc>
        <w:tc>
          <w:tcPr>
            <w:tcW w:w="729" w:type="dxa"/>
          </w:tcPr>
          <w:p w14:paraId="67AE38CC" w14:textId="77777777" w:rsidR="00667BA9" w:rsidRPr="00D4120B" w:rsidRDefault="001C047D" w:rsidP="008F7891">
            <w:pPr>
              <w:pStyle w:val="TableContent"/>
            </w:pPr>
            <w:hyperlink r:id="rId118" w:anchor="HD" w:history="1">
              <w:r w:rsidR="00667BA9" w:rsidRPr="00D4120B">
                <w:t>HD</w:t>
              </w:r>
            </w:hyperlink>
          </w:p>
        </w:tc>
        <w:tc>
          <w:tcPr>
            <w:tcW w:w="797" w:type="dxa"/>
          </w:tcPr>
          <w:p w14:paraId="21C5C693" w14:textId="77777777" w:rsidR="00667BA9" w:rsidRPr="00D4120B" w:rsidRDefault="00AB0068" w:rsidP="008F7891">
            <w:pPr>
              <w:pStyle w:val="TableContent"/>
            </w:pPr>
            <w:ins w:id="2982" w:author="Bob Yencha" w:date="2011-11-21T23:47:00Z">
              <w:r>
                <w:t>O</w:t>
              </w:r>
            </w:ins>
          </w:p>
        </w:tc>
        <w:tc>
          <w:tcPr>
            <w:tcW w:w="949" w:type="dxa"/>
          </w:tcPr>
          <w:p w14:paraId="3B5FAE6C" w14:textId="77777777" w:rsidR="00667BA9" w:rsidRPr="00D4120B" w:rsidRDefault="00667BA9" w:rsidP="008F7891">
            <w:pPr>
              <w:pStyle w:val="TableContent"/>
            </w:pPr>
          </w:p>
        </w:tc>
        <w:tc>
          <w:tcPr>
            <w:tcW w:w="792" w:type="dxa"/>
          </w:tcPr>
          <w:p w14:paraId="60B347D7" w14:textId="77777777" w:rsidR="00667BA9" w:rsidRPr="00D4120B" w:rsidRDefault="00642AB0" w:rsidP="008F7891">
            <w:pPr>
              <w:pStyle w:val="TableContent"/>
            </w:pPr>
            <w:r>
              <w:t>#</w:t>
            </w:r>
          </w:p>
        </w:tc>
        <w:tc>
          <w:tcPr>
            <w:tcW w:w="1602" w:type="dxa"/>
          </w:tcPr>
          <w:p w14:paraId="58D7DE71" w14:textId="77777777" w:rsidR="00667BA9" w:rsidRPr="00D4120B" w:rsidRDefault="00667BA9" w:rsidP="008F7891">
            <w:pPr>
              <w:pStyle w:val="TableContent"/>
            </w:pPr>
          </w:p>
        </w:tc>
        <w:tc>
          <w:tcPr>
            <w:tcW w:w="4320" w:type="dxa"/>
          </w:tcPr>
          <w:p w14:paraId="6C7D7EFF" w14:textId="77777777" w:rsidR="00667BA9" w:rsidRPr="00D4120B" w:rsidRDefault="00667BA9" w:rsidP="008F7891">
            <w:pPr>
              <w:pStyle w:val="TableContent"/>
            </w:pPr>
          </w:p>
        </w:tc>
      </w:tr>
      <w:tr w:rsidR="00667BA9" w:rsidRPr="00D4120B" w14:paraId="478128AC" w14:textId="77777777">
        <w:trPr>
          <w:cantSplit/>
          <w:jc w:val="center"/>
        </w:trPr>
        <w:tc>
          <w:tcPr>
            <w:tcW w:w="509" w:type="dxa"/>
          </w:tcPr>
          <w:p w14:paraId="6C6DE074" w14:textId="77777777" w:rsidR="00667BA9" w:rsidRPr="00D4120B" w:rsidRDefault="00667BA9" w:rsidP="008F7891">
            <w:pPr>
              <w:pStyle w:val="TableContent"/>
            </w:pPr>
            <w:r w:rsidRPr="00D4120B">
              <w:t xml:space="preserve">9 </w:t>
            </w:r>
          </w:p>
        </w:tc>
        <w:tc>
          <w:tcPr>
            <w:tcW w:w="2569" w:type="dxa"/>
          </w:tcPr>
          <w:p w14:paraId="4E48C185" w14:textId="77777777" w:rsidR="00667BA9" w:rsidRPr="00D4120B" w:rsidRDefault="00667BA9" w:rsidP="008F7891">
            <w:pPr>
              <w:pStyle w:val="TableContent"/>
            </w:pPr>
            <w:r w:rsidRPr="00D4120B">
              <w:t xml:space="preserve">Name Representation Code </w:t>
            </w:r>
          </w:p>
        </w:tc>
        <w:tc>
          <w:tcPr>
            <w:tcW w:w="729" w:type="dxa"/>
          </w:tcPr>
          <w:p w14:paraId="5834DD10" w14:textId="77777777" w:rsidR="00667BA9" w:rsidRPr="00D4120B" w:rsidRDefault="001C047D" w:rsidP="008F7891">
            <w:pPr>
              <w:pStyle w:val="TableContent"/>
            </w:pPr>
            <w:hyperlink r:id="rId119" w:anchor="ID" w:history="1">
              <w:r w:rsidR="00667BA9" w:rsidRPr="00D4120B">
                <w:t>ID</w:t>
              </w:r>
            </w:hyperlink>
          </w:p>
        </w:tc>
        <w:tc>
          <w:tcPr>
            <w:tcW w:w="797" w:type="dxa"/>
          </w:tcPr>
          <w:p w14:paraId="7F118F2B" w14:textId="77777777" w:rsidR="00667BA9" w:rsidRPr="00D4120B" w:rsidRDefault="00667BA9" w:rsidP="008F7891">
            <w:pPr>
              <w:pStyle w:val="TableContent"/>
            </w:pPr>
            <w:r w:rsidRPr="00D4120B">
              <w:t>O</w:t>
            </w:r>
          </w:p>
        </w:tc>
        <w:tc>
          <w:tcPr>
            <w:tcW w:w="949" w:type="dxa"/>
          </w:tcPr>
          <w:p w14:paraId="5FAE5516" w14:textId="77777777" w:rsidR="00667BA9" w:rsidRPr="00D4120B" w:rsidRDefault="00667BA9" w:rsidP="008F7891">
            <w:pPr>
              <w:pStyle w:val="TableContent"/>
            </w:pPr>
            <w:r w:rsidRPr="00D4120B">
              <w:t>1..1</w:t>
            </w:r>
          </w:p>
        </w:tc>
        <w:tc>
          <w:tcPr>
            <w:tcW w:w="792" w:type="dxa"/>
          </w:tcPr>
          <w:p w14:paraId="3E031F8F" w14:textId="77777777" w:rsidR="00667BA9" w:rsidRPr="00D4120B" w:rsidRDefault="00642AB0" w:rsidP="008F7891">
            <w:pPr>
              <w:pStyle w:val="TableContent"/>
            </w:pPr>
            <w:r>
              <w:t>=</w:t>
            </w:r>
          </w:p>
        </w:tc>
        <w:tc>
          <w:tcPr>
            <w:tcW w:w="1602" w:type="dxa"/>
          </w:tcPr>
          <w:p w14:paraId="18DE8060" w14:textId="77777777" w:rsidR="00667BA9" w:rsidRPr="00D4120B" w:rsidRDefault="00667BA9" w:rsidP="008F7891">
            <w:pPr>
              <w:pStyle w:val="TableContent"/>
            </w:pPr>
            <w:del w:id="2983" w:author="Bob Yencha" w:date="2011-11-29T09:53:00Z">
              <w:r w:rsidRPr="00D4120B" w:rsidDel="00303738">
                <w:delText>HL70465</w:delText>
              </w:r>
            </w:del>
          </w:p>
        </w:tc>
        <w:tc>
          <w:tcPr>
            <w:tcW w:w="4320" w:type="dxa"/>
          </w:tcPr>
          <w:p w14:paraId="2AEFAB08" w14:textId="77777777" w:rsidR="00667BA9" w:rsidRPr="00D4120B" w:rsidRDefault="00667BA9" w:rsidP="008F7891">
            <w:pPr>
              <w:pStyle w:val="TableContent"/>
            </w:pPr>
          </w:p>
        </w:tc>
      </w:tr>
      <w:tr w:rsidR="00667BA9" w:rsidRPr="00D4120B" w14:paraId="436B5972" w14:textId="77777777">
        <w:trPr>
          <w:cantSplit/>
          <w:jc w:val="center"/>
        </w:trPr>
        <w:tc>
          <w:tcPr>
            <w:tcW w:w="509" w:type="dxa"/>
          </w:tcPr>
          <w:p w14:paraId="4102355C" w14:textId="77777777" w:rsidR="00667BA9" w:rsidRPr="00D4120B" w:rsidRDefault="00667BA9" w:rsidP="008F7891">
            <w:pPr>
              <w:pStyle w:val="TableContent"/>
            </w:pPr>
            <w:r w:rsidRPr="00D4120B">
              <w:t xml:space="preserve">10 </w:t>
            </w:r>
          </w:p>
        </w:tc>
        <w:tc>
          <w:tcPr>
            <w:tcW w:w="2569" w:type="dxa"/>
          </w:tcPr>
          <w:p w14:paraId="0CC5F353" w14:textId="77777777" w:rsidR="00667BA9" w:rsidRPr="00D4120B" w:rsidRDefault="00667BA9" w:rsidP="008F7891">
            <w:pPr>
              <w:pStyle w:val="TableContent"/>
            </w:pPr>
            <w:r w:rsidRPr="00D4120B">
              <w:t xml:space="preserve">Organization Identifier </w:t>
            </w:r>
          </w:p>
        </w:tc>
        <w:tc>
          <w:tcPr>
            <w:tcW w:w="729" w:type="dxa"/>
          </w:tcPr>
          <w:p w14:paraId="21147605" w14:textId="77777777" w:rsidR="00667BA9" w:rsidRPr="00D4120B" w:rsidRDefault="001C047D" w:rsidP="008F7891">
            <w:pPr>
              <w:pStyle w:val="TableContent"/>
            </w:pPr>
            <w:hyperlink r:id="rId120" w:anchor="ST" w:history="1">
              <w:r w:rsidR="00667BA9" w:rsidRPr="00D4120B">
                <w:t>ST</w:t>
              </w:r>
            </w:hyperlink>
          </w:p>
        </w:tc>
        <w:tc>
          <w:tcPr>
            <w:tcW w:w="797" w:type="dxa"/>
          </w:tcPr>
          <w:p w14:paraId="29006081" w14:textId="77777777" w:rsidR="00667BA9" w:rsidRPr="00D4120B" w:rsidRDefault="00037B98" w:rsidP="008F7891">
            <w:pPr>
              <w:pStyle w:val="TableContent"/>
            </w:pPr>
            <w:ins w:id="2984" w:author="Bob Yencha" w:date="2011-11-21T23:32:00Z">
              <w:r>
                <w:t>C(R/</w:t>
              </w:r>
            </w:ins>
            <w:r w:rsidR="00667BA9" w:rsidRPr="00D4120B">
              <w:t>RE</w:t>
            </w:r>
            <w:ins w:id="2985" w:author="Bob Yencha" w:date="2011-11-21T23:33:00Z">
              <w:r>
                <w:t>)</w:t>
              </w:r>
            </w:ins>
          </w:p>
        </w:tc>
        <w:tc>
          <w:tcPr>
            <w:tcW w:w="949" w:type="dxa"/>
          </w:tcPr>
          <w:p w14:paraId="0E8301AB" w14:textId="77777777" w:rsidR="00667BA9" w:rsidRPr="00D4120B" w:rsidRDefault="00667BA9" w:rsidP="008F7891">
            <w:pPr>
              <w:pStyle w:val="TableContent"/>
            </w:pPr>
            <w:r w:rsidRPr="00D4120B">
              <w:t>1..20</w:t>
            </w:r>
          </w:p>
        </w:tc>
        <w:tc>
          <w:tcPr>
            <w:tcW w:w="792" w:type="dxa"/>
          </w:tcPr>
          <w:p w14:paraId="52E3B790" w14:textId="77777777" w:rsidR="00667BA9" w:rsidRPr="00D4120B" w:rsidRDefault="00642AB0" w:rsidP="008F7891">
            <w:pPr>
              <w:pStyle w:val="TableContent"/>
            </w:pPr>
            <w:r>
              <w:t>=</w:t>
            </w:r>
          </w:p>
        </w:tc>
        <w:tc>
          <w:tcPr>
            <w:tcW w:w="1602" w:type="dxa"/>
          </w:tcPr>
          <w:p w14:paraId="0506033B" w14:textId="77777777" w:rsidR="00667BA9" w:rsidRPr="00D4120B" w:rsidRDefault="00667BA9" w:rsidP="008F7891">
            <w:pPr>
              <w:pStyle w:val="TableContent"/>
            </w:pPr>
          </w:p>
        </w:tc>
        <w:tc>
          <w:tcPr>
            <w:tcW w:w="4320" w:type="dxa"/>
          </w:tcPr>
          <w:p w14:paraId="52B6A1D5" w14:textId="77777777" w:rsidR="00667BA9" w:rsidRPr="00D4120B" w:rsidRDefault="008268A5" w:rsidP="00FF3402">
            <w:pPr>
              <w:pStyle w:val="TableContent"/>
            </w:pPr>
            <w:ins w:id="2986" w:author="Robert Snelick" w:date="2011-12-02T16:46:00Z">
              <w:r>
                <w:t xml:space="preserve">Condition Predicate: </w:t>
              </w:r>
              <w:r w:rsidRPr="009E7EE2">
                <w:t>If XON</w:t>
              </w:r>
            </w:ins>
            <w:ins w:id="2987" w:author="Robert Snelick" w:date="2011-12-02T16:51:00Z">
              <w:r w:rsidR="00A40B7F">
                <w:t>_GU</w:t>
              </w:r>
            </w:ins>
            <w:ins w:id="2988" w:author="Robert Snelick" w:date="2011-12-02T16:46:00Z">
              <w:r w:rsidRPr="009E7EE2">
                <w:t>.1 (Organization Name) is not valued</w:t>
              </w:r>
            </w:ins>
          </w:p>
        </w:tc>
      </w:tr>
    </w:tbl>
    <w:p w14:paraId="085347EE" w14:textId="77777777" w:rsidR="00667BA9" w:rsidRPr="00D05E14" w:rsidRDefault="005A1C80" w:rsidP="00421D3E">
      <w:pPr>
        <w:pStyle w:val="ConfTitle"/>
        <w:rPr>
          <w:b w:val="0"/>
        </w:rPr>
      </w:pPr>
      <w:r w:rsidRPr="005A1C80">
        <w:rPr>
          <w:b w:val="0"/>
        </w:rPr>
        <w:t>Conformance Statement: Base Profile</w:t>
      </w:r>
    </w:p>
    <w:p w14:paraId="7DFB1CF2" w14:textId="77777777" w:rsidR="00667BA9" w:rsidDel="00D05E14" w:rsidRDefault="00667BA9" w:rsidP="00667BA9">
      <w:pPr>
        <w:pStyle w:val="ConfStmt"/>
        <w:rPr>
          <w:del w:id="2989" w:author="Bob Yencha" w:date="2011-12-20T00:28:00Z"/>
        </w:rPr>
      </w:pPr>
      <w:del w:id="2990" w:author="Bob Yencha" w:date="2011-12-20T00:28:00Z">
        <w:r w:rsidRPr="00166963" w:rsidDel="00D05E14">
          <w:rPr>
            <w:b/>
          </w:rPr>
          <w:delText>LRI-</w:delText>
        </w:r>
        <w:r w:rsidDel="00D05E14">
          <w:rPr>
            <w:b/>
          </w:rPr>
          <w:delText>XON</w:delText>
        </w:r>
        <w:r w:rsidR="00C01E5B" w:rsidDel="00D05E14">
          <w:rPr>
            <w:b/>
          </w:rPr>
          <w:delText>.a</w:delText>
        </w:r>
        <w:r w:rsidRPr="00166963" w:rsidDel="00D05E14">
          <w:rPr>
            <w:b/>
          </w:rPr>
          <w:delText>-1</w:delText>
        </w:r>
        <w:r w:rsidDel="00D05E14">
          <w:delText xml:space="preserve">: </w:delText>
        </w:r>
      </w:del>
      <w:del w:id="2991" w:author="Bob Yencha" w:date="2011-11-21T23:34:00Z">
        <w:r w:rsidDel="00037B98">
          <w:delText xml:space="preserve">XON.1 (Organization Name) or XON.10 (Organization Identifier) </w:delText>
        </w:r>
        <w:r w:rsidRPr="00C929CD" w:rsidDel="00037B98">
          <w:rPr>
            <w:b/>
          </w:rPr>
          <w:delText>SHALL</w:delText>
        </w:r>
        <w:r w:rsidDel="00037B98">
          <w:delText xml:space="preserve"> be valued.</w:delText>
        </w:r>
      </w:del>
      <w:del w:id="2992" w:author="Bob Yencha" w:date="2011-12-20T00:28:00Z">
        <w:r w:rsidDel="00D05E14">
          <w:delText xml:space="preserve"> </w:delText>
        </w:r>
      </w:del>
    </w:p>
    <w:p w14:paraId="2592658E" w14:textId="77777777" w:rsidR="00667BA9" w:rsidRDefault="00667BA9" w:rsidP="00667BA9">
      <w:pPr>
        <w:pStyle w:val="ConfStmt"/>
      </w:pPr>
      <w:r w:rsidRPr="00BB133D">
        <w:rPr>
          <w:b/>
        </w:rPr>
        <w:t>Note</w:t>
      </w:r>
      <w:r>
        <w:t xml:space="preserve">: both XON.1 and XON.10 </w:t>
      </w:r>
      <w:r w:rsidR="00460E8D">
        <w:t>may</w:t>
      </w:r>
      <w:r>
        <w:t xml:space="preserve"> be populated, but at least one of them </w:t>
      </w:r>
      <w:r w:rsidR="00460E8D">
        <w:t>must</w:t>
      </w:r>
      <w:r>
        <w:t xml:space="preserve"> be valued.</w:t>
      </w:r>
    </w:p>
    <w:p w14:paraId="7C4EB2F4" w14:textId="77777777" w:rsidR="004C4B5B" w:rsidRDefault="00667BA9">
      <w:pPr>
        <w:pStyle w:val="UsageNoteIndent"/>
        <w:ind w:left="0"/>
        <w:rPr>
          <w:del w:id="2993" w:author="Bob Yencha" w:date="2011-11-21T23:35:00Z"/>
          <w:rFonts w:ascii="Arial" w:hAnsi="Arial" w:cs="Arial"/>
        </w:rPr>
        <w:pPrChange w:id="2994" w:author="Bob Yencha" w:date="2011-12-20T00:15:00Z">
          <w:pPr>
            <w:pStyle w:val="ConfStmt"/>
          </w:pPr>
        </w:pPrChange>
      </w:pPr>
      <w:del w:id="2995" w:author="Bob Yencha" w:date="2011-11-21T23:35:00Z">
        <w:r w:rsidRPr="00421D3E" w:rsidDel="002951F3">
          <w:rPr>
            <w:rFonts w:ascii="Arial" w:hAnsi="Arial" w:cs="Arial"/>
          </w:rPr>
          <w:delText>LRI-XON</w:delText>
        </w:r>
        <w:r w:rsidR="00D6486D" w:rsidRPr="00421D3E" w:rsidDel="002951F3">
          <w:rPr>
            <w:rFonts w:ascii="Arial" w:hAnsi="Arial" w:cs="Arial"/>
          </w:rPr>
          <w:delText>.</w:delText>
        </w:r>
        <w:r w:rsidR="00A677B8" w:rsidRPr="00421D3E" w:rsidDel="002951F3">
          <w:rPr>
            <w:rFonts w:ascii="Arial" w:hAnsi="Arial" w:cs="Arial"/>
          </w:rPr>
          <w:delText>a</w:delText>
        </w:r>
        <w:r w:rsidRPr="00421D3E" w:rsidDel="002951F3">
          <w:rPr>
            <w:rFonts w:ascii="Arial" w:hAnsi="Arial" w:cs="Arial"/>
          </w:rPr>
          <w:delText>-2: If XON.10 (Organization Identifier) is valued then XON.5 (Check Digit Scheme) and XON.7 (Identifier Type Code) SHALL be valued.</w:delText>
        </w:r>
      </w:del>
    </w:p>
    <w:p w14:paraId="72342795" w14:textId="77777777" w:rsidR="004C4B5B" w:rsidRDefault="001328A7">
      <w:pPr>
        <w:pStyle w:val="UsageNoteIndent"/>
        <w:ind w:left="0"/>
        <w:rPr>
          <w:del w:id="2996" w:author="Bob Yencha" w:date="2011-12-20T00:15:00Z"/>
          <w:rFonts w:cs="Arial"/>
        </w:rPr>
        <w:pPrChange w:id="2997" w:author="Bob Yencha" w:date="2011-12-20T00:15:00Z">
          <w:pPr>
            <w:pStyle w:val="ConfTitle"/>
          </w:pPr>
        </w:pPrChange>
      </w:pPr>
      <w:del w:id="2998" w:author="Bob Yencha" w:date="2011-12-20T00:15:00Z">
        <w:r w:rsidRPr="00421D3E" w:rsidDel="00421D3E">
          <w:rPr>
            <w:rFonts w:ascii="Arial" w:hAnsi="Arial" w:cs="Arial"/>
          </w:rPr>
          <w:delText>Conformance Statement: LRI-GU Profile</w:delText>
        </w:r>
      </w:del>
    </w:p>
    <w:p w14:paraId="55DF8387" w14:textId="77777777" w:rsidR="00667BA9" w:rsidRPr="00D4120B" w:rsidDel="00541E2E" w:rsidRDefault="007D7177" w:rsidP="00D6486D">
      <w:pPr>
        <w:pStyle w:val="ConfStmt"/>
        <w:numPr>
          <w:ilvl w:val="1"/>
          <w:numId w:val="22"/>
        </w:numPr>
        <w:rPr>
          <w:del w:id="2999" w:author="Robert Snelick" w:date="2011-12-02T16:51:00Z"/>
        </w:rPr>
      </w:pPr>
      <w:del w:id="3000" w:author="Robert Snelick" w:date="2011-12-02T16:51:00Z">
        <w:r w:rsidRPr="00166963" w:rsidDel="00541E2E">
          <w:rPr>
            <w:b/>
          </w:rPr>
          <w:delText>LRI-</w:delText>
        </w:r>
        <w:r w:rsidR="00D6486D" w:rsidDel="00541E2E">
          <w:rPr>
            <w:b/>
          </w:rPr>
          <w:delText>XO</w:delText>
        </w:r>
        <w:r w:rsidDel="00541E2E">
          <w:rPr>
            <w:b/>
          </w:rPr>
          <w:delText>N</w:delText>
        </w:r>
        <w:r w:rsidR="00D6486D" w:rsidDel="00541E2E">
          <w:rPr>
            <w:b/>
          </w:rPr>
          <w:delText>.a</w:delText>
        </w:r>
        <w:r w:rsidRPr="00166963" w:rsidDel="00541E2E">
          <w:rPr>
            <w:b/>
          </w:rPr>
          <w:delText>-</w:delText>
        </w:r>
        <w:r w:rsidR="00D6486D" w:rsidDel="00541E2E">
          <w:rPr>
            <w:b/>
          </w:rPr>
          <w:delText>3</w:delText>
        </w:r>
        <w:r w:rsidDel="00541E2E">
          <w:delText xml:space="preserve">: XON.6 (Assigning Authority) and XCN.8 (Assigning Facility) and </w:delText>
        </w:r>
        <w:r w:rsidDel="00541E2E">
          <w:rPr>
            <w:b/>
          </w:rPr>
          <w:delText>SHALL</w:delText>
        </w:r>
        <w:r w:rsidRPr="00647DE3" w:rsidDel="00541E2E">
          <w:delText xml:space="preserve"> use </w:delText>
        </w:r>
        <w:r w:rsidDel="00541E2E">
          <w:delText>datatype HD-GU.</w:delText>
        </w:r>
      </w:del>
    </w:p>
    <w:p w14:paraId="7AC5AA61" w14:textId="77777777" w:rsidR="008300AE" w:rsidRDefault="008300AE" w:rsidP="00084F3B">
      <w:pPr>
        <w:pStyle w:val="Heading2"/>
        <w:numPr>
          <w:ilvl w:val="1"/>
          <w:numId w:val="22"/>
        </w:numPr>
        <w:tabs>
          <w:tab w:val="left" w:pos="630"/>
        </w:tabs>
      </w:pPr>
      <w:bookmarkStart w:id="3001" w:name="_XON_NG_–"/>
      <w:bookmarkStart w:id="3002" w:name="_Toc189111989"/>
      <w:bookmarkEnd w:id="3001"/>
      <w:r w:rsidRPr="00D4120B">
        <w:t xml:space="preserve">XON </w:t>
      </w:r>
      <w:r>
        <w:t xml:space="preserve">NG </w:t>
      </w:r>
      <w:r w:rsidRPr="00D4120B">
        <w:t>– Extended Composite Name and Identification Number for Organizations</w:t>
      </w:r>
      <w:r>
        <w:t xml:space="preserve"> (Non-Globally Unique)</w:t>
      </w:r>
      <w:bookmarkEnd w:id="3002"/>
    </w:p>
    <w:tbl>
      <w:tblPr>
        <w:tblW w:w="0" w:type="auto"/>
        <w:jc w:val="center"/>
        <w:tblBorders>
          <w:top w:val="single" w:sz="12" w:space="0" w:color="943634"/>
          <w:bottom w:val="single" w:sz="12" w:space="0" w:color="943634"/>
          <w:insideH w:val="single" w:sz="12" w:space="0" w:color="943634"/>
        </w:tblBorders>
        <w:tblLayout w:type="fixed"/>
        <w:tblCellMar>
          <w:left w:w="58" w:type="dxa"/>
          <w:right w:w="58" w:type="dxa"/>
        </w:tblCellMar>
        <w:tblLook w:val="0000" w:firstRow="0" w:lastRow="0" w:firstColumn="0" w:lastColumn="0" w:noHBand="0" w:noVBand="0"/>
      </w:tblPr>
      <w:tblGrid>
        <w:gridCol w:w="509"/>
        <w:gridCol w:w="2569"/>
        <w:gridCol w:w="729"/>
        <w:gridCol w:w="797"/>
        <w:gridCol w:w="949"/>
        <w:gridCol w:w="792"/>
        <w:gridCol w:w="1602"/>
        <w:gridCol w:w="4320"/>
      </w:tblGrid>
      <w:tr w:rsidR="00B963CD" w:rsidRPr="002334CD" w14:paraId="350C15A8" w14:textId="77777777">
        <w:trPr>
          <w:cantSplit/>
          <w:trHeight w:val="360"/>
          <w:tblHeader/>
          <w:jc w:val="center"/>
        </w:trPr>
        <w:tc>
          <w:tcPr>
            <w:tcW w:w="12267" w:type="dxa"/>
            <w:gridSpan w:val="8"/>
            <w:shd w:val="clear" w:color="auto" w:fill="F3F3F3"/>
            <w:vAlign w:val="center"/>
          </w:tcPr>
          <w:p w14:paraId="0C26515D" w14:textId="77777777" w:rsidR="00B963CD" w:rsidRPr="00D4120B" w:rsidRDefault="00B963CD" w:rsidP="00B963CD">
            <w:pPr>
              <w:pStyle w:val="Caption"/>
            </w:pPr>
            <w:bookmarkStart w:id="3003" w:name="_Toc189111900"/>
            <w:r>
              <w:t xml:space="preserve">Table </w:t>
            </w:r>
            <w:r w:rsidR="001C047D">
              <w:fldChar w:fldCharType="begin"/>
            </w:r>
            <w:r w:rsidR="001C047D">
              <w:instrText xml:space="preserve"> STYLEREF 1 \s </w:instrText>
            </w:r>
            <w:r w:rsidR="001C047D">
              <w:fldChar w:fldCharType="separate"/>
            </w:r>
            <w:r w:rsidR="002B0A1D">
              <w:rPr>
                <w:noProof/>
              </w:rPr>
              <w:t>2</w:t>
            </w:r>
            <w:r w:rsidR="001C047D">
              <w:rPr>
                <w:noProof/>
              </w:rPr>
              <w:fldChar w:fldCharType="end"/>
            </w:r>
            <w:r>
              <w:noBreakHyphen/>
            </w:r>
            <w:r w:rsidR="001C047D">
              <w:fldChar w:fldCharType="begin"/>
            </w:r>
            <w:r w:rsidR="001C047D">
              <w:instrText xml:space="preserve"> SEQ Table \* ARABIC \s 1 </w:instrText>
            </w:r>
            <w:r w:rsidR="001C047D">
              <w:fldChar w:fldCharType="separate"/>
            </w:r>
            <w:ins w:id="3004" w:author="Bob Yencha" w:date="2011-12-20T14:38:00Z">
              <w:r w:rsidR="002B0A1D">
                <w:rPr>
                  <w:noProof/>
                </w:rPr>
                <w:t>35</w:t>
              </w:r>
            </w:ins>
            <w:ins w:id="3005" w:author=" Bob Yencha" w:date="2011-12-20T10:54:00Z">
              <w:del w:id="3006" w:author="Bob Yencha" w:date="2011-12-20T14:38:00Z">
                <w:r w:rsidR="006018A5" w:rsidDel="002B0A1D">
                  <w:rPr>
                    <w:noProof/>
                  </w:rPr>
                  <w:delText>35</w:delText>
                </w:r>
              </w:del>
            </w:ins>
            <w:del w:id="3007" w:author="Bob Yencha" w:date="2011-12-20T14:38:00Z">
              <w:r w:rsidR="00073DF5" w:rsidDel="002B0A1D">
                <w:rPr>
                  <w:noProof/>
                </w:rPr>
                <w:delText>36</w:delText>
              </w:r>
            </w:del>
            <w:r w:rsidR="001C047D">
              <w:rPr>
                <w:noProof/>
              </w:rPr>
              <w:fldChar w:fldCharType="end"/>
            </w:r>
            <w:r>
              <w:t xml:space="preserve">. </w:t>
            </w:r>
            <w:r w:rsidRPr="008630DA">
              <w:t>Extended Composite Name and Identification Number for Organizations</w:t>
            </w:r>
            <w:r>
              <w:t xml:space="preserve"> (XON</w:t>
            </w:r>
            <w:r w:rsidR="00E74123">
              <w:t xml:space="preserve"> NG</w:t>
            </w:r>
            <w:r>
              <w:t>)</w:t>
            </w:r>
            <w:bookmarkEnd w:id="3003"/>
          </w:p>
        </w:tc>
      </w:tr>
      <w:tr w:rsidR="008300AE" w:rsidRPr="002334CD" w14:paraId="249C8F9F" w14:textId="77777777">
        <w:trPr>
          <w:cantSplit/>
          <w:trHeight w:val="360"/>
          <w:tblHeader/>
          <w:jc w:val="center"/>
        </w:trPr>
        <w:tc>
          <w:tcPr>
            <w:tcW w:w="509" w:type="dxa"/>
            <w:shd w:val="clear" w:color="auto" w:fill="F3F3F3"/>
            <w:vAlign w:val="center"/>
          </w:tcPr>
          <w:p w14:paraId="2BA7A2B4" w14:textId="77777777" w:rsidR="008300AE" w:rsidRPr="00D4120B" w:rsidRDefault="008300AE" w:rsidP="00667BA9">
            <w:pPr>
              <w:pStyle w:val="TableHeadingB"/>
              <w:ind w:left="0"/>
            </w:pPr>
            <w:r w:rsidRPr="00D4120B">
              <w:t>SEQ</w:t>
            </w:r>
          </w:p>
        </w:tc>
        <w:tc>
          <w:tcPr>
            <w:tcW w:w="2569" w:type="dxa"/>
            <w:shd w:val="clear" w:color="auto" w:fill="F3F3F3"/>
            <w:vAlign w:val="center"/>
          </w:tcPr>
          <w:p w14:paraId="5919909B" w14:textId="77777777" w:rsidR="008300AE" w:rsidRPr="00D4120B" w:rsidRDefault="008300AE" w:rsidP="00667BA9">
            <w:pPr>
              <w:pStyle w:val="TableHeadingB"/>
              <w:ind w:left="0"/>
            </w:pPr>
            <w:r w:rsidRPr="00D4120B">
              <w:t>Component Name</w:t>
            </w:r>
          </w:p>
        </w:tc>
        <w:tc>
          <w:tcPr>
            <w:tcW w:w="729" w:type="dxa"/>
            <w:shd w:val="clear" w:color="auto" w:fill="F3F3F3"/>
            <w:vAlign w:val="center"/>
          </w:tcPr>
          <w:p w14:paraId="44CD7382" w14:textId="77777777" w:rsidR="008300AE" w:rsidRPr="00D4120B" w:rsidRDefault="008300AE" w:rsidP="00667BA9">
            <w:pPr>
              <w:pStyle w:val="TableHeadingB"/>
              <w:ind w:left="0"/>
            </w:pPr>
            <w:r w:rsidRPr="00D4120B">
              <w:t>DT</w:t>
            </w:r>
          </w:p>
        </w:tc>
        <w:tc>
          <w:tcPr>
            <w:tcW w:w="797" w:type="dxa"/>
            <w:shd w:val="clear" w:color="auto" w:fill="F3F3F3"/>
            <w:vAlign w:val="center"/>
          </w:tcPr>
          <w:p w14:paraId="18D51CF8" w14:textId="77777777" w:rsidR="008300AE" w:rsidRPr="00D4120B" w:rsidRDefault="008300AE" w:rsidP="00667BA9">
            <w:pPr>
              <w:pStyle w:val="TableHeadingB"/>
              <w:ind w:left="0"/>
            </w:pPr>
            <w:r>
              <w:t>Us</w:t>
            </w:r>
            <w:ins w:id="3008" w:author="Swain, Ashley" w:date="2011-11-27T21:11:00Z">
              <w:r w:rsidR="006A2BBD">
                <w:t>ag</w:t>
              </w:r>
            </w:ins>
            <w:r>
              <w:t>e</w:t>
            </w:r>
          </w:p>
        </w:tc>
        <w:tc>
          <w:tcPr>
            <w:tcW w:w="949" w:type="dxa"/>
            <w:shd w:val="clear" w:color="auto" w:fill="F3F3F3"/>
            <w:vAlign w:val="center"/>
          </w:tcPr>
          <w:p w14:paraId="42C5084C" w14:textId="77777777" w:rsidR="008300AE" w:rsidRPr="00D4120B" w:rsidRDefault="008300AE" w:rsidP="00667BA9">
            <w:pPr>
              <w:pStyle w:val="TableHeadingB"/>
              <w:ind w:left="0"/>
            </w:pPr>
            <w:r w:rsidRPr="00D4120B">
              <w:t>LEN</w:t>
            </w:r>
          </w:p>
        </w:tc>
        <w:tc>
          <w:tcPr>
            <w:tcW w:w="792" w:type="dxa"/>
            <w:shd w:val="clear" w:color="auto" w:fill="F3F3F3"/>
            <w:vAlign w:val="center"/>
          </w:tcPr>
          <w:p w14:paraId="1BDC19E9" w14:textId="77777777" w:rsidR="008300AE" w:rsidRPr="00D4120B" w:rsidRDefault="008300AE" w:rsidP="00667BA9">
            <w:pPr>
              <w:pStyle w:val="TableHeadingB"/>
              <w:ind w:left="0"/>
            </w:pPr>
            <w:r>
              <w:t>C.LEN</w:t>
            </w:r>
          </w:p>
        </w:tc>
        <w:tc>
          <w:tcPr>
            <w:tcW w:w="1602" w:type="dxa"/>
            <w:shd w:val="clear" w:color="auto" w:fill="F3F3F3"/>
            <w:vAlign w:val="center"/>
          </w:tcPr>
          <w:p w14:paraId="65DAD25D" w14:textId="77777777" w:rsidR="008300AE" w:rsidRPr="00D4120B" w:rsidRDefault="008300AE" w:rsidP="00667BA9">
            <w:pPr>
              <w:pStyle w:val="TableHeadingB"/>
              <w:ind w:left="0"/>
            </w:pPr>
            <w:r w:rsidRPr="00D4120B">
              <w:t>Value Set</w:t>
            </w:r>
          </w:p>
        </w:tc>
        <w:tc>
          <w:tcPr>
            <w:tcW w:w="4320" w:type="dxa"/>
            <w:shd w:val="clear" w:color="auto" w:fill="F3F3F3"/>
            <w:vAlign w:val="center"/>
          </w:tcPr>
          <w:p w14:paraId="16C52802" w14:textId="77777777" w:rsidR="008300AE" w:rsidRPr="00D4120B" w:rsidRDefault="008300AE" w:rsidP="00667BA9">
            <w:pPr>
              <w:pStyle w:val="TableHeadingB"/>
              <w:ind w:left="0"/>
            </w:pPr>
            <w:r w:rsidRPr="00D4120B">
              <w:t>Comments</w:t>
            </w:r>
          </w:p>
        </w:tc>
      </w:tr>
      <w:tr w:rsidR="008300AE" w:rsidRPr="00D4120B" w14:paraId="295475EE" w14:textId="77777777">
        <w:trPr>
          <w:cantSplit/>
          <w:jc w:val="center"/>
        </w:trPr>
        <w:tc>
          <w:tcPr>
            <w:tcW w:w="509" w:type="dxa"/>
          </w:tcPr>
          <w:p w14:paraId="253E97C3" w14:textId="77777777" w:rsidR="008300AE" w:rsidRPr="00D4120B" w:rsidRDefault="008300AE" w:rsidP="008F7891">
            <w:pPr>
              <w:pStyle w:val="TableContent"/>
            </w:pPr>
            <w:r w:rsidRPr="00D4120B">
              <w:t xml:space="preserve">1 </w:t>
            </w:r>
          </w:p>
        </w:tc>
        <w:tc>
          <w:tcPr>
            <w:tcW w:w="2569" w:type="dxa"/>
          </w:tcPr>
          <w:p w14:paraId="6D50D4E0" w14:textId="77777777" w:rsidR="008300AE" w:rsidRPr="00D4120B" w:rsidRDefault="008300AE" w:rsidP="008F7891">
            <w:pPr>
              <w:pStyle w:val="TableContent"/>
            </w:pPr>
            <w:r w:rsidRPr="00D4120B">
              <w:t xml:space="preserve">Organization Name </w:t>
            </w:r>
          </w:p>
        </w:tc>
        <w:tc>
          <w:tcPr>
            <w:tcW w:w="729" w:type="dxa"/>
          </w:tcPr>
          <w:p w14:paraId="510388B0" w14:textId="77777777" w:rsidR="008300AE" w:rsidRPr="00D4120B" w:rsidRDefault="001C047D" w:rsidP="008F7891">
            <w:pPr>
              <w:pStyle w:val="TableContent"/>
            </w:pPr>
            <w:hyperlink r:id="rId121" w:anchor="ST" w:history="1">
              <w:r w:rsidR="008300AE" w:rsidRPr="00D4120B">
                <w:t>ST</w:t>
              </w:r>
            </w:hyperlink>
          </w:p>
        </w:tc>
        <w:tc>
          <w:tcPr>
            <w:tcW w:w="797" w:type="dxa"/>
          </w:tcPr>
          <w:p w14:paraId="0F9FB6C2" w14:textId="77777777" w:rsidR="008300AE" w:rsidRPr="00D4120B" w:rsidRDefault="008300AE" w:rsidP="008F7891">
            <w:pPr>
              <w:pStyle w:val="TableContent"/>
            </w:pPr>
            <w:r>
              <w:t>RE</w:t>
            </w:r>
          </w:p>
        </w:tc>
        <w:tc>
          <w:tcPr>
            <w:tcW w:w="949" w:type="dxa"/>
          </w:tcPr>
          <w:p w14:paraId="7D32FCC0" w14:textId="77777777" w:rsidR="008300AE" w:rsidRPr="00D4120B" w:rsidRDefault="008300AE" w:rsidP="008F7891">
            <w:pPr>
              <w:pStyle w:val="TableContent"/>
            </w:pPr>
            <w:r w:rsidRPr="00D4120B">
              <w:t>1..50</w:t>
            </w:r>
          </w:p>
        </w:tc>
        <w:tc>
          <w:tcPr>
            <w:tcW w:w="792" w:type="dxa"/>
          </w:tcPr>
          <w:p w14:paraId="28174E82" w14:textId="77777777" w:rsidR="008300AE" w:rsidRPr="00D4120B" w:rsidRDefault="008300AE" w:rsidP="008F7891">
            <w:pPr>
              <w:pStyle w:val="TableContent"/>
            </w:pPr>
            <w:r>
              <w:t>=</w:t>
            </w:r>
          </w:p>
        </w:tc>
        <w:tc>
          <w:tcPr>
            <w:tcW w:w="1602" w:type="dxa"/>
          </w:tcPr>
          <w:p w14:paraId="212B9557" w14:textId="77777777" w:rsidR="008300AE" w:rsidRPr="00D4120B" w:rsidRDefault="008300AE" w:rsidP="008F7891">
            <w:pPr>
              <w:pStyle w:val="TableContent"/>
            </w:pPr>
          </w:p>
        </w:tc>
        <w:tc>
          <w:tcPr>
            <w:tcW w:w="4320" w:type="dxa"/>
          </w:tcPr>
          <w:p w14:paraId="200CE25B" w14:textId="77777777" w:rsidR="008300AE" w:rsidRPr="00D4120B" w:rsidRDefault="008300AE" w:rsidP="008F7891">
            <w:pPr>
              <w:pStyle w:val="TableContent"/>
            </w:pPr>
          </w:p>
        </w:tc>
      </w:tr>
      <w:tr w:rsidR="008300AE" w:rsidRPr="00D4120B" w14:paraId="529F21CD" w14:textId="77777777">
        <w:trPr>
          <w:cantSplit/>
          <w:jc w:val="center"/>
        </w:trPr>
        <w:tc>
          <w:tcPr>
            <w:tcW w:w="509" w:type="dxa"/>
            <w:tcBorders>
              <w:bottom w:val="single" w:sz="12" w:space="0" w:color="943634"/>
            </w:tcBorders>
          </w:tcPr>
          <w:p w14:paraId="283D0022" w14:textId="77777777" w:rsidR="008300AE" w:rsidRPr="00D4120B" w:rsidRDefault="008300AE" w:rsidP="008F7891">
            <w:pPr>
              <w:pStyle w:val="TableContent"/>
            </w:pPr>
            <w:r w:rsidRPr="00D4120B">
              <w:t xml:space="preserve">2 </w:t>
            </w:r>
          </w:p>
        </w:tc>
        <w:tc>
          <w:tcPr>
            <w:tcW w:w="2569" w:type="dxa"/>
            <w:tcBorders>
              <w:bottom w:val="single" w:sz="12" w:space="0" w:color="943634"/>
            </w:tcBorders>
          </w:tcPr>
          <w:p w14:paraId="473AD591" w14:textId="77777777" w:rsidR="008300AE" w:rsidRPr="00D4120B" w:rsidRDefault="008300AE" w:rsidP="008F7891">
            <w:pPr>
              <w:pStyle w:val="TableContent"/>
            </w:pPr>
            <w:r w:rsidRPr="00D4120B">
              <w:t xml:space="preserve">Organization Name Type Code </w:t>
            </w:r>
          </w:p>
        </w:tc>
        <w:tc>
          <w:tcPr>
            <w:tcW w:w="729" w:type="dxa"/>
            <w:tcBorders>
              <w:bottom w:val="single" w:sz="12" w:space="0" w:color="943634"/>
            </w:tcBorders>
          </w:tcPr>
          <w:p w14:paraId="372004E0" w14:textId="77777777" w:rsidR="008300AE" w:rsidRPr="00D4120B" w:rsidRDefault="001C047D" w:rsidP="008F7891">
            <w:pPr>
              <w:pStyle w:val="TableContent"/>
            </w:pPr>
            <w:hyperlink r:id="rId122" w:anchor="IS" w:history="1">
              <w:r w:rsidR="008300AE" w:rsidRPr="00D4120B">
                <w:t>IS</w:t>
              </w:r>
            </w:hyperlink>
          </w:p>
        </w:tc>
        <w:tc>
          <w:tcPr>
            <w:tcW w:w="797" w:type="dxa"/>
            <w:tcBorders>
              <w:bottom w:val="single" w:sz="12" w:space="0" w:color="943634"/>
            </w:tcBorders>
          </w:tcPr>
          <w:p w14:paraId="6267E01D" w14:textId="77777777" w:rsidR="008300AE" w:rsidRPr="00D4120B" w:rsidRDefault="008300AE" w:rsidP="008F7891">
            <w:pPr>
              <w:pStyle w:val="TableContent"/>
            </w:pPr>
            <w:r>
              <w:t>O</w:t>
            </w:r>
          </w:p>
        </w:tc>
        <w:tc>
          <w:tcPr>
            <w:tcW w:w="949" w:type="dxa"/>
            <w:tcBorders>
              <w:bottom w:val="single" w:sz="12" w:space="0" w:color="943634"/>
            </w:tcBorders>
          </w:tcPr>
          <w:p w14:paraId="460D911A" w14:textId="77777777" w:rsidR="008300AE" w:rsidRPr="00D4120B" w:rsidRDefault="008300AE" w:rsidP="008F7891">
            <w:pPr>
              <w:pStyle w:val="TableContent"/>
            </w:pPr>
            <w:r w:rsidRPr="00D4120B">
              <w:t>1..20</w:t>
            </w:r>
          </w:p>
        </w:tc>
        <w:tc>
          <w:tcPr>
            <w:tcW w:w="792" w:type="dxa"/>
            <w:tcBorders>
              <w:bottom w:val="single" w:sz="12" w:space="0" w:color="943634"/>
            </w:tcBorders>
          </w:tcPr>
          <w:p w14:paraId="118460C0" w14:textId="77777777" w:rsidR="008300AE" w:rsidRPr="00D4120B" w:rsidRDefault="008300AE" w:rsidP="008F7891">
            <w:pPr>
              <w:pStyle w:val="TableContent"/>
            </w:pPr>
            <w:r>
              <w:t>=</w:t>
            </w:r>
          </w:p>
        </w:tc>
        <w:tc>
          <w:tcPr>
            <w:tcW w:w="1602" w:type="dxa"/>
            <w:tcBorders>
              <w:bottom w:val="single" w:sz="12" w:space="0" w:color="943634"/>
            </w:tcBorders>
          </w:tcPr>
          <w:p w14:paraId="1E80521C" w14:textId="77777777" w:rsidR="008300AE" w:rsidRPr="00D4120B" w:rsidRDefault="008300AE" w:rsidP="008F7891">
            <w:pPr>
              <w:pStyle w:val="TableContent"/>
            </w:pPr>
            <w:del w:id="3009" w:author="Bob Yencha" w:date="2011-11-29T09:54:00Z">
              <w:r w:rsidRPr="00D4120B" w:rsidDel="00303738">
                <w:delText>HL7</w:delText>
              </w:r>
              <w:r w:rsidR="00D826AD" w:rsidDel="00303738">
                <w:fldChar w:fldCharType="begin"/>
              </w:r>
              <w:r w:rsidR="00E77451" w:rsidDel="00303738">
                <w:delInstrText>HYPERLINK "file:///D:\\AppData\\Local\\Microsoft\\Windows\\Temporary%20Internet%20Files\\Content.Outlook\\AppData\\Local\\Microsoft\\kreislera\\My%20Documents\\HL7\\Documents\\hl725\\std25\\ch02A.html" \l "Heading552"</w:delInstrText>
              </w:r>
              <w:r w:rsidR="00D826AD" w:rsidDel="00303738">
                <w:fldChar w:fldCharType="separate"/>
              </w:r>
              <w:r w:rsidRPr="00D4120B" w:rsidDel="00303738">
                <w:delText>0204</w:delText>
              </w:r>
              <w:r w:rsidR="00D826AD" w:rsidDel="00303738">
                <w:fldChar w:fldCharType="end"/>
              </w:r>
              <w:r w:rsidRPr="00D4120B" w:rsidDel="00303738">
                <w:delText xml:space="preserve"> </w:delText>
              </w:r>
            </w:del>
          </w:p>
        </w:tc>
        <w:tc>
          <w:tcPr>
            <w:tcW w:w="4320" w:type="dxa"/>
            <w:tcBorders>
              <w:bottom w:val="single" w:sz="12" w:space="0" w:color="943634"/>
            </w:tcBorders>
          </w:tcPr>
          <w:p w14:paraId="3BDAC407" w14:textId="77777777" w:rsidR="008300AE" w:rsidRPr="00D4120B" w:rsidRDefault="008300AE" w:rsidP="008F7891">
            <w:pPr>
              <w:pStyle w:val="TableContent"/>
            </w:pPr>
          </w:p>
        </w:tc>
      </w:tr>
      <w:tr w:rsidR="008300AE" w:rsidRPr="00D4120B" w14:paraId="1CA0F1E4" w14:textId="77777777">
        <w:trPr>
          <w:cantSplit/>
          <w:jc w:val="center"/>
        </w:trPr>
        <w:tc>
          <w:tcPr>
            <w:tcW w:w="509" w:type="dxa"/>
            <w:shd w:val="clear" w:color="auto" w:fill="auto"/>
          </w:tcPr>
          <w:p w14:paraId="3DE08678" w14:textId="77777777" w:rsidR="008300AE" w:rsidRPr="00D4120B" w:rsidRDefault="008300AE" w:rsidP="008F7891">
            <w:pPr>
              <w:pStyle w:val="TableContent"/>
            </w:pPr>
            <w:r w:rsidRPr="00D4120B">
              <w:t xml:space="preserve">3 </w:t>
            </w:r>
          </w:p>
        </w:tc>
        <w:tc>
          <w:tcPr>
            <w:tcW w:w="2569" w:type="dxa"/>
            <w:shd w:val="clear" w:color="auto" w:fill="auto"/>
          </w:tcPr>
          <w:p w14:paraId="699390FE" w14:textId="77777777" w:rsidR="008300AE" w:rsidRPr="00D4120B" w:rsidRDefault="008300AE" w:rsidP="008F7891">
            <w:pPr>
              <w:pStyle w:val="TableContent"/>
            </w:pPr>
            <w:r w:rsidRPr="00D4120B">
              <w:t xml:space="preserve">ID Number </w:t>
            </w:r>
          </w:p>
        </w:tc>
        <w:tc>
          <w:tcPr>
            <w:tcW w:w="729" w:type="dxa"/>
            <w:shd w:val="clear" w:color="auto" w:fill="auto"/>
          </w:tcPr>
          <w:p w14:paraId="5D2E5396" w14:textId="77777777" w:rsidR="008300AE" w:rsidRPr="00D4120B" w:rsidRDefault="001C047D" w:rsidP="008F7891">
            <w:pPr>
              <w:pStyle w:val="TableContent"/>
            </w:pPr>
            <w:hyperlink r:id="rId123" w:anchor="NM" w:history="1">
              <w:r w:rsidR="008300AE" w:rsidRPr="00D4120B">
                <w:t>NM</w:t>
              </w:r>
            </w:hyperlink>
          </w:p>
        </w:tc>
        <w:tc>
          <w:tcPr>
            <w:tcW w:w="797" w:type="dxa"/>
            <w:shd w:val="clear" w:color="auto" w:fill="auto"/>
          </w:tcPr>
          <w:p w14:paraId="5549903C" w14:textId="77777777" w:rsidR="008300AE" w:rsidRPr="00D4120B" w:rsidRDefault="008300AE" w:rsidP="008F7891">
            <w:pPr>
              <w:pStyle w:val="TableContent"/>
            </w:pPr>
            <w:r w:rsidRPr="00D4120B">
              <w:t>X</w:t>
            </w:r>
          </w:p>
        </w:tc>
        <w:tc>
          <w:tcPr>
            <w:tcW w:w="949" w:type="dxa"/>
            <w:shd w:val="clear" w:color="auto" w:fill="auto"/>
          </w:tcPr>
          <w:p w14:paraId="022F3979" w14:textId="77777777" w:rsidR="008300AE" w:rsidRPr="00D4120B" w:rsidRDefault="008300AE" w:rsidP="008F7891">
            <w:pPr>
              <w:pStyle w:val="TableContent"/>
            </w:pPr>
          </w:p>
        </w:tc>
        <w:tc>
          <w:tcPr>
            <w:tcW w:w="792" w:type="dxa"/>
            <w:shd w:val="clear" w:color="auto" w:fill="auto"/>
          </w:tcPr>
          <w:p w14:paraId="68BC8B1B" w14:textId="77777777" w:rsidR="008300AE" w:rsidRPr="00D4120B" w:rsidRDefault="008300AE" w:rsidP="008F7891">
            <w:pPr>
              <w:pStyle w:val="TableContent"/>
            </w:pPr>
          </w:p>
        </w:tc>
        <w:tc>
          <w:tcPr>
            <w:tcW w:w="1602" w:type="dxa"/>
            <w:shd w:val="clear" w:color="auto" w:fill="auto"/>
          </w:tcPr>
          <w:p w14:paraId="243174D6" w14:textId="77777777" w:rsidR="008300AE" w:rsidRPr="00D4120B" w:rsidRDefault="008300AE" w:rsidP="008F7891">
            <w:pPr>
              <w:pStyle w:val="TableContent"/>
            </w:pPr>
          </w:p>
        </w:tc>
        <w:tc>
          <w:tcPr>
            <w:tcW w:w="4320" w:type="dxa"/>
            <w:shd w:val="clear" w:color="auto" w:fill="auto"/>
          </w:tcPr>
          <w:p w14:paraId="185C010C" w14:textId="77777777" w:rsidR="008300AE" w:rsidRPr="00D4120B" w:rsidRDefault="008300AE" w:rsidP="008F7891">
            <w:pPr>
              <w:pStyle w:val="TableContent"/>
            </w:pPr>
            <w:r w:rsidRPr="00D4120B">
              <w:t xml:space="preserve">(Deprecated as of </w:t>
            </w:r>
            <w:r w:rsidRPr="00D4120B">
              <w:rPr>
                <w:i/>
              </w:rPr>
              <w:t>HL7 Version 2.5</w:t>
            </w:r>
            <w:r w:rsidRPr="00D4120B">
              <w:t>.)  Use XON-10 Organization Identifier.</w:t>
            </w:r>
          </w:p>
        </w:tc>
      </w:tr>
      <w:tr w:rsidR="008300AE" w:rsidRPr="00D4120B" w14:paraId="4BBEAAC2" w14:textId="77777777">
        <w:trPr>
          <w:cantSplit/>
          <w:jc w:val="center"/>
        </w:trPr>
        <w:tc>
          <w:tcPr>
            <w:tcW w:w="509" w:type="dxa"/>
          </w:tcPr>
          <w:p w14:paraId="656C8B12" w14:textId="77777777" w:rsidR="008300AE" w:rsidRPr="00D4120B" w:rsidRDefault="008300AE" w:rsidP="008F7891">
            <w:pPr>
              <w:pStyle w:val="TableContent"/>
            </w:pPr>
            <w:r w:rsidRPr="00D4120B">
              <w:t xml:space="preserve">4 </w:t>
            </w:r>
          </w:p>
        </w:tc>
        <w:tc>
          <w:tcPr>
            <w:tcW w:w="2569" w:type="dxa"/>
          </w:tcPr>
          <w:p w14:paraId="10202A2D" w14:textId="77777777" w:rsidR="008300AE" w:rsidRPr="00D4120B" w:rsidRDefault="008300AE" w:rsidP="008F7891">
            <w:pPr>
              <w:pStyle w:val="TableContent"/>
            </w:pPr>
            <w:r w:rsidRPr="00D4120B">
              <w:t xml:space="preserve">Check Digit </w:t>
            </w:r>
          </w:p>
        </w:tc>
        <w:tc>
          <w:tcPr>
            <w:tcW w:w="729" w:type="dxa"/>
          </w:tcPr>
          <w:p w14:paraId="3CFEC4C2" w14:textId="77777777" w:rsidR="008300AE" w:rsidRPr="00D4120B" w:rsidRDefault="001C047D" w:rsidP="008F7891">
            <w:pPr>
              <w:pStyle w:val="TableContent"/>
            </w:pPr>
            <w:hyperlink r:id="rId124" w:anchor="NM" w:history="1">
              <w:r w:rsidR="008300AE" w:rsidRPr="00D4120B">
                <w:t>NM</w:t>
              </w:r>
            </w:hyperlink>
          </w:p>
        </w:tc>
        <w:tc>
          <w:tcPr>
            <w:tcW w:w="797" w:type="dxa"/>
          </w:tcPr>
          <w:p w14:paraId="14CF1A19" w14:textId="77777777" w:rsidR="008300AE" w:rsidRPr="00D4120B" w:rsidRDefault="008300AE" w:rsidP="008F7891">
            <w:pPr>
              <w:pStyle w:val="TableContent"/>
            </w:pPr>
            <w:r w:rsidRPr="00D4120B">
              <w:t>O</w:t>
            </w:r>
          </w:p>
        </w:tc>
        <w:tc>
          <w:tcPr>
            <w:tcW w:w="949" w:type="dxa"/>
          </w:tcPr>
          <w:p w14:paraId="6828FFD4" w14:textId="77777777" w:rsidR="008300AE" w:rsidRPr="00D4120B" w:rsidRDefault="008300AE" w:rsidP="008F7891">
            <w:pPr>
              <w:pStyle w:val="TableContent"/>
            </w:pPr>
            <w:r w:rsidRPr="00D4120B">
              <w:t>1..4</w:t>
            </w:r>
          </w:p>
        </w:tc>
        <w:tc>
          <w:tcPr>
            <w:tcW w:w="792" w:type="dxa"/>
          </w:tcPr>
          <w:p w14:paraId="07EB648D" w14:textId="77777777" w:rsidR="008300AE" w:rsidRPr="00D4120B" w:rsidRDefault="008300AE" w:rsidP="008F7891">
            <w:pPr>
              <w:pStyle w:val="TableContent"/>
            </w:pPr>
            <w:r>
              <w:t>=</w:t>
            </w:r>
          </w:p>
        </w:tc>
        <w:tc>
          <w:tcPr>
            <w:tcW w:w="1602" w:type="dxa"/>
          </w:tcPr>
          <w:p w14:paraId="6C7D245A" w14:textId="77777777" w:rsidR="008300AE" w:rsidRPr="00D4120B" w:rsidRDefault="008300AE" w:rsidP="008F7891">
            <w:pPr>
              <w:pStyle w:val="TableContent"/>
            </w:pPr>
          </w:p>
        </w:tc>
        <w:tc>
          <w:tcPr>
            <w:tcW w:w="4320" w:type="dxa"/>
          </w:tcPr>
          <w:p w14:paraId="17E87434" w14:textId="77777777" w:rsidR="008300AE" w:rsidRPr="00D4120B" w:rsidRDefault="008300AE" w:rsidP="008F7891">
            <w:pPr>
              <w:pStyle w:val="TableContent"/>
            </w:pPr>
          </w:p>
        </w:tc>
      </w:tr>
      <w:tr w:rsidR="008300AE" w:rsidRPr="00D4120B" w14:paraId="3463A1FA" w14:textId="77777777">
        <w:trPr>
          <w:cantSplit/>
          <w:jc w:val="center"/>
        </w:trPr>
        <w:tc>
          <w:tcPr>
            <w:tcW w:w="509" w:type="dxa"/>
          </w:tcPr>
          <w:p w14:paraId="6CA9B355" w14:textId="77777777" w:rsidR="008300AE" w:rsidRPr="00D4120B" w:rsidRDefault="008300AE" w:rsidP="008F7891">
            <w:pPr>
              <w:pStyle w:val="TableContent"/>
            </w:pPr>
            <w:commentRangeStart w:id="3010"/>
            <w:r w:rsidRPr="00D4120B">
              <w:t xml:space="preserve">5 </w:t>
            </w:r>
          </w:p>
        </w:tc>
        <w:tc>
          <w:tcPr>
            <w:tcW w:w="2569" w:type="dxa"/>
          </w:tcPr>
          <w:p w14:paraId="4551C26F" w14:textId="77777777" w:rsidR="008300AE" w:rsidRPr="00D4120B" w:rsidRDefault="008300AE" w:rsidP="008F7891">
            <w:pPr>
              <w:pStyle w:val="TableContent"/>
            </w:pPr>
            <w:r w:rsidRPr="00D4120B">
              <w:t>Check Digit Scheme</w:t>
            </w:r>
          </w:p>
        </w:tc>
        <w:tc>
          <w:tcPr>
            <w:tcW w:w="729" w:type="dxa"/>
          </w:tcPr>
          <w:p w14:paraId="6C9CEE38" w14:textId="77777777" w:rsidR="008300AE" w:rsidRPr="00D4120B" w:rsidRDefault="001C047D" w:rsidP="008F7891">
            <w:pPr>
              <w:pStyle w:val="TableContent"/>
            </w:pPr>
            <w:hyperlink r:id="rId125" w:anchor="ID" w:history="1">
              <w:r w:rsidR="008300AE" w:rsidRPr="00D4120B">
                <w:t>ID</w:t>
              </w:r>
            </w:hyperlink>
          </w:p>
        </w:tc>
        <w:tc>
          <w:tcPr>
            <w:tcW w:w="797" w:type="dxa"/>
          </w:tcPr>
          <w:p w14:paraId="5B6BC8A3" w14:textId="77777777" w:rsidR="008300AE" w:rsidRPr="00D4120B" w:rsidRDefault="008300AE" w:rsidP="008F7891">
            <w:pPr>
              <w:pStyle w:val="TableContent"/>
            </w:pPr>
            <w:r>
              <w:t>C(</w:t>
            </w:r>
            <w:ins w:id="3011" w:author="Swain, Ashley" w:date="2011-11-27T22:03:00Z">
              <w:r w:rsidR="00CC689B">
                <w:t>O</w:t>
              </w:r>
            </w:ins>
            <w:del w:id="3012" w:author="Swain, Ashley" w:date="2011-11-27T22:03:00Z">
              <w:r w:rsidDel="00CC689B">
                <w:delText>R</w:delText>
              </w:r>
            </w:del>
            <w:r>
              <w:t>/X)</w:t>
            </w:r>
          </w:p>
        </w:tc>
        <w:tc>
          <w:tcPr>
            <w:tcW w:w="949" w:type="dxa"/>
          </w:tcPr>
          <w:p w14:paraId="50FCFD70" w14:textId="77777777" w:rsidR="008300AE" w:rsidRPr="00D4120B" w:rsidRDefault="008300AE" w:rsidP="008F7891">
            <w:pPr>
              <w:pStyle w:val="TableContent"/>
            </w:pPr>
            <w:r w:rsidRPr="00D4120B">
              <w:t>3..3</w:t>
            </w:r>
          </w:p>
        </w:tc>
        <w:tc>
          <w:tcPr>
            <w:tcW w:w="792" w:type="dxa"/>
          </w:tcPr>
          <w:p w14:paraId="1493A4EE" w14:textId="77777777" w:rsidR="008300AE" w:rsidRPr="00D4120B" w:rsidRDefault="008300AE" w:rsidP="008F7891">
            <w:pPr>
              <w:pStyle w:val="TableContent"/>
            </w:pPr>
            <w:r>
              <w:t>=</w:t>
            </w:r>
          </w:p>
        </w:tc>
        <w:tc>
          <w:tcPr>
            <w:tcW w:w="1602" w:type="dxa"/>
          </w:tcPr>
          <w:p w14:paraId="7F2AFFDF" w14:textId="77777777" w:rsidR="008300AE" w:rsidRPr="00D4120B" w:rsidRDefault="008300AE" w:rsidP="008F7891">
            <w:pPr>
              <w:pStyle w:val="TableContent"/>
            </w:pPr>
            <w:del w:id="3013" w:author="Bob Yencha" w:date="2011-11-29T09:54:00Z">
              <w:r w:rsidRPr="00D4120B" w:rsidDel="00303738">
                <w:delText>HL70061</w:delText>
              </w:r>
            </w:del>
          </w:p>
        </w:tc>
        <w:tc>
          <w:tcPr>
            <w:tcW w:w="4320" w:type="dxa"/>
          </w:tcPr>
          <w:p w14:paraId="2FA6FDCE" w14:textId="77777777" w:rsidR="008300AE" w:rsidRPr="001870BA" w:rsidRDefault="00CC689B" w:rsidP="008F7891">
            <w:pPr>
              <w:pStyle w:val="TableContent"/>
            </w:pPr>
            <w:ins w:id="3014" w:author="Swain, Ashley" w:date="2011-11-27T22:03:00Z">
              <w:del w:id="3015" w:author="Bob Yencha" w:date="2011-11-29T09:54:00Z">
                <w:r w:rsidDel="00303738">
                  <w:delText>Refer to base standard</w:delText>
                </w:r>
              </w:del>
            </w:ins>
            <w:commentRangeEnd w:id="3010"/>
            <w:r w:rsidR="00541E2E">
              <w:rPr>
                <w:rStyle w:val="CommentReference"/>
                <w:rFonts w:ascii="Times New Roman" w:hAnsi="Times New Roman"/>
                <w:bCs w:val="0"/>
                <w:color w:val="auto"/>
                <w:lang w:eastAsia="de-DE"/>
              </w:rPr>
              <w:commentReference w:id="3010"/>
            </w:r>
          </w:p>
        </w:tc>
      </w:tr>
      <w:tr w:rsidR="008300AE" w:rsidRPr="00D4120B" w14:paraId="7D8CE2BD" w14:textId="77777777">
        <w:trPr>
          <w:cantSplit/>
          <w:jc w:val="center"/>
        </w:trPr>
        <w:tc>
          <w:tcPr>
            <w:tcW w:w="509" w:type="dxa"/>
          </w:tcPr>
          <w:p w14:paraId="6D49BB00" w14:textId="77777777" w:rsidR="008300AE" w:rsidRPr="0055131F" w:rsidRDefault="00515434" w:rsidP="008F7891">
            <w:pPr>
              <w:pStyle w:val="TableContent"/>
            </w:pPr>
            <w:r w:rsidRPr="00515434">
              <w:t xml:space="preserve">6 </w:t>
            </w:r>
          </w:p>
        </w:tc>
        <w:tc>
          <w:tcPr>
            <w:tcW w:w="2569" w:type="dxa"/>
          </w:tcPr>
          <w:p w14:paraId="4097DE45" w14:textId="77777777" w:rsidR="008300AE" w:rsidRPr="0055131F" w:rsidRDefault="00515434" w:rsidP="008F7891">
            <w:pPr>
              <w:pStyle w:val="TableContent"/>
            </w:pPr>
            <w:r w:rsidRPr="00515434">
              <w:t xml:space="preserve">Assigning Authority </w:t>
            </w:r>
          </w:p>
        </w:tc>
        <w:tc>
          <w:tcPr>
            <w:tcW w:w="729" w:type="dxa"/>
          </w:tcPr>
          <w:p w14:paraId="1D36CCDE" w14:textId="77777777" w:rsidR="008300AE" w:rsidRPr="0055131F" w:rsidRDefault="001C047D" w:rsidP="008F7891">
            <w:pPr>
              <w:pStyle w:val="TableContent"/>
            </w:pPr>
            <w:hyperlink r:id="rId126" w:anchor="HD" w:history="1">
              <w:r w:rsidR="00515434" w:rsidRPr="00515434">
                <w:t>HD</w:t>
              </w:r>
            </w:hyperlink>
            <w:ins w:id="3016" w:author="Bob Yencha" w:date="2011-11-29T15:55:00Z">
              <w:r w:rsidR="00515434" w:rsidRPr="00515434">
                <w:t xml:space="preserve"> NG</w:t>
              </w:r>
            </w:ins>
          </w:p>
        </w:tc>
        <w:tc>
          <w:tcPr>
            <w:tcW w:w="797" w:type="dxa"/>
          </w:tcPr>
          <w:p w14:paraId="5A5E2548" w14:textId="77777777" w:rsidR="008300AE" w:rsidRPr="0055131F" w:rsidRDefault="00515434" w:rsidP="008F7891">
            <w:pPr>
              <w:pStyle w:val="TableContent"/>
            </w:pPr>
            <w:ins w:id="3017" w:author="Robert Snelick" w:date="2011-12-02T17:12:00Z">
              <w:r w:rsidRPr="00515434">
                <w:t>C(RE/X)</w:t>
              </w:r>
            </w:ins>
          </w:p>
        </w:tc>
        <w:tc>
          <w:tcPr>
            <w:tcW w:w="949" w:type="dxa"/>
          </w:tcPr>
          <w:p w14:paraId="68C923AE" w14:textId="77777777" w:rsidR="008300AE" w:rsidRPr="0055131F" w:rsidRDefault="008300AE" w:rsidP="008F7891">
            <w:pPr>
              <w:pStyle w:val="TableContent"/>
            </w:pPr>
          </w:p>
        </w:tc>
        <w:tc>
          <w:tcPr>
            <w:tcW w:w="792" w:type="dxa"/>
          </w:tcPr>
          <w:p w14:paraId="076AB2F7" w14:textId="77777777" w:rsidR="008300AE" w:rsidRPr="0055131F" w:rsidRDefault="00515434" w:rsidP="008F7891">
            <w:pPr>
              <w:pStyle w:val="TableContent"/>
            </w:pPr>
            <w:r w:rsidRPr="00515434">
              <w:t>#</w:t>
            </w:r>
          </w:p>
        </w:tc>
        <w:tc>
          <w:tcPr>
            <w:tcW w:w="1602" w:type="dxa"/>
          </w:tcPr>
          <w:p w14:paraId="23605EA9" w14:textId="77777777" w:rsidR="008300AE" w:rsidRPr="0055131F" w:rsidRDefault="008300AE" w:rsidP="008F7891">
            <w:pPr>
              <w:pStyle w:val="TableContent"/>
            </w:pPr>
          </w:p>
        </w:tc>
        <w:tc>
          <w:tcPr>
            <w:tcW w:w="4320" w:type="dxa"/>
          </w:tcPr>
          <w:p w14:paraId="431C4453" w14:textId="77777777" w:rsidR="0055131F" w:rsidRDefault="0055131F" w:rsidP="008F7891">
            <w:pPr>
              <w:pStyle w:val="TableContent"/>
              <w:rPr>
                <w:ins w:id="3018" w:author="Robert Snelick" w:date="2011-12-02T17:13:00Z"/>
              </w:rPr>
            </w:pPr>
            <w:ins w:id="3019" w:author="Robert Snelick" w:date="2011-12-02T17:13:00Z">
              <w:r>
                <w:t>Condition Predicate: If XON_</w:t>
              </w:r>
            </w:ins>
            <w:ins w:id="3020" w:author="Robert Snelick" w:date="2011-12-02T17:14:00Z">
              <w:r>
                <w:t>NG</w:t>
              </w:r>
            </w:ins>
            <w:ins w:id="3021" w:author="Robert Snelick" w:date="2011-12-02T17:13:00Z">
              <w:r>
                <w:t>.10 (Organization Identifier) is valued</w:t>
              </w:r>
            </w:ins>
          </w:p>
          <w:p w14:paraId="2E75F035" w14:textId="77777777" w:rsidR="008300AE" w:rsidRPr="0055131F" w:rsidRDefault="00515434" w:rsidP="008F7891">
            <w:pPr>
              <w:pStyle w:val="TableContent"/>
            </w:pPr>
            <w:r w:rsidRPr="00515434">
              <w:t>The Assigning Authority component is used to identify the system, application, organization, etc. that assigned the ID in component 10.</w:t>
            </w:r>
          </w:p>
        </w:tc>
      </w:tr>
      <w:tr w:rsidR="008300AE" w:rsidRPr="00D4120B" w14:paraId="585EAFB3" w14:textId="77777777">
        <w:trPr>
          <w:cantSplit/>
          <w:jc w:val="center"/>
        </w:trPr>
        <w:tc>
          <w:tcPr>
            <w:tcW w:w="509" w:type="dxa"/>
          </w:tcPr>
          <w:p w14:paraId="20E3636C" w14:textId="77777777" w:rsidR="008300AE" w:rsidRPr="00D4120B" w:rsidRDefault="008300AE" w:rsidP="008F7891">
            <w:pPr>
              <w:pStyle w:val="TableContent"/>
            </w:pPr>
            <w:r w:rsidRPr="00D4120B">
              <w:t xml:space="preserve">7 </w:t>
            </w:r>
          </w:p>
        </w:tc>
        <w:tc>
          <w:tcPr>
            <w:tcW w:w="2569" w:type="dxa"/>
          </w:tcPr>
          <w:p w14:paraId="4E69FC54" w14:textId="77777777" w:rsidR="008300AE" w:rsidRPr="00D4120B" w:rsidRDefault="008300AE" w:rsidP="008F7891">
            <w:pPr>
              <w:pStyle w:val="TableContent"/>
            </w:pPr>
            <w:r w:rsidRPr="00D4120B">
              <w:t xml:space="preserve">Identifier Type Code </w:t>
            </w:r>
          </w:p>
        </w:tc>
        <w:tc>
          <w:tcPr>
            <w:tcW w:w="729" w:type="dxa"/>
          </w:tcPr>
          <w:p w14:paraId="5301F10A" w14:textId="77777777" w:rsidR="008300AE" w:rsidRPr="00D4120B" w:rsidRDefault="001C047D" w:rsidP="008F7891">
            <w:pPr>
              <w:pStyle w:val="TableContent"/>
            </w:pPr>
            <w:hyperlink r:id="rId127" w:anchor="ID" w:history="1">
              <w:r w:rsidR="008300AE" w:rsidRPr="00D4120B">
                <w:t>ID</w:t>
              </w:r>
            </w:hyperlink>
          </w:p>
        </w:tc>
        <w:tc>
          <w:tcPr>
            <w:tcW w:w="797" w:type="dxa"/>
          </w:tcPr>
          <w:p w14:paraId="0C88F443" w14:textId="77777777" w:rsidR="008300AE" w:rsidRPr="00D4120B" w:rsidRDefault="008300AE" w:rsidP="008F7891">
            <w:pPr>
              <w:pStyle w:val="TableContent"/>
            </w:pPr>
            <w:r w:rsidRPr="00D4120B">
              <w:t>C</w:t>
            </w:r>
            <w:r>
              <w:t>(R/X)</w:t>
            </w:r>
          </w:p>
        </w:tc>
        <w:tc>
          <w:tcPr>
            <w:tcW w:w="949" w:type="dxa"/>
          </w:tcPr>
          <w:p w14:paraId="7D0F69D4" w14:textId="77777777" w:rsidR="008300AE" w:rsidRPr="00D4120B" w:rsidRDefault="008300AE" w:rsidP="008F7891">
            <w:pPr>
              <w:pStyle w:val="TableContent"/>
            </w:pPr>
            <w:r w:rsidRPr="00D4120B">
              <w:t>2..5</w:t>
            </w:r>
          </w:p>
        </w:tc>
        <w:tc>
          <w:tcPr>
            <w:tcW w:w="792" w:type="dxa"/>
          </w:tcPr>
          <w:p w14:paraId="535BF2C2" w14:textId="77777777" w:rsidR="008300AE" w:rsidRPr="00D4120B" w:rsidRDefault="008300AE" w:rsidP="008F7891">
            <w:pPr>
              <w:pStyle w:val="TableContent"/>
            </w:pPr>
            <w:r>
              <w:t>=</w:t>
            </w:r>
          </w:p>
        </w:tc>
        <w:tc>
          <w:tcPr>
            <w:tcW w:w="1602" w:type="dxa"/>
          </w:tcPr>
          <w:p w14:paraId="097CE95A" w14:textId="77777777" w:rsidR="008300AE" w:rsidRPr="00D4120B" w:rsidRDefault="008300AE" w:rsidP="008F7891">
            <w:pPr>
              <w:pStyle w:val="TableContent"/>
            </w:pPr>
            <w:r w:rsidRPr="00D4120B">
              <w:t>HL70203</w:t>
            </w:r>
          </w:p>
        </w:tc>
        <w:tc>
          <w:tcPr>
            <w:tcW w:w="4320" w:type="dxa"/>
          </w:tcPr>
          <w:p w14:paraId="1810D240" w14:textId="77777777" w:rsidR="00145BCA" w:rsidRDefault="0055131F">
            <w:pPr>
              <w:pStyle w:val="TableContent"/>
            </w:pPr>
            <w:ins w:id="3022" w:author="Robert Snelick" w:date="2011-12-02T17:16:00Z">
              <w:r>
                <w:t>Condition Predicate: If XON_NG.10 (Organization Identifier) is valued</w:t>
              </w:r>
            </w:ins>
          </w:p>
        </w:tc>
      </w:tr>
      <w:tr w:rsidR="008300AE" w:rsidRPr="00D4120B" w14:paraId="4330EEB8" w14:textId="77777777">
        <w:trPr>
          <w:cantSplit/>
          <w:jc w:val="center"/>
        </w:trPr>
        <w:tc>
          <w:tcPr>
            <w:tcW w:w="509" w:type="dxa"/>
          </w:tcPr>
          <w:p w14:paraId="438746AF" w14:textId="77777777" w:rsidR="008300AE" w:rsidRPr="00D4120B" w:rsidRDefault="008300AE" w:rsidP="008F7891">
            <w:pPr>
              <w:pStyle w:val="TableContent"/>
            </w:pPr>
            <w:r w:rsidRPr="00D4120B">
              <w:t xml:space="preserve">8 </w:t>
            </w:r>
          </w:p>
        </w:tc>
        <w:tc>
          <w:tcPr>
            <w:tcW w:w="2569" w:type="dxa"/>
          </w:tcPr>
          <w:p w14:paraId="37AF8D8D" w14:textId="77777777" w:rsidR="008300AE" w:rsidRPr="00D4120B" w:rsidRDefault="008300AE" w:rsidP="008F7891">
            <w:pPr>
              <w:pStyle w:val="TableContent"/>
            </w:pPr>
            <w:r w:rsidRPr="00D4120B">
              <w:t xml:space="preserve">Assigning Facility </w:t>
            </w:r>
          </w:p>
        </w:tc>
        <w:tc>
          <w:tcPr>
            <w:tcW w:w="729" w:type="dxa"/>
          </w:tcPr>
          <w:p w14:paraId="64D63C3A" w14:textId="77777777" w:rsidR="008300AE" w:rsidRPr="00D4120B" w:rsidRDefault="001C047D" w:rsidP="008F7891">
            <w:pPr>
              <w:pStyle w:val="TableContent"/>
            </w:pPr>
            <w:hyperlink r:id="rId128" w:anchor="HD" w:history="1">
              <w:r w:rsidR="008300AE" w:rsidRPr="00D4120B">
                <w:t>HD</w:t>
              </w:r>
            </w:hyperlink>
          </w:p>
        </w:tc>
        <w:tc>
          <w:tcPr>
            <w:tcW w:w="797" w:type="dxa"/>
          </w:tcPr>
          <w:p w14:paraId="09D16D64" w14:textId="77777777" w:rsidR="008300AE" w:rsidRPr="00D4120B" w:rsidRDefault="00AB0068" w:rsidP="008F7891">
            <w:pPr>
              <w:pStyle w:val="TableContent"/>
            </w:pPr>
            <w:ins w:id="3023" w:author="Bob Yencha" w:date="2011-11-21T23:45:00Z">
              <w:r>
                <w:t>O</w:t>
              </w:r>
            </w:ins>
          </w:p>
        </w:tc>
        <w:tc>
          <w:tcPr>
            <w:tcW w:w="949" w:type="dxa"/>
          </w:tcPr>
          <w:p w14:paraId="425E5385" w14:textId="77777777" w:rsidR="008300AE" w:rsidRPr="00D4120B" w:rsidRDefault="008300AE" w:rsidP="008F7891">
            <w:pPr>
              <w:pStyle w:val="TableContent"/>
            </w:pPr>
          </w:p>
        </w:tc>
        <w:tc>
          <w:tcPr>
            <w:tcW w:w="792" w:type="dxa"/>
          </w:tcPr>
          <w:p w14:paraId="37B6E604" w14:textId="77777777" w:rsidR="008300AE" w:rsidRPr="00D4120B" w:rsidRDefault="008300AE" w:rsidP="008F7891">
            <w:pPr>
              <w:pStyle w:val="TableContent"/>
            </w:pPr>
            <w:r>
              <w:t>#</w:t>
            </w:r>
          </w:p>
        </w:tc>
        <w:tc>
          <w:tcPr>
            <w:tcW w:w="1602" w:type="dxa"/>
          </w:tcPr>
          <w:p w14:paraId="7EA2F2FA" w14:textId="77777777" w:rsidR="008300AE" w:rsidRPr="00D4120B" w:rsidRDefault="008300AE" w:rsidP="008F7891">
            <w:pPr>
              <w:pStyle w:val="TableContent"/>
            </w:pPr>
          </w:p>
        </w:tc>
        <w:tc>
          <w:tcPr>
            <w:tcW w:w="4320" w:type="dxa"/>
          </w:tcPr>
          <w:p w14:paraId="4C50649E" w14:textId="77777777" w:rsidR="008300AE" w:rsidRPr="00D4120B" w:rsidRDefault="008300AE" w:rsidP="008F7891">
            <w:pPr>
              <w:pStyle w:val="TableContent"/>
            </w:pPr>
          </w:p>
        </w:tc>
      </w:tr>
      <w:tr w:rsidR="008300AE" w:rsidRPr="00D4120B" w14:paraId="47098ED4" w14:textId="77777777">
        <w:trPr>
          <w:cantSplit/>
          <w:jc w:val="center"/>
        </w:trPr>
        <w:tc>
          <w:tcPr>
            <w:tcW w:w="509" w:type="dxa"/>
          </w:tcPr>
          <w:p w14:paraId="4742E335" w14:textId="77777777" w:rsidR="008300AE" w:rsidRPr="00D4120B" w:rsidRDefault="008300AE" w:rsidP="008F7891">
            <w:pPr>
              <w:pStyle w:val="TableContent"/>
            </w:pPr>
            <w:r w:rsidRPr="00D4120B">
              <w:t xml:space="preserve">9 </w:t>
            </w:r>
          </w:p>
        </w:tc>
        <w:tc>
          <w:tcPr>
            <w:tcW w:w="2569" w:type="dxa"/>
          </w:tcPr>
          <w:p w14:paraId="6C134457" w14:textId="77777777" w:rsidR="008300AE" w:rsidRPr="00D4120B" w:rsidRDefault="008300AE" w:rsidP="008F7891">
            <w:pPr>
              <w:pStyle w:val="TableContent"/>
            </w:pPr>
            <w:r w:rsidRPr="00D4120B">
              <w:t xml:space="preserve">Name Representation Code </w:t>
            </w:r>
          </w:p>
        </w:tc>
        <w:tc>
          <w:tcPr>
            <w:tcW w:w="729" w:type="dxa"/>
          </w:tcPr>
          <w:p w14:paraId="3A31A083" w14:textId="77777777" w:rsidR="008300AE" w:rsidRPr="00D4120B" w:rsidRDefault="001C047D" w:rsidP="008F7891">
            <w:pPr>
              <w:pStyle w:val="TableContent"/>
            </w:pPr>
            <w:hyperlink r:id="rId129" w:anchor="ID" w:history="1">
              <w:r w:rsidR="008300AE" w:rsidRPr="00D4120B">
                <w:t>ID</w:t>
              </w:r>
            </w:hyperlink>
          </w:p>
        </w:tc>
        <w:tc>
          <w:tcPr>
            <w:tcW w:w="797" w:type="dxa"/>
          </w:tcPr>
          <w:p w14:paraId="1CE79271" w14:textId="77777777" w:rsidR="008300AE" w:rsidRPr="00D4120B" w:rsidRDefault="008300AE" w:rsidP="008F7891">
            <w:pPr>
              <w:pStyle w:val="TableContent"/>
            </w:pPr>
            <w:r w:rsidRPr="00D4120B">
              <w:t>O</w:t>
            </w:r>
          </w:p>
        </w:tc>
        <w:tc>
          <w:tcPr>
            <w:tcW w:w="949" w:type="dxa"/>
          </w:tcPr>
          <w:p w14:paraId="7AE9AC26" w14:textId="77777777" w:rsidR="008300AE" w:rsidRPr="00D4120B" w:rsidRDefault="008300AE" w:rsidP="008F7891">
            <w:pPr>
              <w:pStyle w:val="TableContent"/>
            </w:pPr>
            <w:r w:rsidRPr="00D4120B">
              <w:t>1..1</w:t>
            </w:r>
          </w:p>
        </w:tc>
        <w:tc>
          <w:tcPr>
            <w:tcW w:w="792" w:type="dxa"/>
          </w:tcPr>
          <w:p w14:paraId="717E295C" w14:textId="77777777" w:rsidR="008300AE" w:rsidRPr="00D4120B" w:rsidRDefault="008300AE" w:rsidP="008F7891">
            <w:pPr>
              <w:pStyle w:val="TableContent"/>
            </w:pPr>
            <w:r>
              <w:t>=</w:t>
            </w:r>
          </w:p>
        </w:tc>
        <w:tc>
          <w:tcPr>
            <w:tcW w:w="1602" w:type="dxa"/>
          </w:tcPr>
          <w:p w14:paraId="10059C7F" w14:textId="77777777" w:rsidR="008300AE" w:rsidRPr="00D4120B" w:rsidRDefault="008300AE" w:rsidP="008F7891">
            <w:pPr>
              <w:pStyle w:val="TableContent"/>
            </w:pPr>
            <w:del w:id="3024" w:author="Bob Yencha" w:date="2011-11-29T15:41:00Z">
              <w:r w:rsidRPr="00D4120B" w:rsidDel="00A866A2">
                <w:delText>HL70465</w:delText>
              </w:r>
            </w:del>
          </w:p>
        </w:tc>
        <w:tc>
          <w:tcPr>
            <w:tcW w:w="4320" w:type="dxa"/>
          </w:tcPr>
          <w:p w14:paraId="4251612B" w14:textId="77777777" w:rsidR="008300AE" w:rsidRPr="00D4120B" w:rsidRDefault="008300AE" w:rsidP="008F7891">
            <w:pPr>
              <w:pStyle w:val="TableContent"/>
            </w:pPr>
          </w:p>
        </w:tc>
      </w:tr>
      <w:tr w:rsidR="008300AE" w:rsidRPr="00D4120B" w14:paraId="28C9E723" w14:textId="77777777">
        <w:trPr>
          <w:cantSplit/>
          <w:jc w:val="center"/>
        </w:trPr>
        <w:tc>
          <w:tcPr>
            <w:tcW w:w="509" w:type="dxa"/>
          </w:tcPr>
          <w:p w14:paraId="54B93D8C" w14:textId="77777777" w:rsidR="008300AE" w:rsidRPr="00D4120B" w:rsidRDefault="008300AE" w:rsidP="008F7891">
            <w:pPr>
              <w:pStyle w:val="TableContent"/>
            </w:pPr>
            <w:r w:rsidRPr="00D4120B">
              <w:t xml:space="preserve">10 </w:t>
            </w:r>
          </w:p>
        </w:tc>
        <w:tc>
          <w:tcPr>
            <w:tcW w:w="2569" w:type="dxa"/>
          </w:tcPr>
          <w:p w14:paraId="617AF83A" w14:textId="77777777" w:rsidR="008300AE" w:rsidRPr="00D4120B" w:rsidRDefault="008300AE" w:rsidP="008F7891">
            <w:pPr>
              <w:pStyle w:val="TableContent"/>
            </w:pPr>
            <w:r w:rsidRPr="00D4120B">
              <w:t xml:space="preserve">Organization Identifier </w:t>
            </w:r>
          </w:p>
        </w:tc>
        <w:tc>
          <w:tcPr>
            <w:tcW w:w="729" w:type="dxa"/>
          </w:tcPr>
          <w:p w14:paraId="4591B724" w14:textId="77777777" w:rsidR="008300AE" w:rsidRPr="00D4120B" w:rsidRDefault="001C047D" w:rsidP="008F7891">
            <w:pPr>
              <w:pStyle w:val="TableContent"/>
            </w:pPr>
            <w:hyperlink r:id="rId130" w:anchor="ST" w:history="1">
              <w:r w:rsidR="008300AE" w:rsidRPr="00D4120B">
                <w:t>ST</w:t>
              </w:r>
            </w:hyperlink>
          </w:p>
        </w:tc>
        <w:tc>
          <w:tcPr>
            <w:tcW w:w="797" w:type="dxa"/>
          </w:tcPr>
          <w:p w14:paraId="022BB367" w14:textId="77777777" w:rsidR="008300AE" w:rsidRPr="00D4120B" w:rsidRDefault="002B3BB1" w:rsidP="008F7891">
            <w:pPr>
              <w:pStyle w:val="TableContent"/>
            </w:pPr>
            <w:ins w:id="3025" w:author="Robert Snelick" w:date="2011-12-02T17:25:00Z">
              <w:r>
                <w:t>C(R/</w:t>
              </w:r>
            </w:ins>
            <w:r w:rsidR="008300AE" w:rsidRPr="00D4120B">
              <w:t>RE</w:t>
            </w:r>
            <w:ins w:id="3026" w:author="Robert Snelick" w:date="2011-12-02T17:25:00Z">
              <w:r>
                <w:t>)</w:t>
              </w:r>
            </w:ins>
          </w:p>
        </w:tc>
        <w:tc>
          <w:tcPr>
            <w:tcW w:w="949" w:type="dxa"/>
          </w:tcPr>
          <w:p w14:paraId="618E294B" w14:textId="77777777" w:rsidR="008300AE" w:rsidRPr="00D4120B" w:rsidRDefault="008300AE" w:rsidP="008F7891">
            <w:pPr>
              <w:pStyle w:val="TableContent"/>
            </w:pPr>
            <w:r w:rsidRPr="00D4120B">
              <w:t>1..20</w:t>
            </w:r>
          </w:p>
        </w:tc>
        <w:tc>
          <w:tcPr>
            <w:tcW w:w="792" w:type="dxa"/>
          </w:tcPr>
          <w:p w14:paraId="25D308E7" w14:textId="77777777" w:rsidR="008300AE" w:rsidRPr="00D4120B" w:rsidRDefault="008300AE" w:rsidP="008F7891">
            <w:pPr>
              <w:pStyle w:val="TableContent"/>
            </w:pPr>
            <w:r>
              <w:t>=</w:t>
            </w:r>
          </w:p>
        </w:tc>
        <w:tc>
          <w:tcPr>
            <w:tcW w:w="1602" w:type="dxa"/>
          </w:tcPr>
          <w:p w14:paraId="2C094A8E" w14:textId="77777777" w:rsidR="008300AE" w:rsidRPr="00D4120B" w:rsidRDefault="008300AE" w:rsidP="008F7891">
            <w:pPr>
              <w:pStyle w:val="TableContent"/>
            </w:pPr>
          </w:p>
        </w:tc>
        <w:tc>
          <w:tcPr>
            <w:tcW w:w="4320" w:type="dxa"/>
          </w:tcPr>
          <w:p w14:paraId="7B7DEBBF" w14:textId="77777777" w:rsidR="008300AE" w:rsidRPr="00D4120B" w:rsidRDefault="002B3BB1" w:rsidP="008F7891">
            <w:pPr>
              <w:pStyle w:val="TableContent"/>
            </w:pPr>
            <w:ins w:id="3027" w:author="Robert Snelick" w:date="2011-12-02T17:25:00Z">
              <w:r>
                <w:t xml:space="preserve">Condition Predicate: </w:t>
              </w:r>
              <w:r w:rsidRPr="009E7EE2">
                <w:t>If XON</w:t>
              </w:r>
              <w:r>
                <w:t>_NG</w:t>
              </w:r>
              <w:r w:rsidRPr="009E7EE2">
                <w:t>.1 (Organization Name) is not valued</w:t>
              </w:r>
            </w:ins>
          </w:p>
        </w:tc>
      </w:tr>
    </w:tbl>
    <w:p w14:paraId="64B50127" w14:textId="77777777" w:rsidR="008300AE" w:rsidRPr="00B354E3" w:rsidRDefault="005A1C80" w:rsidP="008300AE">
      <w:pPr>
        <w:pStyle w:val="ConfTitle"/>
        <w:rPr>
          <w:b w:val="0"/>
        </w:rPr>
      </w:pPr>
      <w:r w:rsidRPr="005A1C80">
        <w:rPr>
          <w:b w:val="0"/>
        </w:rPr>
        <w:t>Conformance Statement: Base Profile</w:t>
      </w:r>
    </w:p>
    <w:p w14:paraId="0EFA3466" w14:textId="77777777" w:rsidR="008300AE" w:rsidDel="0055131F" w:rsidRDefault="008300AE" w:rsidP="008300AE">
      <w:pPr>
        <w:pStyle w:val="ConfStmt"/>
        <w:rPr>
          <w:del w:id="3028" w:author="Robert Snelick" w:date="2011-12-02T17:14:00Z"/>
        </w:rPr>
      </w:pPr>
      <w:del w:id="3029" w:author="Robert Snelick" w:date="2011-12-02T17:14:00Z">
        <w:r w:rsidRPr="00166963" w:rsidDel="0055131F">
          <w:rPr>
            <w:b/>
          </w:rPr>
          <w:delText>LRI-</w:delText>
        </w:r>
        <w:r w:rsidDel="0055131F">
          <w:rPr>
            <w:b/>
          </w:rPr>
          <w:delText>XON</w:delText>
        </w:r>
        <w:r w:rsidR="00C01E5B" w:rsidDel="0055131F">
          <w:rPr>
            <w:b/>
          </w:rPr>
          <w:delText>.b</w:delText>
        </w:r>
        <w:r w:rsidRPr="00166963" w:rsidDel="0055131F">
          <w:rPr>
            <w:b/>
          </w:rPr>
          <w:delText>-1</w:delText>
        </w:r>
        <w:r w:rsidDel="0055131F">
          <w:delText xml:space="preserve">: XON.1 (Organization Name) or XON.10 (Organization Identifier) </w:delText>
        </w:r>
        <w:r w:rsidRPr="00C929CD" w:rsidDel="0055131F">
          <w:rPr>
            <w:b/>
          </w:rPr>
          <w:delText>SHALL</w:delText>
        </w:r>
        <w:r w:rsidDel="0055131F">
          <w:delText xml:space="preserve"> be valued. </w:delText>
        </w:r>
      </w:del>
    </w:p>
    <w:p w14:paraId="2FB8F0DE" w14:textId="77777777" w:rsidR="008300AE" w:rsidRDefault="008300AE" w:rsidP="008300AE">
      <w:pPr>
        <w:pStyle w:val="ConfStmt"/>
      </w:pPr>
      <w:r w:rsidRPr="00BB133D">
        <w:rPr>
          <w:b/>
        </w:rPr>
        <w:t>Note</w:t>
      </w:r>
      <w:r>
        <w:t>: both XON.1 and XON.10 may be populated, but at least one of them must be valued.</w:t>
      </w:r>
    </w:p>
    <w:p w14:paraId="64FD36E2" w14:textId="77777777" w:rsidR="008300AE" w:rsidRPr="00D4120B" w:rsidDel="002951F3" w:rsidRDefault="008300AE" w:rsidP="008300AE">
      <w:pPr>
        <w:pStyle w:val="ConfStmt"/>
        <w:numPr>
          <w:ilvl w:val="1"/>
          <w:numId w:val="22"/>
        </w:numPr>
        <w:rPr>
          <w:del w:id="3030" w:author="Bob Yencha" w:date="2011-11-21T23:39:00Z"/>
        </w:rPr>
      </w:pPr>
      <w:del w:id="3031" w:author="Bob Yencha" w:date="2011-11-21T23:39:00Z">
        <w:r w:rsidRPr="00166963" w:rsidDel="002951F3">
          <w:rPr>
            <w:b/>
          </w:rPr>
          <w:delText>LRI-</w:delText>
        </w:r>
        <w:r w:rsidDel="002951F3">
          <w:rPr>
            <w:b/>
          </w:rPr>
          <w:delText>XON</w:delText>
        </w:r>
        <w:r w:rsidRPr="00166963" w:rsidDel="002951F3">
          <w:rPr>
            <w:b/>
          </w:rPr>
          <w:delText>-</w:delText>
        </w:r>
        <w:r w:rsidDel="002951F3">
          <w:rPr>
            <w:b/>
          </w:rPr>
          <w:delText>2</w:delText>
        </w:r>
        <w:r w:rsidR="00C01E5B" w:rsidDel="002951F3">
          <w:rPr>
            <w:b/>
          </w:rPr>
          <w:delText>.b</w:delText>
        </w:r>
        <w:r w:rsidDel="002951F3">
          <w:delText xml:space="preserve">: If XON.10 (Organization Identifier) is valued then XON.5 (Check Digit Scheme) and XON.7 (Identifier Type Code) </w:delText>
        </w:r>
        <w:r w:rsidRPr="00C929CD" w:rsidDel="002951F3">
          <w:rPr>
            <w:b/>
          </w:rPr>
          <w:delText>SHALL</w:delText>
        </w:r>
        <w:r w:rsidDel="002951F3">
          <w:delText xml:space="preserve"> be valued. </w:delText>
        </w:r>
      </w:del>
    </w:p>
    <w:p w14:paraId="612F6BD1" w14:textId="77777777" w:rsidR="00667BA9" w:rsidRDefault="00667BA9" w:rsidP="00084F3B">
      <w:pPr>
        <w:pStyle w:val="Heading2"/>
        <w:numPr>
          <w:ilvl w:val="1"/>
          <w:numId w:val="22"/>
        </w:numPr>
        <w:tabs>
          <w:tab w:val="left" w:pos="630"/>
        </w:tabs>
      </w:pPr>
      <w:bookmarkStart w:id="3032" w:name="_Toc189111990"/>
      <w:r w:rsidRPr="00D4120B">
        <w:t>XPN – Extended Person Name</w:t>
      </w:r>
      <w:bookmarkEnd w:id="2962"/>
      <w:bookmarkEnd w:id="2963"/>
      <w:bookmarkEnd w:id="3032"/>
    </w:p>
    <w:tbl>
      <w:tblPr>
        <w:tblW w:w="0" w:type="auto"/>
        <w:jc w:val="center"/>
        <w:tblBorders>
          <w:top w:val="single" w:sz="12" w:space="0" w:color="943634"/>
          <w:bottom w:val="single" w:sz="12" w:space="0" w:color="943634"/>
          <w:insideH w:val="single" w:sz="12" w:space="0" w:color="943634"/>
        </w:tblBorders>
        <w:tblLayout w:type="fixed"/>
        <w:tblCellMar>
          <w:left w:w="58" w:type="dxa"/>
          <w:right w:w="58" w:type="dxa"/>
        </w:tblCellMar>
        <w:tblLook w:val="0000" w:firstRow="0" w:lastRow="0" w:firstColumn="0" w:lastColumn="0" w:noHBand="0" w:noVBand="0"/>
      </w:tblPr>
      <w:tblGrid>
        <w:gridCol w:w="554"/>
        <w:gridCol w:w="2524"/>
        <w:gridCol w:w="536"/>
        <w:gridCol w:w="859"/>
        <w:gridCol w:w="1071"/>
        <w:gridCol w:w="801"/>
        <w:gridCol w:w="1575"/>
        <w:gridCol w:w="4347"/>
      </w:tblGrid>
      <w:tr w:rsidR="00B963CD" w:rsidRPr="00D4120B" w14:paraId="3291BC2C" w14:textId="77777777">
        <w:trPr>
          <w:cantSplit/>
          <w:trHeight w:val="360"/>
          <w:tblHeader/>
          <w:jc w:val="center"/>
        </w:trPr>
        <w:tc>
          <w:tcPr>
            <w:tcW w:w="12267" w:type="dxa"/>
            <w:gridSpan w:val="8"/>
            <w:shd w:val="clear" w:color="auto" w:fill="F3F3F3"/>
            <w:vAlign w:val="center"/>
          </w:tcPr>
          <w:p w14:paraId="73482A75" w14:textId="77777777" w:rsidR="00B963CD" w:rsidRPr="00D4120B" w:rsidRDefault="00B963CD" w:rsidP="00B963CD">
            <w:pPr>
              <w:pStyle w:val="Caption"/>
            </w:pPr>
            <w:bookmarkStart w:id="3033" w:name="_Toc189111901"/>
            <w:bookmarkStart w:id="3034" w:name="_Toc207005778"/>
            <w:bookmarkStart w:id="3035" w:name="_Toc169057914"/>
            <w:r>
              <w:t xml:space="preserve">Table </w:t>
            </w:r>
            <w:r w:rsidR="001C047D">
              <w:fldChar w:fldCharType="begin"/>
            </w:r>
            <w:r w:rsidR="001C047D">
              <w:instrText xml:space="preserve"> STYLEREF 1 \s </w:instrText>
            </w:r>
            <w:r w:rsidR="001C047D">
              <w:fldChar w:fldCharType="separate"/>
            </w:r>
            <w:r w:rsidR="002B0A1D">
              <w:rPr>
                <w:noProof/>
              </w:rPr>
              <w:t>2</w:t>
            </w:r>
            <w:r w:rsidR="001C047D">
              <w:rPr>
                <w:noProof/>
              </w:rPr>
              <w:fldChar w:fldCharType="end"/>
            </w:r>
            <w:r>
              <w:noBreakHyphen/>
            </w:r>
            <w:r w:rsidR="001C047D">
              <w:fldChar w:fldCharType="begin"/>
            </w:r>
            <w:r w:rsidR="001C047D">
              <w:instrText xml:space="preserve"> SEQ Table \* ARABIC \s 1 </w:instrText>
            </w:r>
            <w:r w:rsidR="001C047D">
              <w:fldChar w:fldCharType="separate"/>
            </w:r>
            <w:ins w:id="3036" w:author="Bob Yencha" w:date="2011-12-20T14:38:00Z">
              <w:r w:rsidR="002B0A1D">
                <w:rPr>
                  <w:noProof/>
                </w:rPr>
                <w:t>36</w:t>
              </w:r>
            </w:ins>
            <w:ins w:id="3037" w:author=" Bob Yencha" w:date="2011-12-20T10:54:00Z">
              <w:del w:id="3038" w:author="Bob Yencha" w:date="2011-12-20T14:38:00Z">
                <w:r w:rsidR="006018A5" w:rsidDel="002B0A1D">
                  <w:rPr>
                    <w:noProof/>
                  </w:rPr>
                  <w:delText>36</w:delText>
                </w:r>
              </w:del>
            </w:ins>
            <w:del w:id="3039" w:author="Bob Yencha" w:date="2011-12-20T14:38:00Z">
              <w:r w:rsidR="00073DF5" w:rsidDel="002B0A1D">
                <w:rPr>
                  <w:noProof/>
                </w:rPr>
                <w:delText>37</w:delText>
              </w:r>
            </w:del>
            <w:r w:rsidR="001C047D">
              <w:rPr>
                <w:noProof/>
              </w:rPr>
              <w:fldChar w:fldCharType="end"/>
            </w:r>
            <w:r>
              <w:t xml:space="preserve">. </w:t>
            </w:r>
            <w:r w:rsidRPr="008630DA">
              <w:t>Extended Person Name</w:t>
            </w:r>
            <w:r>
              <w:t xml:space="preserve"> (XPN)</w:t>
            </w:r>
            <w:bookmarkEnd w:id="3033"/>
          </w:p>
        </w:tc>
      </w:tr>
      <w:tr w:rsidR="00667BA9" w:rsidRPr="00D4120B" w14:paraId="65FCB8C5" w14:textId="77777777">
        <w:trPr>
          <w:cantSplit/>
          <w:trHeight w:val="360"/>
          <w:tblHeader/>
          <w:jc w:val="center"/>
        </w:trPr>
        <w:tc>
          <w:tcPr>
            <w:tcW w:w="554" w:type="dxa"/>
            <w:shd w:val="clear" w:color="auto" w:fill="F3F3F3"/>
            <w:vAlign w:val="center"/>
          </w:tcPr>
          <w:p w14:paraId="1BECAC98" w14:textId="77777777" w:rsidR="00667BA9" w:rsidRPr="00D4120B" w:rsidRDefault="00667BA9" w:rsidP="00667BA9">
            <w:pPr>
              <w:pStyle w:val="TableHeadingB"/>
              <w:ind w:left="0"/>
            </w:pPr>
            <w:r w:rsidRPr="00D4120B">
              <w:t>SEQ</w:t>
            </w:r>
          </w:p>
        </w:tc>
        <w:tc>
          <w:tcPr>
            <w:tcW w:w="2524" w:type="dxa"/>
            <w:shd w:val="clear" w:color="auto" w:fill="F3F3F3"/>
            <w:vAlign w:val="center"/>
          </w:tcPr>
          <w:p w14:paraId="61A5F711" w14:textId="77777777" w:rsidR="00667BA9" w:rsidRPr="00D4120B" w:rsidRDefault="00667BA9" w:rsidP="00667BA9">
            <w:pPr>
              <w:pStyle w:val="TableHeadingB"/>
              <w:ind w:left="0"/>
            </w:pPr>
            <w:r w:rsidRPr="00D4120B">
              <w:t>Component Name</w:t>
            </w:r>
          </w:p>
        </w:tc>
        <w:tc>
          <w:tcPr>
            <w:tcW w:w="536" w:type="dxa"/>
            <w:shd w:val="clear" w:color="auto" w:fill="F3F3F3"/>
            <w:vAlign w:val="center"/>
          </w:tcPr>
          <w:p w14:paraId="37043BB1" w14:textId="77777777" w:rsidR="00667BA9" w:rsidRPr="00D4120B" w:rsidRDefault="00667BA9" w:rsidP="00667BA9">
            <w:pPr>
              <w:pStyle w:val="TableHeadingB"/>
            </w:pPr>
            <w:r w:rsidRPr="00D4120B">
              <w:t>DT</w:t>
            </w:r>
          </w:p>
        </w:tc>
        <w:tc>
          <w:tcPr>
            <w:tcW w:w="859" w:type="dxa"/>
            <w:tcBorders>
              <w:bottom w:val="single" w:sz="12" w:space="0" w:color="943634"/>
            </w:tcBorders>
            <w:shd w:val="clear" w:color="auto" w:fill="F3F3F3"/>
            <w:vAlign w:val="center"/>
          </w:tcPr>
          <w:p w14:paraId="3872BA16" w14:textId="77777777" w:rsidR="00667BA9" w:rsidRPr="00D4120B" w:rsidRDefault="00667BA9" w:rsidP="00667BA9">
            <w:pPr>
              <w:pStyle w:val="TableHeadingB"/>
            </w:pPr>
            <w:r>
              <w:t>Us</w:t>
            </w:r>
            <w:ins w:id="3040" w:author="Swain, Ashley" w:date="2011-11-27T21:11:00Z">
              <w:r w:rsidR="006A2BBD">
                <w:t>ag</w:t>
              </w:r>
            </w:ins>
            <w:r>
              <w:t>e</w:t>
            </w:r>
          </w:p>
        </w:tc>
        <w:tc>
          <w:tcPr>
            <w:tcW w:w="1071" w:type="dxa"/>
            <w:shd w:val="clear" w:color="auto" w:fill="F3F3F3"/>
            <w:vAlign w:val="center"/>
          </w:tcPr>
          <w:p w14:paraId="2459AE18" w14:textId="77777777" w:rsidR="00667BA9" w:rsidRPr="00D4120B" w:rsidRDefault="00667BA9" w:rsidP="00667BA9">
            <w:pPr>
              <w:pStyle w:val="TableHeadingB"/>
            </w:pPr>
            <w:r w:rsidRPr="00D4120B">
              <w:t>LEN</w:t>
            </w:r>
          </w:p>
        </w:tc>
        <w:tc>
          <w:tcPr>
            <w:tcW w:w="801" w:type="dxa"/>
            <w:shd w:val="clear" w:color="auto" w:fill="F3F3F3"/>
            <w:vAlign w:val="center"/>
          </w:tcPr>
          <w:p w14:paraId="1F7888DE" w14:textId="77777777" w:rsidR="00667BA9" w:rsidRPr="00D4120B" w:rsidRDefault="00667BA9" w:rsidP="00667BA9">
            <w:pPr>
              <w:pStyle w:val="TableHeadingB"/>
            </w:pPr>
            <w:r>
              <w:t>C.LEN</w:t>
            </w:r>
          </w:p>
        </w:tc>
        <w:tc>
          <w:tcPr>
            <w:tcW w:w="1575" w:type="dxa"/>
            <w:shd w:val="clear" w:color="auto" w:fill="F3F3F3"/>
            <w:vAlign w:val="center"/>
          </w:tcPr>
          <w:p w14:paraId="6E275E53" w14:textId="77777777" w:rsidR="00667BA9" w:rsidRPr="00D4120B" w:rsidRDefault="00667BA9" w:rsidP="00667BA9">
            <w:pPr>
              <w:pStyle w:val="TableHeadingB"/>
            </w:pPr>
            <w:r w:rsidRPr="00D4120B">
              <w:t>Value Set</w:t>
            </w:r>
          </w:p>
        </w:tc>
        <w:tc>
          <w:tcPr>
            <w:tcW w:w="4347" w:type="dxa"/>
            <w:shd w:val="clear" w:color="auto" w:fill="F3F3F3"/>
            <w:vAlign w:val="center"/>
          </w:tcPr>
          <w:p w14:paraId="775A8066" w14:textId="77777777" w:rsidR="00667BA9" w:rsidRPr="00D4120B" w:rsidRDefault="00667BA9" w:rsidP="00667BA9">
            <w:pPr>
              <w:pStyle w:val="TableHeadingB"/>
            </w:pPr>
            <w:r w:rsidRPr="00D4120B">
              <w:t>Comments</w:t>
            </w:r>
          </w:p>
        </w:tc>
      </w:tr>
      <w:tr w:rsidR="00667BA9" w:rsidRPr="00D4120B" w14:paraId="22DAF71D" w14:textId="77777777">
        <w:trPr>
          <w:cantSplit/>
          <w:jc w:val="center"/>
        </w:trPr>
        <w:tc>
          <w:tcPr>
            <w:tcW w:w="554" w:type="dxa"/>
          </w:tcPr>
          <w:p w14:paraId="2B49572D" w14:textId="77777777" w:rsidR="00667BA9" w:rsidRPr="00D4120B" w:rsidRDefault="00667BA9" w:rsidP="008F7891">
            <w:pPr>
              <w:pStyle w:val="TableContent"/>
            </w:pPr>
            <w:r w:rsidRPr="00D4120B">
              <w:t xml:space="preserve">1 </w:t>
            </w:r>
          </w:p>
        </w:tc>
        <w:tc>
          <w:tcPr>
            <w:tcW w:w="2524" w:type="dxa"/>
          </w:tcPr>
          <w:p w14:paraId="37A22B9F" w14:textId="77777777" w:rsidR="00667BA9" w:rsidRPr="00D4120B" w:rsidRDefault="00667BA9" w:rsidP="008F7891">
            <w:pPr>
              <w:pStyle w:val="TableContent"/>
            </w:pPr>
            <w:r w:rsidRPr="00D4120B">
              <w:t xml:space="preserve">Family Name </w:t>
            </w:r>
          </w:p>
        </w:tc>
        <w:tc>
          <w:tcPr>
            <w:tcW w:w="536" w:type="dxa"/>
          </w:tcPr>
          <w:p w14:paraId="6370372B" w14:textId="77777777" w:rsidR="00667BA9" w:rsidRPr="00D4120B" w:rsidRDefault="001C047D" w:rsidP="008F7891">
            <w:pPr>
              <w:pStyle w:val="TableContent"/>
            </w:pPr>
            <w:hyperlink r:id="rId131" w:anchor="FN" w:history="1">
              <w:r w:rsidR="00667BA9" w:rsidRPr="00D4120B">
                <w:t>FN</w:t>
              </w:r>
            </w:hyperlink>
          </w:p>
        </w:tc>
        <w:tc>
          <w:tcPr>
            <w:tcW w:w="859" w:type="dxa"/>
            <w:shd w:val="clear" w:color="auto" w:fill="auto"/>
          </w:tcPr>
          <w:p w14:paraId="6301669A" w14:textId="77777777" w:rsidR="00667BA9" w:rsidRPr="00D4120B" w:rsidRDefault="00037B98" w:rsidP="008F7891">
            <w:pPr>
              <w:pStyle w:val="TableContent"/>
            </w:pPr>
            <w:ins w:id="3041" w:author="Bob Yencha" w:date="2011-11-21T23:31:00Z">
              <w:r>
                <w:t>R</w:t>
              </w:r>
            </w:ins>
            <w:del w:id="3042" w:author="Bob Yencha" w:date="2011-11-21T23:31:00Z">
              <w:r w:rsidR="00667BA9" w:rsidRPr="00D4120B" w:rsidDel="00037B98">
                <w:delText>C</w:delText>
              </w:r>
            </w:del>
            <w:r w:rsidR="00667BA9" w:rsidRPr="00D4120B">
              <w:t>E</w:t>
            </w:r>
          </w:p>
        </w:tc>
        <w:tc>
          <w:tcPr>
            <w:tcW w:w="1071" w:type="dxa"/>
          </w:tcPr>
          <w:p w14:paraId="47CA170F" w14:textId="77777777" w:rsidR="00667BA9" w:rsidRPr="00D4120B" w:rsidRDefault="00667BA9" w:rsidP="008F7891">
            <w:pPr>
              <w:pStyle w:val="TableContent"/>
            </w:pPr>
          </w:p>
        </w:tc>
        <w:tc>
          <w:tcPr>
            <w:tcW w:w="801" w:type="dxa"/>
          </w:tcPr>
          <w:p w14:paraId="2EE3709E" w14:textId="77777777" w:rsidR="00667BA9" w:rsidRPr="00D4120B" w:rsidRDefault="00011CDA" w:rsidP="008F7891">
            <w:pPr>
              <w:pStyle w:val="TableContent"/>
            </w:pPr>
            <w:r>
              <w:t>#</w:t>
            </w:r>
          </w:p>
        </w:tc>
        <w:tc>
          <w:tcPr>
            <w:tcW w:w="1575" w:type="dxa"/>
          </w:tcPr>
          <w:p w14:paraId="666432E4" w14:textId="77777777" w:rsidR="00667BA9" w:rsidRPr="00D4120B" w:rsidRDefault="00667BA9" w:rsidP="008F7891">
            <w:pPr>
              <w:pStyle w:val="TableContent"/>
            </w:pPr>
          </w:p>
        </w:tc>
        <w:tc>
          <w:tcPr>
            <w:tcW w:w="4347" w:type="dxa"/>
          </w:tcPr>
          <w:p w14:paraId="2D013856" w14:textId="77777777" w:rsidR="00667BA9" w:rsidRPr="00D4120B" w:rsidRDefault="00667BA9" w:rsidP="008F7891">
            <w:pPr>
              <w:pStyle w:val="TableContent"/>
            </w:pPr>
          </w:p>
        </w:tc>
      </w:tr>
      <w:tr w:rsidR="00667BA9" w:rsidRPr="00D4120B" w14:paraId="24D399D8" w14:textId="77777777">
        <w:trPr>
          <w:cantSplit/>
          <w:jc w:val="center"/>
        </w:trPr>
        <w:tc>
          <w:tcPr>
            <w:tcW w:w="554" w:type="dxa"/>
          </w:tcPr>
          <w:p w14:paraId="4546CC08" w14:textId="77777777" w:rsidR="00667BA9" w:rsidRPr="00D4120B" w:rsidRDefault="00667BA9" w:rsidP="008F7891">
            <w:pPr>
              <w:pStyle w:val="TableContent"/>
            </w:pPr>
            <w:r w:rsidRPr="00D4120B">
              <w:t xml:space="preserve">2 </w:t>
            </w:r>
          </w:p>
        </w:tc>
        <w:tc>
          <w:tcPr>
            <w:tcW w:w="2524" w:type="dxa"/>
          </w:tcPr>
          <w:p w14:paraId="480E2719" w14:textId="77777777" w:rsidR="00667BA9" w:rsidRPr="00D4120B" w:rsidRDefault="00667BA9" w:rsidP="008F7891">
            <w:pPr>
              <w:pStyle w:val="TableContent"/>
            </w:pPr>
            <w:r w:rsidRPr="00D4120B">
              <w:t xml:space="preserve">Given Name </w:t>
            </w:r>
          </w:p>
        </w:tc>
        <w:tc>
          <w:tcPr>
            <w:tcW w:w="536" w:type="dxa"/>
          </w:tcPr>
          <w:p w14:paraId="61FEBBE7" w14:textId="77777777" w:rsidR="00667BA9" w:rsidRPr="00D4120B" w:rsidRDefault="001C047D" w:rsidP="008F7891">
            <w:pPr>
              <w:pStyle w:val="TableContent"/>
            </w:pPr>
            <w:hyperlink r:id="rId132" w:anchor="ST" w:history="1">
              <w:r w:rsidR="00667BA9" w:rsidRPr="00D4120B">
                <w:t>ST</w:t>
              </w:r>
            </w:hyperlink>
          </w:p>
        </w:tc>
        <w:tc>
          <w:tcPr>
            <w:tcW w:w="859" w:type="dxa"/>
            <w:shd w:val="clear" w:color="auto" w:fill="auto"/>
          </w:tcPr>
          <w:p w14:paraId="047B743F" w14:textId="77777777" w:rsidR="00667BA9" w:rsidRPr="00D4120B" w:rsidRDefault="00037B98" w:rsidP="008F7891">
            <w:pPr>
              <w:pStyle w:val="TableContent"/>
            </w:pPr>
            <w:ins w:id="3043" w:author="Bob Yencha" w:date="2011-11-21T23:31:00Z">
              <w:r>
                <w:t>R</w:t>
              </w:r>
            </w:ins>
            <w:del w:id="3044" w:author="Bob Yencha" w:date="2011-11-21T23:31:00Z">
              <w:r w:rsidR="00667BA9" w:rsidRPr="00D4120B" w:rsidDel="00037B98">
                <w:delText>C</w:delText>
              </w:r>
            </w:del>
            <w:r w:rsidR="00667BA9" w:rsidRPr="00D4120B">
              <w:t>E</w:t>
            </w:r>
          </w:p>
        </w:tc>
        <w:tc>
          <w:tcPr>
            <w:tcW w:w="1071" w:type="dxa"/>
          </w:tcPr>
          <w:p w14:paraId="0F275AE0" w14:textId="77777777" w:rsidR="00667BA9" w:rsidRPr="00D4120B" w:rsidRDefault="00667BA9" w:rsidP="008F7891">
            <w:pPr>
              <w:pStyle w:val="TableContent"/>
            </w:pPr>
            <w:r w:rsidRPr="00D4120B">
              <w:t>1..30</w:t>
            </w:r>
          </w:p>
        </w:tc>
        <w:tc>
          <w:tcPr>
            <w:tcW w:w="801" w:type="dxa"/>
          </w:tcPr>
          <w:p w14:paraId="73D5E983" w14:textId="77777777" w:rsidR="00667BA9" w:rsidRPr="00D4120B" w:rsidRDefault="00011CDA" w:rsidP="008F7891">
            <w:pPr>
              <w:pStyle w:val="TableContent"/>
            </w:pPr>
            <w:r>
              <w:t>=</w:t>
            </w:r>
          </w:p>
        </w:tc>
        <w:tc>
          <w:tcPr>
            <w:tcW w:w="1575" w:type="dxa"/>
          </w:tcPr>
          <w:p w14:paraId="706C31E2" w14:textId="77777777" w:rsidR="00667BA9" w:rsidRPr="00D4120B" w:rsidRDefault="00667BA9" w:rsidP="008F7891">
            <w:pPr>
              <w:pStyle w:val="TableContent"/>
            </w:pPr>
          </w:p>
        </w:tc>
        <w:tc>
          <w:tcPr>
            <w:tcW w:w="4347" w:type="dxa"/>
          </w:tcPr>
          <w:p w14:paraId="01C2AF81" w14:textId="77777777" w:rsidR="00667BA9" w:rsidRPr="00D4120B" w:rsidRDefault="00667BA9" w:rsidP="008F7891">
            <w:pPr>
              <w:pStyle w:val="TableContent"/>
            </w:pPr>
            <w:r w:rsidRPr="00D4120B">
              <w:t>I.e., first name.</w:t>
            </w:r>
          </w:p>
        </w:tc>
      </w:tr>
      <w:tr w:rsidR="00667BA9" w:rsidRPr="00D4120B" w14:paraId="59B07EF2" w14:textId="77777777">
        <w:trPr>
          <w:cantSplit/>
          <w:jc w:val="center"/>
        </w:trPr>
        <w:tc>
          <w:tcPr>
            <w:tcW w:w="554" w:type="dxa"/>
          </w:tcPr>
          <w:p w14:paraId="64C1ACDD" w14:textId="77777777" w:rsidR="00667BA9" w:rsidRPr="00D4120B" w:rsidRDefault="00667BA9" w:rsidP="008F7891">
            <w:pPr>
              <w:pStyle w:val="TableContent"/>
            </w:pPr>
            <w:r w:rsidRPr="00D4120B">
              <w:t xml:space="preserve">3 </w:t>
            </w:r>
          </w:p>
        </w:tc>
        <w:tc>
          <w:tcPr>
            <w:tcW w:w="2524" w:type="dxa"/>
          </w:tcPr>
          <w:p w14:paraId="7511905F" w14:textId="77777777" w:rsidR="00667BA9" w:rsidRPr="00D4120B" w:rsidRDefault="00667BA9" w:rsidP="008F7891">
            <w:pPr>
              <w:pStyle w:val="TableContent"/>
            </w:pPr>
            <w:r w:rsidRPr="00D4120B">
              <w:t xml:space="preserve">Second and Further Given Names or Initials Thereof </w:t>
            </w:r>
          </w:p>
        </w:tc>
        <w:tc>
          <w:tcPr>
            <w:tcW w:w="536" w:type="dxa"/>
          </w:tcPr>
          <w:p w14:paraId="3DDC708B" w14:textId="77777777" w:rsidR="00667BA9" w:rsidRPr="00D4120B" w:rsidRDefault="001C047D" w:rsidP="008F7891">
            <w:pPr>
              <w:pStyle w:val="TableContent"/>
            </w:pPr>
            <w:hyperlink r:id="rId133" w:anchor="ST" w:history="1">
              <w:r w:rsidR="00667BA9" w:rsidRPr="00D4120B">
                <w:t>ST</w:t>
              </w:r>
            </w:hyperlink>
          </w:p>
        </w:tc>
        <w:tc>
          <w:tcPr>
            <w:tcW w:w="859" w:type="dxa"/>
            <w:shd w:val="clear" w:color="auto" w:fill="auto"/>
          </w:tcPr>
          <w:p w14:paraId="4CD64ADA" w14:textId="77777777" w:rsidR="00667BA9" w:rsidRPr="00D4120B" w:rsidRDefault="00667BA9" w:rsidP="008F7891">
            <w:pPr>
              <w:pStyle w:val="TableContent"/>
            </w:pPr>
            <w:r w:rsidRPr="00D4120B">
              <w:t>RE</w:t>
            </w:r>
          </w:p>
        </w:tc>
        <w:tc>
          <w:tcPr>
            <w:tcW w:w="1071" w:type="dxa"/>
          </w:tcPr>
          <w:p w14:paraId="54027C8A" w14:textId="77777777" w:rsidR="00667BA9" w:rsidRPr="00D4120B" w:rsidRDefault="00667BA9" w:rsidP="008F7891">
            <w:pPr>
              <w:pStyle w:val="TableContent"/>
            </w:pPr>
            <w:r w:rsidRPr="00D4120B">
              <w:t>1..30</w:t>
            </w:r>
          </w:p>
        </w:tc>
        <w:tc>
          <w:tcPr>
            <w:tcW w:w="801" w:type="dxa"/>
          </w:tcPr>
          <w:p w14:paraId="7E7090D2" w14:textId="77777777" w:rsidR="00667BA9" w:rsidRPr="00D4120B" w:rsidRDefault="00011CDA" w:rsidP="008F7891">
            <w:pPr>
              <w:pStyle w:val="TableContent"/>
            </w:pPr>
            <w:r>
              <w:t>=</w:t>
            </w:r>
          </w:p>
        </w:tc>
        <w:tc>
          <w:tcPr>
            <w:tcW w:w="1575" w:type="dxa"/>
          </w:tcPr>
          <w:p w14:paraId="3F70CE90" w14:textId="77777777" w:rsidR="00667BA9" w:rsidRPr="00D4120B" w:rsidRDefault="00667BA9" w:rsidP="008F7891">
            <w:pPr>
              <w:pStyle w:val="TableContent"/>
            </w:pPr>
          </w:p>
        </w:tc>
        <w:tc>
          <w:tcPr>
            <w:tcW w:w="4347" w:type="dxa"/>
          </w:tcPr>
          <w:p w14:paraId="65B130F8" w14:textId="77777777" w:rsidR="00667BA9" w:rsidRPr="00D4120B" w:rsidRDefault="00667BA9" w:rsidP="008F7891">
            <w:pPr>
              <w:pStyle w:val="TableContent"/>
            </w:pPr>
          </w:p>
        </w:tc>
      </w:tr>
      <w:tr w:rsidR="00667BA9" w:rsidRPr="00D4120B" w14:paraId="7AD84242" w14:textId="77777777">
        <w:trPr>
          <w:cantSplit/>
          <w:jc w:val="center"/>
        </w:trPr>
        <w:tc>
          <w:tcPr>
            <w:tcW w:w="554" w:type="dxa"/>
          </w:tcPr>
          <w:p w14:paraId="6302F67C" w14:textId="77777777" w:rsidR="00667BA9" w:rsidRPr="00D4120B" w:rsidRDefault="00667BA9" w:rsidP="008F7891">
            <w:pPr>
              <w:pStyle w:val="TableContent"/>
            </w:pPr>
            <w:r w:rsidRPr="00D4120B">
              <w:t xml:space="preserve">4 </w:t>
            </w:r>
          </w:p>
        </w:tc>
        <w:tc>
          <w:tcPr>
            <w:tcW w:w="2524" w:type="dxa"/>
          </w:tcPr>
          <w:p w14:paraId="03B6D475" w14:textId="77777777" w:rsidR="00667BA9" w:rsidRPr="00D4120B" w:rsidRDefault="00667BA9" w:rsidP="008F7891">
            <w:pPr>
              <w:pStyle w:val="TableContent"/>
            </w:pPr>
            <w:r w:rsidRPr="00D4120B">
              <w:t xml:space="preserve">Suffix (e.g., JR or III) </w:t>
            </w:r>
          </w:p>
        </w:tc>
        <w:tc>
          <w:tcPr>
            <w:tcW w:w="536" w:type="dxa"/>
          </w:tcPr>
          <w:p w14:paraId="18014514" w14:textId="77777777" w:rsidR="00667BA9" w:rsidRPr="00D4120B" w:rsidRDefault="001C047D" w:rsidP="008F7891">
            <w:pPr>
              <w:pStyle w:val="TableContent"/>
            </w:pPr>
            <w:hyperlink r:id="rId134" w:anchor="ST" w:history="1">
              <w:r w:rsidR="00667BA9" w:rsidRPr="00D4120B">
                <w:t>ST</w:t>
              </w:r>
            </w:hyperlink>
          </w:p>
        </w:tc>
        <w:tc>
          <w:tcPr>
            <w:tcW w:w="859" w:type="dxa"/>
            <w:shd w:val="clear" w:color="auto" w:fill="auto"/>
          </w:tcPr>
          <w:p w14:paraId="03C3C911" w14:textId="77777777" w:rsidR="00667BA9" w:rsidRPr="00D4120B" w:rsidRDefault="00667BA9" w:rsidP="008F7891">
            <w:pPr>
              <w:pStyle w:val="TableContent"/>
            </w:pPr>
            <w:r w:rsidRPr="00D4120B">
              <w:t>RE</w:t>
            </w:r>
          </w:p>
        </w:tc>
        <w:tc>
          <w:tcPr>
            <w:tcW w:w="1071" w:type="dxa"/>
          </w:tcPr>
          <w:p w14:paraId="09053884" w14:textId="77777777" w:rsidR="00667BA9" w:rsidRPr="00D4120B" w:rsidRDefault="00667BA9" w:rsidP="008F7891">
            <w:pPr>
              <w:pStyle w:val="TableContent"/>
            </w:pPr>
            <w:r w:rsidRPr="00D4120B">
              <w:t>1..20</w:t>
            </w:r>
          </w:p>
        </w:tc>
        <w:tc>
          <w:tcPr>
            <w:tcW w:w="801" w:type="dxa"/>
          </w:tcPr>
          <w:p w14:paraId="2855E14B" w14:textId="77777777" w:rsidR="00667BA9" w:rsidRPr="00D4120B" w:rsidRDefault="00011CDA" w:rsidP="008F7891">
            <w:pPr>
              <w:pStyle w:val="TableContent"/>
            </w:pPr>
            <w:r>
              <w:t>=</w:t>
            </w:r>
          </w:p>
        </w:tc>
        <w:tc>
          <w:tcPr>
            <w:tcW w:w="1575" w:type="dxa"/>
          </w:tcPr>
          <w:p w14:paraId="01B0BCB6" w14:textId="77777777" w:rsidR="00667BA9" w:rsidRPr="00D4120B" w:rsidRDefault="00667BA9" w:rsidP="008F7891">
            <w:pPr>
              <w:pStyle w:val="TableContent"/>
            </w:pPr>
          </w:p>
        </w:tc>
        <w:tc>
          <w:tcPr>
            <w:tcW w:w="4347" w:type="dxa"/>
          </w:tcPr>
          <w:p w14:paraId="74444A03" w14:textId="77777777" w:rsidR="00667BA9" w:rsidRPr="00D4120B" w:rsidRDefault="00667BA9" w:rsidP="008F7891">
            <w:pPr>
              <w:pStyle w:val="TableContent"/>
            </w:pPr>
          </w:p>
        </w:tc>
      </w:tr>
      <w:tr w:rsidR="00667BA9" w:rsidRPr="00D4120B" w14:paraId="603FE266" w14:textId="77777777">
        <w:trPr>
          <w:cantSplit/>
          <w:jc w:val="center"/>
        </w:trPr>
        <w:tc>
          <w:tcPr>
            <w:tcW w:w="554" w:type="dxa"/>
            <w:tcBorders>
              <w:bottom w:val="single" w:sz="12" w:space="0" w:color="943634"/>
            </w:tcBorders>
          </w:tcPr>
          <w:p w14:paraId="5572E7C5" w14:textId="77777777" w:rsidR="00667BA9" w:rsidRPr="00D4120B" w:rsidRDefault="00667BA9" w:rsidP="008F7891">
            <w:pPr>
              <w:pStyle w:val="TableContent"/>
            </w:pPr>
            <w:r w:rsidRPr="00D4120B">
              <w:t xml:space="preserve">5 </w:t>
            </w:r>
          </w:p>
        </w:tc>
        <w:tc>
          <w:tcPr>
            <w:tcW w:w="2524" w:type="dxa"/>
            <w:tcBorders>
              <w:bottom w:val="single" w:sz="12" w:space="0" w:color="943634"/>
            </w:tcBorders>
          </w:tcPr>
          <w:p w14:paraId="34324BE8" w14:textId="77777777" w:rsidR="00667BA9" w:rsidRPr="00D4120B" w:rsidRDefault="00667BA9" w:rsidP="008F7891">
            <w:pPr>
              <w:pStyle w:val="TableContent"/>
            </w:pPr>
            <w:r w:rsidRPr="00D4120B">
              <w:t xml:space="preserve">Prefix (e.g., DR) </w:t>
            </w:r>
          </w:p>
        </w:tc>
        <w:tc>
          <w:tcPr>
            <w:tcW w:w="536" w:type="dxa"/>
            <w:tcBorders>
              <w:bottom w:val="single" w:sz="12" w:space="0" w:color="943634"/>
            </w:tcBorders>
          </w:tcPr>
          <w:p w14:paraId="0896C6DF" w14:textId="77777777" w:rsidR="00667BA9" w:rsidRPr="00D4120B" w:rsidRDefault="001C047D" w:rsidP="008F7891">
            <w:pPr>
              <w:pStyle w:val="TableContent"/>
            </w:pPr>
            <w:hyperlink r:id="rId135" w:anchor="ST" w:history="1">
              <w:r w:rsidR="00667BA9" w:rsidRPr="00D4120B">
                <w:t>ST</w:t>
              </w:r>
            </w:hyperlink>
          </w:p>
        </w:tc>
        <w:tc>
          <w:tcPr>
            <w:tcW w:w="859" w:type="dxa"/>
            <w:tcBorders>
              <w:bottom w:val="single" w:sz="12" w:space="0" w:color="943634"/>
            </w:tcBorders>
            <w:shd w:val="clear" w:color="auto" w:fill="auto"/>
          </w:tcPr>
          <w:p w14:paraId="1B580659" w14:textId="77777777" w:rsidR="00667BA9" w:rsidRPr="00D4120B" w:rsidRDefault="00667BA9" w:rsidP="008F7891">
            <w:pPr>
              <w:pStyle w:val="TableContent"/>
            </w:pPr>
            <w:del w:id="3045" w:author="Bob Yencha" w:date="2012-01-19T17:49:00Z">
              <w:r w:rsidRPr="00D4120B" w:rsidDel="004C3A47">
                <w:delText>RE</w:delText>
              </w:r>
            </w:del>
            <w:ins w:id="3046" w:author="Bob Yencha" w:date="2012-01-19T17:49:00Z">
              <w:r w:rsidR="004C3A47">
                <w:t>O</w:t>
              </w:r>
            </w:ins>
          </w:p>
        </w:tc>
        <w:tc>
          <w:tcPr>
            <w:tcW w:w="1071" w:type="dxa"/>
            <w:tcBorders>
              <w:bottom w:val="single" w:sz="12" w:space="0" w:color="943634"/>
            </w:tcBorders>
          </w:tcPr>
          <w:p w14:paraId="1AF833B0" w14:textId="77777777" w:rsidR="00667BA9" w:rsidRPr="00D4120B" w:rsidRDefault="00667BA9" w:rsidP="008F7891">
            <w:pPr>
              <w:pStyle w:val="TableContent"/>
            </w:pPr>
            <w:r w:rsidRPr="00D4120B">
              <w:t>1..20</w:t>
            </w:r>
          </w:p>
        </w:tc>
        <w:tc>
          <w:tcPr>
            <w:tcW w:w="801" w:type="dxa"/>
            <w:tcBorders>
              <w:bottom w:val="single" w:sz="12" w:space="0" w:color="943634"/>
            </w:tcBorders>
          </w:tcPr>
          <w:p w14:paraId="3EE3B8FC" w14:textId="77777777" w:rsidR="00667BA9" w:rsidRPr="00D4120B" w:rsidRDefault="00011CDA" w:rsidP="008F7891">
            <w:pPr>
              <w:pStyle w:val="TableContent"/>
            </w:pPr>
            <w:r>
              <w:t>=</w:t>
            </w:r>
          </w:p>
        </w:tc>
        <w:tc>
          <w:tcPr>
            <w:tcW w:w="1575" w:type="dxa"/>
            <w:tcBorders>
              <w:bottom w:val="single" w:sz="12" w:space="0" w:color="943634"/>
            </w:tcBorders>
          </w:tcPr>
          <w:p w14:paraId="413C716A" w14:textId="77777777" w:rsidR="00667BA9" w:rsidRPr="00D4120B" w:rsidRDefault="00667BA9" w:rsidP="008F7891">
            <w:pPr>
              <w:pStyle w:val="TableContent"/>
            </w:pPr>
          </w:p>
        </w:tc>
        <w:tc>
          <w:tcPr>
            <w:tcW w:w="4347" w:type="dxa"/>
            <w:tcBorders>
              <w:bottom w:val="single" w:sz="12" w:space="0" w:color="943634"/>
            </w:tcBorders>
          </w:tcPr>
          <w:p w14:paraId="46D7CF7E" w14:textId="77777777" w:rsidR="00667BA9" w:rsidRPr="00D4120B" w:rsidRDefault="00667BA9" w:rsidP="008F7891">
            <w:pPr>
              <w:pStyle w:val="TableContent"/>
            </w:pPr>
          </w:p>
        </w:tc>
      </w:tr>
      <w:tr w:rsidR="00667BA9" w:rsidRPr="00D4120B" w14:paraId="41F520C0" w14:textId="77777777">
        <w:trPr>
          <w:cantSplit/>
          <w:jc w:val="center"/>
        </w:trPr>
        <w:tc>
          <w:tcPr>
            <w:tcW w:w="554" w:type="dxa"/>
            <w:shd w:val="clear" w:color="auto" w:fill="auto"/>
          </w:tcPr>
          <w:p w14:paraId="0DDD43CA" w14:textId="77777777" w:rsidR="00667BA9" w:rsidRPr="00D4120B" w:rsidRDefault="00667BA9" w:rsidP="008F7891">
            <w:pPr>
              <w:pStyle w:val="TableContent"/>
            </w:pPr>
            <w:r w:rsidRPr="00D4120B">
              <w:t xml:space="preserve">6 </w:t>
            </w:r>
          </w:p>
        </w:tc>
        <w:tc>
          <w:tcPr>
            <w:tcW w:w="2524" w:type="dxa"/>
            <w:shd w:val="clear" w:color="auto" w:fill="auto"/>
          </w:tcPr>
          <w:p w14:paraId="7C7E62F6" w14:textId="77777777" w:rsidR="00667BA9" w:rsidRPr="00D4120B" w:rsidRDefault="00667BA9" w:rsidP="008F7891">
            <w:pPr>
              <w:pStyle w:val="TableContent"/>
            </w:pPr>
            <w:r w:rsidRPr="00D4120B">
              <w:t xml:space="preserve">Degree (e.g., MD) </w:t>
            </w:r>
          </w:p>
        </w:tc>
        <w:tc>
          <w:tcPr>
            <w:tcW w:w="536" w:type="dxa"/>
            <w:shd w:val="clear" w:color="auto" w:fill="auto"/>
          </w:tcPr>
          <w:p w14:paraId="17A77B9E" w14:textId="77777777" w:rsidR="00667BA9" w:rsidRPr="00D4120B" w:rsidRDefault="001C047D" w:rsidP="008F7891">
            <w:pPr>
              <w:pStyle w:val="TableContent"/>
            </w:pPr>
            <w:hyperlink r:id="rId136" w:anchor="IS" w:history="1">
              <w:r w:rsidR="00667BA9" w:rsidRPr="00D4120B">
                <w:t>IS</w:t>
              </w:r>
            </w:hyperlink>
          </w:p>
        </w:tc>
        <w:tc>
          <w:tcPr>
            <w:tcW w:w="859" w:type="dxa"/>
            <w:tcBorders>
              <w:bottom w:val="single" w:sz="12" w:space="0" w:color="943634"/>
            </w:tcBorders>
            <w:shd w:val="clear" w:color="auto" w:fill="auto"/>
          </w:tcPr>
          <w:p w14:paraId="0F3E26CE" w14:textId="77777777" w:rsidR="00667BA9" w:rsidRPr="00D4120B" w:rsidRDefault="00667BA9" w:rsidP="008F7891">
            <w:pPr>
              <w:pStyle w:val="TableContent"/>
            </w:pPr>
            <w:r>
              <w:t>X</w:t>
            </w:r>
          </w:p>
        </w:tc>
        <w:tc>
          <w:tcPr>
            <w:tcW w:w="1071" w:type="dxa"/>
            <w:shd w:val="clear" w:color="auto" w:fill="auto"/>
          </w:tcPr>
          <w:p w14:paraId="5E636E79" w14:textId="77777777" w:rsidR="00667BA9" w:rsidRPr="00D4120B" w:rsidRDefault="00667BA9" w:rsidP="008F7891">
            <w:pPr>
              <w:pStyle w:val="TableContent"/>
            </w:pPr>
            <w:r w:rsidRPr="00D4120B">
              <w:t>1..20</w:t>
            </w:r>
          </w:p>
        </w:tc>
        <w:tc>
          <w:tcPr>
            <w:tcW w:w="801" w:type="dxa"/>
            <w:shd w:val="clear" w:color="auto" w:fill="auto"/>
          </w:tcPr>
          <w:p w14:paraId="2791F64B" w14:textId="77777777" w:rsidR="00667BA9" w:rsidRPr="00D4120B" w:rsidRDefault="00667BA9" w:rsidP="008F7891">
            <w:pPr>
              <w:pStyle w:val="TableContent"/>
            </w:pPr>
          </w:p>
        </w:tc>
        <w:tc>
          <w:tcPr>
            <w:tcW w:w="1575" w:type="dxa"/>
            <w:shd w:val="clear" w:color="auto" w:fill="auto"/>
          </w:tcPr>
          <w:p w14:paraId="25A26906" w14:textId="77777777" w:rsidR="00667BA9" w:rsidRPr="00D4120B" w:rsidRDefault="00667BA9" w:rsidP="008F7891">
            <w:pPr>
              <w:pStyle w:val="TableContent"/>
            </w:pPr>
            <w:r w:rsidRPr="00D4120B">
              <w:t>HL70360</w:t>
            </w:r>
          </w:p>
        </w:tc>
        <w:tc>
          <w:tcPr>
            <w:tcW w:w="4347" w:type="dxa"/>
            <w:shd w:val="clear" w:color="auto" w:fill="auto"/>
          </w:tcPr>
          <w:p w14:paraId="62A3D37C" w14:textId="77777777" w:rsidR="00667BA9" w:rsidRPr="00D4120B" w:rsidRDefault="00667BA9" w:rsidP="008F7891">
            <w:pPr>
              <w:pStyle w:val="TableContent"/>
            </w:pPr>
          </w:p>
        </w:tc>
      </w:tr>
      <w:tr w:rsidR="00667BA9" w:rsidRPr="00D4120B" w14:paraId="13721DC3" w14:textId="77777777">
        <w:trPr>
          <w:cantSplit/>
          <w:jc w:val="center"/>
        </w:trPr>
        <w:tc>
          <w:tcPr>
            <w:tcW w:w="554" w:type="dxa"/>
            <w:shd w:val="clear" w:color="auto" w:fill="auto"/>
          </w:tcPr>
          <w:p w14:paraId="73F64462" w14:textId="77777777" w:rsidR="00667BA9" w:rsidRPr="00D4120B" w:rsidRDefault="00667BA9" w:rsidP="008F7891">
            <w:pPr>
              <w:pStyle w:val="TableContent"/>
            </w:pPr>
            <w:r w:rsidRPr="00D4120B">
              <w:t xml:space="preserve">7 </w:t>
            </w:r>
          </w:p>
        </w:tc>
        <w:tc>
          <w:tcPr>
            <w:tcW w:w="2524" w:type="dxa"/>
            <w:shd w:val="clear" w:color="auto" w:fill="auto"/>
          </w:tcPr>
          <w:p w14:paraId="49AA4D40" w14:textId="77777777" w:rsidR="00667BA9" w:rsidRPr="00D4120B" w:rsidRDefault="00667BA9" w:rsidP="008F7891">
            <w:pPr>
              <w:pStyle w:val="TableContent"/>
            </w:pPr>
            <w:r w:rsidRPr="00D4120B">
              <w:t xml:space="preserve">Name Type Code </w:t>
            </w:r>
          </w:p>
        </w:tc>
        <w:tc>
          <w:tcPr>
            <w:tcW w:w="536" w:type="dxa"/>
            <w:shd w:val="clear" w:color="auto" w:fill="auto"/>
          </w:tcPr>
          <w:p w14:paraId="25626E96" w14:textId="77777777" w:rsidR="00667BA9" w:rsidRPr="00D4120B" w:rsidRDefault="001C047D" w:rsidP="008F7891">
            <w:pPr>
              <w:pStyle w:val="TableContent"/>
            </w:pPr>
            <w:hyperlink r:id="rId137" w:anchor="ID" w:history="1">
              <w:r w:rsidR="00667BA9" w:rsidRPr="00D4120B">
                <w:t>ID</w:t>
              </w:r>
            </w:hyperlink>
          </w:p>
        </w:tc>
        <w:tc>
          <w:tcPr>
            <w:tcW w:w="859" w:type="dxa"/>
            <w:tcBorders>
              <w:bottom w:val="single" w:sz="12" w:space="0" w:color="943634"/>
            </w:tcBorders>
            <w:shd w:val="clear" w:color="auto" w:fill="auto"/>
          </w:tcPr>
          <w:p w14:paraId="4C393E44" w14:textId="77777777" w:rsidR="00667BA9" w:rsidRPr="00D4120B" w:rsidRDefault="00667BA9" w:rsidP="008F7891">
            <w:pPr>
              <w:pStyle w:val="TableContent"/>
            </w:pPr>
            <w:r w:rsidRPr="00D4120B">
              <w:t>RE</w:t>
            </w:r>
          </w:p>
        </w:tc>
        <w:tc>
          <w:tcPr>
            <w:tcW w:w="1071" w:type="dxa"/>
            <w:shd w:val="clear" w:color="auto" w:fill="auto"/>
          </w:tcPr>
          <w:p w14:paraId="4B16A55F" w14:textId="77777777" w:rsidR="00667BA9" w:rsidRPr="00D4120B" w:rsidRDefault="00667BA9" w:rsidP="008F7891">
            <w:pPr>
              <w:pStyle w:val="TableContent"/>
            </w:pPr>
            <w:r w:rsidRPr="00D4120B">
              <w:t>1..5</w:t>
            </w:r>
          </w:p>
        </w:tc>
        <w:tc>
          <w:tcPr>
            <w:tcW w:w="801" w:type="dxa"/>
            <w:shd w:val="clear" w:color="auto" w:fill="auto"/>
          </w:tcPr>
          <w:p w14:paraId="3ED31237" w14:textId="77777777" w:rsidR="00667BA9" w:rsidRPr="00D4120B" w:rsidRDefault="00011CDA" w:rsidP="008F7891">
            <w:pPr>
              <w:pStyle w:val="TableContent"/>
            </w:pPr>
            <w:r>
              <w:t>=</w:t>
            </w:r>
          </w:p>
        </w:tc>
        <w:tc>
          <w:tcPr>
            <w:tcW w:w="1575" w:type="dxa"/>
            <w:shd w:val="clear" w:color="auto" w:fill="auto"/>
          </w:tcPr>
          <w:p w14:paraId="426EA69D" w14:textId="77777777" w:rsidR="00667BA9" w:rsidRPr="00D4120B" w:rsidRDefault="00667BA9" w:rsidP="008F7891">
            <w:pPr>
              <w:pStyle w:val="TableContent"/>
            </w:pPr>
            <w:r w:rsidRPr="00D4120B">
              <w:t>HL70200</w:t>
            </w:r>
          </w:p>
        </w:tc>
        <w:tc>
          <w:tcPr>
            <w:tcW w:w="4347" w:type="dxa"/>
            <w:shd w:val="clear" w:color="auto" w:fill="auto"/>
          </w:tcPr>
          <w:p w14:paraId="29FABEB0" w14:textId="77777777" w:rsidR="00667BA9" w:rsidRPr="00D4120B" w:rsidRDefault="00667BA9" w:rsidP="008F7891">
            <w:pPr>
              <w:pStyle w:val="TableContent"/>
            </w:pPr>
            <w:del w:id="3047" w:author="Swain, Ashley" w:date="2011-11-23T10:20:00Z">
              <w:r w:rsidRPr="00D4120B" w:rsidDel="000138F3">
                <w:delText xml:space="preserve">Defaults to </w:delText>
              </w:r>
            </w:del>
            <w:del w:id="3048" w:author="Swain, Ashley" w:date="2011-11-23T09:54:00Z">
              <w:r w:rsidRPr="00D4120B" w:rsidDel="00CE1404">
                <w:delText>l</w:delText>
              </w:r>
            </w:del>
            <w:del w:id="3049" w:author="Swain, Ashley" w:date="2011-11-23T10:20:00Z">
              <w:r w:rsidRPr="00D4120B" w:rsidDel="000138F3">
                <w:delText xml:space="preserve"> (legal name) if empty.</w:delText>
              </w:r>
            </w:del>
          </w:p>
        </w:tc>
      </w:tr>
      <w:tr w:rsidR="00667BA9" w:rsidRPr="00D4120B" w14:paraId="4CC60102" w14:textId="77777777">
        <w:trPr>
          <w:cantSplit/>
          <w:jc w:val="center"/>
        </w:trPr>
        <w:tc>
          <w:tcPr>
            <w:tcW w:w="554" w:type="dxa"/>
            <w:shd w:val="clear" w:color="auto" w:fill="auto"/>
          </w:tcPr>
          <w:p w14:paraId="1BEC81AE" w14:textId="77777777" w:rsidR="00667BA9" w:rsidRPr="00D4120B" w:rsidRDefault="00667BA9" w:rsidP="008F7891">
            <w:pPr>
              <w:pStyle w:val="TableContent"/>
            </w:pPr>
            <w:r w:rsidRPr="00D4120B">
              <w:t xml:space="preserve">8 </w:t>
            </w:r>
          </w:p>
        </w:tc>
        <w:tc>
          <w:tcPr>
            <w:tcW w:w="2524" w:type="dxa"/>
            <w:shd w:val="clear" w:color="auto" w:fill="auto"/>
          </w:tcPr>
          <w:p w14:paraId="5B37C0C2" w14:textId="77777777" w:rsidR="00667BA9" w:rsidRPr="00D4120B" w:rsidRDefault="00667BA9" w:rsidP="008F7891">
            <w:pPr>
              <w:pStyle w:val="TableContent"/>
            </w:pPr>
            <w:r w:rsidRPr="00D4120B">
              <w:t xml:space="preserve">Name Representation Code </w:t>
            </w:r>
          </w:p>
        </w:tc>
        <w:tc>
          <w:tcPr>
            <w:tcW w:w="536" w:type="dxa"/>
            <w:shd w:val="clear" w:color="auto" w:fill="auto"/>
          </w:tcPr>
          <w:p w14:paraId="04EAB66F" w14:textId="77777777" w:rsidR="00667BA9" w:rsidRPr="00D4120B" w:rsidRDefault="001C047D" w:rsidP="008F7891">
            <w:pPr>
              <w:pStyle w:val="TableContent"/>
            </w:pPr>
            <w:hyperlink r:id="rId138" w:anchor="ID" w:history="1">
              <w:r w:rsidR="00667BA9" w:rsidRPr="00D4120B">
                <w:t>ID</w:t>
              </w:r>
            </w:hyperlink>
          </w:p>
        </w:tc>
        <w:tc>
          <w:tcPr>
            <w:tcW w:w="859" w:type="dxa"/>
            <w:shd w:val="clear" w:color="auto" w:fill="auto"/>
          </w:tcPr>
          <w:p w14:paraId="3B657FA4" w14:textId="77777777" w:rsidR="00667BA9" w:rsidRPr="00D4120B" w:rsidRDefault="00667BA9" w:rsidP="008F7891">
            <w:pPr>
              <w:pStyle w:val="TableContent"/>
            </w:pPr>
            <w:r w:rsidRPr="00D4120B">
              <w:t>O</w:t>
            </w:r>
          </w:p>
        </w:tc>
        <w:tc>
          <w:tcPr>
            <w:tcW w:w="1071" w:type="dxa"/>
            <w:shd w:val="clear" w:color="auto" w:fill="auto"/>
          </w:tcPr>
          <w:p w14:paraId="3FDE7CB6" w14:textId="77777777" w:rsidR="00667BA9" w:rsidRPr="00D4120B" w:rsidRDefault="00667BA9" w:rsidP="008F7891">
            <w:pPr>
              <w:pStyle w:val="TableContent"/>
            </w:pPr>
            <w:r w:rsidRPr="00D4120B">
              <w:t>1..1</w:t>
            </w:r>
          </w:p>
        </w:tc>
        <w:tc>
          <w:tcPr>
            <w:tcW w:w="801" w:type="dxa"/>
            <w:shd w:val="clear" w:color="auto" w:fill="auto"/>
          </w:tcPr>
          <w:p w14:paraId="55632C8E" w14:textId="77777777" w:rsidR="00667BA9" w:rsidRPr="00D4120B" w:rsidRDefault="00011CDA" w:rsidP="008F7891">
            <w:pPr>
              <w:pStyle w:val="TableContent"/>
            </w:pPr>
            <w:r>
              <w:t>=</w:t>
            </w:r>
          </w:p>
        </w:tc>
        <w:tc>
          <w:tcPr>
            <w:tcW w:w="1575" w:type="dxa"/>
            <w:shd w:val="clear" w:color="auto" w:fill="auto"/>
          </w:tcPr>
          <w:p w14:paraId="58B126A4" w14:textId="77777777" w:rsidR="00667BA9" w:rsidRPr="00D4120B" w:rsidRDefault="00667BA9" w:rsidP="008F7891">
            <w:pPr>
              <w:pStyle w:val="TableContent"/>
            </w:pPr>
            <w:del w:id="3050" w:author="Bob Yencha" w:date="2011-11-29T09:55:00Z">
              <w:r w:rsidRPr="00D4120B" w:rsidDel="00303738">
                <w:delText>HL70465</w:delText>
              </w:r>
            </w:del>
          </w:p>
        </w:tc>
        <w:tc>
          <w:tcPr>
            <w:tcW w:w="4347" w:type="dxa"/>
            <w:shd w:val="clear" w:color="auto" w:fill="auto"/>
          </w:tcPr>
          <w:p w14:paraId="1F24405D" w14:textId="77777777" w:rsidR="00667BA9" w:rsidRPr="00D4120B" w:rsidRDefault="00667BA9" w:rsidP="008F7891">
            <w:pPr>
              <w:pStyle w:val="TableContent"/>
            </w:pPr>
          </w:p>
        </w:tc>
      </w:tr>
      <w:tr w:rsidR="00667BA9" w:rsidRPr="00D4120B" w14:paraId="38B8AD4F" w14:textId="77777777">
        <w:trPr>
          <w:cantSplit/>
          <w:jc w:val="center"/>
        </w:trPr>
        <w:tc>
          <w:tcPr>
            <w:tcW w:w="554" w:type="dxa"/>
            <w:shd w:val="clear" w:color="auto" w:fill="auto"/>
          </w:tcPr>
          <w:p w14:paraId="63217FAB" w14:textId="77777777" w:rsidR="00667BA9" w:rsidRPr="00D4120B" w:rsidRDefault="00667BA9" w:rsidP="008F7891">
            <w:pPr>
              <w:pStyle w:val="TableContent"/>
            </w:pPr>
            <w:r w:rsidRPr="00D4120B">
              <w:t xml:space="preserve">9 </w:t>
            </w:r>
          </w:p>
        </w:tc>
        <w:tc>
          <w:tcPr>
            <w:tcW w:w="2524" w:type="dxa"/>
            <w:shd w:val="clear" w:color="auto" w:fill="auto"/>
          </w:tcPr>
          <w:p w14:paraId="172BAA13" w14:textId="77777777" w:rsidR="00667BA9" w:rsidRPr="00D4120B" w:rsidRDefault="00667BA9" w:rsidP="008F7891">
            <w:pPr>
              <w:pStyle w:val="TableContent"/>
            </w:pPr>
            <w:r w:rsidRPr="00D4120B">
              <w:t xml:space="preserve">Name Context </w:t>
            </w:r>
          </w:p>
        </w:tc>
        <w:tc>
          <w:tcPr>
            <w:tcW w:w="536" w:type="dxa"/>
            <w:shd w:val="clear" w:color="auto" w:fill="auto"/>
          </w:tcPr>
          <w:p w14:paraId="01286469" w14:textId="77777777" w:rsidR="00667BA9" w:rsidRPr="00D4120B" w:rsidRDefault="00667BA9" w:rsidP="008F7891">
            <w:pPr>
              <w:pStyle w:val="TableContent"/>
            </w:pPr>
            <w:r w:rsidRPr="00D4120B">
              <w:t>C</w:t>
            </w:r>
            <w:ins w:id="3051" w:author="Bob Yencha" w:date="2012-01-19T17:50:00Z">
              <w:r w:rsidR="004C3A47">
                <w:t>E</w:t>
              </w:r>
            </w:ins>
            <w:del w:id="3052" w:author="Bob Yencha" w:date="2012-01-19T17:50:00Z">
              <w:r w:rsidRPr="00D4120B" w:rsidDel="004C3A47">
                <w:delText>WE</w:delText>
              </w:r>
            </w:del>
          </w:p>
        </w:tc>
        <w:tc>
          <w:tcPr>
            <w:tcW w:w="859" w:type="dxa"/>
            <w:shd w:val="clear" w:color="auto" w:fill="auto"/>
          </w:tcPr>
          <w:p w14:paraId="05A0CAE4" w14:textId="77777777" w:rsidR="00667BA9" w:rsidRPr="00D4120B" w:rsidRDefault="00667BA9" w:rsidP="008F7891">
            <w:pPr>
              <w:pStyle w:val="TableContent"/>
            </w:pPr>
            <w:r w:rsidRPr="00D4120B">
              <w:t>O</w:t>
            </w:r>
          </w:p>
        </w:tc>
        <w:tc>
          <w:tcPr>
            <w:tcW w:w="1071" w:type="dxa"/>
            <w:shd w:val="clear" w:color="auto" w:fill="auto"/>
          </w:tcPr>
          <w:p w14:paraId="04944FE5" w14:textId="77777777" w:rsidR="00667BA9" w:rsidRPr="00D4120B" w:rsidRDefault="00667BA9" w:rsidP="008F7891">
            <w:pPr>
              <w:pStyle w:val="TableContent"/>
            </w:pPr>
          </w:p>
        </w:tc>
        <w:tc>
          <w:tcPr>
            <w:tcW w:w="801" w:type="dxa"/>
            <w:shd w:val="clear" w:color="auto" w:fill="auto"/>
          </w:tcPr>
          <w:p w14:paraId="48C9B29B" w14:textId="77777777" w:rsidR="00667BA9" w:rsidRPr="00D4120B" w:rsidRDefault="00011CDA" w:rsidP="008F7891">
            <w:pPr>
              <w:pStyle w:val="TableContent"/>
            </w:pPr>
            <w:r>
              <w:t>#</w:t>
            </w:r>
          </w:p>
        </w:tc>
        <w:tc>
          <w:tcPr>
            <w:tcW w:w="1575" w:type="dxa"/>
            <w:shd w:val="clear" w:color="auto" w:fill="auto"/>
          </w:tcPr>
          <w:p w14:paraId="7CD5B787" w14:textId="77777777" w:rsidR="00667BA9" w:rsidRPr="00D4120B" w:rsidRDefault="00667BA9" w:rsidP="008F7891">
            <w:pPr>
              <w:pStyle w:val="TableContent"/>
            </w:pPr>
            <w:del w:id="3053" w:author="Bob Yencha" w:date="2011-11-29T09:55:00Z">
              <w:r w:rsidRPr="00D4120B" w:rsidDel="00303738">
                <w:delText>HL70448</w:delText>
              </w:r>
            </w:del>
          </w:p>
        </w:tc>
        <w:tc>
          <w:tcPr>
            <w:tcW w:w="4347" w:type="dxa"/>
            <w:shd w:val="clear" w:color="auto" w:fill="auto"/>
          </w:tcPr>
          <w:p w14:paraId="2DEEAEE7" w14:textId="77777777" w:rsidR="00667BA9" w:rsidRPr="00D4120B" w:rsidRDefault="00667BA9" w:rsidP="008F7891">
            <w:pPr>
              <w:pStyle w:val="TableContent"/>
            </w:pPr>
          </w:p>
        </w:tc>
      </w:tr>
      <w:tr w:rsidR="00667BA9" w:rsidRPr="00D4120B" w14:paraId="31C668EC" w14:textId="77777777">
        <w:trPr>
          <w:cantSplit/>
          <w:jc w:val="center"/>
        </w:trPr>
        <w:tc>
          <w:tcPr>
            <w:tcW w:w="554" w:type="dxa"/>
            <w:shd w:val="clear" w:color="auto" w:fill="auto"/>
          </w:tcPr>
          <w:p w14:paraId="1FDD7DED" w14:textId="77777777" w:rsidR="00667BA9" w:rsidRPr="00D4120B" w:rsidRDefault="00667BA9" w:rsidP="008F7891">
            <w:pPr>
              <w:pStyle w:val="TableContent"/>
            </w:pPr>
            <w:r w:rsidRPr="00D4120B">
              <w:t xml:space="preserve">10 </w:t>
            </w:r>
          </w:p>
        </w:tc>
        <w:tc>
          <w:tcPr>
            <w:tcW w:w="2524" w:type="dxa"/>
            <w:shd w:val="clear" w:color="auto" w:fill="auto"/>
          </w:tcPr>
          <w:p w14:paraId="0F34B8DA" w14:textId="77777777" w:rsidR="00667BA9" w:rsidRPr="00D4120B" w:rsidRDefault="00667BA9" w:rsidP="008F7891">
            <w:pPr>
              <w:pStyle w:val="TableContent"/>
            </w:pPr>
            <w:r w:rsidRPr="00D4120B">
              <w:t xml:space="preserve">Name Validity Range </w:t>
            </w:r>
          </w:p>
        </w:tc>
        <w:tc>
          <w:tcPr>
            <w:tcW w:w="536" w:type="dxa"/>
            <w:shd w:val="clear" w:color="auto" w:fill="auto"/>
          </w:tcPr>
          <w:p w14:paraId="74A44F2B" w14:textId="77777777" w:rsidR="00667BA9" w:rsidRPr="00D4120B" w:rsidRDefault="001C047D" w:rsidP="008F7891">
            <w:pPr>
              <w:pStyle w:val="TableContent"/>
            </w:pPr>
            <w:hyperlink r:id="rId139" w:anchor="DR" w:history="1">
              <w:r w:rsidR="00667BA9" w:rsidRPr="00D4120B">
                <w:t>DR</w:t>
              </w:r>
            </w:hyperlink>
          </w:p>
        </w:tc>
        <w:tc>
          <w:tcPr>
            <w:tcW w:w="859" w:type="dxa"/>
            <w:tcBorders>
              <w:bottom w:val="single" w:sz="12" w:space="0" w:color="943634"/>
            </w:tcBorders>
            <w:shd w:val="clear" w:color="auto" w:fill="auto"/>
          </w:tcPr>
          <w:p w14:paraId="5E7E2BDD" w14:textId="77777777" w:rsidR="00667BA9" w:rsidRPr="00D4120B" w:rsidRDefault="00667BA9" w:rsidP="008F7891">
            <w:pPr>
              <w:pStyle w:val="TableContent"/>
            </w:pPr>
            <w:r w:rsidRPr="00D4120B">
              <w:t>X</w:t>
            </w:r>
          </w:p>
        </w:tc>
        <w:tc>
          <w:tcPr>
            <w:tcW w:w="1071" w:type="dxa"/>
            <w:shd w:val="clear" w:color="auto" w:fill="auto"/>
          </w:tcPr>
          <w:p w14:paraId="2965B83F" w14:textId="77777777" w:rsidR="00667BA9" w:rsidRPr="00D4120B" w:rsidRDefault="00667BA9" w:rsidP="008F7891">
            <w:pPr>
              <w:pStyle w:val="TableContent"/>
            </w:pPr>
          </w:p>
        </w:tc>
        <w:tc>
          <w:tcPr>
            <w:tcW w:w="801" w:type="dxa"/>
            <w:shd w:val="clear" w:color="auto" w:fill="auto"/>
          </w:tcPr>
          <w:p w14:paraId="3E59FF23" w14:textId="77777777" w:rsidR="00667BA9" w:rsidRPr="00D4120B" w:rsidRDefault="00667BA9" w:rsidP="008F7891">
            <w:pPr>
              <w:pStyle w:val="TableContent"/>
            </w:pPr>
          </w:p>
        </w:tc>
        <w:tc>
          <w:tcPr>
            <w:tcW w:w="1575" w:type="dxa"/>
            <w:shd w:val="clear" w:color="auto" w:fill="auto"/>
          </w:tcPr>
          <w:p w14:paraId="1D9DA8AD" w14:textId="77777777" w:rsidR="00667BA9" w:rsidRPr="00D4120B" w:rsidRDefault="00667BA9" w:rsidP="008F7891">
            <w:pPr>
              <w:pStyle w:val="TableContent"/>
            </w:pPr>
          </w:p>
        </w:tc>
        <w:tc>
          <w:tcPr>
            <w:tcW w:w="4347" w:type="dxa"/>
            <w:shd w:val="clear" w:color="auto" w:fill="auto"/>
          </w:tcPr>
          <w:p w14:paraId="445CA8D9" w14:textId="77777777" w:rsidR="00667BA9" w:rsidRPr="00D4120B" w:rsidRDefault="00667BA9" w:rsidP="008F7891">
            <w:pPr>
              <w:pStyle w:val="TableContent"/>
            </w:pPr>
            <w:r w:rsidRPr="00D4120B">
              <w:t xml:space="preserve">Deprecated as of </w:t>
            </w:r>
            <w:r w:rsidRPr="00D4120B">
              <w:rPr>
                <w:i/>
              </w:rPr>
              <w:t>HL7 Version 2.5</w:t>
            </w:r>
            <w:r w:rsidR="00400CF4">
              <w:t xml:space="preserve">. </w:t>
            </w:r>
            <w:r w:rsidRPr="00D4120B">
              <w:t>See XPN-12 Effective Date and XPN-13 Expiration Date components.</w:t>
            </w:r>
          </w:p>
        </w:tc>
      </w:tr>
      <w:tr w:rsidR="00667BA9" w:rsidRPr="00D4120B" w14:paraId="331A8CEC" w14:textId="77777777">
        <w:trPr>
          <w:cantSplit/>
          <w:jc w:val="center"/>
        </w:trPr>
        <w:tc>
          <w:tcPr>
            <w:tcW w:w="554" w:type="dxa"/>
          </w:tcPr>
          <w:p w14:paraId="23B3E247" w14:textId="77777777" w:rsidR="00667BA9" w:rsidRPr="00D4120B" w:rsidRDefault="00667BA9" w:rsidP="008F7891">
            <w:pPr>
              <w:pStyle w:val="TableContent"/>
            </w:pPr>
            <w:r w:rsidRPr="00D4120B">
              <w:t xml:space="preserve">11 </w:t>
            </w:r>
          </w:p>
        </w:tc>
        <w:tc>
          <w:tcPr>
            <w:tcW w:w="2524" w:type="dxa"/>
          </w:tcPr>
          <w:p w14:paraId="46FC8EA4" w14:textId="77777777" w:rsidR="00667BA9" w:rsidRPr="00D4120B" w:rsidRDefault="00667BA9" w:rsidP="008F7891">
            <w:pPr>
              <w:pStyle w:val="TableContent"/>
            </w:pPr>
            <w:r w:rsidRPr="00D4120B">
              <w:t xml:space="preserve">Name Assembly Order </w:t>
            </w:r>
          </w:p>
        </w:tc>
        <w:tc>
          <w:tcPr>
            <w:tcW w:w="536" w:type="dxa"/>
          </w:tcPr>
          <w:p w14:paraId="61F9030A" w14:textId="77777777" w:rsidR="00667BA9" w:rsidRPr="00D4120B" w:rsidRDefault="001C047D" w:rsidP="008F7891">
            <w:pPr>
              <w:pStyle w:val="TableContent"/>
            </w:pPr>
            <w:hyperlink r:id="rId140" w:anchor="ID" w:history="1">
              <w:r w:rsidR="00667BA9" w:rsidRPr="00D4120B">
                <w:t>ID</w:t>
              </w:r>
            </w:hyperlink>
          </w:p>
        </w:tc>
        <w:tc>
          <w:tcPr>
            <w:tcW w:w="859" w:type="dxa"/>
            <w:shd w:val="clear" w:color="auto" w:fill="auto"/>
          </w:tcPr>
          <w:p w14:paraId="28F69231" w14:textId="77777777" w:rsidR="00667BA9" w:rsidRPr="00D4120B" w:rsidRDefault="00667BA9" w:rsidP="008F7891">
            <w:pPr>
              <w:pStyle w:val="TableContent"/>
            </w:pPr>
            <w:r w:rsidRPr="00D4120B">
              <w:t>O</w:t>
            </w:r>
          </w:p>
        </w:tc>
        <w:tc>
          <w:tcPr>
            <w:tcW w:w="1071" w:type="dxa"/>
          </w:tcPr>
          <w:p w14:paraId="1653296F" w14:textId="77777777" w:rsidR="00667BA9" w:rsidRPr="00D4120B" w:rsidRDefault="00667BA9" w:rsidP="008F7891">
            <w:pPr>
              <w:pStyle w:val="TableContent"/>
            </w:pPr>
            <w:r w:rsidRPr="00D4120B">
              <w:t>1..1</w:t>
            </w:r>
          </w:p>
        </w:tc>
        <w:tc>
          <w:tcPr>
            <w:tcW w:w="801" w:type="dxa"/>
          </w:tcPr>
          <w:p w14:paraId="0F6953AE" w14:textId="77777777" w:rsidR="00667BA9" w:rsidRPr="00D4120B" w:rsidRDefault="00011CDA" w:rsidP="008F7891">
            <w:pPr>
              <w:pStyle w:val="TableContent"/>
            </w:pPr>
            <w:r>
              <w:t>=</w:t>
            </w:r>
          </w:p>
        </w:tc>
        <w:tc>
          <w:tcPr>
            <w:tcW w:w="1575" w:type="dxa"/>
          </w:tcPr>
          <w:p w14:paraId="56BBF135" w14:textId="77777777" w:rsidR="00667BA9" w:rsidRPr="00D4120B" w:rsidRDefault="00667BA9" w:rsidP="008F7891">
            <w:pPr>
              <w:pStyle w:val="TableContent"/>
            </w:pPr>
            <w:del w:id="3054" w:author="Bob Yencha" w:date="2011-11-29T09:55:00Z">
              <w:r w:rsidRPr="00D4120B" w:rsidDel="00303738">
                <w:delText>HL70444</w:delText>
              </w:r>
            </w:del>
          </w:p>
        </w:tc>
        <w:tc>
          <w:tcPr>
            <w:tcW w:w="4347" w:type="dxa"/>
          </w:tcPr>
          <w:p w14:paraId="03216489" w14:textId="77777777" w:rsidR="00667BA9" w:rsidRPr="00D4120B" w:rsidRDefault="00667BA9" w:rsidP="008F7891">
            <w:pPr>
              <w:pStyle w:val="TableContent"/>
            </w:pPr>
          </w:p>
        </w:tc>
      </w:tr>
      <w:tr w:rsidR="00667BA9" w:rsidRPr="00D4120B" w14:paraId="31474B18" w14:textId="77777777">
        <w:trPr>
          <w:cantSplit/>
          <w:jc w:val="center"/>
        </w:trPr>
        <w:tc>
          <w:tcPr>
            <w:tcW w:w="554" w:type="dxa"/>
          </w:tcPr>
          <w:p w14:paraId="1C9D1993" w14:textId="77777777" w:rsidR="00667BA9" w:rsidRPr="00D4120B" w:rsidRDefault="00667BA9" w:rsidP="008F7891">
            <w:pPr>
              <w:pStyle w:val="TableContent"/>
            </w:pPr>
            <w:r w:rsidRPr="00D4120B">
              <w:t xml:space="preserve">12 </w:t>
            </w:r>
          </w:p>
        </w:tc>
        <w:tc>
          <w:tcPr>
            <w:tcW w:w="2524" w:type="dxa"/>
          </w:tcPr>
          <w:p w14:paraId="51EACCBB" w14:textId="77777777" w:rsidR="00667BA9" w:rsidRPr="00D4120B" w:rsidRDefault="00667BA9" w:rsidP="008F7891">
            <w:pPr>
              <w:pStyle w:val="TableContent"/>
            </w:pPr>
            <w:r w:rsidRPr="00D4120B">
              <w:t xml:space="preserve">Effective Date </w:t>
            </w:r>
          </w:p>
        </w:tc>
        <w:tc>
          <w:tcPr>
            <w:tcW w:w="536" w:type="dxa"/>
          </w:tcPr>
          <w:p w14:paraId="37BD01D8" w14:textId="77777777" w:rsidR="00667BA9" w:rsidRPr="00D4120B" w:rsidRDefault="001C047D" w:rsidP="008F7891">
            <w:pPr>
              <w:pStyle w:val="TableContent"/>
            </w:pPr>
            <w:hyperlink r:id="rId141" w:anchor="TS" w:history="1">
              <w:r w:rsidR="00667BA9" w:rsidRPr="00D4120B">
                <w:t>TS</w:t>
              </w:r>
            </w:hyperlink>
          </w:p>
        </w:tc>
        <w:tc>
          <w:tcPr>
            <w:tcW w:w="859" w:type="dxa"/>
            <w:shd w:val="clear" w:color="auto" w:fill="auto"/>
          </w:tcPr>
          <w:p w14:paraId="68FC8220" w14:textId="77777777" w:rsidR="00667BA9" w:rsidRPr="00D4120B" w:rsidRDefault="00667BA9" w:rsidP="008F7891">
            <w:pPr>
              <w:pStyle w:val="TableContent"/>
            </w:pPr>
            <w:r w:rsidRPr="00D4120B">
              <w:t>O</w:t>
            </w:r>
          </w:p>
        </w:tc>
        <w:tc>
          <w:tcPr>
            <w:tcW w:w="1071" w:type="dxa"/>
          </w:tcPr>
          <w:p w14:paraId="3A18EA7B" w14:textId="77777777" w:rsidR="00667BA9" w:rsidRPr="00D4120B" w:rsidRDefault="00667BA9" w:rsidP="008F7891">
            <w:pPr>
              <w:pStyle w:val="TableContent"/>
            </w:pPr>
          </w:p>
        </w:tc>
        <w:tc>
          <w:tcPr>
            <w:tcW w:w="801" w:type="dxa"/>
          </w:tcPr>
          <w:p w14:paraId="68E836E4" w14:textId="77777777" w:rsidR="00667BA9" w:rsidRPr="00D4120B" w:rsidRDefault="00011CDA" w:rsidP="008F7891">
            <w:pPr>
              <w:pStyle w:val="TableContent"/>
            </w:pPr>
            <w:r>
              <w:t>=</w:t>
            </w:r>
          </w:p>
        </w:tc>
        <w:tc>
          <w:tcPr>
            <w:tcW w:w="1575" w:type="dxa"/>
          </w:tcPr>
          <w:p w14:paraId="2F8EAA3C" w14:textId="77777777" w:rsidR="00667BA9" w:rsidRPr="00D4120B" w:rsidRDefault="00667BA9" w:rsidP="008F7891">
            <w:pPr>
              <w:pStyle w:val="TableContent"/>
            </w:pPr>
          </w:p>
        </w:tc>
        <w:tc>
          <w:tcPr>
            <w:tcW w:w="4347" w:type="dxa"/>
          </w:tcPr>
          <w:p w14:paraId="0F259EBC" w14:textId="77777777" w:rsidR="00667BA9" w:rsidRPr="00D4120B" w:rsidRDefault="00667BA9" w:rsidP="008F7891">
            <w:pPr>
              <w:pStyle w:val="TableContent"/>
            </w:pPr>
          </w:p>
        </w:tc>
      </w:tr>
      <w:tr w:rsidR="00667BA9" w:rsidRPr="00D4120B" w14:paraId="6B50AC1B" w14:textId="77777777">
        <w:trPr>
          <w:cantSplit/>
          <w:jc w:val="center"/>
        </w:trPr>
        <w:tc>
          <w:tcPr>
            <w:tcW w:w="554" w:type="dxa"/>
          </w:tcPr>
          <w:p w14:paraId="1718A56C" w14:textId="77777777" w:rsidR="00667BA9" w:rsidRPr="00D4120B" w:rsidRDefault="00667BA9" w:rsidP="008F7891">
            <w:pPr>
              <w:pStyle w:val="TableContent"/>
            </w:pPr>
            <w:r w:rsidRPr="00D4120B">
              <w:t xml:space="preserve">13 </w:t>
            </w:r>
          </w:p>
        </w:tc>
        <w:tc>
          <w:tcPr>
            <w:tcW w:w="2524" w:type="dxa"/>
          </w:tcPr>
          <w:p w14:paraId="278EE193" w14:textId="77777777" w:rsidR="00667BA9" w:rsidRPr="00D4120B" w:rsidRDefault="00667BA9" w:rsidP="008F7891">
            <w:pPr>
              <w:pStyle w:val="TableContent"/>
            </w:pPr>
            <w:r w:rsidRPr="00D4120B">
              <w:t xml:space="preserve">Expiration Date </w:t>
            </w:r>
          </w:p>
        </w:tc>
        <w:tc>
          <w:tcPr>
            <w:tcW w:w="536" w:type="dxa"/>
          </w:tcPr>
          <w:p w14:paraId="2F7086DD" w14:textId="77777777" w:rsidR="00667BA9" w:rsidRPr="00D4120B" w:rsidRDefault="001C047D" w:rsidP="008F7891">
            <w:pPr>
              <w:pStyle w:val="TableContent"/>
            </w:pPr>
            <w:hyperlink r:id="rId142" w:anchor="TS" w:history="1">
              <w:r w:rsidR="00667BA9" w:rsidRPr="00D4120B">
                <w:t>TS</w:t>
              </w:r>
            </w:hyperlink>
          </w:p>
        </w:tc>
        <w:tc>
          <w:tcPr>
            <w:tcW w:w="859" w:type="dxa"/>
            <w:shd w:val="clear" w:color="auto" w:fill="auto"/>
          </w:tcPr>
          <w:p w14:paraId="0AF2AA8C" w14:textId="77777777" w:rsidR="00667BA9" w:rsidRPr="00D4120B" w:rsidRDefault="00667BA9" w:rsidP="008F7891">
            <w:pPr>
              <w:pStyle w:val="TableContent"/>
            </w:pPr>
            <w:r w:rsidRPr="00D4120B">
              <w:t>O</w:t>
            </w:r>
          </w:p>
        </w:tc>
        <w:tc>
          <w:tcPr>
            <w:tcW w:w="1071" w:type="dxa"/>
          </w:tcPr>
          <w:p w14:paraId="1A8583AB" w14:textId="77777777" w:rsidR="00667BA9" w:rsidRPr="00D4120B" w:rsidRDefault="00667BA9" w:rsidP="008F7891">
            <w:pPr>
              <w:pStyle w:val="TableContent"/>
            </w:pPr>
          </w:p>
        </w:tc>
        <w:tc>
          <w:tcPr>
            <w:tcW w:w="801" w:type="dxa"/>
          </w:tcPr>
          <w:p w14:paraId="0F19038D" w14:textId="77777777" w:rsidR="00667BA9" w:rsidRPr="00D4120B" w:rsidRDefault="00011CDA" w:rsidP="008F7891">
            <w:pPr>
              <w:pStyle w:val="TableContent"/>
            </w:pPr>
            <w:r>
              <w:t>=</w:t>
            </w:r>
          </w:p>
        </w:tc>
        <w:tc>
          <w:tcPr>
            <w:tcW w:w="1575" w:type="dxa"/>
          </w:tcPr>
          <w:p w14:paraId="4DA9F630" w14:textId="77777777" w:rsidR="00667BA9" w:rsidRPr="00D4120B" w:rsidRDefault="00667BA9" w:rsidP="008F7891">
            <w:pPr>
              <w:pStyle w:val="TableContent"/>
            </w:pPr>
          </w:p>
        </w:tc>
        <w:tc>
          <w:tcPr>
            <w:tcW w:w="4347" w:type="dxa"/>
          </w:tcPr>
          <w:p w14:paraId="0C567199" w14:textId="77777777" w:rsidR="00667BA9" w:rsidRPr="00D4120B" w:rsidRDefault="00667BA9" w:rsidP="008F7891">
            <w:pPr>
              <w:pStyle w:val="TableContent"/>
            </w:pPr>
          </w:p>
        </w:tc>
      </w:tr>
      <w:tr w:rsidR="00667BA9" w:rsidRPr="00D4120B" w14:paraId="346E75A4" w14:textId="77777777">
        <w:trPr>
          <w:cantSplit/>
          <w:jc w:val="center"/>
        </w:trPr>
        <w:tc>
          <w:tcPr>
            <w:tcW w:w="554" w:type="dxa"/>
          </w:tcPr>
          <w:p w14:paraId="10E78A7D" w14:textId="77777777" w:rsidR="00667BA9" w:rsidRPr="00D4120B" w:rsidRDefault="00667BA9" w:rsidP="008F7891">
            <w:pPr>
              <w:pStyle w:val="TableContent"/>
            </w:pPr>
            <w:r w:rsidRPr="00D4120B">
              <w:t xml:space="preserve">14 </w:t>
            </w:r>
          </w:p>
        </w:tc>
        <w:tc>
          <w:tcPr>
            <w:tcW w:w="2524" w:type="dxa"/>
          </w:tcPr>
          <w:p w14:paraId="1DB8887F" w14:textId="77777777" w:rsidR="00667BA9" w:rsidRPr="009921EE" w:rsidRDefault="00667BA9" w:rsidP="008F7891">
            <w:pPr>
              <w:pStyle w:val="TableContent"/>
              <w:rPr>
                <w:highlight w:val="green"/>
              </w:rPr>
            </w:pPr>
            <w:r w:rsidRPr="00D4120B">
              <w:t xml:space="preserve">Professional Suffix </w:t>
            </w:r>
          </w:p>
        </w:tc>
        <w:tc>
          <w:tcPr>
            <w:tcW w:w="536" w:type="dxa"/>
          </w:tcPr>
          <w:p w14:paraId="4B59349F" w14:textId="77777777" w:rsidR="00667BA9" w:rsidRPr="00D4120B" w:rsidRDefault="001C047D" w:rsidP="008F7891">
            <w:pPr>
              <w:pStyle w:val="TableContent"/>
            </w:pPr>
            <w:hyperlink r:id="rId143" w:anchor="ST" w:history="1">
              <w:r w:rsidR="00667BA9" w:rsidRPr="00D4120B">
                <w:t>ST</w:t>
              </w:r>
            </w:hyperlink>
          </w:p>
        </w:tc>
        <w:tc>
          <w:tcPr>
            <w:tcW w:w="859" w:type="dxa"/>
            <w:shd w:val="clear" w:color="auto" w:fill="auto"/>
          </w:tcPr>
          <w:p w14:paraId="3844925A" w14:textId="77777777" w:rsidR="00667BA9" w:rsidRPr="00D4120B" w:rsidRDefault="001010E6" w:rsidP="008F7891">
            <w:pPr>
              <w:pStyle w:val="TableContent"/>
            </w:pPr>
            <w:ins w:id="3055" w:author="Bob Yencha" w:date="2012-01-19T17:48:00Z">
              <w:r>
                <w:t>O</w:t>
              </w:r>
            </w:ins>
            <w:del w:id="3056" w:author="Bob Yencha" w:date="2012-01-19T17:48:00Z">
              <w:r w:rsidR="00667BA9" w:rsidRPr="00D4120B" w:rsidDel="001010E6">
                <w:delText>RE</w:delText>
              </w:r>
            </w:del>
          </w:p>
        </w:tc>
        <w:tc>
          <w:tcPr>
            <w:tcW w:w="1071" w:type="dxa"/>
          </w:tcPr>
          <w:p w14:paraId="39AF5153" w14:textId="77777777" w:rsidR="00667BA9" w:rsidRPr="00037B98" w:rsidRDefault="00667BA9" w:rsidP="008F7891">
            <w:pPr>
              <w:pStyle w:val="TableContent"/>
              <w:widowControl w:val="0"/>
            </w:pPr>
            <w:r w:rsidRPr="00037B98">
              <w:t>1..199</w:t>
            </w:r>
          </w:p>
        </w:tc>
        <w:tc>
          <w:tcPr>
            <w:tcW w:w="801" w:type="dxa"/>
          </w:tcPr>
          <w:p w14:paraId="15CFB3B3" w14:textId="77777777" w:rsidR="00667BA9" w:rsidRPr="00037B98" w:rsidRDefault="00515434" w:rsidP="008F7891">
            <w:pPr>
              <w:pStyle w:val="TableContent"/>
              <w:widowControl w:val="0"/>
            </w:pPr>
            <w:r w:rsidRPr="00515434">
              <w:t>=</w:t>
            </w:r>
          </w:p>
        </w:tc>
        <w:tc>
          <w:tcPr>
            <w:tcW w:w="1575" w:type="dxa"/>
          </w:tcPr>
          <w:p w14:paraId="5C2D85A2" w14:textId="77777777" w:rsidR="00667BA9" w:rsidRPr="00D4120B" w:rsidRDefault="00667BA9" w:rsidP="008F7891">
            <w:pPr>
              <w:pStyle w:val="TableContent"/>
            </w:pPr>
          </w:p>
        </w:tc>
        <w:tc>
          <w:tcPr>
            <w:tcW w:w="4347" w:type="dxa"/>
          </w:tcPr>
          <w:p w14:paraId="596C8D1D" w14:textId="77777777" w:rsidR="00667BA9" w:rsidRPr="00D4120B" w:rsidRDefault="00667BA9" w:rsidP="008F7891">
            <w:pPr>
              <w:pStyle w:val="TableContent"/>
            </w:pPr>
            <w:r w:rsidRPr="00D4120B">
              <w:t>Suggest using values from HL7 table 360.</w:t>
            </w:r>
          </w:p>
        </w:tc>
      </w:tr>
      <w:bookmarkEnd w:id="3034"/>
    </w:tbl>
    <w:p w14:paraId="0CA3E1D5" w14:textId="77777777" w:rsidR="00667BA9" w:rsidRPr="00D4120B" w:rsidRDefault="00667BA9" w:rsidP="00667BA9">
      <w:pPr>
        <w:spacing w:before="120"/>
        <w:sectPr w:rsidR="00667BA9" w:rsidRPr="00D4120B">
          <w:headerReference w:type="even" r:id="rId144"/>
          <w:headerReference w:type="default" r:id="rId145"/>
          <w:footerReference w:type="even" r:id="rId146"/>
          <w:footerReference w:type="default" r:id="rId147"/>
          <w:headerReference w:type="first" r:id="rId148"/>
          <w:pgSz w:w="15840" w:h="12240" w:orient="landscape" w:code="1"/>
          <w:pgMar w:top="1084" w:right="2520" w:bottom="1440" w:left="1080" w:header="360" w:footer="720" w:gutter="0"/>
          <w:cols w:space="720"/>
          <w:docGrid w:linePitch="360"/>
        </w:sectPr>
      </w:pPr>
    </w:p>
    <w:p w14:paraId="061B6646" w14:textId="77777777" w:rsidR="00667BA9" w:rsidRDefault="00667BA9" w:rsidP="00667BA9">
      <w:pPr>
        <w:pStyle w:val="Heading1"/>
        <w:numPr>
          <w:ilvl w:val="0"/>
          <w:numId w:val="20"/>
        </w:numPr>
      </w:pPr>
      <w:bookmarkStart w:id="3057" w:name="_Toc207005781"/>
      <w:bookmarkStart w:id="3058" w:name="_Toc207006690"/>
      <w:bookmarkStart w:id="3059" w:name="_Toc207093525"/>
      <w:bookmarkStart w:id="3060" w:name="_Toc207094431"/>
      <w:bookmarkStart w:id="3061" w:name="_Toc206988290"/>
      <w:bookmarkStart w:id="3062" w:name="_Toc206995714"/>
      <w:bookmarkStart w:id="3063" w:name="_Toc207005783"/>
      <w:bookmarkStart w:id="3064" w:name="_Toc207006692"/>
      <w:bookmarkStart w:id="3065" w:name="_Toc207093527"/>
      <w:bookmarkStart w:id="3066" w:name="_Toc207094433"/>
      <w:bookmarkStart w:id="3067" w:name="_Toc206988294"/>
      <w:bookmarkStart w:id="3068" w:name="_Toc206995718"/>
      <w:bookmarkStart w:id="3069" w:name="_Toc207005788"/>
      <w:bookmarkStart w:id="3070" w:name="_Toc207006697"/>
      <w:bookmarkStart w:id="3071" w:name="_Toc207093532"/>
      <w:bookmarkStart w:id="3072" w:name="_Toc207094438"/>
      <w:bookmarkStart w:id="3073" w:name="_Toc206489740"/>
      <w:bookmarkStart w:id="3074" w:name="_Toc206490117"/>
      <w:bookmarkStart w:id="3075" w:name="_Toc206988295"/>
      <w:bookmarkStart w:id="3076" w:name="_Toc206995719"/>
      <w:bookmarkStart w:id="3077" w:name="_Toc207005789"/>
      <w:bookmarkStart w:id="3078" w:name="_Toc207006698"/>
      <w:bookmarkStart w:id="3079" w:name="_Toc207093533"/>
      <w:bookmarkStart w:id="3080" w:name="_Toc207094439"/>
      <w:bookmarkStart w:id="3081" w:name="_Toc189111991"/>
      <w:bookmarkStart w:id="3082" w:name="_Toc169057920"/>
      <w:bookmarkStart w:id="3083" w:name="_Toc171137834"/>
      <w:bookmarkStart w:id="3084" w:name="_Toc207005792"/>
      <w:bookmarkEnd w:id="3035"/>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r w:rsidRPr="00665BE5">
        <w:t>Messages</w:t>
      </w:r>
      <w:bookmarkEnd w:id="3081"/>
    </w:p>
    <w:p w14:paraId="642F4041" w14:textId="77777777" w:rsidR="00667BA9" w:rsidRPr="00D4120B" w:rsidRDefault="00667BA9" w:rsidP="00667BA9">
      <w:r w:rsidRPr="009E1D43">
        <w:t>The following sections detail the structure of each message, including segment name, usage, cardinality and description</w:t>
      </w:r>
      <w:r w:rsidR="00400CF4">
        <w:t xml:space="preserve">. </w:t>
      </w:r>
      <w:r>
        <w:t xml:space="preserve">See </w:t>
      </w:r>
      <w:r w:rsidRPr="00BE0650">
        <w:t xml:space="preserve">Section </w:t>
      </w:r>
      <w:r w:rsidR="00D826AD" w:rsidRPr="00BE0650">
        <w:fldChar w:fldCharType="begin"/>
      </w:r>
      <w:r w:rsidRPr="00BE0650">
        <w:instrText xml:space="preserve"> REF _Ref172564756 \w \h </w:instrText>
      </w:r>
      <w:r w:rsidR="00D826AD" w:rsidRPr="00BE0650">
        <w:fldChar w:fldCharType="separate"/>
      </w:r>
      <w:r w:rsidR="002B0A1D">
        <w:t>1.6.2</w:t>
      </w:r>
      <w:r w:rsidR="00D826AD" w:rsidRPr="00BE0650">
        <w:fldChar w:fldCharType="end"/>
      </w:r>
      <w:r w:rsidRPr="00D4120B">
        <w:t xml:space="preserve"> for a description of the columns in the Abstract Message Syntax Tables.</w:t>
      </w:r>
    </w:p>
    <w:p w14:paraId="03C0D9A1" w14:textId="77777777" w:rsidR="00667BA9" w:rsidRDefault="00667BA9" w:rsidP="00084F3B">
      <w:pPr>
        <w:pStyle w:val="Heading2"/>
        <w:numPr>
          <w:ilvl w:val="1"/>
          <w:numId w:val="23"/>
        </w:numPr>
        <w:tabs>
          <w:tab w:val="left" w:pos="630"/>
        </w:tabs>
      </w:pPr>
      <w:bookmarkStart w:id="3085" w:name="_Toc189111992"/>
      <w:r w:rsidRPr="00D4120B">
        <w:t>ORU^R01^ORU_R01</w:t>
      </w:r>
      <w:bookmarkEnd w:id="3082"/>
      <w:bookmarkEnd w:id="3083"/>
      <w:bookmarkEnd w:id="3084"/>
      <w:bookmarkEnd w:id="3085"/>
    </w:p>
    <w:p w14:paraId="1869AB11" w14:textId="77777777" w:rsidR="00667BA9" w:rsidRDefault="00667BA9" w:rsidP="00667BA9">
      <w:r w:rsidRPr="00247B1E">
        <w:t>The ORU^R01 message is constrained for transmitting laboratory results from the testing source to the Receiver as defined in each Use Case.</w:t>
      </w:r>
      <w:r w:rsidRPr="00D4120B">
        <w:t xml:space="preserve"> </w:t>
      </w:r>
    </w:p>
    <w:tbl>
      <w:tblPr>
        <w:tblW w:w="4958" w:type="pct"/>
        <w:tblInd w:w="58" w:type="dxa"/>
        <w:tblBorders>
          <w:top w:val="single" w:sz="12" w:space="0" w:color="943634" w:themeColor="accent2" w:themeShade="BF"/>
          <w:left w:val="single" w:sz="4" w:space="0" w:color="C0C0C0"/>
          <w:bottom w:val="single" w:sz="12" w:space="0" w:color="943634" w:themeColor="accent2" w:themeShade="BF"/>
          <w:right w:val="single" w:sz="4" w:space="0" w:color="C0C0C0"/>
          <w:insideH w:val="single" w:sz="12" w:space="0" w:color="943634" w:themeColor="accent2" w:themeShade="BF"/>
          <w:insideV w:val="single" w:sz="4" w:space="0" w:color="C0C0C0"/>
        </w:tblBorders>
        <w:tblLayout w:type="fixed"/>
        <w:tblCellMar>
          <w:left w:w="58" w:type="dxa"/>
          <w:right w:w="58" w:type="dxa"/>
        </w:tblCellMar>
        <w:tblLook w:val="01E0" w:firstRow="1" w:lastRow="1" w:firstColumn="1" w:lastColumn="1" w:noHBand="0" w:noVBand="0"/>
      </w:tblPr>
      <w:tblGrid>
        <w:gridCol w:w="1350"/>
        <w:gridCol w:w="2700"/>
        <w:gridCol w:w="810"/>
        <w:gridCol w:w="1260"/>
        <w:gridCol w:w="7560"/>
      </w:tblGrid>
      <w:tr w:rsidR="006A0D67" w:rsidRPr="00897526" w14:paraId="758526BE" w14:textId="77777777">
        <w:trPr>
          <w:cantSplit/>
          <w:tblHeader/>
        </w:trPr>
        <w:tc>
          <w:tcPr>
            <w:tcW w:w="13680" w:type="dxa"/>
            <w:gridSpan w:val="5"/>
            <w:shd w:val="clear" w:color="auto" w:fill="F3F3F3"/>
          </w:tcPr>
          <w:p w14:paraId="28D459C8" w14:textId="77777777" w:rsidR="006A0D67" w:rsidRPr="00D4120B" w:rsidRDefault="006A0D67" w:rsidP="006A0D67">
            <w:pPr>
              <w:pStyle w:val="Caption"/>
            </w:pPr>
            <w:bookmarkStart w:id="3086" w:name="_Toc189111902"/>
            <w:r>
              <w:t xml:space="preserve">Table </w:t>
            </w:r>
            <w:r w:rsidR="001C047D">
              <w:fldChar w:fldCharType="begin"/>
            </w:r>
            <w:r w:rsidR="001C047D">
              <w:instrText xml:space="preserve"> STYLEREF 1 \s </w:instrText>
            </w:r>
            <w:r w:rsidR="001C047D">
              <w:fldChar w:fldCharType="separate"/>
            </w:r>
            <w:r w:rsidR="002B0A1D">
              <w:rPr>
                <w:noProof/>
              </w:rPr>
              <w:t>3</w:t>
            </w:r>
            <w:r w:rsidR="001C047D">
              <w:rPr>
                <w:noProof/>
              </w:rPr>
              <w:fldChar w:fldCharType="end"/>
            </w:r>
            <w:r>
              <w:noBreakHyphen/>
            </w:r>
            <w:r w:rsidR="001C047D">
              <w:fldChar w:fldCharType="begin"/>
            </w:r>
            <w:r w:rsidR="001C047D">
              <w:instrText xml:space="preserve"> SEQ Table \* ARABIC \s 1 </w:instrText>
            </w:r>
            <w:r w:rsidR="001C047D">
              <w:fldChar w:fldCharType="separate"/>
            </w:r>
            <w:r w:rsidR="002B0A1D">
              <w:rPr>
                <w:noProof/>
              </w:rPr>
              <w:t>1</w:t>
            </w:r>
            <w:r w:rsidR="001C047D">
              <w:rPr>
                <w:noProof/>
              </w:rPr>
              <w:fldChar w:fldCharType="end"/>
            </w:r>
            <w:r>
              <w:t xml:space="preserve">. </w:t>
            </w:r>
            <w:r w:rsidRPr="001D19DE">
              <w:t>ORU^R01^ORU_R01</w:t>
            </w:r>
            <w:r>
              <w:t xml:space="preserve"> Abstract Message Syntax</w:t>
            </w:r>
            <w:bookmarkEnd w:id="3086"/>
          </w:p>
        </w:tc>
      </w:tr>
      <w:tr w:rsidR="00E53948" w:rsidRPr="00897526" w14:paraId="4016921B" w14:textId="77777777">
        <w:trPr>
          <w:cantSplit/>
          <w:tblHeader/>
        </w:trPr>
        <w:tc>
          <w:tcPr>
            <w:tcW w:w="1350" w:type="dxa"/>
            <w:shd w:val="clear" w:color="auto" w:fill="F3F3F3"/>
          </w:tcPr>
          <w:p w14:paraId="102C461B" w14:textId="77777777" w:rsidR="00E53948" w:rsidRPr="00D4120B" w:rsidRDefault="00E53948" w:rsidP="00667BA9">
            <w:pPr>
              <w:pStyle w:val="TableHeadingA"/>
            </w:pPr>
            <w:r w:rsidRPr="00D4120B">
              <w:t>Segment in Standard</w:t>
            </w:r>
          </w:p>
        </w:tc>
        <w:tc>
          <w:tcPr>
            <w:tcW w:w="2700" w:type="dxa"/>
            <w:shd w:val="clear" w:color="auto" w:fill="F3F3F3"/>
          </w:tcPr>
          <w:p w14:paraId="0D8A2FAF" w14:textId="77777777" w:rsidR="00E53948" w:rsidRPr="00897526" w:rsidRDefault="00E53948" w:rsidP="00667BA9">
            <w:pPr>
              <w:pStyle w:val="TableHeadingA"/>
            </w:pPr>
            <w:r w:rsidRPr="00897526">
              <w:t>Name</w:t>
            </w:r>
          </w:p>
        </w:tc>
        <w:tc>
          <w:tcPr>
            <w:tcW w:w="810" w:type="dxa"/>
            <w:shd w:val="clear" w:color="auto" w:fill="F3F3F3"/>
          </w:tcPr>
          <w:p w14:paraId="0954170E" w14:textId="77777777" w:rsidR="00E53948" w:rsidRPr="00D4120B" w:rsidRDefault="00E53948" w:rsidP="00667BA9">
            <w:pPr>
              <w:pStyle w:val="TableHeadingA"/>
            </w:pPr>
            <w:r>
              <w:t>Us</w:t>
            </w:r>
            <w:ins w:id="3087" w:author="Swain, Ashley" w:date="2011-11-27T21:12:00Z">
              <w:r w:rsidR="006A2BBD">
                <w:t>ag</w:t>
              </w:r>
            </w:ins>
            <w:r>
              <w:t>e</w:t>
            </w:r>
          </w:p>
        </w:tc>
        <w:tc>
          <w:tcPr>
            <w:tcW w:w="1260" w:type="dxa"/>
            <w:shd w:val="clear" w:color="auto" w:fill="F3F3F3"/>
          </w:tcPr>
          <w:p w14:paraId="7A053CB0" w14:textId="77777777" w:rsidR="00E53948" w:rsidRPr="00D4120B" w:rsidRDefault="00E53948" w:rsidP="00667BA9">
            <w:pPr>
              <w:pStyle w:val="TableHeadingA"/>
            </w:pPr>
            <w:r w:rsidRPr="00D4120B">
              <w:t>Cardinality</w:t>
            </w:r>
          </w:p>
        </w:tc>
        <w:tc>
          <w:tcPr>
            <w:tcW w:w="7560" w:type="dxa"/>
            <w:shd w:val="clear" w:color="auto" w:fill="F3F3F3"/>
          </w:tcPr>
          <w:p w14:paraId="35F62C84" w14:textId="77777777" w:rsidR="00E53948" w:rsidRPr="00D4120B" w:rsidRDefault="00E53948" w:rsidP="00667BA9">
            <w:pPr>
              <w:pStyle w:val="TableHeadingA"/>
            </w:pPr>
            <w:r w:rsidRPr="00D4120B">
              <w:t>Description</w:t>
            </w:r>
          </w:p>
        </w:tc>
      </w:tr>
      <w:tr w:rsidR="00E53948" w:rsidRPr="00D4120B" w14:paraId="0C0F48FA" w14:textId="77777777">
        <w:trPr>
          <w:cantSplit/>
          <w:trHeight w:val="324"/>
        </w:trPr>
        <w:tc>
          <w:tcPr>
            <w:tcW w:w="1350" w:type="dxa"/>
          </w:tcPr>
          <w:p w14:paraId="3CEFDA98" w14:textId="77777777" w:rsidR="00E53948" w:rsidRPr="00D4120B" w:rsidRDefault="00E53948" w:rsidP="008F7891">
            <w:pPr>
              <w:pStyle w:val="TableContent"/>
              <w:rPr>
                <w:rFonts w:eastAsia="Arial Unicode MS"/>
              </w:rPr>
            </w:pPr>
            <w:r w:rsidRPr="00D4120B">
              <w:t>MSH</w:t>
            </w:r>
          </w:p>
        </w:tc>
        <w:tc>
          <w:tcPr>
            <w:tcW w:w="2700" w:type="dxa"/>
          </w:tcPr>
          <w:p w14:paraId="58A1C951" w14:textId="77777777" w:rsidR="00E53948" w:rsidRPr="00D4120B" w:rsidRDefault="00E53948" w:rsidP="008F7891">
            <w:pPr>
              <w:pStyle w:val="TableContent"/>
              <w:rPr>
                <w:rFonts w:eastAsia="Arial Unicode MS"/>
              </w:rPr>
            </w:pPr>
            <w:r w:rsidRPr="00D4120B">
              <w:t>Message Header</w:t>
            </w:r>
          </w:p>
        </w:tc>
        <w:tc>
          <w:tcPr>
            <w:tcW w:w="810" w:type="dxa"/>
          </w:tcPr>
          <w:p w14:paraId="51B508EF" w14:textId="77777777" w:rsidR="00E53948" w:rsidRPr="00D4120B" w:rsidRDefault="00E53948" w:rsidP="008F7891">
            <w:pPr>
              <w:pStyle w:val="TableContent"/>
            </w:pPr>
            <w:r w:rsidRPr="00D4120B">
              <w:t>R</w:t>
            </w:r>
          </w:p>
        </w:tc>
        <w:tc>
          <w:tcPr>
            <w:tcW w:w="1260" w:type="dxa"/>
          </w:tcPr>
          <w:p w14:paraId="292490DE" w14:textId="77777777" w:rsidR="00E53948" w:rsidRPr="00D4120B" w:rsidRDefault="00E53948" w:rsidP="008F7891">
            <w:pPr>
              <w:pStyle w:val="TableContent"/>
            </w:pPr>
            <w:r w:rsidRPr="00D4120B">
              <w:t>[1..1]</w:t>
            </w:r>
          </w:p>
        </w:tc>
        <w:tc>
          <w:tcPr>
            <w:tcW w:w="7560" w:type="dxa"/>
          </w:tcPr>
          <w:p w14:paraId="7AD65888" w14:textId="77777777" w:rsidR="00E53948" w:rsidRPr="00D4120B" w:rsidRDefault="00E53948" w:rsidP="008F7891">
            <w:pPr>
              <w:pStyle w:val="TableContent"/>
            </w:pPr>
            <w:r w:rsidRPr="00D4120B">
              <w:t>The message header (MSH) segment contains information describing how to parse and process the message</w:t>
            </w:r>
            <w:r>
              <w:t xml:space="preserve">. </w:t>
            </w:r>
            <w:r w:rsidRPr="00D4120B">
              <w:t>This includes identification of message delimiters, sender, receiver, message type, timestamp, etc.</w:t>
            </w:r>
          </w:p>
        </w:tc>
      </w:tr>
      <w:tr w:rsidR="00E53948" w:rsidRPr="00D4120B" w14:paraId="4156766E" w14:textId="77777777">
        <w:trPr>
          <w:cantSplit/>
          <w:trHeight w:val="309"/>
        </w:trPr>
        <w:tc>
          <w:tcPr>
            <w:tcW w:w="1350" w:type="dxa"/>
          </w:tcPr>
          <w:p w14:paraId="416F6421" w14:textId="77777777" w:rsidR="00E53948" w:rsidRPr="00D4120B" w:rsidRDefault="00E53948" w:rsidP="008F7891">
            <w:pPr>
              <w:pStyle w:val="TableContent"/>
              <w:rPr>
                <w:rFonts w:eastAsia="Arial Unicode MS"/>
              </w:rPr>
            </w:pPr>
            <w:r w:rsidRPr="00D4120B">
              <w:t xml:space="preserve">  [{SFT}]</w:t>
            </w:r>
          </w:p>
        </w:tc>
        <w:tc>
          <w:tcPr>
            <w:tcW w:w="2700" w:type="dxa"/>
          </w:tcPr>
          <w:p w14:paraId="69612080" w14:textId="77777777" w:rsidR="00E53948" w:rsidRPr="00D4120B" w:rsidRDefault="00E53948" w:rsidP="008F7891">
            <w:pPr>
              <w:pStyle w:val="TableContent"/>
              <w:rPr>
                <w:rFonts w:eastAsia="Arial Unicode MS"/>
              </w:rPr>
            </w:pPr>
            <w:r w:rsidRPr="00D4120B">
              <w:t>Software Segment</w:t>
            </w:r>
          </w:p>
        </w:tc>
        <w:tc>
          <w:tcPr>
            <w:tcW w:w="810" w:type="dxa"/>
          </w:tcPr>
          <w:p w14:paraId="4E28B886" w14:textId="77777777" w:rsidR="00E53948" w:rsidRPr="00D4120B" w:rsidRDefault="00E53948" w:rsidP="008F7891">
            <w:pPr>
              <w:pStyle w:val="TableContent"/>
            </w:pPr>
            <w:r>
              <w:t>O</w:t>
            </w:r>
          </w:p>
        </w:tc>
        <w:tc>
          <w:tcPr>
            <w:tcW w:w="1260" w:type="dxa"/>
          </w:tcPr>
          <w:p w14:paraId="0B3BC759" w14:textId="77777777" w:rsidR="00E53948" w:rsidRPr="00D4120B" w:rsidRDefault="00E53948" w:rsidP="008F7891">
            <w:pPr>
              <w:pStyle w:val="TableContent"/>
            </w:pPr>
            <w:r>
              <w:t>[0</w:t>
            </w:r>
            <w:r w:rsidRPr="00D4120B">
              <w:t>..*]</w:t>
            </w:r>
          </w:p>
        </w:tc>
        <w:tc>
          <w:tcPr>
            <w:tcW w:w="7560" w:type="dxa"/>
          </w:tcPr>
          <w:p w14:paraId="0F5B4C92" w14:textId="77777777" w:rsidR="00E53948" w:rsidRPr="00D4120B" w:rsidDel="00FB2E2A" w:rsidRDefault="00E53948" w:rsidP="008F7891">
            <w:pPr>
              <w:pStyle w:val="TableContent"/>
              <w:rPr>
                <w:del w:id="3088" w:author="Swain, Ashley" w:date="2011-11-26T16:52:00Z"/>
              </w:rPr>
            </w:pPr>
            <w:del w:id="3089" w:author="Swain, Ashley" w:date="2011-11-26T16:52:00Z">
              <w:r w:rsidRPr="00D4120B" w:rsidDel="00FB2E2A">
                <w:delText>Each HL7 aware application that touches the message on the way to the destination application must add a SFT segment for its application</w:delText>
              </w:r>
              <w:r w:rsidDel="00FB2E2A">
                <w:delText xml:space="preserve">. </w:delText>
              </w:r>
              <w:r w:rsidRPr="00D4120B" w:rsidDel="00FB2E2A">
                <w:delText>For instance, PHIN MS is not HL7 aware and would not be expected to add an SFT</w:delText>
              </w:r>
              <w:r w:rsidDel="00FB2E2A">
                <w:delText xml:space="preserve">. </w:delText>
              </w:r>
              <w:r w:rsidRPr="00D4120B" w:rsidDel="00FB2E2A">
                <w:delText>On the other hand, an integration engine is HL7 aware and would be expected to add an SFT.</w:delText>
              </w:r>
            </w:del>
          </w:p>
          <w:p w14:paraId="3C952919" w14:textId="77777777" w:rsidR="00E53948" w:rsidRPr="00D4120B" w:rsidRDefault="00E53948" w:rsidP="008F7891">
            <w:pPr>
              <w:pStyle w:val="TableContent"/>
            </w:pPr>
            <w:del w:id="3090" w:author="Swain, Ashley" w:date="2011-11-26T16:52:00Z">
              <w:r w:rsidRPr="00D4120B" w:rsidDel="00FB2E2A">
                <w:delText>The first repeat (i.e., the Laboratory Result Sender</w:delText>
              </w:r>
              <w:r w:rsidDel="00FB2E2A">
                <w:delText xml:space="preserve"> actor</w:delText>
              </w:r>
              <w:r w:rsidRPr="00D4120B" w:rsidDel="00FB2E2A">
                <w:delText>) is required</w:delText>
              </w:r>
              <w:r w:rsidDel="00FB2E2A">
                <w:delText xml:space="preserve">. </w:delText>
              </w:r>
              <w:r w:rsidRPr="00D4120B" w:rsidDel="00FB2E2A">
                <w:delText>Any other application that transforms the message must add an SFT segment for that application</w:delText>
              </w:r>
              <w:r w:rsidDel="00FB2E2A">
                <w:delText xml:space="preserve">. </w:delText>
              </w:r>
              <w:r w:rsidRPr="00D4120B" w:rsidDel="00FB2E2A">
                <w:delText>Other applications that route or act as a conduit may add an SFT but are not required to do so.</w:delText>
              </w:r>
            </w:del>
          </w:p>
        </w:tc>
      </w:tr>
      <w:tr w:rsidR="00E53948" w:rsidRPr="00D4120B" w14:paraId="3B1604D9" w14:textId="77777777">
        <w:trPr>
          <w:cantSplit/>
          <w:trHeight w:val="324"/>
        </w:trPr>
        <w:tc>
          <w:tcPr>
            <w:tcW w:w="1350" w:type="dxa"/>
          </w:tcPr>
          <w:p w14:paraId="2D0A2557" w14:textId="77777777" w:rsidR="00E53948" w:rsidRPr="00D4120B" w:rsidRDefault="00E53948" w:rsidP="008F7891">
            <w:pPr>
              <w:pStyle w:val="TableContent"/>
              <w:rPr>
                <w:rFonts w:eastAsia="Arial Unicode MS"/>
              </w:rPr>
            </w:pPr>
            <w:r w:rsidRPr="00D4120B">
              <w:t xml:space="preserve">  {</w:t>
            </w:r>
          </w:p>
        </w:tc>
        <w:tc>
          <w:tcPr>
            <w:tcW w:w="2700" w:type="dxa"/>
          </w:tcPr>
          <w:p w14:paraId="79474A1A" w14:textId="77777777" w:rsidR="00E53948" w:rsidRPr="00D4120B" w:rsidRDefault="00E53948" w:rsidP="00667BA9">
            <w:pPr>
              <w:pStyle w:val="TableContentBICenter"/>
            </w:pPr>
            <w:r w:rsidRPr="00D4120B">
              <w:t>PATIENT_RESULT Begin</w:t>
            </w:r>
          </w:p>
        </w:tc>
        <w:tc>
          <w:tcPr>
            <w:tcW w:w="810" w:type="dxa"/>
          </w:tcPr>
          <w:p w14:paraId="3EF2BCEF" w14:textId="77777777" w:rsidR="00E53948" w:rsidRPr="00D4120B" w:rsidRDefault="00E53948" w:rsidP="008F7891">
            <w:pPr>
              <w:pStyle w:val="TableContent"/>
            </w:pPr>
            <w:r w:rsidRPr="00D4120B">
              <w:t>R</w:t>
            </w:r>
          </w:p>
        </w:tc>
        <w:tc>
          <w:tcPr>
            <w:tcW w:w="1260" w:type="dxa"/>
          </w:tcPr>
          <w:p w14:paraId="0146EF79" w14:textId="77777777" w:rsidR="00E53948" w:rsidRPr="00D4120B" w:rsidRDefault="00E53948" w:rsidP="008F7891">
            <w:pPr>
              <w:pStyle w:val="TableContent"/>
            </w:pPr>
            <w:r>
              <w:t>[1..1</w:t>
            </w:r>
            <w:r w:rsidRPr="00D4120B">
              <w:t>]</w:t>
            </w:r>
          </w:p>
        </w:tc>
        <w:tc>
          <w:tcPr>
            <w:tcW w:w="7560" w:type="dxa"/>
          </w:tcPr>
          <w:p w14:paraId="195DB5D9" w14:textId="77777777" w:rsidR="00E53948" w:rsidRPr="00D4120B" w:rsidRDefault="00E53948" w:rsidP="008F7891">
            <w:pPr>
              <w:pStyle w:val="TableContent"/>
            </w:pPr>
          </w:p>
        </w:tc>
      </w:tr>
      <w:tr w:rsidR="00E53948" w:rsidRPr="00D4120B" w14:paraId="360FDB47" w14:textId="77777777">
        <w:trPr>
          <w:cantSplit/>
          <w:trHeight w:val="295"/>
        </w:trPr>
        <w:tc>
          <w:tcPr>
            <w:tcW w:w="1350" w:type="dxa"/>
          </w:tcPr>
          <w:p w14:paraId="56C4D4F5" w14:textId="77777777" w:rsidR="00E53948" w:rsidRPr="00D4120B" w:rsidRDefault="00E53948" w:rsidP="008F7891">
            <w:pPr>
              <w:pStyle w:val="TableContent"/>
              <w:rPr>
                <w:rFonts w:eastAsia="Arial Unicode MS"/>
              </w:rPr>
            </w:pPr>
            <w:r w:rsidRPr="00D4120B">
              <w:t xml:space="preserve">    [</w:t>
            </w:r>
          </w:p>
        </w:tc>
        <w:tc>
          <w:tcPr>
            <w:tcW w:w="2700" w:type="dxa"/>
          </w:tcPr>
          <w:p w14:paraId="582A8E2C" w14:textId="77777777" w:rsidR="00E53948" w:rsidRPr="00D4120B" w:rsidRDefault="00E53948" w:rsidP="00667BA9">
            <w:pPr>
              <w:pStyle w:val="TableContentBICenter"/>
              <w:rPr>
                <w:rFonts w:eastAsia="Arial Unicode MS"/>
              </w:rPr>
            </w:pPr>
            <w:r w:rsidRPr="00D4120B">
              <w:t>PATIENT Begin</w:t>
            </w:r>
          </w:p>
        </w:tc>
        <w:tc>
          <w:tcPr>
            <w:tcW w:w="810" w:type="dxa"/>
          </w:tcPr>
          <w:p w14:paraId="739D1FA6" w14:textId="77777777" w:rsidR="00E53948" w:rsidRPr="00D4120B" w:rsidRDefault="00E53948" w:rsidP="008F7891">
            <w:pPr>
              <w:pStyle w:val="TableContent"/>
            </w:pPr>
            <w:r w:rsidRPr="00D4120B">
              <w:t>R</w:t>
            </w:r>
          </w:p>
        </w:tc>
        <w:tc>
          <w:tcPr>
            <w:tcW w:w="1260" w:type="dxa"/>
          </w:tcPr>
          <w:p w14:paraId="6DD41232" w14:textId="77777777" w:rsidR="00E53948" w:rsidRPr="00D4120B" w:rsidRDefault="00E53948" w:rsidP="008F7891">
            <w:pPr>
              <w:pStyle w:val="TableContent"/>
            </w:pPr>
            <w:r w:rsidRPr="00D4120B">
              <w:t>[1..1]</w:t>
            </w:r>
          </w:p>
        </w:tc>
        <w:tc>
          <w:tcPr>
            <w:tcW w:w="7560" w:type="dxa"/>
          </w:tcPr>
          <w:p w14:paraId="7BCB01C5" w14:textId="77777777" w:rsidR="00E53948" w:rsidRPr="00D4120B" w:rsidRDefault="00E53948" w:rsidP="008F7891">
            <w:pPr>
              <w:pStyle w:val="TableContent"/>
            </w:pPr>
          </w:p>
        </w:tc>
      </w:tr>
      <w:tr w:rsidR="00E53948" w:rsidRPr="00D4120B" w14:paraId="4A8ADAD6" w14:textId="77777777">
        <w:trPr>
          <w:cantSplit/>
          <w:trHeight w:val="324"/>
        </w:trPr>
        <w:tc>
          <w:tcPr>
            <w:tcW w:w="1350" w:type="dxa"/>
          </w:tcPr>
          <w:p w14:paraId="195BFE40" w14:textId="77777777" w:rsidR="00E53948" w:rsidRPr="00D4120B" w:rsidRDefault="00E53948" w:rsidP="008F7891">
            <w:pPr>
              <w:pStyle w:val="TableContent"/>
              <w:rPr>
                <w:rFonts w:eastAsia="Arial Unicode MS"/>
              </w:rPr>
            </w:pPr>
            <w:r w:rsidRPr="00D4120B">
              <w:t xml:space="preserve">    PID</w:t>
            </w:r>
          </w:p>
        </w:tc>
        <w:tc>
          <w:tcPr>
            <w:tcW w:w="2700" w:type="dxa"/>
          </w:tcPr>
          <w:p w14:paraId="79358D5A" w14:textId="77777777" w:rsidR="00E53948" w:rsidRPr="00D4120B" w:rsidRDefault="00E53948" w:rsidP="008F7891">
            <w:pPr>
              <w:pStyle w:val="TableContent"/>
              <w:rPr>
                <w:rFonts w:eastAsia="Arial Unicode MS"/>
              </w:rPr>
            </w:pPr>
            <w:r w:rsidRPr="00D4120B">
              <w:t>Patient Identification</w:t>
            </w:r>
          </w:p>
        </w:tc>
        <w:tc>
          <w:tcPr>
            <w:tcW w:w="810" w:type="dxa"/>
          </w:tcPr>
          <w:p w14:paraId="167CA711" w14:textId="77777777" w:rsidR="00E53948" w:rsidRPr="00D4120B" w:rsidRDefault="00E53948" w:rsidP="008F7891">
            <w:pPr>
              <w:pStyle w:val="TableContent"/>
            </w:pPr>
            <w:r w:rsidRPr="00D4120B">
              <w:t>R</w:t>
            </w:r>
          </w:p>
        </w:tc>
        <w:tc>
          <w:tcPr>
            <w:tcW w:w="1260" w:type="dxa"/>
          </w:tcPr>
          <w:p w14:paraId="4721E3E8" w14:textId="77777777" w:rsidR="00E53948" w:rsidRPr="00D4120B" w:rsidRDefault="00E53948" w:rsidP="008F7891">
            <w:pPr>
              <w:pStyle w:val="TableContent"/>
            </w:pPr>
            <w:r w:rsidRPr="00D4120B">
              <w:t>[1..1]</w:t>
            </w:r>
          </w:p>
        </w:tc>
        <w:tc>
          <w:tcPr>
            <w:tcW w:w="7560" w:type="dxa"/>
          </w:tcPr>
          <w:p w14:paraId="7A3125FA" w14:textId="77777777" w:rsidR="00E53948" w:rsidRPr="00D4120B" w:rsidRDefault="00E53948" w:rsidP="008F7891">
            <w:pPr>
              <w:pStyle w:val="TableContent"/>
            </w:pPr>
            <w:r w:rsidRPr="00D4120B">
              <w:t>The patient identification (PID) segment is used to provide basic demographics regarding the subject of the testing</w:t>
            </w:r>
            <w:r>
              <w:t xml:space="preserve">. </w:t>
            </w:r>
            <w:r w:rsidRPr="00D4120B">
              <w:t>The subject</w:t>
            </w:r>
            <w:ins w:id="3091" w:author="Swain, Ashley" w:date="2011-11-26T16:48:00Z">
              <w:r w:rsidR="00EA1C7C">
                <w:t xml:space="preserve"> shall</w:t>
              </w:r>
            </w:ins>
            <w:del w:id="3092" w:author="Swain, Ashley" w:date="2011-11-26T16:48:00Z">
              <w:r w:rsidRPr="00D4120B" w:rsidDel="00EA1C7C">
                <w:delText xml:space="preserve"> may</w:delText>
              </w:r>
            </w:del>
            <w:r w:rsidRPr="00D4120B">
              <w:t xml:space="preserve"> be a person</w:t>
            </w:r>
            <w:del w:id="3093" w:author="Swain, Ashley" w:date="2011-11-26T16:48:00Z">
              <w:r w:rsidRPr="00D4120B" w:rsidDel="00EA1C7C">
                <w:delText xml:space="preserve"> or animal</w:delText>
              </w:r>
            </w:del>
            <w:r w:rsidRPr="00D4120B">
              <w:t>.</w:t>
            </w:r>
          </w:p>
        </w:tc>
      </w:tr>
      <w:tr w:rsidR="00E53948" w:rsidRPr="00D4120B" w14:paraId="4D28B88E" w14:textId="77777777">
        <w:trPr>
          <w:cantSplit/>
          <w:trHeight w:val="324"/>
        </w:trPr>
        <w:tc>
          <w:tcPr>
            <w:tcW w:w="1350" w:type="dxa"/>
          </w:tcPr>
          <w:p w14:paraId="4BFA16B0" w14:textId="77777777" w:rsidR="00E53948" w:rsidRPr="00D4120B" w:rsidRDefault="00E53948" w:rsidP="008F7891">
            <w:pPr>
              <w:pStyle w:val="TableContent"/>
            </w:pPr>
            <w:r w:rsidRPr="00D4120B">
              <w:t xml:space="preserve">    [PD1]</w:t>
            </w:r>
          </w:p>
        </w:tc>
        <w:tc>
          <w:tcPr>
            <w:tcW w:w="2700" w:type="dxa"/>
          </w:tcPr>
          <w:p w14:paraId="54453AB3" w14:textId="77777777" w:rsidR="00E53948" w:rsidRPr="00D4120B" w:rsidRDefault="00E53948" w:rsidP="008F7891">
            <w:pPr>
              <w:pStyle w:val="TableContent"/>
            </w:pPr>
            <w:r w:rsidRPr="00D4120B">
              <w:t>Additional Demographics</w:t>
            </w:r>
          </w:p>
        </w:tc>
        <w:tc>
          <w:tcPr>
            <w:tcW w:w="810" w:type="dxa"/>
          </w:tcPr>
          <w:p w14:paraId="7EE9B9EB" w14:textId="77777777" w:rsidR="00E53948" w:rsidRPr="00D4120B" w:rsidRDefault="00E53948" w:rsidP="008F7891">
            <w:pPr>
              <w:pStyle w:val="TableContent"/>
            </w:pPr>
            <w:r w:rsidRPr="00D4120B">
              <w:t>O</w:t>
            </w:r>
          </w:p>
        </w:tc>
        <w:tc>
          <w:tcPr>
            <w:tcW w:w="1260" w:type="dxa"/>
          </w:tcPr>
          <w:p w14:paraId="678E64DB" w14:textId="77777777" w:rsidR="00E53948" w:rsidRPr="00D4120B" w:rsidRDefault="00E53948" w:rsidP="008F7891">
            <w:pPr>
              <w:pStyle w:val="TableContent"/>
            </w:pPr>
            <w:r w:rsidRPr="00D4120B">
              <w:t>[0..1]</w:t>
            </w:r>
          </w:p>
        </w:tc>
        <w:tc>
          <w:tcPr>
            <w:tcW w:w="7560" w:type="dxa"/>
          </w:tcPr>
          <w:p w14:paraId="5CC00265" w14:textId="77777777" w:rsidR="00E53948" w:rsidRPr="00D4120B" w:rsidRDefault="00E53948" w:rsidP="008F7891">
            <w:pPr>
              <w:pStyle w:val="TableContent"/>
            </w:pPr>
          </w:p>
        </w:tc>
      </w:tr>
      <w:tr w:rsidR="00E53948" w:rsidRPr="00D4120B" w14:paraId="673A0996" w14:textId="77777777">
        <w:trPr>
          <w:cantSplit/>
          <w:trHeight w:val="324"/>
        </w:trPr>
        <w:tc>
          <w:tcPr>
            <w:tcW w:w="1350" w:type="dxa"/>
          </w:tcPr>
          <w:p w14:paraId="2E3CED96" w14:textId="77777777" w:rsidR="00E53948" w:rsidRPr="00D4120B" w:rsidRDefault="00E53948" w:rsidP="008F7891">
            <w:pPr>
              <w:pStyle w:val="TableContent"/>
              <w:rPr>
                <w:rFonts w:eastAsia="Arial Unicode MS"/>
              </w:rPr>
            </w:pPr>
            <w:r w:rsidRPr="00D4120B">
              <w:t xml:space="preserve">    [{NTE}]</w:t>
            </w:r>
          </w:p>
        </w:tc>
        <w:tc>
          <w:tcPr>
            <w:tcW w:w="2700" w:type="dxa"/>
          </w:tcPr>
          <w:p w14:paraId="727370B3" w14:textId="77777777" w:rsidR="00E53948" w:rsidRPr="00D4120B" w:rsidRDefault="00E53948" w:rsidP="008F7891">
            <w:pPr>
              <w:pStyle w:val="TableContent"/>
              <w:rPr>
                <w:rFonts w:eastAsia="Arial Unicode MS"/>
              </w:rPr>
            </w:pPr>
            <w:r w:rsidRPr="00D4120B">
              <w:t>Notes and Comments for PID</w:t>
            </w:r>
          </w:p>
        </w:tc>
        <w:tc>
          <w:tcPr>
            <w:tcW w:w="810" w:type="dxa"/>
          </w:tcPr>
          <w:p w14:paraId="51B781BB" w14:textId="77777777" w:rsidR="00E53948" w:rsidRPr="00D4120B" w:rsidRDefault="00E53948" w:rsidP="008F7891">
            <w:pPr>
              <w:pStyle w:val="TableContent"/>
            </w:pPr>
            <w:r>
              <w:t>O</w:t>
            </w:r>
          </w:p>
        </w:tc>
        <w:tc>
          <w:tcPr>
            <w:tcW w:w="1260" w:type="dxa"/>
          </w:tcPr>
          <w:p w14:paraId="07F8C2C5" w14:textId="77777777" w:rsidR="00E53948" w:rsidRPr="00D4120B" w:rsidRDefault="00E53948" w:rsidP="008F7891">
            <w:pPr>
              <w:pStyle w:val="TableContent"/>
              <w:rPr>
                <w:highlight w:val="red"/>
              </w:rPr>
            </w:pPr>
            <w:r>
              <w:t>[0..1</w:t>
            </w:r>
            <w:r w:rsidRPr="00D4120B">
              <w:t>]</w:t>
            </w:r>
          </w:p>
        </w:tc>
        <w:tc>
          <w:tcPr>
            <w:tcW w:w="7560" w:type="dxa"/>
          </w:tcPr>
          <w:p w14:paraId="6D54BF41" w14:textId="77777777" w:rsidR="00E53948" w:rsidRPr="00D4120B" w:rsidRDefault="00E53948" w:rsidP="008F7891">
            <w:pPr>
              <w:pStyle w:val="TableContent"/>
            </w:pPr>
            <w:del w:id="3094" w:author="Bob Yencha" w:date="2011-11-29T09:55:00Z">
              <w:r w:rsidRPr="00D4120B" w:rsidDel="00303738">
                <w:delText>This notes and comments (NTE) segment should contain notes or comments pertaining to the patient identified in the PID segment</w:delText>
              </w:r>
              <w:r w:rsidDel="00303738">
                <w:delText xml:space="preserve">. </w:delText>
              </w:r>
              <w:r w:rsidRPr="00D4120B" w:rsidDel="00303738">
                <w:delText>It should not contain order or result related comments.</w:delText>
              </w:r>
            </w:del>
          </w:p>
        </w:tc>
      </w:tr>
      <w:tr w:rsidR="00E53948" w:rsidRPr="00D4120B" w14:paraId="51049FAE" w14:textId="77777777">
        <w:trPr>
          <w:cantSplit/>
          <w:trHeight w:val="309"/>
        </w:trPr>
        <w:tc>
          <w:tcPr>
            <w:tcW w:w="1350" w:type="dxa"/>
          </w:tcPr>
          <w:p w14:paraId="388EABC4" w14:textId="77777777" w:rsidR="00E53948" w:rsidRPr="00D4120B" w:rsidRDefault="00E53948" w:rsidP="008F7891">
            <w:pPr>
              <w:pStyle w:val="TableContent"/>
            </w:pPr>
            <w:r w:rsidRPr="00D4120B">
              <w:rPr>
                <w:rFonts w:eastAsia="Arial Unicode MS"/>
              </w:rPr>
              <w:t xml:space="preserve">    [{NK1}]</w:t>
            </w:r>
          </w:p>
        </w:tc>
        <w:tc>
          <w:tcPr>
            <w:tcW w:w="2700" w:type="dxa"/>
          </w:tcPr>
          <w:p w14:paraId="546043BC" w14:textId="77777777" w:rsidR="00E53948" w:rsidRPr="00D4120B" w:rsidRDefault="00E53948" w:rsidP="008F7891">
            <w:pPr>
              <w:pStyle w:val="TableContent"/>
              <w:rPr>
                <w:b/>
                <w:i/>
                <w:iCs/>
              </w:rPr>
            </w:pPr>
            <w:r w:rsidRPr="00D4120B">
              <w:t>Next of Kin/Associated Parties</w:t>
            </w:r>
          </w:p>
        </w:tc>
        <w:tc>
          <w:tcPr>
            <w:tcW w:w="810" w:type="dxa"/>
          </w:tcPr>
          <w:p w14:paraId="0C1372B8" w14:textId="77777777" w:rsidR="00E53948" w:rsidRPr="00D4120B" w:rsidRDefault="00E53948" w:rsidP="008F7891">
            <w:pPr>
              <w:pStyle w:val="TableContent"/>
            </w:pPr>
            <w:r>
              <w:t>O</w:t>
            </w:r>
          </w:p>
        </w:tc>
        <w:tc>
          <w:tcPr>
            <w:tcW w:w="1260" w:type="dxa"/>
          </w:tcPr>
          <w:p w14:paraId="6124B424" w14:textId="77777777" w:rsidR="00E53948" w:rsidRPr="00D4120B" w:rsidRDefault="00E53948" w:rsidP="008F7891">
            <w:pPr>
              <w:pStyle w:val="TableContent"/>
            </w:pPr>
            <w:r>
              <w:t>[0..*</w:t>
            </w:r>
            <w:r w:rsidRPr="00D4120B">
              <w:t>]</w:t>
            </w:r>
          </w:p>
        </w:tc>
        <w:tc>
          <w:tcPr>
            <w:tcW w:w="7560" w:type="dxa"/>
          </w:tcPr>
          <w:p w14:paraId="581FA4DD" w14:textId="77777777" w:rsidR="00E53948" w:rsidRPr="00D4120B" w:rsidRDefault="00E53948" w:rsidP="00943986">
            <w:pPr>
              <w:pStyle w:val="TableContent"/>
            </w:pPr>
            <w:del w:id="3095" w:author="Bob Yencha" w:date="2011-11-29T09:55:00Z">
              <w:r w:rsidRPr="00D4120B" w:rsidDel="00303738">
                <w:delText>The next of kin (NK1) segment can be used to document the patient’s next of kin, employer, guardian, etc</w:delText>
              </w:r>
              <w:r w:rsidDel="00303738">
                <w:delText xml:space="preserve">. </w:delText>
              </w:r>
              <w:r w:rsidRPr="00D4120B" w:rsidDel="00303738">
                <w:delText>Particular jurisdictions may require the NK1 segment to contain parent/guardian information when reporting lead testing results for children</w:delText>
              </w:r>
              <w:r w:rsidDel="00303738">
                <w:delText xml:space="preserve">. </w:delText>
              </w:r>
              <w:r w:rsidRPr="00D4120B" w:rsidDel="00303738">
                <w:delText>When reporting results of animal testing (for example testing animals for rabies) the NK1 segment can be used to identify the owner of the animal.</w:delText>
              </w:r>
            </w:del>
          </w:p>
        </w:tc>
      </w:tr>
      <w:tr w:rsidR="00E53948" w:rsidRPr="00D4120B" w14:paraId="0FE69FC3" w14:textId="77777777">
        <w:trPr>
          <w:cantSplit/>
          <w:trHeight w:val="309"/>
        </w:trPr>
        <w:tc>
          <w:tcPr>
            <w:tcW w:w="1350" w:type="dxa"/>
          </w:tcPr>
          <w:p w14:paraId="396EB78B" w14:textId="77777777" w:rsidR="00E53948" w:rsidRPr="00D4120B" w:rsidRDefault="00E53948" w:rsidP="008F7891">
            <w:pPr>
              <w:pStyle w:val="TableContent"/>
            </w:pPr>
            <w:r w:rsidRPr="00D4120B">
              <w:t xml:space="preserve">  [</w:t>
            </w:r>
          </w:p>
        </w:tc>
        <w:tc>
          <w:tcPr>
            <w:tcW w:w="2700" w:type="dxa"/>
          </w:tcPr>
          <w:p w14:paraId="67842776" w14:textId="77777777" w:rsidR="00E53948" w:rsidRPr="00D4120B" w:rsidRDefault="00E53948" w:rsidP="00667BA9">
            <w:pPr>
              <w:pStyle w:val="TableContentBICenter"/>
            </w:pPr>
            <w:r w:rsidRPr="00D4120B">
              <w:t>VISIT Begin</w:t>
            </w:r>
          </w:p>
        </w:tc>
        <w:tc>
          <w:tcPr>
            <w:tcW w:w="810" w:type="dxa"/>
          </w:tcPr>
          <w:p w14:paraId="53EABD25" w14:textId="77777777" w:rsidR="00E53948" w:rsidRPr="00D4120B" w:rsidRDefault="00E53948" w:rsidP="008F7891">
            <w:pPr>
              <w:pStyle w:val="TableContent"/>
            </w:pPr>
            <w:r>
              <w:t>O</w:t>
            </w:r>
          </w:p>
        </w:tc>
        <w:tc>
          <w:tcPr>
            <w:tcW w:w="1260" w:type="dxa"/>
          </w:tcPr>
          <w:p w14:paraId="6F672821" w14:textId="77777777" w:rsidR="00E53948" w:rsidRPr="00D4120B" w:rsidRDefault="00E53948" w:rsidP="008F7891">
            <w:pPr>
              <w:pStyle w:val="TableContent"/>
            </w:pPr>
            <w:r w:rsidRPr="00D4120B">
              <w:t>[0..1]</w:t>
            </w:r>
          </w:p>
        </w:tc>
        <w:tc>
          <w:tcPr>
            <w:tcW w:w="7560" w:type="dxa"/>
          </w:tcPr>
          <w:p w14:paraId="637B6535" w14:textId="77777777" w:rsidR="00E53948" w:rsidRPr="00D4120B" w:rsidRDefault="00E53948" w:rsidP="008F7891">
            <w:pPr>
              <w:pStyle w:val="TableContent"/>
            </w:pPr>
          </w:p>
        </w:tc>
      </w:tr>
      <w:tr w:rsidR="00E53948" w:rsidRPr="00D4120B" w14:paraId="7135F042" w14:textId="77777777">
        <w:trPr>
          <w:cantSplit/>
          <w:trHeight w:val="309"/>
        </w:trPr>
        <w:tc>
          <w:tcPr>
            <w:tcW w:w="1350" w:type="dxa"/>
          </w:tcPr>
          <w:p w14:paraId="1D8BB8D5" w14:textId="77777777" w:rsidR="00E53948" w:rsidRPr="00D4120B" w:rsidRDefault="00E53948" w:rsidP="008F7891">
            <w:pPr>
              <w:pStyle w:val="TableContent"/>
            </w:pPr>
            <w:r w:rsidRPr="00D4120B">
              <w:t xml:space="preserve">    PV1</w:t>
            </w:r>
          </w:p>
        </w:tc>
        <w:tc>
          <w:tcPr>
            <w:tcW w:w="2700" w:type="dxa"/>
          </w:tcPr>
          <w:p w14:paraId="143E97AD" w14:textId="77777777" w:rsidR="00E53948" w:rsidRPr="00D4120B" w:rsidRDefault="00E53948" w:rsidP="008F7891">
            <w:pPr>
              <w:pStyle w:val="TableContent"/>
            </w:pPr>
            <w:r w:rsidRPr="00D4120B">
              <w:t>Patient Visit</w:t>
            </w:r>
          </w:p>
        </w:tc>
        <w:tc>
          <w:tcPr>
            <w:tcW w:w="810" w:type="dxa"/>
          </w:tcPr>
          <w:p w14:paraId="404D8896" w14:textId="77777777" w:rsidR="00E53948" w:rsidRPr="00D4120B" w:rsidRDefault="00E53948" w:rsidP="008F7891">
            <w:pPr>
              <w:pStyle w:val="TableContent"/>
            </w:pPr>
            <w:r w:rsidRPr="00D4120B">
              <w:t>R</w:t>
            </w:r>
          </w:p>
        </w:tc>
        <w:tc>
          <w:tcPr>
            <w:tcW w:w="1260" w:type="dxa"/>
          </w:tcPr>
          <w:p w14:paraId="797DB9EE" w14:textId="77777777" w:rsidR="00E53948" w:rsidRPr="00D4120B" w:rsidRDefault="00E53948" w:rsidP="008F7891">
            <w:pPr>
              <w:pStyle w:val="TableContent"/>
            </w:pPr>
            <w:r w:rsidRPr="00D4120B">
              <w:t>[1..1]</w:t>
            </w:r>
          </w:p>
        </w:tc>
        <w:tc>
          <w:tcPr>
            <w:tcW w:w="7560" w:type="dxa"/>
          </w:tcPr>
          <w:p w14:paraId="6752DEB0" w14:textId="77777777" w:rsidR="00E53948" w:rsidRPr="00D4120B" w:rsidRDefault="00E53948" w:rsidP="008F7891">
            <w:pPr>
              <w:pStyle w:val="TableContent"/>
            </w:pPr>
            <w:r w:rsidRPr="00D4120B">
              <w:t>HL7 requires that the patient visit (PV1) segment be present if the VISIT group is present.</w:t>
            </w:r>
          </w:p>
        </w:tc>
      </w:tr>
      <w:tr w:rsidR="00E53948" w:rsidRPr="00D4120B" w14:paraId="29616366" w14:textId="77777777">
        <w:trPr>
          <w:cantSplit/>
          <w:trHeight w:val="309"/>
        </w:trPr>
        <w:tc>
          <w:tcPr>
            <w:tcW w:w="1350" w:type="dxa"/>
          </w:tcPr>
          <w:p w14:paraId="3D4F0A83" w14:textId="77777777" w:rsidR="00E53948" w:rsidRPr="00D4120B" w:rsidRDefault="00E53948" w:rsidP="008F7891">
            <w:pPr>
              <w:pStyle w:val="TableContent"/>
            </w:pPr>
            <w:r w:rsidRPr="00D4120B">
              <w:t xml:space="preserve">    [PV2]</w:t>
            </w:r>
          </w:p>
        </w:tc>
        <w:tc>
          <w:tcPr>
            <w:tcW w:w="2700" w:type="dxa"/>
          </w:tcPr>
          <w:p w14:paraId="1C532B38" w14:textId="77777777" w:rsidR="00E53948" w:rsidRPr="00D4120B" w:rsidRDefault="00E53948" w:rsidP="008F7891">
            <w:pPr>
              <w:pStyle w:val="TableContent"/>
            </w:pPr>
            <w:r w:rsidRPr="00D4120B">
              <w:t>Patient Visit – Additional Information</w:t>
            </w:r>
          </w:p>
        </w:tc>
        <w:tc>
          <w:tcPr>
            <w:tcW w:w="810" w:type="dxa"/>
          </w:tcPr>
          <w:p w14:paraId="3DADBED6" w14:textId="77777777" w:rsidR="00E53948" w:rsidRPr="00D4120B" w:rsidRDefault="00E53948" w:rsidP="008F7891">
            <w:pPr>
              <w:pStyle w:val="TableContent"/>
            </w:pPr>
            <w:r>
              <w:t>O</w:t>
            </w:r>
          </w:p>
        </w:tc>
        <w:tc>
          <w:tcPr>
            <w:tcW w:w="1260" w:type="dxa"/>
          </w:tcPr>
          <w:p w14:paraId="4D7EFA1F" w14:textId="77777777" w:rsidR="00E53948" w:rsidRPr="00D4120B" w:rsidRDefault="00E53948" w:rsidP="008F7891">
            <w:pPr>
              <w:pStyle w:val="TableContent"/>
            </w:pPr>
            <w:r w:rsidRPr="00D4120B">
              <w:t>[0..1]</w:t>
            </w:r>
          </w:p>
        </w:tc>
        <w:tc>
          <w:tcPr>
            <w:tcW w:w="7560" w:type="dxa"/>
          </w:tcPr>
          <w:p w14:paraId="1B4E640F" w14:textId="77777777" w:rsidR="00E53948" w:rsidRPr="00D4120B" w:rsidRDefault="00E53948" w:rsidP="008F7891">
            <w:pPr>
              <w:pStyle w:val="TableContent"/>
            </w:pPr>
          </w:p>
        </w:tc>
      </w:tr>
      <w:tr w:rsidR="00E53948" w:rsidRPr="00D4120B" w14:paraId="27E1C03C" w14:textId="77777777">
        <w:trPr>
          <w:cantSplit/>
          <w:trHeight w:val="309"/>
        </w:trPr>
        <w:tc>
          <w:tcPr>
            <w:tcW w:w="1350" w:type="dxa"/>
          </w:tcPr>
          <w:p w14:paraId="182F12A1" w14:textId="77777777" w:rsidR="00E53948" w:rsidRPr="00D4120B" w:rsidRDefault="00E53948" w:rsidP="008F7891">
            <w:pPr>
              <w:pStyle w:val="TableContent"/>
            </w:pPr>
            <w:r w:rsidRPr="00D4120B">
              <w:t xml:space="preserve">  ]</w:t>
            </w:r>
          </w:p>
        </w:tc>
        <w:tc>
          <w:tcPr>
            <w:tcW w:w="2700" w:type="dxa"/>
          </w:tcPr>
          <w:p w14:paraId="60EA6468" w14:textId="77777777" w:rsidR="00E53948" w:rsidRPr="00D4120B" w:rsidRDefault="00E53948" w:rsidP="00667BA9">
            <w:pPr>
              <w:pStyle w:val="TableContentBICenter"/>
            </w:pPr>
            <w:r w:rsidRPr="00D4120B">
              <w:t>VISIT End</w:t>
            </w:r>
          </w:p>
        </w:tc>
        <w:tc>
          <w:tcPr>
            <w:tcW w:w="810" w:type="dxa"/>
          </w:tcPr>
          <w:p w14:paraId="1B1AD348" w14:textId="77777777" w:rsidR="00E53948" w:rsidRPr="00D4120B" w:rsidRDefault="00E53948" w:rsidP="008F7891">
            <w:pPr>
              <w:pStyle w:val="TableContent"/>
            </w:pPr>
          </w:p>
        </w:tc>
        <w:tc>
          <w:tcPr>
            <w:tcW w:w="1260" w:type="dxa"/>
          </w:tcPr>
          <w:p w14:paraId="6F284167" w14:textId="77777777" w:rsidR="00E53948" w:rsidRPr="00D4120B" w:rsidRDefault="00E53948" w:rsidP="008F7891">
            <w:pPr>
              <w:pStyle w:val="TableContent"/>
            </w:pPr>
          </w:p>
        </w:tc>
        <w:tc>
          <w:tcPr>
            <w:tcW w:w="7560" w:type="dxa"/>
          </w:tcPr>
          <w:p w14:paraId="7661FADC" w14:textId="77777777" w:rsidR="00E53948" w:rsidRPr="00D4120B" w:rsidRDefault="00E53948" w:rsidP="008F7891">
            <w:pPr>
              <w:pStyle w:val="TableContent"/>
            </w:pPr>
          </w:p>
        </w:tc>
      </w:tr>
      <w:tr w:rsidR="00E53948" w:rsidRPr="00D4120B" w14:paraId="596CF3F6" w14:textId="77777777">
        <w:trPr>
          <w:cantSplit/>
          <w:trHeight w:val="309"/>
        </w:trPr>
        <w:tc>
          <w:tcPr>
            <w:tcW w:w="1350" w:type="dxa"/>
          </w:tcPr>
          <w:p w14:paraId="1A989072" w14:textId="77777777" w:rsidR="00E53948" w:rsidRPr="00D4120B" w:rsidRDefault="00E53948" w:rsidP="008F7891">
            <w:pPr>
              <w:pStyle w:val="TableContent"/>
              <w:rPr>
                <w:rFonts w:eastAsia="Arial Unicode MS"/>
              </w:rPr>
            </w:pPr>
            <w:r w:rsidRPr="00D4120B">
              <w:t xml:space="preserve">   ]</w:t>
            </w:r>
          </w:p>
        </w:tc>
        <w:tc>
          <w:tcPr>
            <w:tcW w:w="2700" w:type="dxa"/>
          </w:tcPr>
          <w:p w14:paraId="69EA264D" w14:textId="77777777" w:rsidR="00E53948" w:rsidRPr="00D4120B" w:rsidRDefault="00E53948" w:rsidP="00667BA9">
            <w:pPr>
              <w:pStyle w:val="TableContentBICenter"/>
              <w:rPr>
                <w:rFonts w:eastAsia="Arial Unicode MS"/>
              </w:rPr>
            </w:pPr>
            <w:r w:rsidRPr="00D4120B">
              <w:t>PATIENT End</w:t>
            </w:r>
          </w:p>
        </w:tc>
        <w:tc>
          <w:tcPr>
            <w:tcW w:w="810" w:type="dxa"/>
          </w:tcPr>
          <w:p w14:paraId="56CC3D59" w14:textId="77777777" w:rsidR="00E53948" w:rsidRPr="00D4120B" w:rsidRDefault="00E53948" w:rsidP="008F7891">
            <w:pPr>
              <w:pStyle w:val="TableContent"/>
            </w:pPr>
          </w:p>
        </w:tc>
        <w:tc>
          <w:tcPr>
            <w:tcW w:w="1260" w:type="dxa"/>
          </w:tcPr>
          <w:p w14:paraId="745A7651" w14:textId="77777777" w:rsidR="00E53948" w:rsidRPr="00D4120B" w:rsidRDefault="00E53948" w:rsidP="008F7891">
            <w:pPr>
              <w:pStyle w:val="TableContent"/>
            </w:pPr>
          </w:p>
        </w:tc>
        <w:tc>
          <w:tcPr>
            <w:tcW w:w="7560" w:type="dxa"/>
          </w:tcPr>
          <w:p w14:paraId="4D79EC59" w14:textId="77777777" w:rsidR="00E53948" w:rsidRPr="00D4120B" w:rsidRDefault="00E53948" w:rsidP="008F7891">
            <w:pPr>
              <w:pStyle w:val="TableContent"/>
            </w:pPr>
          </w:p>
        </w:tc>
      </w:tr>
      <w:tr w:rsidR="00E53948" w:rsidRPr="00D4120B" w14:paraId="6D1F6104" w14:textId="77777777">
        <w:trPr>
          <w:cantSplit/>
          <w:trHeight w:val="324"/>
        </w:trPr>
        <w:tc>
          <w:tcPr>
            <w:tcW w:w="1350" w:type="dxa"/>
          </w:tcPr>
          <w:p w14:paraId="43D81835" w14:textId="77777777" w:rsidR="00E53948" w:rsidRPr="00D4120B" w:rsidRDefault="00E53948" w:rsidP="008F7891">
            <w:pPr>
              <w:pStyle w:val="TableContent"/>
              <w:rPr>
                <w:rFonts w:eastAsia="Arial Unicode MS"/>
              </w:rPr>
            </w:pPr>
            <w:r w:rsidRPr="00D4120B">
              <w:t xml:space="preserve">    {</w:t>
            </w:r>
          </w:p>
        </w:tc>
        <w:tc>
          <w:tcPr>
            <w:tcW w:w="2700" w:type="dxa"/>
          </w:tcPr>
          <w:p w14:paraId="54257C0C" w14:textId="77777777" w:rsidR="00E53948" w:rsidRPr="00D4120B" w:rsidRDefault="00E53948" w:rsidP="00667BA9">
            <w:pPr>
              <w:pStyle w:val="TableContentBICenter"/>
              <w:rPr>
                <w:rFonts w:eastAsia="Arial Unicode MS"/>
              </w:rPr>
            </w:pPr>
            <w:r w:rsidRPr="00D4120B">
              <w:t>ORDER_OBSERVATION Begin</w:t>
            </w:r>
          </w:p>
        </w:tc>
        <w:tc>
          <w:tcPr>
            <w:tcW w:w="810" w:type="dxa"/>
          </w:tcPr>
          <w:p w14:paraId="3D14CD8C" w14:textId="77777777" w:rsidR="00E53948" w:rsidRPr="00D4120B" w:rsidRDefault="00E53948" w:rsidP="008F7891">
            <w:pPr>
              <w:pStyle w:val="TableContent"/>
            </w:pPr>
            <w:r w:rsidRPr="00D4120B">
              <w:t>R</w:t>
            </w:r>
          </w:p>
        </w:tc>
        <w:tc>
          <w:tcPr>
            <w:tcW w:w="1260" w:type="dxa"/>
          </w:tcPr>
          <w:p w14:paraId="621E50FE" w14:textId="77777777" w:rsidR="00E53948" w:rsidRPr="00D4120B" w:rsidRDefault="00E53948" w:rsidP="008F7891">
            <w:pPr>
              <w:pStyle w:val="TableContent"/>
            </w:pPr>
            <w:r w:rsidRPr="00D4120B">
              <w:t>[1..*]</w:t>
            </w:r>
          </w:p>
        </w:tc>
        <w:tc>
          <w:tcPr>
            <w:tcW w:w="7560" w:type="dxa"/>
          </w:tcPr>
          <w:p w14:paraId="40161802" w14:textId="77777777" w:rsidR="00A138AB" w:rsidRDefault="00E53948">
            <w:pPr>
              <w:pStyle w:val="TableContent"/>
              <w:rPr>
                <w:del w:id="3096" w:author="Bob Yencha" w:date="2011-12-27T12:22:00Z"/>
              </w:rPr>
            </w:pPr>
            <w:r w:rsidRPr="00D4120B">
              <w:t xml:space="preserve">The </w:t>
            </w:r>
            <w:ins w:id="3097" w:author="Swain, Ashley" w:date="2011-11-26T17:04:00Z">
              <w:r w:rsidR="00F739DA">
                <w:t>ORDER_OBSERVATION</w:t>
              </w:r>
            </w:ins>
            <w:del w:id="3098" w:author="Swain, Ashley" w:date="2011-11-26T17:04:00Z">
              <w:r w:rsidRPr="00D4120B" w:rsidDel="00F739DA">
                <w:delText>order group</w:delText>
              </w:r>
            </w:del>
            <w:r w:rsidRPr="00D4120B">
              <w:t xml:space="preserve"> is required and can </w:t>
            </w:r>
            <w:commentRangeStart w:id="3099"/>
            <w:r w:rsidRPr="00D4120B">
              <w:t>repeat</w:t>
            </w:r>
            <w:commentRangeEnd w:id="3099"/>
            <w:r w:rsidR="00C82A34">
              <w:rPr>
                <w:rStyle w:val="CommentReference"/>
                <w:rFonts w:ascii="Times New Roman" w:hAnsi="Times New Roman"/>
                <w:bCs w:val="0"/>
                <w:vanish/>
                <w:color w:val="auto"/>
                <w:lang w:eastAsia="de-DE"/>
              </w:rPr>
              <w:commentReference w:id="3099"/>
            </w:r>
            <w:r>
              <w:t xml:space="preserve">. </w:t>
            </w:r>
            <w:del w:id="3101" w:author="Swain, Ashley" w:date="2011-11-26T16:59:00Z">
              <w:r w:rsidRPr="00D4120B" w:rsidDel="00FB2E2A">
                <w:delText>This means that multiple ordered tests may be performed on a specimen.</w:delText>
              </w:r>
            </w:del>
          </w:p>
          <w:p w14:paraId="2AA3E89C" w14:textId="77777777" w:rsidR="00E53948" w:rsidRPr="00D4120B" w:rsidRDefault="00E53948" w:rsidP="00C82A34">
            <w:pPr>
              <w:pStyle w:val="TableContent"/>
            </w:pPr>
            <w:del w:id="3102" w:author="Bob Yencha" w:date="2011-12-27T12:22:00Z">
              <w:r w:rsidRPr="00D4120B" w:rsidDel="00C82A34">
                <w:delText>Snapshot processing of the result message involves processing as a snapshot all the repeats of the ORDER_OBSERVATION group together as a group</w:delText>
              </w:r>
              <w:r w:rsidDel="00C82A34">
                <w:delText xml:space="preserve">. </w:delText>
              </w:r>
              <w:r w:rsidRPr="00D4120B" w:rsidDel="00C82A34">
                <w:delText>This is especially important when dealing with parent/child results (such as cultures and sensitivities</w:delText>
              </w:r>
              <w:r w:rsidDel="00C82A34">
                <w:delText>)</w:delText>
              </w:r>
              <w:r w:rsidRPr="00D4120B" w:rsidDel="00C82A34">
                <w:delText xml:space="preserve"> that will span multiple ORDER_OBSERVATION groups</w:delText>
              </w:r>
              <w:r w:rsidDel="00C82A34">
                <w:delText xml:space="preserve">. </w:delText>
              </w:r>
              <w:r w:rsidRPr="00D4120B" w:rsidDel="00C82A34">
                <w:delText>All these must be processed from both a message sender and message receiver perspective as a single snapshot.</w:delText>
              </w:r>
            </w:del>
          </w:p>
        </w:tc>
      </w:tr>
      <w:tr w:rsidR="00E53948" w:rsidRPr="00D4120B" w14:paraId="3D65895E" w14:textId="77777777">
        <w:trPr>
          <w:cantSplit/>
          <w:trHeight w:val="309"/>
        </w:trPr>
        <w:tc>
          <w:tcPr>
            <w:tcW w:w="1350" w:type="dxa"/>
          </w:tcPr>
          <w:p w14:paraId="67D9C711" w14:textId="77777777" w:rsidR="00E53948" w:rsidRPr="00D4120B" w:rsidRDefault="00E53948" w:rsidP="008F7891">
            <w:pPr>
              <w:pStyle w:val="TableContent"/>
              <w:rPr>
                <w:rFonts w:eastAsia="Arial Unicode MS"/>
              </w:rPr>
            </w:pPr>
            <w:r w:rsidRPr="00D4120B">
              <w:t xml:space="preserve">    [ORC]</w:t>
            </w:r>
          </w:p>
        </w:tc>
        <w:tc>
          <w:tcPr>
            <w:tcW w:w="2700" w:type="dxa"/>
          </w:tcPr>
          <w:p w14:paraId="28B6D7AE" w14:textId="77777777" w:rsidR="00E53948" w:rsidRPr="00D4120B" w:rsidRDefault="00E53948" w:rsidP="008F7891">
            <w:pPr>
              <w:pStyle w:val="TableContent"/>
              <w:rPr>
                <w:rFonts w:eastAsia="Arial Unicode MS"/>
              </w:rPr>
            </w:pPr>
            <w:r w:rsidRPr="00D4120B">
              <w:t>Order Common</w:t>
            </w:r>
          </w:p>
        </w:tc>
        <w:tc>
          <w:tcPr>
            <w:tcW w:w="810" w:type="dxa"/>
          </w:tcPr>
          <w:p w14:paraId="097CF565" w14:textId="77777777" w:rsidR="00E53948" w:rsidRPr="00D4120B" w:rsidRDefault="00E53948" w:rsidP="00E53948">
            <w:pPr>
              <w:pStyle w:val="TableContent"/>
            </w:pPr>
            <w:r>
              <w:t>R</w:t>
            </w:r>
          </w:p>
        </w:tc>
        <w:tc>
          <w:tcPr>
            <w:tcW w:w="1260" w:type="dxa"/>
          </w:tcPr>
          <w:p w14:paraId="19DEEC99" w14:textId="77777777" w:rsidR="00E53948" w:rsidRPr="00D4120B" w:rsidRDefault="00E53948" w:rsidP="008F7891">
            <w:pPr>
              <w:pStyle w:val="TableContent"/>
            </w:pPr>
            <w:r>
              <w:t>[1</w:t>
            </w:r>
            <w:r w:rsidRPr="00D4120B">
              <w:t>..1]</w:t>
            </w:r>
          </w:p>
        </w:tc>
        <w:tc>
          <w:tcPr>
            <w:tcW w:w="7560" w:type="dxa"/>
          </w:tcPr>
          <w:p w14:paraId="1827794F" w14:textId="77777777" w:rsidR="00E53948" w:rsidRPr="00D4120B" w:rsidRDefault="00E53948" w:rsidP="00FA6C09">
            <w:pPr>
              <w:pStyle w:val="TableContent"/>
            </w:pPr>
            <w:r w:rsidRPr="00D4120B">
              <w:t>The common order (ORC) segment identifies basic information about the order for testing of the specimen</w:t>
            </w:r>
            <w:r>
              <w:t xml:space="preserve">. </w:t>
            </w:r>
            <w:r w:rsidRPr="00D4120B">
              <w:t>This segment includes identifiers of the order, who placed the order, when it was placed, what action to take regarding the order, etc.</w:t>
            </w:r>
          </w:p>
        </w:tc>
      </w:tr>
      <w:tr w:rsidR="00E53948" w:rsidRPr="00D4120B" w14:paraId="76C47FD9" w14:textId="77777777">
        <w:trPr>
          <w:cantSplit/>
          <w:trHeight w:val="324"/>
        </w:trPr>
        <w:tc>
          <w:tcPr>
            <w:tcW w:w="1350" w:type="dxa"/>
          </w:tcPr>
          <w:p w14:paraId="7B53A16E" w14:textId="77777777" w:rsidR="00E53948" w:rsidRPr="00D4120B" w:rsidRDefault="00E53948" w:rsidP="008F7891">
            <w:pPr>
              <w:pStyle w:val="TableContent"/>
              <w:rPr>
                <w:rFonts w:eastAsia="Arial Unicode MS"/>
              </w:rPr>
            </w:pPr>
            <w:r w:rsidRPr="00D4120B">
              <w:t xml:space="preserve">    OBR</w:t>
            </w:r>
          </w:p>
        </w:tc>
        <w:tc>
          <w:tcPr>
            <w:tcW w:w="2700" w:type="dxa"/>
          </w:tcPr>
          <w:p w14:paraId="5264E156" w14:textId="77777777" w:rsidR="00E53948" w:rsidRPr="00D4120B" w:rsidRDefault="00E53948" w:rsidP="008F7891">
            <w:pPr>
              <w:pStyle w:val="TableContent"/>
              <w:rPr>
                <w:rFonts w:eastAsia="Arial Unicode MS"/>
              </w:rPr>
            </w:pPr>
            <w:r w:rsidRPr="00D4120B">
              <w:t>Observations Request</w:t>
            </w:r>
          </w:p>
        </w:tc>
        <w:tc>
          <w:tcPr>
            <w:tcW w:w="810" w:type="dxa"/>
          </w:tcPr>
          <w:p w14:paraId="03257B22" w14:textId="77777777" w:rsidR="00E53948" w:rsidRPr="00D4120B" w:rsidRDefault="00E53948" w:rsidP="008F7891">
            <w:pPr>
              <w:pStyle w:val="TableContent"/>
            </w:pPr>
            <w:r w:rsidRPr="00D4120B">
              <w:t>R</w:t>
            </w:r>
          </w:p>
        </w:tc>
        <w:tc>
          <w:tcPr>
            <w:tcW w:w="1260" w:type="dxa"/>
          </w:tcPr>
          <w:p w14:paraId="4FF1877D" w14:textId="77777777" w:rsidR="00E53948" w:rsidRPr="00D4120B" w:rsidRDefault="00E53948" w:rsidP="008F7891">
            <w:pPr>
              <w:pStyle w:val="TableContent"/>
            </w:pPr>
            <w:r w:rsidRPr="00D4120B">
              <w:t>[1..1]</w:t>
            </w:r>
          </w:p>
        </w:tc>
        <w:tc>
          <w:tcPr>
            <w:tcW w:w="7560" w:type="dxa"/>
          </w:tcPr>
          <w:p w14:paraId="7FE7B2D5" w14:textId="77777777" w:rsidR="00E53948" w:rsidRPr="00D4120B" w:rsidRDefault="00E53948" w:rsidP="008F7891">
            <w:pPr>
              <w:pStyle w:val="TableContent"/>
            </w:pPr>
            <w:r w:rsidRPr="00D4120B">
              <w:t>The observation request (OBR) segment is used to capture information about one test being performed on the specimen</w:t>
            </w:r>
            <w:r>
              <w:t xml:space="preserve">. </w:t>
            </w:r>
            <w:r w:rsidRPr="00D4120B">
              <w:t>Most importantly, the OBR identifies the type of testing to be performed on the specimen, and ties that information to the order for the testing.</w:t>
            </w:r>
          </w:p>
        </w:tc>
      </w:tr>
      <w:tr w:rsidR="00E53948" w:rsidRPr="00D4120B" w14:paraId="55C9717B" w14:textId="77777777">
        <w:trPr>
          <w:cantSplit/>
          <w:trHeight w:val="309"/>
        </w:trPr>
        <w:tc>
          <w:tcPr>
            <w:tcW w:w="1350" w:type="dxa"/>
          </w:tcPr>
          <w:p w14:paraId="6B69AC61" w14:textId="77777777" w:rsidR="00E53948" w:rsidRPr="00D4120B" w:rsidRDefault="00E53948" w:rsidP="008F7891">
            <w:pPr>
              <w:pStyle w:val="TableContent"/>
              <w:rPr>
                <w:rFonts w:eastAsia="Arial Unicode MS"/>
              </w:rPr>
            </w:pPr>
            <w:r w:rsidRPr="00D4120B">
              <w:t xml:space="preserve">       [{NTE}]</w:t>
            </w:r>
          </w:p>
        </w:tc>
        <w:tc>
          <w:tcPr>
            <w:tcW w:w="2700" w:type="dxa"/>
          </w:tcPr>
          <w:p w14:paraId="5006EB84" w14:textId="77777777" w:rsidR="00E53948" w:rsidRPr="00D4120B" w:rsidRDefault="00E53948" w:rsidP="008F7891">
            <w:pPr>
              <w:pStyle w:val="TableContent"/>
              <w:rPr>
                <w:rFonts w:eastAsia="Arial Unicode MS"/>
              </w:rPr>
            </w:pPr>
            <w:r w:rsidRPr="00D4120B">
              <w:t>Notes and Comments for OBR</w:t>
            </w:r>
          </w:p>
        </w:tc>
        <w:tc>
          <w:tcPr>
            <w:tcW w:w="810" w:type="dxa"/>
          </w:tcPr>
          <w:p w14:paraId="3485FE8C" w14:textId="77777777" w:rsidR="00E53948" w:rsidRPr="00D4120B" w:rsidRDefault="00E53948" w:rsidP="008F7891">
            <w:pPr>
              <w:pStyle w:val="TableContent"/>
            </w:pPr>
            <w:r w:rsidRPr="00D4120B">
              <w:t>RE</w:t>
            </w:r>
          </w:p>
        </w:tc>
        <w:tc>
          <w:tcPr>
            <w:tcW w:w="1260" w:type="dxa"/>
          </w:tcPr>
          <w:p w14:paraId="1383014D" w14:textId="77777777" w:rsidR="00E53948" w:rsidRPr="00D4120B" w:rsidRDefault="00E53948" w:rsidP="008F7891">
            <w:pPr>
              <w:pStyle w:val="TableContent"/>
            </w:pPr>
            <w:r w:rsidRPr="00D4120B">
              <w:t>[0..*]</w:t>
            </w:r>
          </w:p>
        </w:tc>
        <w:tc>
          <w:tcPr>
            <w:tcW w:w="7560" w:type="dxa"/>
          </w:tcPr>
          <w:p w14:paraId="23D5A28B" w14:textId="77777777" w:rsidR="00E53948" w:rsidRPr="00D4120B" w:rsidRDefault="00E53948" w:rsidP="008F7891">
            <w:pPr>
              <w:pStyle w:val="TableContent"/>
            </w:pPr>
          </w:p>
        </w:tc>
      </w:tr>
      <w:tr w:rsidR="00E53948" w:rsidRPr="00D4120B" w14:paraId="7285934B" w14:textId="77777777">
        <w:trPr>
          <w:cantSplit/>
          <w:trHeight w:val="295"/>
        </w:trPr>
        <w:tc>
          <w:tcPr>
            <w:tcW w:w="1350" w:type="dxa"/>
          </w:tcPr>
          <w:p w14:paraId="2C13645C" w14:textId="77777777" w:rsidR="00E53948" w:rsidRPr="00D4120B" w:rsidRDefault="00E53948" w:rsidP="008F7891">
            <w:pPr>
              <w:pStyle w:val="TableContent"/>
            </w:pPr>
            <w:r w:rsidRPr="00D4120B">
              <w:t xml:space="preserve">       [{</w:t>
            </w:r>
          </w:p>
        </w:tc>
        <w:tc>
          <w:tcPr>
            <w:tcW w:w="2700" w:type="dxa"/>
          </w:tcPr>
          <w:p w14:paraId="7EFDEDBE" w14:textId="77777777" w:rsidR="00E53948" w:rsidRPr="00D4120B" w:rsidRDefault="00E53948" w:rsidP="00667BA9">
            <w:pPr>
              <w:pStyle w:val="TableContentBICenter"/>
            </w:pPr>
            <w:r w:rsidRPr="00D4120B">
              <w:t>TIMING_QTY Begin</w:t>
            </w:r>
          </w:p>
        </w:tc>
        <w:tc>
          <w:tcPr>
            <w:tcW w:w="810" w:type="dxa"/>
          </w:tcPr>
          <w:p w14:paraId="6E96876F" w14:textId="77777777" w:rsidR="00E53948" w:rsidRPr="00D4120B" w:rsidRDefault="00E53948" w:rsidP="008F7891">
            <w:pPr>
              <w:pStyle w:val="TableContent"/>
            </w:pPr>
            <w:r w:rsidRPr="00D4120B">
              <w:t>RE</w:t>
            </w:r>
          </w:p>
        </w:tc>
        <w:tc>
          <w:tcPr>
            <w:tcW w:w="1260" w:type="dxa"/>
          </w:tcPr>
          <w:p w14:paraId="1FD69F71" w14:textId="77777777" w:rsidR="00E53948" w:rsidRPr="00D4120B" w:rsidRDefault="00E53948" w:rsidP="008F7891">
            <w:pPr>
              <w:pStyle w:val="TableContent"/>
            </w:pPr>
            <w:r>
              <w:t>[0..1</w:t>
            </w:r>
            <w:r w:rsidRPr="00D4120B">
              <w:t>]</w:t>
            </w:r>
          </w:p>
        </w:tc>
        <w:tc>
          <w:tcPr>
            <w:tcW w:w="7560" w:type="dxa"/>
          </w:tcPr>
          <w:p w14:paraId="07AF7E1B" w14:textId="77777777" w:rsidR="00E53948" w:rsidRPr="00D4120B" w:rsidRDefault="00E53948" w:rsidP="00DA77F4">
            <w:pPr>
              <w:pStyle w:val="TableContent"/>
            </w:pPr>
            <w:r w:rsidRPr="00D4120B">
              <w:t>Although Timing/Quantity may be necessary for orders, it’s not necessary for result reporting.</w:t>
            </w:r>
          </w:p>
        </w:tc>
      </w:tr>
      <w:tr w:rsidR="00E53948" w:rsidRPr="00D4120B" w14:paraId="30DE90A1" w14:textId="77777777">
        <w:trPr>
          <w:cantSplit/>
          <w:trHeight w:val="295"/>
        </w:trPr>
        <w:tc>
          <w:tcPr>
            <w:tcW w:w="1350" w:type="dxa"/>
          </w:tcPr>
          <w:p w14:paraId="09709B03" w14:textId="77777777" w:rsidR="00E53948" w:rsidRPr="00D4120B" w:rsidRDefault="00E53948" w:rsidP="008F7891">
            <w:pPr>
              <w:pStyle w:val="TableContent"/>
            </w:pPr>
            <w:r w:rsidRPr="00D4120B">
              <w:t xml:space="preserve">         TQ1</w:t>
            </w:r>
          </w:p>
        </w:tc>
        <w:tc>
          <w:tcPr>
            <w:tcW w:w="2700" w:type="dxa"/>
          </w:tcPr>
          <w:p w14:paraId="3FF771D2" w14:textId="77777777" w:rsidR="00E53948" w:rsidRPr="00D4120B" w:rsidRDefault="00E53948" w:rsidP="008F7891">
            <w:pPr>
              <w:pStyle w:val="TableContent"/>
              <w:rPr>
                <w:szCs w:val="28"/>
              </w:rPr>
            </w:pPr>
            <w:r w:rsidRPr="00D4120B">
              <w:t>Timing/Quantity</w:t>
            </w:r>
          </w:p>
        </w:tc>
        <w:tc>
          <w:tcPr>
            <w:tcW w:w="810" w:type="dxa"/>
          </w:tcPr>
          <w:p w14:paraId="12D653D1" w14:textId="77777777" w:rsidR="00E53948" w:rsidRPr="00D4120B" w:rsidRDefault="00E53948" w:rsidP="008F7891">
            <w:pPr>
              <w:pStyle w:val="TableContent"/>
            </w:pPr>
            <w:r w:rsidRPr="00D4120B">
              <w:t>R</w:t>
            </w:r>
          </w:p>
        </w:tc>
        <w:tc>
          <w:tcPr>
            <w:tcW w:w="1260" w:type="dxa"/>
          </w:tcPr>
          <w:p w14:paraId="435A3A30" w14:textId="77777777" w:rsidR="00E53948" w:rsidRPr="00D4120B" w:rsidRDefault="00E53948" w:rsidP="008F7891">
            <w:pPr>
              <w:pStyle w:val="TableContent"/>
            </w:pPr>
            <w:r w:rsidRPr="00D4120B">
              <w:t>[1..1]</w:t>
            </w:r>
          </w:p>
        </w:tc>
        <w:tc>
          <w:tcPr>
            <w:tcW w:w="7560" w:type="dxa"/>
          </w:tcPr>
          <w:p w14:paraId="7777254A" w14:textId="77777777" w:rsidR="00E53948" w:rsidRPr="00D4120B" w:rsidRDefault="00E53948" w:rsidP="008F7891">
            <w:pPr>
              <w:pStyle w:val="TableContent"/>
            </w:pPr>
          </w:p>
        </w:tc>
      </w:tr>
      <w:tr w:rsidR="00E53948" w:rsidRPr="00D4120B" w14:paraId="133206E9" w14:textId="77777777">
        <w:trPr>
          <w:cantSplit/>
          <w:trHeight w:val="295"/>
        </w:trPr>
        <w:tc>
          <w:tcPr>
            <w:tcW w:w="1350" w:type="dxa"/>
          </w:tcPr>
          <w:p w14:paraId="655F36FE" w14:textId="77777777" w:rsidR="00E53948" w:rsidRPr="00D4120B" w:rsidRDefault="00E53948" w:rsidP="008F7891">
            <w:pPr>
              <w:pStyle w:val="TableContent"/>
            </w:pPr>
            <w:r w:rsidRPr="00D4120B">
              <w:t xml:space="preserve">          [{TQ2}]</w:t>
            </w:r>
          </w:p>
        </w:tc>
        <w:tc>
          <w:tcPr>
            <w:tcW w:w="2700" w:type="dxa"/>
          </w:tcPr>
          <w:p w14:paraId="10CDAB8F" w14:textId="77777777" w:rsidR="00E53948" w:rsidRPr="00D4120B" w:rsidRDefault="00E53948" w:rsidP="008F7891">
            <w:pPr>
              <w:pStyle w:val="TableContent"/>
              <w:rPr>
                <w:szCs w:val="28"/>
              </w:rPr>
            </w:pPr>
            <w:r w:rsidRPr="00D4120B">
              <w:t>Timing/Quantity Order</w:t>
            </w:r>
            <w:r>
              <w:t xml:space="preserve"> Seq</w:t>
            </w:r>
            <w:r w:rsidRPr="00D4120B">
              <w:t>uence</w:t>
            </w:r>
          </w:p>
        </w:tc>
        <w:tc>
          <w:tcPr>
            <w:tcW w:w="810" w:type="dxa"/>
          </w:tcPr>
          <w:p w14:paraId="3D3B3509" w14:textId="77777777" w:rsidR="00E53948" w:rsidRPr="00D4120B" w:rsidRDefault="00E53948" w:rsidP="008F7891">
            <w:pPr>
              <w:pStyle w:val="TableContent"/>
            </w:pPr>
            <w:r w:rsidRPr="00D4120B">
              <w:t>O</w:t>
            </w:r>
          </w:p>
        </w:tc>
        <w:tc>
          <w:tcPr>
            <w:tcW w:w="1260" w:type="dxa"/>
          </w:tcPr>
          <w:p w14:paraId="236E7AEE" w14:textId="77777777" w:rsidR="00E53948" w:rsidRPr="00D4120B" w:rsidRDefault="00E53948" w:rsidP="008F7891">
            <w:pPr>
              <w:pStyle w:val="TableContent"/>
            </w:pPr>
            <w:r w:rsidRPr="00D4120B">
              <w:t>[0..</w:t>
            </w:r>
            <w:ins w:id="3103" w:author="Swain, Ashley" w:date="2011-11-26T16:50:00Z">
              <w:r w:rsidR="00FB2E2A">
                <w:t>*</w:t>
              </w:r>
            </w:ins>
            <w:del w:id="3104" w:author="Swain, Ashley" w:date="2011-11-26T16:50:00Z">
              <w:r w:rsidRPr="00D4120B" w:rsidDel="00FB2E2A">
                <w:delText>1</w:delText>
              </w:r>
            </w:del>
            <w:r w:rsidRPr="00D4120B">
              <w:t>]</w:t>
            </w:r>
          </w:p>
        </w:tc>
        <w:tc>
          <w:tcPr>
            <w:tcW w:w="7560" w:type="dxa"/>
          </w:tcPr>
          <w:p w14:paraId="606EBC13" w14:textId="77777777" w:rsidR="00E53948" w:rsidRPr="00D4120B" w:rsidRDefault="00E53948" w:rsidP="008F7891">
            <w:pPr>
              <w:pStyle w:val="TableContent"/>
            </w:pPr>
          </w:p>
        </w:tc>
      </w:tr>
      <w:tr w:rsidR="00E53948" w:rsidRPr="00D4120B" w14:paraId="727397E3" w14:textId="77777777">
        <w:trPr>
          <w:cantSplit/>
          <w:trHeight w:val="295"/>
        </w:trPr>
        <w:tc>
          <w:tcPr>
            <w:tcW w:w="1350" w:type="dxa"/>
          </w:tcPr>
          <w:p w14:paraId="013FE29A" w14:textId="77777777" w:rsidR="00E53948" w:rsidRPr="00D4120B" w:rsidRDefault="00E53948" w:rsidP="008F7891">
            <w:pPr>
              <w:pStyle w:val="TableContent"/>
            </w:pPr>
            <w:r w:rsidRPr="00D4120B">
              <w:t xml:space="preserve">         }]</w:t>
            </w:r>
          </w:p>
        </w:tc>
        <w:tc>
          <w:tcPr>
            <w:tcW w:w="2700" w:type="dxa"/>
          </w:tcPr>
          <w:p w14:paraId="0AE4EC24" w14:textId="77777777" w:rsidR="00E53948" w:rsidRPr="00D4120B" w:rsidRDefault="00E53948" w:rsidP="00667BA9">
            <w:pPr>
              <w:pStyle w:val="TableContentBICenter"/>
            </w:pPr>
            <w:r w:rsidRPr="00D4120B">
              <w:t>TIMING_QTY End</w:t>
            </w:r>
          </w:p>
        </w:tc>
        <w:tc>
          <w:tcPr>
            <w:tcW w:w="810" w:type="dxa"/>
          </w:tcPr>
          <w:p w14:paraId="0B43CB6B" w14:textId="77777777" w:rsidR="00E53948" w:rsidRPr="00D4120B" w:rsidRDefault="00E53948" w:rsidP="008F7891">
            <w:pPr>
              <w:pStyle w:val="TableContent"/>
            </w:pPr>
          </w:p>
        </w:tc>
        <w:tc>
          <w:tcPr>
            <w:tcW w:w="1260" w:type="dxa"/>
          </w:tcPr>
          <w:p w14:paraId="42DF788A" w14:textId="77777777" w:rsidR="00E53948" w:rsidRPr="00D4120B" w:rsidRDefault="00E53948" w:rsidP="008F7891">
            <w:pPr>
              <w:pStyle w:val="TableContent"/>
            </w:pPr>
          </w:p>
        </w:tc>
        <w:tc>
          <w:tcPr>
            <w:tcW w:w="7560" w:type="dxa"/>
          </w:tcPr>
          <w:p w14:paraId="12200BDB" w14:textId="77777777" w:rsidR="00E53948" w:rsidRPr="00D4120B" w:rsidRDefault="00E53948" w:rsidP="008F7891">
            <w:pPr>
              <w:pStyle w:val="TableContent"/>
            </w:pPr>
          </w:p>
        </w:tc>
      </w:tr>
      <w:tr w:rsidR="00E53948" w:rsidRPr="00D4120B" w14:paraId="682DDD4B" w14:textId="77777777">
        <w:trPr>
          <w:cantSplit/>
          <w:trHeight w:val="295"/>
        </w:trPr>
        <w:tc>
          <w:tcPr>
            <w:tcW w:w="1350" w:type="dxa"/>
          </w:tcPr>
          <w:p w14:paraId="5796DCAB" w14:textId="77777777" w:rsidR="00E53948" w:rsidRPr="00D4120B" w:rsidRDefault="00E53948" w:rsidP="008F7891">
            <w:pPr>
              <w:pStyle w:val="TableContent"/>
            </w:pPr>
            <w:r w:rsidRPr="00D4120B">
              <w:t xml:space="preserve">         [CTD]</w:t>
            </w:r>
          </w:p>
        </w:tc>
        <w:tc>
          <w:tcPr>
            <w:tcW w:w="2700" w:type="dxa"/>
          </w:tcPr>
          <w:p w14:paraId="519C7A0A" w14:textId="77777777" w:rsidR="00E53948" w:rsidRPr="00D4120B" w:rsidRDefault="00E53948" w:rsidP="008F7891">
            <w:pPr>
              <w:pStyle w:val="TableContent"/>
            </w:pPr>
            <w:r w:rsidRPr="00D4120B">
              <w:t>Contact Data</w:t>
            </w:r>
          </w:p>
        </w:tc>
        <w:tc>
          <w:tcPr>
            <w:tcW w:w="810" w:type="dxa"/>
          </w:tcPr>
          <w:p w14:paraId="7B02BD60" w14:textId="77777777" w:rsidR="00E53948" w:rsidRPr="00D4120B" w:rsidRDefault="00E53948" w:rsidP="008F7891">
            <w:pPr>
              <w:pStyle w:val="TableContent"/>
            </w:pPr>
            <w:r w:rsidRPr="00D4120B">
              <w:t>O</w:t>
            </w:r>
          </w:p>
        </w:tc>
        <w:tc>
          <w:tcPr>
            <w:tcW w:w="1260" w:type="dxa"/>
          </w:tcPr>
          <w:p w14:paraId="332813B9" w14:textId="77777777" w:rsidR="00E53948" w:rsidRPr="00D4120B" w:rsidRDefault="00E53948" w:rsidP="008F7891">
            <w:pPr>
              <w:pStyle w:val="TableContent"/>
            </w:pPr>
            <w:r w:rsidRPr="00D4120B">
              <w:t>[0..1]</w:t>
            </w:r>
          </w:p>
        </w:tc>
        <w:tc>
          <w:tcPr>
            <w:tcW w:w="7560" w:type="dxa"/>
          </w:tcPr>
          <w:p w14:paraId="23895FD3" w14:textId="77777777" w:rsidR="00E53948" w:rsidRPr="00D4120B" w:rsidRDefault="00E53948" w:rsidP="008F7891">
            <w:pPr>
              <w:pStyle w:val="TableContent"/>
            </w:pPr>
          </w:p>
        </w:tc>
      </w:tr>
      <w:tr w:rsidR="00E53948" w:rsidRPr="00D4120B" w14:paraId="15B87E25" w14:textId="77777777">
        <w:trPr>
          <w:cantSplit/>
          <w:trHeight w:val="295"/>
        </w:trPr>
        <w:tc>
          <w:tcPr>
            <w:tcW w:w="1350" w:type="dxa"/>
          </w:tcPr>
          <w:p w14:paraId="428F7690" w14:textId="77777777" w:rsidR="00E53948" w:rsidRPr="00D4120B" w:rsidRDefault="00E53948" w:rsidP="008F7891">
            <w:pPr>
              <w:pStyle w:val="TableContent"/>
              <w:rPr>
                <w:rFonts w:eastAsia="Arial Unicode MS"/>
              </w:rPr>
            </w:pPr>
            <w:r w:rsidRPr="00D4120B">
              <w:t xml:space="preserve">         [{</w:t>
            </w:r>
          </w:p>
        </w:tc>
        <w:tc>
          <w:tcPr>
            <w:tcW w:w="2700" w:type="dxa"/>
          </w:tcPr>
          <w:p w14:paraId="14C456DF" w14:textId="77777777" w:rsidR="00E53948" w:rsidRPr="00D4120B" w:rsidRDefault="00E53948" w:rsidP="00667BA9">
            <w:pPr>
              <w:pStyle w:val="TableContentBICenter"/>
              <w:rPr>
                <w:rFonts w:eastAsia="Arial Unicode MS"/>
              </w:rPr>
            </w:pPr>
            <w:r w:rsidRPr="00D4120B">
              <w:t>OBSERVATION Begin</w:t>
            </w:r>
          </w:p>
        </w:tc>
        <w:tc>
          <w:tcPr>
            <w:tcW w:w="810" w:type="dxa"/>
          </w:tcPr>
          <w:p w14:paraId="4B455359" w14:textId="77777777" w:rsidR="00E53948" w:rsidRPr="00D4120B" w:rsidRDefault="008075CE" w:rsidP="008F7891">
            <w:pPr>
              <w:pStyle w:val="TableContent"/>
            </w:pPr>
            <w:r>
              <w:t>C(</w:t>
            </w:r>
            <w:del w:id="3105" w:author="Bob Yencha" w:date="2011-11-21T20:28:00Z">
              <w:r w:rsidDel="00506A9D">
                <w:delText>X/</w:delText>
              </w:r>
            </w:del>
            <w:r>
              <w:t>R</w:t>
            </w:r>
            <w:ins w:id="3106" w:author="Bob Yencha" w:date="2011-11-21T20:28:00Z">
              <w:r w:rsidR="00506A9D">
                <w:t>/X</w:t>
              </w:r>
            </w:ins>
            <w:r>
              <w:t>)</w:t>
            </w:r>
          </w:p>
        </w:tc>
        <w:tc>
          <w:tcPr>
            <w:tcW w:w="1260" w:type="dxa"/>
          </w:tcPr>
          <w:p w14:paraId="3D9B48DC" w14:textId="77777777" w:rsidR="00E53948" w:rsidRPr="00D4120B" w:rsidRDefault="008075CE" w:rsidP="008F7891">
            <w:pPr>
              <w:pStyle w:val="TableContent"/>
            </w:pPr>
            <w:r>
              <w:t>[0</w:t>
            </w:r>
            <w:r w:rsidR="00E53948" w:rsidRPr="00D4120B">
              <w:t>..*]</w:t>
            </w:r>
          </w:p>
        </w:tc>
        <w:tc>
          <w:tcPr>
            <w:tcW w:w="7560" w:type="dxa"/>
          </w:tcPr>
          <w:p w14:paraId="0946FD5C" w14:textId="77777777" w:rsidR="00506A9D" w:rsidRPr="008075CE" w:rsidDel="00506A9D" w:rsidRDefault="00506A9D" w:rsidP="008F7891">
            <w:pPr>
              <w:pStyle w:val="TableContent"/>
              <w:rPr>
                <w:ins w:id="3107" w:author="Bob Yencha" w:date="2011-11-21T20:28:00Z"/>
              </w:rPr>
            </w:pPr>
            <w:ins w:id="3108" w:author="Bob Yencha" w:date="2011-11-21T20:29:00Z">
              <w:r>
                <w:t xml:space="preserve">Condition Predicate: </w:t>
              </w:r>
              <w:r w:rsidRPr="00DF2BE1">
                <w:t>If OBR.25</w:t>
              </w:r>
            </w:ins>
            <w:ins w:id="3109" w:author="Robert Snelick" w:date="2011-12-02T17:30:00Z">
              <w:r w:rsidR="00C500EC">
                <w:t xml:space="preserve"> (Result Status)</w:t>
              </w:r>
            </w:ins>
            <w:ins w:id="3110" w:author="Bob Yencha" w:date="2011-11-21T20:29:00Z">
              <w:r w:rsidRPr="00DF2BE1">
                <w:t xml:space="preserve"> is </w:t>
              </w:r>
            </w:ins>
            <w:ins w:id="3111" w:author="Robert Snelick" w:date="2011-12-02T17:30:00Z">
              <w:r w:rsidR="00C500EC">
                <w:t xml:space="preserve">valued </w:t>
              </w:r>
            </w:ins>
            <w:ins w:id="3112" w:author="Bob Yencha" w:date="2011-12-27T12:39:00Z">
              <w:r w:rsidR="00E10A0C">
                <w:t>“</w:t>
              </w:r>
            </w:ins>
            <w:ins w:id="3113" w:author="Bob Yencha" w:date="2011-11-21T20:29:00Z">
              <w:r w:rsidRPr="00DF2BE1">
                <w:t>A</w:t>
              </w:r>
            </w:ins>
            <w:ins w:id="3114" w:author="Bob Yencha" w:date="2011-12-27T12:39:00Z">
              <w:r w:rsidR="00E10A0C">
                <w:t>”</w:t>
              </w:r>
            </w:ins>
            <w:ins w:id="3115" w:author="Bob Yencha" w:date="2011-11-21T20:29:00Z">
              <w:r w:rsidRPr="00DF2BE1">
                <w:t xml:space="preserve">, </w:t>
              </w:r>
            </w:ins>
            <w:ins w:id="3116" w:author="Bob Yencha" w:date="2011-12-27T12:39:00Z">
              <w:r w:rsidR="00E10A0C">
                <w:t>“</w:t>
              </w:r>
            </w:ins>
            <w:ins w:id="3117" w:author="Bob Yencha" w:date="2011-11-21T20:29:00Z">
              <w:r w:rsidRPr="00DF2BE1">
                <w:t>C</w:t>
              </w:r>
            </w:ins>
            <w:ins w:id="3118" w:author="Bob Yencha" w:date="2011-12-27T12:39:00Z">
              <w:r w:rsidR="00E10A0C">
                <w:t>”</w:t>
              </w:r>
            </w:ins>
            <w:ins w:id="3119" w:author="Bob Yencha" w:date="2011-11-21T20:29:00Z">
              <w:r w:rsidRPr="00DF2BE1">
                <w:t xml:space="preserve">, </w:t>
              </w:r>
            </w:ins>
            <w:ins w:id="3120" w:author="Bob Yencha" w:date="2011-12-27T12:39:00Z">
              <w:r w:rsidR="00E10A0C">
                <w:t>“</w:t>
              </w:r>
            </w:ins>
            <w:ins w:id="3121" w:author="Bob Yencha" w:date="2011-11-21T20:29:00Z">
              <w:r w:rsidRPr="00DF2BE1">
                <w:t>F</w:t>
              </w:r>
            </w:ins>
            <w:ins w:id="3122" w:author="Bob Yencha" w:date="2011-12-27T12:39:00Z">
              <w:r w:rsidR="00E10A0C">
                <w:t>”</w:t>
              </w:r>
            </w:ins>
            <w:ins w:id="3123" w:author="Bob Yencha" w:date="2011-11-21T20:29:00Z">
              <w:r w:rsidRPr="00DF2BE1">
                <w:t xml:space="preserve">, </w:t>
              </w:r>
            </w:ins>
            <w:ins w:id="3124" w:author="Bob Yencha" w:date="2011-12-27T12:39:00Z">
              <w:r w:rsidR="00E10A0C">
                <w:t>“</w:t>
              </w:r>
            </w:ins>
            <w:ins w:id="3125" w:author="Bob Yencha" w:date="2011-11-21T20:29:00Z">
              <w:r w:rsidRPr="00DF2BE1">
                <w:t>P</w:t>
              </w:r>
            </w:ins>
            <w:ins w:id="3126" w:author="Bob Yencha" w:date="2011-12-27T12:39:00Z">
              <w:r w:rsidR="00E10A0C">
                <w:t>”</w:t>
              </w:r>
            </w:ins>
            <w:ins w:id="3127" w:author="Bob Yencha" w:date="2011-11-21T20:29:00Z">
              <w:r w:rsidRPr="00DF2BE1">
                <w:t xml:space="preserve">, or </w:t>
              </w:r>
            </w:ins>
            <w:ins w:id="3128" w:author="Bob Yencha" w:date="2011-12-27T12:39:00Z">
              <w:r w:rsidR="00E10A0C">
                <w:t>“</w:t>
              </w:r>
            </w:ins>
            <w:ins w:id="3129" w:author="Bob Yencha" w:date="2011-11-21T20:29:00Z">
              <w:r w:rsidRPr="00DF2BE1">
                <w:t>R</w:t>
              </w:r>
            </w:ins>
            <w:ins w:id="3130" w:author="Bob Yencha" w:date="2011-12-27T12:39:00Z">
              <w:r w:rsidR="00E10A0C">
                <w:t>”</w:t>
              </w:r>
            </w:ins>
            <w:del w:id="3131" w:author="Bob Yencha" w:date="2011-11-21T20:29:00Z">
              <w:r w:rsidR="008075CE" w:rsidRPr="008075CE" w:rsidDel="00506A9D">
                <w:delText>At least one required unless OBR25 is O, I, S, X.</w:delText>
              </w:r>
            </w:del>
          </w:p>
          <w:p w14:paraId="0372794F" w14:textId="77777777" w:rsidR="00E53948" w:rsidRPr="00D4120B" w:rsidDel="00506A9D" w:rsidRDefault="00506A9D" w:rsidP="008F7891">
            <w:pPr>
              <w:pStyle w:val="TableContent"/>
              <w:rPr>
                <w:del w:id="3132" w:author="Bob Yencha" w:date="2011-11-21T20:27:00Z"/>
              </w:rPr>
            </w:pPr>
            <w:ins w:id="3133" w:author="Bob Yencha" w:date="2011-11-21T20:27:00Z">
              <w:r w:rsidRPr="00965AAD">
                <w:t xml:space="preserve">Multiple Observation groups, each containing a </w:t>
              </w:r>
            </w:ins>
            <w:ins w:id="3134" w:author="Bob Yencha" w:date="2011-11-21T20:29:00Z">
              <w:r>
                <w:t>single</w:t>
              </w:r>
            </w:ins>
            <w:ins w:id="3135" w:author="Bob Yencha" w:date="2011-11-21T20:27:00Z">
              <w:r w:rsidRPr="00965AAD">
                <w:t xml:space="preserve"> OBX and an optional repeating NTE, may be associated with a single order.</w:t>
              </w:r>
            </w:ins>
            <w:del w:id="3136" w:author="Bob Yencha" w:date="2011-11-21T20:27:00Z">
              <w:r w:rsidR="00E53948" w:rsidRPr="00D4120B" w:rsidDel="00506A9D">
                <w:delText>Multiple results may be associated with an order</w:delText>
              </w:r>
              <w:r w:rsidR="00E53948" w:rsidDel="00506A9D">
                <w:delText xml:space="preserve">. </w:delText>
              </w:r>
              <w:r w:rsidR="00E53948" w:rsidRPr="00D4120B" w:rsidDel="00506A9D">
                <w:delText>There will always be a single OBX in the results group</w:delText>
              </w:r>
              <w:r w:rsidR="00E53948" w:rsidDel="00506A9D">
                <w:delText xml:space="preserve">. </w:delText>
              </w:r>
            </w:del>
          </w:p>
          <w:p w14:paraId="59A478BB" w14:textId="77777777" w:rsidR="00E53948" w:rsidRPr="00D4120B" w:rsidRDefault="00E53948" w:rsidP="008F7891">
            <w:pPr>
              <w:pStyle w:val="TableContent"/>
            </w:pPr>
            <w:del w:id="3137" w:author="Bob Yencha" w:date="2011-12-19T17:53:00Z">
              <w:r w:rsidRPr="00D4120B" w:rsidDel="00773DE1">
                <w:delText xml:space="preserve">Snapshot processing:  Since the OBX segment in </w:delText>
              </w:r>
              <w:r w:rsidRPr="00D4120B" w:rsidDel="00773DE1">
                <w:rPr>
                  <w:i/>
                </w:rPr>
                <w:delText>2.5.1</w:delText>
              </w:r>
              <w:r w:rsidRPr="00D4120B" w:rsidDel="00773DE1">
                <w:delText xml:space="preserve"> does not contain a unique instance identifier; it is assumed that the repeating observation group will contain a complete set of observations (OBXs) associated with the OBR</w:delText>
              </w:r>
              <w:r w:rsidDel="00773DE1">
                <w:delText xml:space="preserve">. </w:delText>
              </w:r>
              <w:r w:rsidRPr="00D4120B" w:rsidDel="00773DE1">
                <w:delText>Where a single OBX is being updated, all the OBXs related to the OBR must accompany the updated OBX, i.e., a full snapshot is sent.</w:delText>
              </w:r>
            </w:del>
          </w:p>
        </w:tc>
      </w:tr>
      <w:tr w:rsidR="00E53948" w:rsidRPr="00D4120B" w14:paraId="05CF3F36" w14:textId="77777777">
        <w:trPr>
          <w:cantSplit/>
          <w:trHeight w:val="309"/>
        </w:trPr>
        <w:tc>
          <w:tcPr>
            <w:tcW w:w="1350" w:type="dxa"/>
          </w:tcPr>
          <w:p w14:paraId="61CC0D9B" w14:textId="77777777" w:rsidR="00E53948" w:rsidRPr="00D4120B" w:rsidRDefault="00E53948" w:rsidP="008F7891">
            <w:pPr>
              <w:pStyle w:val="TableContent"/>
              <w:rPr>
                <w:rFonts w:eastAsia="Arial Unicode MS"/>
              </w:rPr>
            </w:pPr>
            <w:r w:rsidRPr="00D4120B">
              <w:t xml:space="preserve">            OBX</w:t>
            </w:r>
          </w:p>
        </w:tc>
        <w:tc>
          <w:tcPr>
            <w:tcW w:w="2700" w:type="dxa"/>
          </w:tcPr>
          <w:p w14:paraId="6C32EE0A" w14:textId="77777777" w:rsidR="00E53948" w:rsidRPr="00D4120B" w:rsidRDefault="00E53948" w:rsidP="008F7891">
            <w:pPr>
              <w:pStyle w:val="TableContent"/>
              <w:rPr>
                <w:rFonts w:eastAsia="Arial Unicode MS"/>
              </w:rPr>
            </w:pPr>
            <w:r w:rsidRPr="00D4120B">
              <w:t>Observation related to OBR</w:t>
            </w:r>
          </w:p>
        </w:tc>
        <w:tc>
          <w:tcPr>
            <w:tcW w:w="810" w:type="dxa"/>
          </w:tcPr>
          <w:p w14:paraId="78E2E3B3" w14:textId="77777777" w:rsidR="00E53948" w:rsidRPr="00D4120B" w:rsidRDefault="00E53948" w:rsidP="008F7891">
            <w:pPr>
              <w:pStyle w:val="TableContent"/>
            </w:pPr>
            <w:r w:rsidRPr="00D4120B">
              <w:t>R</w:t>
            </w:r>
          </w:p>
        </w:tc>
        <w:tc>
          <w:tcPr>
            <w:tcW w:w="1260" w:type="dxa"/>
          </w:tcPr>
          <w:p w14:paraId="334643C9" w14:textId="77777777" w:rsidR="00E53948" w:rsidRPr="00D4120B" w:rsidRDefault="00E53948" w:rsidP="008F7891">
            <w:pPr>
              <w:pStyle w:val="TableContent"/>
            </w:pPr>
            <w:r w:rsidRPr="00D4120B">
              <w:t>[1..1]</w:t>
            </w:r>
          </w:p>
        </w:tc>
        <w:tc>
          <w:tcPr>
            <w:tcW w:w="7560" w:type="dxa"/>
          </w:tcPr>
          <w:p w14:paraId="29A3564E" w14:textId="77777777" w:rsidR="00E53948" w:rsidRPr="00D4120B" w:rsidRDefault="00E53948" w:rsidP="008F7891">
            <w:pPr>
              <w:pStyle w:val="TableContent"/>
            </w:pPr>
            <w:r w:rsidRPr="00D4120B">
              <w:t>The observation/result (OBX) segment contains information regarding a single observation (analyte) result</w:t>
            </w:r>
            <w:r>
              <w:t xml:space="preserve">. </w:t>
            </w:r>
            <w:r w:rsidRPr="00D4120B">
              <w:t>This includes identification of the specific type of observation, the result for the observation, when the observation was made, etc.</w:t>
            </w:r>
          </w:p>
          <w:p w14:paraId="7A32B178" w14:textId="77777777" w:rsidR="00E53948" w:rsidRPr="00D4120B" w:rsidRDefault="00E53948" w:rsidP="00A91069">
            <w:pPr>
              <w:pStyle w:val="TableContent"/>
            </w:pPr>
            <w:r w:rsidRPr="00D4120B">
              <w:t xml:space="preserve">For laboratory testing, the OBX is normally reporting the results of a test performed on a specimen, Because the ORU^R01^ORU_R01 message structure allows multiple specimens to be associated with a single OBR, there is no direct way to tell which specimen </w:t>
            </w:r>
            <w:ins w:id="3138" w:author="Bob Yencha" w:date="2011-11-21T20:37:00Z">
              <w:r w:rsidR="00A91069">
                <w:t xml:space="preserve">this </w:t>
              </w:r>
            </w:ins>
            <w:del w:id="3139" w:author="Bob Yencha" w:date="2011-11-21T20:37:00Z">
              <w:r w:rsidRPr="00D4120B" w:rsidDel="00A91069">
                <w:delText xml:space="preserve">a particular </w:delText>
              </w:r>
            </w:del>
            <w:r w:rsidRPr="00D4120B">
              <w:t>OBX is associated with</w:t>
            </w:r>
            <w:r>
              <w:t xml:space="preserve">. </w:t>
            </w:r>
            <w:r w:rsidRPr="00D4120B">
              <w:t>There are other HL7 messages for laboratory results where this ambiguity does not exist, but were not chosen for this implementation guide.</w:t>
            </w:r>
          </w:p>
        </w:tc>
      </w:tr>
      <w:tr w:rsidR="00E53948" w:rsidRPr="00D4120B" w14:paraId="4ED1B3B5" w14:textId="77777777">
        <w:trPr>
          <w:cantSplit/>
          <w:trHeight w:val="324"/>
        </w:trPr>
        <w:tc>
          <w:tcPr>
            <w:tcW w:w="1350" w:type="dxa"/>
          </w:tcPr>
          <w:p w14:paraId="7AB89C68" w14:textId="77777777" w:rsidR="00E53948" w:rsidRPr="00D4120B" w:rsidRDefault="00E53948" w:rsidP="008F7891">
            <w:pPr>
              <w:pStyle w:val="TableContent"/>
              <w:rPr>
                <w:rFonts w:eastAsia="Arial Unicode MS"/>
              </w:rPr>
            </w:pPr>
            <w:r w:rsidRPr="00D4120B">
              <w:t xml:space="preserve">            [{NTE}]</w:t>
            </w:r>
          </w:p>
        </w:tc>
        <w:tc>
          <w:tcPr>
            <w:tcW w:w="2700" w:type="dxa"/>
          </w:tcPr>
          <w:p w14:paraId="17553EEA" w14:textId="77777777" w:rsidR="00E53948" w:rsidRPr="00D4120B" w:rsidRDefault="00E53948" w:rsidP="008F7891">
            <w:pPr>
              <w:pStyle w:val="TableContent"/>
              <w:rPr>
                <w:rFonts w:eastAsia="Arial Unicode MS"/>
              </w:rPr>
            </w:pPr>
            <w:r w:rsidRPr="00D4120B">
              <w:t>Notes and Comments</w:t>
            </w:r>
          </w:p>
        </w:tc>
        <w:tc>
          <w:tcPr>
            <w:tcW w:w="810" w:type="dxa"/>
          </w:tcPr>
          <w:p w14:paraId="3C5B57AC" w14:textId="77777777" w:rsidR="00E53948" w:rsidRPr="00D4120B" w:rsidRDefault="00E53948" w:rsidP="008F7891">
            <w:pPr>
              <w:pStyle w:val="TableContent"/>
            </w:pPr>
            <w:r w:rsidRPr="00D4120B">
              <w:t>RE</w:t>
            </w:r>
          </w:p>
        </w:tc>
        <w:tc>
          <w:tcPr>
            <w:tcW w:w="1260" w:type="dxa"/>
          </w:tcPr>
          <w:p w14:paraId="173F31F6" w14:textId="77777777" w:rsidR="00E53948" w:rsidRPr="00D4120B" w:rsidRDefault="00E53948" w:rsidP="008F7891">
            <w:pPr>
              <w:pStyle w:val="TableContent"/>
            </w:pPr>
            <w:r w:rsidRPr="00D4120B">
              <w:t>[0..*]</w:t>
            </w:r>
          </w:p>
        </w:tc>
        <w:tc>
          <w:tcPr>
            <w:tcW w:w="7560" w:type="dxa"/>
          </w:tcPr>
          <w:p w14:paraId="6E6C60FD" w14:textId="77777777" w:rsidR="00E53948" w:rsidRPr="00D4120B" w:rsidRDefault="00E53948" w:rsidP="008F7891">
            <w:pPr>
              <w:pStyle w:val="TableContent"/>
            </w:pPr>
            <w:r w:rsidRPr="00D4120B">
              <w:t>The notes and comment (NTE) segment may carry comments related to the result being reported in the OBX segment.</w:t>
            </w:r>
          </w:p>
        </w:tc>
      </w:tr>
      <w:tr w:rsidR="00E53948" w:rsidRPr="00D4120B" w14:paraId="2E5BE6E5" w14:textId="77777777">
        <w:trPr>
          <w:cantSplit/>
          <w:trHeight w:val="309"/>
        </w:trPr>
        <w:tc>
          <w:tcPr>
            <w:tcW w:w="1350" w:type="dxa"/>
          </w:tcPr>
          <w:p w14:paraId="5DE812E0" w14:textId="77777777" w:rsidR="00E53948" w:rsidRPr="00D4120B" w:rsidRDefault="00E53948" w:rsidP="008F7891">
            <w:pPr>
              <w:pStyle w:val="TableContent"/>
              <w:rPr>
                <w:rFonts w:eastAsia="Arial Unicode MS"/>
              </w:rPr>
            </w:pPr>
            <w:r w:rsidRPr="00D4120B">
              <w:t xml:space="preserve">          }]</w:t>
            </w:r>
          </w:p>
        </w:tc>
        <w:tc>
          <w:tcPr>
            <w:tcW w:w="2700" w:type="dxa"/>
          </w:tcPr>
          <w:p w14:paraId="2B28F956" w14:textId="77777777" w:rsidR="00E53948" w:rsidRPr="00D4120B" w:rsidRDefault="00E53948" w:rsidP="00667BA9">
            <w:pPr>
              <w:pStyle w:val="TableContentBICenter"/>
              <w:rPr>
                <w:rFonts w:eastAsia="Arial Unicode MS"/>
              </w:rPr>
            </w:pPr>
            <w:r w:rsidRPr="00D4120B">
              <w:t>OBSERVATION End</w:t>
            </w:r>
          </w:p>
        </w:tc>
        <w:tc>
          <w:tcPr>
            <w:tcW w:w="810" w:type="dxa"/>
          </w:tcPr>
          <w:p w14:paraId="5DF2298A" w14:textId="77777777" w:rsidR="00E53948" w:rsidRPr="00D4120B" w:rsidRDefault="00E53948" w:rsidP="008F7891">
            <w:pPr>
              <w:pStyle w:val="TableContent"/>
            </w:pPr>
          </w:p>
        </w:tc>
        <w:tc>
          <w:tcPr>
            <w:tcW w:w="1260" w:type="dxa"/>
          </w:tcPr>
          <w:p w14:paraId="2E30700C" w14:textId="77777777" w:rsidR="00E53948" w:rsidRPr="00D4120B" w:rsidRDefault="00E53948" w:rsidP="008F7891">
            <w:pPr>
              <w:pStyle w:val="TableContent"/>
            </w:pPr>
          </w:p>
        </w:tc>
        <w:tc>
          <w:tcPr>
            <w:tcW w:w="7560" w:type="dxa"/>
          </w:tcPr>
          <w:p w14:paraId="134738D4" w14:textId="77777777" w:rsidR="00E53948" w:rsidRPr="00D4120B" w:rsidRDefault="00E53948" w:rsidP="008F7891">
            <w:pPr>
              <w:pStyle w:val="TableContent"/>
            </w:pPr>
          </w:p>
        </w:tc>
      </w:tr>
      <w:tr w:rsidR="00E53948" w:rsidRPr="00D4120B" w14:paraId="46E332BC" w14:textId="77777777">
        <w:trPr>
          <w:cantSplit/>
          <w:trHeight w:val="309"/>
        </w:trPr>
        <w:tc>
          <w:tcPr>
            <w:tcW w:w="1350" w:type="dxa"/>
          </w:tcPr>
          <w:p w14:paraId="16B5BCC8" w14:textId="77777777" w:rsidR="00E53948" w:rsidRPr="00D4120B" w:rsidRDefault="00E53948" w:rsidP="008F7891">
            <w:pPr>
              <w:pStyle w:val="TableContent"/>
            </w:pPr>
            <w:r w:rsidRPr="00D4120B">
              <w:t xml:space="preserve">    [{FTI}]</w:t>
            </w:r>
          </w:p>
        </w:tc>
        <w:tc>
          <w:tcPr>
            <w:tcW w:w="2700" w:type="dxa"/>
          </w:tcPr>
          <w:p w14:paraId="5517F31C" w14:textId="77777777" w:rsidR="00E53948" w:rsidRPr="00D4120B" w:rsidRDefault="00E53948" w:rsidP="008F7891">
            <w:pPr>
              <w:pStyle w:val="TableContent"/>
            </w:pPr>
            <w:r w:rsidRPr="00D4120B">
              <w:t>Financial Transaction</w:t>
            </w:r>
          </w:p>
        </w:tc>
        <w:tc>
          <w:tcPr>
            <w:tcW w:w="810" w:type="dxa"/>
          </w:tcPr>
          <w:p w14:paraId="12D66AB1" w14:textId="77777777" w:rsidR="00E53948" w:rsidRPr="00D4120B" w:rsidRDefault="00E53948" w:rsidP="008F7891">
            <w:pPr>
              <w:pStyle w:val="TableContent"/>
            </w:pPr>
            <w:r w:rsidRPr="00D4120B">
              <w:t>O</w:t>
            </w:r>
          </w:p>
        </w:tc>
        <w:tc>
          <w:tcPr>
            <w:tcW w:w="1260" w:type="dxa"/>
          </w:tcPr>
          <w:p w14:paraId="46C7C2E5" w14:textId="77777777" w:rsidR="00E53948" w:rsidRPr="00D4120B" w:rsidRDefault="00E53948" w:rsidP="008F7891">
            <w:pPr>
              <w:pStyle w:val="TableContent"/>
            </w:pPr>
            <w:r w:rsidRPr="00D4120B">
              <w:t>[0..*]</w:t>
            </w:r>
          </w:p>
        </w:tc>
        <w:tc>
          <w:tcPr>
            <w:tcW w:w="7560" w:type="dxa"/>
          </w:tcPr>
          <w:p w14:paraId="788CA6AD" w14:textId="77777777" w:rsidR="00E53948" w:rsidRPr="00D4120B" w:rsidRDefault="00E53948" w:rsidP="008F7891">
            <w:pPr>
              <w:pStyle w:val="TableContent"/>
            </w:pPr>
          </w:p>
        </w:tc>
      </w:tr>
      <w:tr w:rsidR="00E53948" w:rsidRPr="00D4120B" w14:paraId="63C00B5E" w14:textId="77777777">
        <w:trPr>
          <w:cantSplit/>
          <w:trHeight w:val="309"/>
        </w:trPr>
        <w:tc>
          <w:tcPr>
            <w:tcW w:w="1350" w:type="dxa"/>
          </w:tcPr>
          <w:p w14:paraId="151E21C1" w14:textId="77777777" w:rsidR="00E53948" w:rsidRPr="00D4120B" w:rsidRDefault="00E53948" w:rsidP="008F7891">
            <w:pPr>
              <w:pStyle w:val="TableContent"/>
              <w:rPr>
                <w:rFonts w:eastAsia="Arial Unicode MS"/>
              </w:rPr>
            </w:pPr>
            <w:r w:rsidRPr="00D4120B">
              <w:t xml:space="preserve">    {[CTI]}</w:t>
            </w:r>
          </w:p>
        </w:tc>
        <w:tc>
          <w:tcPr>
            <w:tcW w:w="2700" w:type="dxa"/>
          </w:tcPr>
          <w:p w14:paraId="40019938" w14:textId="77777777" w:rsidR="00E53948" w:rsidRPr="00D4120B" w:rsidRDefault="00E53948" w:rsidP="008F7891">
            <w:pPr>
              <w:pStyle w:val="TableContent"/>
              <w:rPr>
                <w:rFonts w:eastAsia="Arial Unicode MS"/>
              </w:rPr>
            </w:pPr>
            <w:r w:rsidRPr="00D4120B">
              <w:t>Clinical Trial Identification</w:t>
            </w:r>
          </w:p>
        </w:tc>
        <w:tc>
          <w:tcPr>
            <w:tcW w:w="810" w:type="dxa"/>
          </w:tcPr>
          <w:p w14:paraId="185FC45A" w14:textId="77777777" w:rsidR="00E53948" w:rsidRPr="00D4120B" w:rsidRDefault="00E53948" w:rsidP="008F7891">
            <w:pPr>
              <w:pStyle w:val="TableContent"/>
            </w:pPr>
            <w:r w:rsidRPr="00D4120B">
              <w:t>O</w:t>
            </w:r>
          </w:p>
        </w:tc>
        <w:tc>
          <w:tcPr>
            <w:tcW w:w="1260" w:type="dxa"/>
          </w:tcPr>
          <w:p w14:paraId="2CFC5D5B" w14:textId="77777777" w:rsidR="00E53948" w:rsidRPr="00D4120B" w:rsidRDefault="00E53948" w:rsidP="008F7891">
            <w:pPr>
              <w:pStyle w:val="TableContent"/>
            </w:pPr>
            <w:r w:rsidRPr="00D4120B">
              <w:t>[0..*]</w:t>
            </w:r>
          </w:p>
        </w:tc>
        <w:tc>
          <w:tcPr>
            <w:tcW w:w="7560" w:type="dxa"/>
          </w:tcPr>
          <w:p w14:paraId="6896296C" w14:textId="77777777" w:rsidR="00E53948" w:rsidRPr="00D4120B" w:rsidRDefault="00E53948" w:rsidP="008F7891">
            <w:pPr>
              <w:pStyle w:val="TableContent"/>
            </w:pPr>
          </w:p>
        </w:tc>
      </w:tr>
      <w:tr w:rsidR="00E53948" w:rsidRPr="00D4120B" w14:paraId="2B913492" w14:textId="77777777">
        <w:trPr>
          <w:cantSplit/>
          <w:trHeight w:val="309"/>
        </w:trPr>
        <w:tc>
          <w:tcPr>
            <w:tcW w:w="1350" w:type="dxa"/>
          </w:tcPr>
          <w:p w14:paraId="59810E02" w14:textId="77777777" w:rsidR="00E53948" w:rsidRPr="00D4120B" w:rsidRDefault="00E53948" w:rsidP="008F7891">
            <w:pPr>
              <w:pStyle w:val="TableContent"/>
              <w:rPr>
                <w:rFonts w:eastAsia="Arial Unicode MS"/>
              </w:rPr>
            </w:pPr>
            <w:r w:rsidRPr="00D4120B">
              <w:t>-        [{</w:t>
            </w:r>
          </w:p>
        </w:tc>
        <w:tc>
          <w:tcPr>
            <w:tcW w:w="2700" w:type="dxa"/>
          </w:tcPr>
          <w:p w14:paraId="47033C0A" w14:textId="77777777" w:rsidR="00E53948" w:rsidRPr="00D4120B" w:rsidRDefault="00E53948" w:rsidP="00667BA9">
            <w:pPr>
              <w:pStyle w:val="TableContentBICenter"/>
              <w:rPr>
                <w:rFonts w:eastAsia="Arial Unicode MS"/>
              </w:rPr>
            </w:pPr>
            <w:r w:rsidRPr="00D4120B">
              <w:t>SPECIMEN Begin</w:t>
            </w:r>
          </w:p>
        </w:tc>
        <w:tc>
          <w:tcPr>
            <w:tcW w:w="810" w:type="dxa"/>
          </w:tcPr>
          <w:p w14:paraId="62233940" w14:textId="77777777" w:rsidR="00E53948" w:rsidRPr="00D4120B" w:rsidRDefault="00247B1E" w:rsidP="008F7891">
            <w:pPr>
              <w:pStyle w:val="TableContent"/>
            </w:pPr>
            <w:r>
              <w:t>RE</w:t>
            </w:r>
          </w:p>
        </w:tc>
        <w:tc>
          <w:tcPr>
            <w:tcW w:w="1260" w:type="dxa"/>
          </w:tcPr>
          <w:p w14:paraId="7C58427C" w14:textId="77777777" w:rsidR="00E53948" w:rsidRPr="00D4120B" w:rsidRDefault="00E53948" w:rsidP="008F7891">
            <w:pPr>
              <w:pStyle w:val="TableContent"/>
              <w:rPr>
                <w:highlight w:val="red"/>
              </w:rPr>
            </w:pPr>
            <w:r w:rsidRPr="00D4120B">
              <w:t>[0..*]</w:t>
            </w:r>
          </w:p>
        </w:tc>
        <w:tc>
          <w:tcPr>
            <w:tcW w:w="7560" w:type="dxa"/>
          </w:tcPr>
          <w:p w14:paraId="60FB8103" w14:textId="77777777" w:rsidR="00E53948" w:rsidRPr="00D4120B" w:rsidRDefault="00E53948" w:rsidP="00247B1E">
            <w:pPr>
              <w:pStyle w:val="TableContent"/>
            </w:pPr>
            <w:r w:rsidRPr="00D4120B">
              <w:t xml:space="preserve">The specimen group is required </w:t>
            </w:r>
            <w:r w:rsidR="00247B1E">
              <w:t xml:space="preserve">if known </w:t>
            </w:r>
            <w:r w:rsidRPr="00D4120B">
              <w:t>in the ORU and is used to carry specimen information that is no longer contained in the OBR segment</w:t>
            </w:r>
            <w:r>
              <w:t xml:space="preserve">. </w:t>
            </w:r>
            <w:r w:rsidRPr="00D4120B">
              <w:t>It also provides a place for the specimen number</w:t>
            </w:r>
            <w:r>
              <w:t xml:space="preserve">. </w:t>
            </w:r>
            <w:r w:rsidRPr="00D4120B">
              <w:t>Each specimen group documents a single sample</w:t>
            </w:r>
            <w:r>
              <w:t xml:space="preserve">. </w:t>
            </w:r>
          </w:p>
        </w:tc>
      </w:tr>
      <w:tr w:rsidR="00E53948" w:rsidRPr="00D4120B" w14:paraId="188666A0" w14:textId="77777777">
        <w:trPr>
          <w:cantSplit/>
          <w:trHeight w:val="324"/>
        </w:trPr>
        <w:tc>
          <w:tcPr>
            <w:tcW w:w="1350" w:type="dxa"/>
          </w:tcPr>
          <w:p w14:paraId="7C9A8EC4" w14:textId="77777777" w:rsidR="00E53948" w:rsidRPr="00D4120B" w:rsidRDefault="00E53948" w:rsidP="008F7891">
            <w:pPr>
              <w:pStyle w:val="TableContent"/>
              <w:rPr>
                <w:rFonts w:eastAsia="Arial Unicode MS"/>
              </w:rPr>
            </w:pPr>
            <w:r w:rsidRPr="00D4120B">
              <w:t xml:space="preserve">        SPM</w:t>
            </w:r>
          </w:p>
        </w:tc>
        <w:tc>
          <w:tcPr>
            <w:tcW w:w="2700" w:type="dxa"/>
          </w:tcPr>
          <w:p w14:paraId="5063EB37" w14:textId="77777777" w:rsidR="00E53948" w:rsidRPr="00D4120B" w:rsidRDefault="00E53948" w:rsidP="008F7891">
            <w:pPr>
              <w:pStyle w:val="TableContent"/>
              <w:rPr>
                <w:rFonts w:eastAsia="Arial Unicode MS"/>
              </w:rPr>
            </w:pPr>
            <w:r w:rsidRPr="00D4120B">
              <w:t>Specimen Information related to OBR</w:t>
            </w:r>
          </w:p>
        </w:tc>
        <w:tc>
          <w:tcPr>
            <w:tcW w:w="810" w:type="dxa"/>
          </w:tcPr>
          <w:p w14:paraId="24437A1E" w14:textId="77777777" w:rsidR="00E53948" w:rsidRPr="00D4120B" w:rsidRDefault="00E53948" w:rsidP="008F7891">
            <w:pPr>
              <w:pStyle w:val="TableContent"/>
            </w:pPr>
            <w:r w:rsidRPr="00D4120B">
              <w:t>R</w:t>
            </w:r>
          </w:p>
        </w:tc>
        <w:tc>
          <w:tcPr>
            <w:tcW w:w="1260" w:type="dxa"/>
          </w:tcPr>
          <w:p w14:paraId="4BB0A245" w14:textId="77777777" w:rsidR="00E53948" w:rsidRPr="00D4120B" w:rsidRDefault="00E53948" w:rsidP="008F7891">
            <w:pPr>
              <w:pStyle w:val="TableContent"/>
            </w:pPr>
            <w:r w:rsidRPr="00D4120B">
              <w:t>[1..1]</w:t>
            </w:r>
          </w:p>
        </w:tc>
        <w:tc>
          <w:tcPr>
            <w:tcW w:w="7560" w:type="dxa"/>
          </w:tcPr>
          <w:p w14:paraId="524E14F2" w14:textId="77777777" w:rsidR="00E53948" w:rsidRPr="00D4120B" w:rsidRDefault="00E53948" w:rsidP="008F7891">
            <w:pPr>
              <w:pStyle w:val="TableContent"/>
            </w:pPr>
            <w:r w:rsidRPr="00D4120B">
              <w:t>The specimen information (SPM) segment describes the characteristics of a single sample</w:t>
            </w:r>
            <w:r>
              <w:t xml:space="preserve">. </w:t>
            </w:r>
            <w:r w:rsidRPr="00D4120B">
              <w:t>The SPM segment carries information regarding the type of specimen, where and how it was collected, who collected it, and some basic characteristics of the specimen.</w:t>
            </w:r>
          </w:p>
        </w:tc>
      </w:tr>
      <w:tr w:rsidR="00E53948" w:rsidRPr="00D4120B" w14:paraId="201F91A6" w14:textId="77777777">
        <w:trPr>
          <w:cantSplit/>
          <w:trHeight w:val="295"/>
        </w:trPr>
        <w:tc>
          <w:tcPr>
            <w:tcW w:w="1350" w:type="dxa"/>
          </w:tcPr>
          <w:p w14:paraId="771BD260" w14:textId="77777777" w:rsidR="00E53948" w:rsidRPr="00D4120B" w:rsidRDefault="00E53948" w:rsidP="008F7891">
            <w:pPr>
              <w:pStyle w:val="TableContent"/>
              <w:rPr>
                <w:rFonts w:eastAsia="Arial Unicode MS"/>
              </w:rPr>
            </w:pPr>
            <w:r w:rsidRPr="00D4120B">
              <w:t xml:space="preserve">        [{OBX}]</w:t>
            </w:r>
          </w:p>
        </w:tc>
        <w:tc>
          <w:tcPr>
            <w:tcW w:w="2700" w:type="dxa"/>
          </w:tcPr>
          <w:p w14:paraId="0162AD4E" w14:textId="77777777" w:rsidR="00E53948" w:rsidRPr="00D4120B" w:rsidRDefault="00E53948" w:rsidP="008F7891">
            <w:pPr>
              <w:pStyle w:val="TableContent"/>
              <w:rPr>
                <w:rFonts w:eastAsia="Arial Unicode MS"/>
              </w:rPr>
            </w:pPr>
            <w:r w:rsidRPr="00D4120B">
              <w:t>Observation related to Specimen</w:t>
            </w:r>
          </w:p>
        </w:tc>
        <w:tc>
          <w:tcPr>
            <w:tcW w:w="810" w:type="dxa"/>
          </w:tcPr>
          <w:p w14:paraId="419F49B3" w14:textId="77777777" w:rsidR="00E53948" w:rsidRPr="00D4120B" w:rsidRDefault="00FB2E2A" w:rsidP="008F7891">
            <w:pPr>
              <w:pStyle w:val="TableContent"/>
            </w:pPr>
            <w:ins w:id="3140" w:author="Swain, Ashley" w:date="2011-11-26T16:54:00Z">
              <w:r>
                <w:t>O</w:t>
              </w:r>
            </w:ins>
            <w:del w:id="3141" w:author="Swain, Ashley" w:date="2011-11-26T16:54:00Z">
              <w:r w:rsidR="00E53948" w:rsidRPr="00D4120B" w:rsidDel="00FB2E2A">
                <w:delText>RE</w:delText>
              </w:r>
            </w:del>
          </w:p>
        </w:tc>
        <w:tc>
          <w:tcPr>
            <w:tcW w:w="1260" w:type="dxa"/>
          </w:tcPr>
          <w:p w14:paraId="16DB32FF" w14:textId="77777777" w:rsidR="00E53948" w:rsidRPr="00D4120B" w:rsidRDefault="00E53948" w:rsidP="008F7891">
            <w:pPr>
              <w:pStyle w:val="TableContent"/>
            </w:pPr>
            <w:r w:rsidRPr="00D4120B">
              <w:t>[0..*]</w:t>
            </w:r>
          </w:p>
        </w:tc>
        <w:tc>
          <w:tcPr>
            <w:tcW w:w="7560" w:type="dxa"/>
          </w:tcPr>
          <w:p w14:paraId="72400CD7" w14:textId="77777777" w:rsidR="00E53948" w:rsidRPr="00D4120B" w:rsidDel="00647989" w:rsidRDefault="00E53948" w:rsidP="008F7891">
            <w:pPr>
              <w:pStyle w:val="TableContent"/>
              <w:rPr>
                <w:del w:id="3142" w:author="Bob Yencha" w:date="2011-11-29T09:56:00Z"/>
              </w:rPr>
            </w:pPr>
            <w:del w:id="3143" w:author="Bob Yencha" w:date="2011-11-29T09:56:00Z">
              <w:r w:rsidRPr="00D4120B" w:rsidDel="00647989">
                <w:delText>The Observation related to Specimen is generally used to report additional characteristics related to the specimen</w:delText>
              </w:r>
              <w:r w:rsidDel="00647989">
                <w:delText xml:space="preserve">. </w:delText>
              </w:r>
              <w:r w:rsidRPr="00D4120B" w:rsidDel="00647989">
                <w:delText>It is not used to report the results of the requested testing identified in OBR-4 (Universal Service ID)</w:delText>
              </w:r>
              <w:r w:rsidDel="00647989">
                <w:delText xml:space="preserve">. </w:delText>
              </w:r>
              <w:r w:rsidRPr="00D4120B" w:rsidDel="00647989">
                <w:delText>The observations associated with the specimen are typically informa</w:delText>
              </w:r>
              <w:r w:rsidR="005A5E87" w:rsidDel="00647989">
                <w:delText>tion that the ordering provider</w:delText>
              </w:r>
              <w:r w:rsidRPr="00D4120B" w:rsidDel="00647989">
                <w:delText xml:space="preserve"> sends with the order</w:delText>
              </w:r>
              <w:r w:rsidDel="00647989">
                <w:delText xml:space="preserve">. </w:delText>
              </w:r>
              <w:r w:rsidRPr="00D4120B" w:rsidDel="00647989">
                <w:delText>The laboratory forwards that information as part of the result message.</w:delText>
              </w:r>
            </w:del>
          </w:p>
          <w:p w14:paraId="1E399AC1" w14:textId="77777777" w:rsidR="00E53948" w:rsidRPr="00D4120B" w:rsidDel="00647989" w:rsidRDefault="00E53948" w:rsidP="008F7891">
            <w:pPr>
              <w:pStyle w:val="TableContent"/>
              <w:rPr>
                <w:del w:id="3144" w:author="Bob Yencha" w:date="2011-11-29T09:56:00Z"/>
              </w:rPr>
            </w:pPr>
            <w:del w:id="3145" w:author="Bob Yencha" w:date="2011-11-29T09:56:00Z">
              <w:r w:rsidRPr="00D4120B" w:rsidDel="00647989">
                <w:delText>One recommended value to report in the OBX related to Specimen is the age of patient at time of specimen collection</w:delText>
              </w:r>
              <w:r w:rsidDel="00647989">
                <w:delText xml:space="preserve">. </w:delText>
              </w:r>
              <w:r w:rsidRPr="00D4120B" w:rsidDel="00647989">
                <w:delText>The appropriate LOINC code for this is 35659-2 (Age at specimen collection:TimeDif:Pt:^Patient:Qn).</w:delText>
              </w:r>
            </w:del>
          </w:p>
          <w:p w14:paraId="22F2A153" w14:textId="77777777" w:rsidR="00E53948" w:rsidRPr="00D4120B" w:rsidDel="00647989" w:rsidRDefault="00E53948" w:rsidP="008F7891">
            <w:pPr>
              <w:pStyle w:val="TableContent"/>
              <w:rPr>
                <w:del w:id="3146" w:author="Bob Yencha" w:date="2011-11-29T09:56:00Z"/>
              </w:rPr>
            </w:pPr>
            <w:del w:id="3147" w:author="Bob Yencha" w:date="2011-11-29T09:56:00Z">
              <w:r w:rsidRPr="00D4120B" w:rsidDel="00647989">
                <w:delText>Other possible types of observations include:</w:delText>
              </w:r>
            </w:del>
          </w:p>
          <w:p w14:paraId="5123C45E" w14:textId="77777777" w:rsidR="00E53948" w:rsidRPr="00D4120B" w:rsidDel="00647989" w:rsidRDefault="00E53948" w:rsidP="008F7891">
            <w:pPr>
              <w:pStyle w:val="TableContent"/>
              <w:rPr>
                <w:del w:id="3148" w:author="Bob Yencha" w:date="2011-11-29T09:56:00Z"/>
              </w:rPr>
            </w:pPr>
            <w:del w:id="3149" w:author="Bob Yencha" w:date="2011-11-29T09:56:00Z">
              <w:r w:rsidRPr="00D4120B" w:rsidDel="00647989">
                <w:delText>Was specimen sent out?</w:delText>
              </w:r>
            </w:del>
          </w:p>
          <w:p w14:paraId="64313478" w14:textId="77777777" w:rsidR="00E53948" w:rsidRPr="00D4120B" w:rsidDel="00647989" w:rsidRDefault="00E53948" w:rsidP="008F7891">
            <w:pPr>
              <w:pStyle w:val="TableContent"/>
              <w:rPr>
                <w:del w:id="3150" w:author="Bob Yencha" w:date="2011-11-29T09:56:00Z"/>
              </w:rPr>
            </w:pPr>
            <w:del w:id="3151" w:author="Bob Yencha" w:date="2011-11-29T09:56:00Z">
              <w:r w:rsidRPr="00D4120B" w:rsidDel="00647989">
                <w:delText>Was it a specimen or isolate?</w:delText>
              </w:r>
            </w:del>
          </w:p>
          <w:p w14:paraId="4EB6D621" w14:textId="77777777" w:rsidR="00E53948" w:rsidRPr="00D4120B" w:rsidDel="00647989" w:rsidRDefault="00E53948" w:rsidP="008F7891">
            <w:pPr>
              <w:pStyle w:val="TableContent"/>
              <w:rPr>
                <w:del w:id="3152" w:author="Bob Yencha" w:date="2011-11-29T09:56:00Z"/>
              </w:rPr>
            </w:pPr>
            <w:del w:id="3153" w:author="Bob Yencha" w:date="2011-11-29T09:56:00Z">
              <w:r w:rsidRPr="00D4120B" w:rsidDel="00647989">
                <w:delText>Id of the specimen/isolate sent for testing</w:delText>
              </w:r>
            </w:del>
          </w:p>
          <w:p w14:paraId="57419777" w14:textId="77777777" w:rsidR="00E53948" w:rsidRPr="00D4120B" w:rsidDel="00647989" w:rsidRDefault="00E53948" w:rsidP="008F7891">
            <w:pPr>
              <w:pStyle w:val="TableContent"/>
              <w:rPr>
                <w:del w:id="3154" w:author="Bob Yencha" w:date="2011-11-29T09:56:00Z"/>
              </w:rPr>
            </w:pPr>
            <w:del w:id="3155" w:author="Bob Yencha" w:date="2011-11-29T09:56:00Z">
              <w:r w:rsidRPr="00D4120B" w:rsidDel="00647989">
                <w:delText>Where was the specimen sent?</w:delText>
              </w:r>
            </w:del>
          </w:p>
          <w:p w14:paraId="0A5C8427" w14:textId="77777777" w:rsidR="00E53948" w:rsidRPr="00D4120B" w:rsidDel="00647989" w:rsidRDefault="00E53948" w:rsidP="008F7891">
            <w:pPr>
              <w:pStyle w:val="TableContent"/>
              <w:rPr>
                <w:del w:id="3156" w:author="Bob Yencha" w:date="2011-11-29T09:56:00Z"/>
              </w:rPr>
            </w:pPr>
            <w:del w:id="3157" w:author="Bob Yencha" w:date="2011-11-29T09:56:00Z">
              <w:r w:rsidRPr="00D4120B" w:rsidDel="00647989">
                <w:delText>Reason for send out?</w:delText>
              </w:r>
            </w:del>
          </w:p>
          <w:p w14:paraId="1A46906E" w14:textId="77777777" w:rsidR="00E53948" w:rsidRPr="00D4120B" w:rsidRDefault="00E53948" w:rsidP="008F7891">
            <w:pPr>
              <w:pStyle w:val="TableContent"/>
            </w:pPr>
            <w:del w:id="3158" w:author="Bob Yencha" w:date="2011-11-29T09:56:00Z">
              <w:r w:rsidRPr="00D4120B" w:rsidDel="00647989">
                <w:delText>Implementers will need to provide a list of expected observations associated with specimen.</w:delText>
              </w:r>
            </w:del>
          </w:p>
        </w:tc>
      </w:tr>
      <w:tr w:rsidR="00E53948" w:rsidRPr="00D4120B" w14:paraId="30599F89" w14:textId="77777777">
        <w:trPr>
          <w:cantSplit/>
          <w:trHeight w:val="324"/>
        </w:trPr>
        <w:tc>
          <w:tcPr>
            <w:tcW w:w="1350" w:type="dxa"/>
          </w:tcPr>
          <w:p w14:paraId="76233DEE" w14:textId="77777777" w:rsidR="00E53948" w:rsidRPr="00D4120B" w:rsidRDefault="00E53948" w:rsidP="008F7891">
            <w:pPr>
              <w:pStyle w:val="TableContent"/>
              <w:rPr>
                <w:rFonts w:eastAsia="Arial Unicode MS"/>
              </w:rPr>
            </w:pPr>
            <w:r w:rsidRPr="00D4120B">
              <w:t xml:space="preserve">       }]</w:t>
            </w:r>
          </w:p>
        </w:tc>
        <w:tc>
          <w:tcPr>
            <w:tcW w:w="2700" w:type="dxa"/>
          </w:tcPr>
          <w:p w14:paraId="410BCF3E" w14:textId="77777777" w:rsidR="00E53948" w:rsidRPr="00D4120B" w:rsidRDefault="00E53948" w:rsidP="00667BA9">
            <w:pPr>
              <w:pStyle w:val="TableContentBICenter"/>
              <w:rPr>
                <w:rFonts w:eastAsia="Arial Unicode MS"/>
              </w:rPr>
            </w:pPr>
            <w:r w:rsidRPr="00D4120B">
              <w:t>SPECIMEN End</w:t>
            </w:r>
          </w:p>
        </w:tc>
        <w:tc>
          <w:tcPr>
            <w:tcW w:w="810" w:type="dxa"/>
          </w:tcPr>
          <w:p w14:paraId="7D1A5A0E" w14:textId="77777777" w:rsidR="00E53948" w:rsidRPr="00D4120B" w:rsidRDefault="00E53948" w:rsidP="008F7891">
            <w:pPr>
              <w:pStyle w:val="TableContent"/>
            </w:pPr>
          </w:p>
        </w:tc>
        <w:tc>
          <w:tcPr>
            <w:tcW w:w="1260" w:type="dxa"/>
          </w:tcPr>
          <w:p w14:paraId="76FDD7CC" w14:textId="77777777" w:rsidR="00E53948" w:rsidRPr="00D4120B" w:rsidRDefault="00E53948" w:rsidP="008F7891">
            <w:pPr>
              <w:pStyle w:val="TableContent"/>
            </w:pPr>
          </w:p>
        </w:tc>
        <w:tc>
          <w:tcPr>
            <w:tcW w:w="7560" w:type="dxa"/>
          </w:tcPr>
          <w:p w14:paraId="034CB21C" w14:textId="77777777" w:rsidR="00E53948" w:rsidRPr="00D4120B" w:rsidRDefault="00E53948" w:rsidP="008F7891">
            <w:pPr>
              <w:pStyle w:val="TableContent"/>
            </w:pPr>
          </w:p>
        </w:tc>
      </w:tr>
      <w:tr w:rsidR="00E53948" w:rsidRPr="00D4120B" w14:paraId="7298567B" w14:textId="77777777">
        <w:trPr>
          <w:cantSplit/>
          <w:trHeight w:val="324"/>
        </w:trPr>
        <w:tc>
          <w:tcPr>
            <w:tcW w:w="1350" w:type="dxa"/>
          </w:tcPr>
          <w:p w14:paraId="794A098F" w14:textId="77777777" w:rsidR="00E53948" w:rsidRPr="00D4120B" w:rsidRDefault="00E53948" w:rsidP="008F7891">
            <w:pPr>
              <w:pStyle w:val="TableContent"/>
              <w:rPr>
                <w:rFonts w:eastAsia="Arial Unicode MS"/>
              </w:rPr>
            </w:pPr>
            <w:r w:rsidRPr="00D4120B">
              <w:t xml:space="preserve">     }</w:t>
            </w:r>
          </w:p>
        </w:tc>
        <w:tc>
          <w:tcPr>
            <w:tcW w:w="2700" w:type="dxa"/>
          </w:tcPr>
          <w:p w14:paraId="285DAC09" w14:textId="77777777" w:rsidR="00E53948" w:rsidRPr="00D4120B" w:rsidRDefault="00E53948" w:rsidP="00667BA9">
            <w:pPr>
              <w:pStyle w:val="TableContentBICenter"/>
              <w:rPr>
                <w:rFonts w:eastAsia="Arial Unicode MS"/>
              </w:rPr>
            </w:pPr>
            <w:r w:rsidRPr="00D4120B">
              <w:t>ORDER_ OBSERVATION End</w:t>
            </w:r>
          </w:p>
        </w:tc>
        <w:tc>
          <w:tcPr>
            <w:tcW w:w="810" w:type="dxa"/>
          </w:tcPr>
          <w:p w14:paraId="2C9D9D21" w14:textId="77777777" w:rsidR="00E53948" w:rsidRPr="00D4120B" w:rsidRDefault="00E53948" w:rsidP="008F7891">
            <w:pPr>
              <w:pStyle w:val="TableContent"/>
            </w:pPr>
          </w:p>
        </w:tc>
        <w:tc>
          <w:tcPr>
            <w:tcW w:w="1260" w:type="dxa"/>
          </w:tcPr>
          <w:p w14:paraId="35A1B5E2" w14:textId="77777777" w:rsidR="00E53948" w:rsidRPr="00D4120B" w:rsidRDefault="00E53948" w:rsidP="008F7891">
            <w:pPr>
              <w:pStyle w:val="TableContent"/>
            </w:pPr>
          </w:p>
        </w:tc>
        <w:tc>
          <w:tcPr>
            <w:tcW w:w="7560" w:type="dxa"/>
          </w:tcPr>
          <w:p w14:paraId="17CB701A" w14:textId="77777777" w:rsidR="00E53948" w:rsidRPr="00D4120B" w:rsidRDefault="00E53948" w:rsidP="008F7891">
            <w:pPr>
              <w:pStyle w:val="TableContent"/>
            </w:pPr>
          </w:p>
        </w:tc>
      </w:tr>
      <w:tr w:rsidR="00E53948" w:rsidRPr="00D4120B" w14:paraId="16DA9A9F" w14:textId="77777777">
        <w:trPr>
          <w:cantSplit/>
          <w:trHeight w:val="309"/>
        </w:trPr>
        <w:tc>
          <w:tcPr>
            <w:tcW w:w="1350" w:type="dxa"/>
            <w:tcBorders>
              <w:bottom w:val="single" w:sz="12" w:space="0" w:color="943634" w:themeColor="accent2" w:themeShade="BF"/>
            </w:tcBorders>
          </w:tcPr>
          <w:p w14:paraId="593A9FFF" w14:textId="77777777" w:rsidR="00E53948" w:rsidRPr="00D4120B" w:rsidRDefault="00E53948" w:rsidP="008F7891">
            <w:pPr>
              <w:pStyle w:val="TableContent"/>
              <w:rPr>
                <w:rFonts w:eastAsia="Arial Unicode MS"/>
              </w:rPr>
            </w:pPr>
            <w:r w:rsidRPr="00D4120B">
              <w:t xml:space="preserve">  }</w:t>
            </w:r>
          </w:p>
        </w:tc>
        <w:tc>
          <w:tcPr>
            <w:tcW w:w="2700" w:type="dxa"/>
            <w:tcBorders>
              <w:bottom w:val="single" w:sz="12" w:space="0" w:color="943634" w:themeColor="accent2" w:themeShade="BF"/>
            </w:tcBorders>
          </w:tcPr>
          <w:p w14:paraId="3918E875" w14:textId="77777777" w:rsidR="00E53948" w:rsidRPr="00D4120B" w:rsidRDefault="00E53948" w:rsidP="00667BA9">
            <w:pPr>
              <w:pStyle w:val="TableContentBICenter"/>
              <w:rPr>
                <w:rFonts w:eastAsia="Arial Unicode MS"/>
              </w:rPr>
            </w:pPr>
            <w:r w:rsidRPr="00D4120B">
              <w:t>PATIENT_RESULT End</w:t>
            </w:r>
          </w:p>
        </w:tc>
        <w:tc>
          <w:tcPr>
            <w:tcW w:w="810" w:type="dxa"/>
            <w:tcBorders>
              <w:bottom w:val="single" w:sz="12" w:space="0" w:color="943634" w:themeColor="accent2" w:themeShade="BF"/>
            </w:tcBorders>
          </w:tcPr>
          <w:p w14:paraId="0B9A9CC9" w14:textId="77777777" w:rsidR="00E53948" w:rsidRPr="00D4120B" w:rsidRDefault="00E53948" w:rsidP="008F7891">
            <w:pPr>
              <w:pStyle w:val="TableContent"/>
            </w:pPr>
          </w:p>
        </w:tc>
        <w:tc>
          <w:tcPr>
            <w:tcW w:w="1260" w:type="dxa"/>
            <w:tcBorders>
              <w:bottom w:val="single" w:sz="12" w:space="0" w:color="943634" w:themeColor="accent2" w:themeShade="BF"/>
            </w:tcBorders>
          </w:tcPr>
          <w:p w14:paraId="457D7B0C" w14:textId="77777777" w:rsidR="00E53948" w:rsidRPr="00D4120B" w:rsidRDefault="00E53948" w:rsidP="008F7891">
            <w:pPr>
              <w:pStyle w:val="TableContent"/>
            </w:pPr>
          </w:p>
        </w:tc>
        <w:tc>
          <w:tcPr>
            <w:tcW w:w="7560" w:type="dxa"/>
            <w:tcBorders>
              <w:bottom w:val="single" w:sz="12" w:space="0" w:color="943634" w:themeColor="accent2" w:themeShade="BF"/>
            </w:tcBorders>
          </w:tcPr>
          <w:p w14:paraId="79E665C1" w14:textId="77777777" w:rsidR="00E53948" w:rsidRPr="00D4120B" w:rsidRDefault="00E53948" w:rsidP="008F7891">
            <w:pPr>
              <w:pStyle w:val="TableContent"/>
            </w:pPr>
          </w:p>
        </w:tc>
      </w:tr>
      <w:tr w:rsidR="00E53948" w:rsidRPr="00D4120B" w14:paraId="478E7DF7" w14:textId="77777777">
        <w:trPr>
          <w:cantSplit/>
          <w:trHeight w:val="309"/>
        </w:trPr>
        <w:tc>
          <w:tcPr>
            <w:tcW w:w="1350" w:type="dxa"/>
            <w:shd w:val="clear" w:color="auto" w:fill="auto"/>
          </w:tcPr>
          <w:p w14:paraId="5B6A82D4" w14:textId="77777777" w:rsidR="00E53948" w:rsidRPr="00D4120B" w:rsidRDefault="00E53948" w:rsidP="008F7891">
            <w:pPr>
              <w:pStyle w:val="TableContent"/>
            </w:pPr>
            <w:r w:rsidRPr="00D4120B">
              <w:t>[DSC]</w:t>
            </w:r>
          </w:p>
        </w:tc>
        <w:tc>
          <w:tcPr>
            <w:tcW w:w="2700" w:type="dxa"/>
            <w:shd w:val="clear" w:color="auto" w:fill="auto"/>
          </w:tcPr>
          <w:p w14:paraId="2029DA48" w14:textId="77777777" w:rsidR="00E53948" w:rsidRPr="00D4120B" w:rsidRDefault="00E53948" w:rsidP="008F7891">
            <w:pPr>
              <w:pStyle w:val="TableContent"/>
            </w:pPr>
            <w:r w:rsidRPr="00D4120B">
              <w:t>Continuation Pointer</w:t>
            </w:r>
          </w:p>
        </w:tc>
        <w:tc>
          <w:tcPr>
            <w:tcW w:w="810" w:type="dxa"/>
            <w:shd w:val="clear" w:color="auto" w:fill="auto"/>
          </w:tcPr>
          <w:p w14:paraId="00A7B8C7" w14:textId="77777777" w:rsidR="00E53948" w:rsidRPr="00D4120B" w:rsidRDefault="00E53948" w:rsidP="008F7891">
            <w:pPr>
              <w:pStyle w:val="TableContent"/>
            </w:pPr>
            <w:r w:rsidRPr="00D4120B">
              <w:t>X</w:t>
            </w:r>
          </w:p>
        </w:tc>
        <w:tc>
          <w:tcPr>
            <w:tcW w:w="1260" w:type="dxa"/>
            <w:shd w:val="clear" w:color="auto" w:fill="auto"/>
          </w:tcPr>
          <w:p w14:paraId="3D685BBF" w14:textId="77777777" w:rsidR="00E53948" w:rsidRPr="00D4120B" w:rsidRDefault="00E53948" w:rsidP="008F7891">
            <w:pPr>
              <w:pStyle w:val="TableContent"/>
            </w:pPr>
            <w:r w:rsidRPr="00D4120B">
              <w:t>[0..0]</w:t>
            </w:r>
          </w:p>
        </w:tc>
        <w:tc>
          <w:tcPr>
            <w:tcW w:w="7560" w:type="dxa"/>
            <w:shd w:val="clear" w:color="auto" w:fill="auto"/>
          </w:tcPr>
          <w:p w14:paraId="679483BB" w14:textId="77777777" w:rsidR="00E53948" w:rsidRPr="00D4120B" w:rsidRDefault="00E53948" w:rsidP="008F7891">
            <w:pPr>
              <w:pStyle w:val="TableContent"/>
            </w:pPr>
            <w:del w:id="3159" w:author="Bob Yencha" w:date="2011-12-19T17:42:00Z">
              <w:r w:rsidRPr="00D4120B" w:rsidDel="00562AE4">
                <w:delText>Not supported.</w:delText>
              </w:r>
            </w:del>
          </w:p>
        </w:tc>
      </w:tr>
    </w:tbl>
    <w:p w14:paraId="40834F30" w14:textId="77777777" w:rsidR="00667BA9" w:rsidRDefault="00667BA9">
      <w:pPr>
        <w:spacing w:after="0"/>
        <w:rPr>
          <w:rFonts w:ascii="Arial" w:hAnsi="Arial"/>
          <w:b/>
        </w:rPr>
      </w:pPr>
      <w:bookmarkStart w:id="3160" w:name="_Toc207005796"/>
      <w:bookmarkStart w:id="3161" w:name="_Toc169057921"/>
      <w:bookmarkStart w:id="3162" w:name="_Toc171137835"/>
    </w:p>
    <w:p w14:paraId="0881B1D8" w14:textId="77777777" w:rsidR="00667BA9" w:rsidRDefault="00DC0A68" w:rsidP="00084F3B">
      <w:pPr>
        <w:pStyle w:val="Heading2"/>
        <w:numPr>
          <w:ilvl w:val="1"/>
          <w:numId w:val="23"/>
        </w:numPr>
        <w:tabs>
          <w:tab w:val="left" w:pos="630"/>
        </w:tabs>
        <w:rPr>
          <w:ins w:id="3163" w:author="Bob Yencha" w:date="2011-12-19T17:07:00Z"/>
        </w:rPr>
      </w:pPr>
      <w:bookmarkStart w:id="3164" w:name="_Toc207005797"/>
      <w:bookmarkEnd w:id="3160"/>
      <w:r>
        <w:br w:type="page"/>
      </w:r>
      <w:bookmarkStart w:id="3165" w:name="_Toc189111993"/>
      <w:r w:rsidR="00667BA9" w:rsidRPr="00D4120B">
        <w:t>ACK^R01^ACK</w:t>
      </w:r>
      <w:bookmarkEnd w:id="3161"/>
      <w:bookmarkEnd w:id="3162"/>
      <w:bookmarkEnd w:id="3164"/>
      <w:bookmarkEnd w:id="3165"/>
    </w:p>
    <w:p w14:paraId="729050EE" w14:textId="77777777" w:rsidR="00B51621" w:rsidRDefault="00B51621" w:rsidP="00B51621">
      <w:pPr>
        <w:numPr>
          <w:ins w:id="3166" w:author="Bob Yencha" w:date="2011-12-19T17:07:00Z"/>
        </w:numPr>
        <w:rPr>
          <w:ins w:id="3167" w:author="Bob Yencha" w:date="2011-12-19T17:07:00Z"/>
        </w:rPr>
      </w:pPr>
      <w:ins w:id="3168" w:author="Bob Yencha" w:date="2011-12-19T17:07:00Z">
        <w:r w:rsidRPr="000C1400">
          <w:rPr>
            <w:color w:val="000000"/>
          </w:rPr>
          <w:t>Guaranteed delivery is required.  Where use of an ACK is appropriate for the transport mechanism it should be used as described in this guide.  All other acknowledgement methods are beyond the scope of this document (e.g., acknowledgement of batches using the HL7 batch methods).</w:t>
        </w:r>
      </w:ins>
    </w:p>
    <w:p w14:paraId="257DB3C6" w14:textId="77777777" w:rsidR="00B51621" w:rsidRPr="00B51621" w:rsidRDefault="00B51621" w:rsidP="00B51621">
      <w:pPr>
        <w:numPr>
          <w:ins w:id="3169" w:author="Bob Yencha" w:date="2011-12-19T17:07:00Z"/>
        </w:numPr>
      </w:pPr>
    </w:p>
    <w:tbl>
      <w:tblPr>
        <w:tblW w:w="4958" w:type="pct"/>
        <w:tblInd w:w="58" w:type="dxa"/>
        <w:tblBorders>
          <w:top w:val="single" w:sz="12" w:space="0" w:color="943634" w:themeColor="accent2" w:themeShade="BF"/>
          <w:left w:val="single" w:sz="4" w:space="0" w:color="C0C0C0"/>
          <w:bottom w:val="single" w:sz="12" w:space="0" w:color="943634" w:themeColor="accent2" w:themeShade="BF"/>
          <w:right w:val="single" w:sz="4" w:space="0" w:color="C0C0C0"/>
          <w:insideH w:val="single" w:sz="12" w:space="0" w:color="943634" w:themeColor="accent2" w:themeShade="BF"/>
          <w:insideV w:val="single" w:sz="4" w:space="0" w:color="C0C0C0"/>
        </w:tblBorders>
        <w:tblLayout w:type="fixed"/>
        <w:tblCellMar>
          <w:left w:w="58" w:type="dxa"/>
          <w:right w:w="58" w:type="dxa"/>
        </w:tblCellMar>
        <w:tblLook w:val="01E0" w:firstRow="1" w:lastRow="1" w:firstColumn="1" w:lastColumn="1" w:noHBand="0" w:noVBand="0"/>
      </w:tblPr>
      <w:tblGrid>
        <w:gridCol w:w="1040"/>
        <w:gridCol w:w="1818"/>
        <w:gridCol w:w="1377"/>
        <w:gridCol w:w="1377"/>
        <w:gridCol w:w="1096"/>
        <w:gridCol w:w="6972"/>
      </w:tblGrid>
      <w:tr w:rsidR="006A0D67" w:rsidRPr="00897526" w14:paraId="0DE67049" w14:textId="77777777">
        <w:trPr>
          <w:cantSplit/>
          <w:tblHeader/>
        </w:trPr>
        <w:tc>
          <w:tcPr>
            <w:tcW w:w="13680" w:type="dxa"/>
            <w:gridSpan w:val="6"/>
            <w:shd w:val="clear" w:color="auto" w:fill="F3F3F3"/>
          </w:tcPr>
          <w:p w14:paraId="62666967" w14:textId="77777777" w:rsidR="006A0D67" w:rsidRPr="00D4120B" w:rsidRDefault="006A0D67" w:rsidP="006A0D67">
            <w:pPr>
              <w:pStyle w:val="Caption"/>
            </w:pPr>
            <w:bookmarkStart w:id="3170" w:name="_Toc189111903"/>
            <w:r>
              <w:t xml:space="preserve">Table </w:t>
            </w:r>
            <w:r w:rsidR="001C047D">
              <w:fldChar w:fldCharType="begin"/>
            </w:r>
            <w:r w:rsidR="001C047D">
              <w:instrText xml:space="preserve"> STYLEREF 1 \s </w:instrText>
            </w:r>
            <w:r w:rsidR="001C047D">
              <w:fldChar w:fldCharType="separate"/>
            </w:r>
            <w:r w:rsidR="002B0A1D">
              <w:rPr>
                <w:noProof/>
              </w:rPr>
              <w:t>3</w:t>
            </w:r>
            <w:r w:rsidR="001C047D">
              <w:rPr>
                <w:noProof/>
              </w:rPr>
              <w:fldChar w:fldCharType="end"/>
            </w:r>
            <w:r>
              <w:noBreakHyphen/>
            </w:r>
            <w:r w:rsidR="001C047D">
              <w:fldChar w:fldCharType="begin"/>
            </w:r>
            <w:r w:rsidR="001C047D">
              <w:instrText xml:space="preserve"> SEQ Table \* ARABIC \s 1 </w:instrText>
            </w:r>
            <w:r w:rsidR="001C047D">
              <w:fldChar w:fldCharType="separate"/>
            </w:r>
            <w:r w:rsidR="002B0A1D">
              <w:rPr>
                <w:noProof/>
              </w:rPr>
              <w:t>2</w:t>
            </w:r>
            <w:r w:rsidR="001C047D">
              <w:rPr>
                <w:noProof/>
              </w:rPr>
              <w:fldChar w:fldCharType="end"/>
            </w:r>
            <w:r>
              <w:t xml:space="preserve">. </w:t>
            </w:r>
            <w:r w:rsidRPr="008029AB">
              <w:t>ACK^R01^ACK</w:t>
            </w:r>
            <w:r>
              <w:t xml:space="preserve"> Abstract Message Syntax</w:t>
            </w:r>
            <w:bookmarkEnd w:id="3170"/>
          </w:p>
        </w:tc>
      </w:tr>
      <w:tr w:rsidR="00247B1E" w:rsidRPr="00897526" w14:paraId="729B12C4" w14:textId="77777777">
        <w:trPr>
          <w:cantSplit/>
          <w:tblHeader/>
        </w:trPr>
        <w:tc>
          <w:tcPr>
            <w:tcW w:w="1040" w:type="dxa"/>
            <w:shd w:val="clear" w:color="auto" w:fill="F3F3F3"/>
          </w:tcPr>
          <w:p w14:paraId="5C6E4828" w14:textId="77777777" w:rsidR="00247B1E" w:rsidRPr="00D4120B" w:rsidRDefault="00247B1E" w:rsidP="00667BA9">
            <w:pPr>
              <w:pStyle w:val="TableHeadingA"/>
            </w:pPr>
            <w:r w:rsidRPr="00D4120B">
              <w:t>Segment in Standard</w:t>
            </w:r>
          </w:p>
        </w:tc>
        <w:tc>
          <w:tcPr>
            <w:tcW w:w="1818" w:type="dxa"/>
            <w:shd w:val="clear" w:color="auto" w:fill="F3F3F3"/>
          </w:tcPr>
          <w:p w14:paraId="0DD303BF" w14:textId="77777777" w:rsidR="00247B1E" w:rsidRPr="00897526" w:rsidRDefault="00247B1E" w:rsidP="00667BA9">
            <w:pPr>
              <w:pStyle w:val="TableHeadingA"/>
            </w:pPr>
            <w:r w:rsidRPr="00897526">
              <w:t>Name</w:t>
            </w:r>
          </w:p>
        </w:tc>
        <w:tc>
          <w:tcPr>
            <w:tcW w:w="1377" w:type="dxa"/>
            <w:shd w:val="clear" w:color="auto" w:fill="F3F3F3"/>
          </w:tcPr>
          <w:p w14:paraId="7343685C" w14:textId="77777777" w:rsidR="00247B1E" w:rsidRPr="00D4120B" w:rsidRDefault="00247B1E" w:rsidP="00667BA9">
            <w:pPr>
              <w:pStyle w:val="TableHeadingA"/>
            </w:pPr>
            <w:r>
              <w:t>Us</w:t>
            </w:r>
            <w:ins w:id="3171" w:author="Swain, Ashley" w:date="2011-11-27T21:14:00Z">
              <w:r w:rsidR="006A2BBD">
                <w:t>ag</w:t>
              </w:r>
            </w:ins>
            <w:r>
              <w:t>e</w:t>
            </w:r>
          </w:p>
        </w:tc>
        <w:tc>
          <w:tcPr>
            <w:tcW w:w="1377" w:type="dxa"/>
            <w:shd w:val="clear" w:color="auto" w:fill="F3F3F3"/>
          </w:tcPr>
          <w:p w14:paraId="7C07978A" w14:textId="77777777" w:rsidR="00247B1E" w:rsidRPr="00D4120B" w:rsidRDefault="00247B1E" w:rsidP="00667BA9">
            <w:pPr>
              <w:pStyle w:val="TableHeadingA"/>
            </w:pPr>
            <w:r>
              <w:t>Cardin</w:t>
            </w:r>
            <w:r w:rsidRPr="00D4120B">
              <w:t>ality</w:t>
            </w:r>
          </w:p>
          <w:p w14:paraId="4A4D8EBB" w14:textId="77777777" w:rsidR="00247B1E" w:rsidRPr="00D4120B" w:rsidRDefault="00247B1E" w:rsidP="00667BA9">
            <w:pPr>
              <w:pStyle w:val="TableHeadingA"/>
            </w:pPr>
          </w:p>
        </w:tc>
        <w:tc>
          <w:tcPr>
            <w:tcW w:w="1096" w:type="dxa"/>
            <w:shd w:val="clear" w:color="auto" w:fill="F3F3F3"/>
          </w:tcPr>
          <w:p w14:paraId="1C6970AE" w14:textId="77777777" w:rsidR="00247B1E" w:rsidRPr="00D4120B" w:rsidRDefault="00247B1E" w:rsidP="00667BA9">
            <w:pPr>
              <w:pStyle w:val="TableHeadingA"/>
            </w:pPr>
            <w:r>
              <w:t>C.LEN</w:t>
            </w:r>
          </w:p>
        </w:tc>
        <w:tc>
          <w:tcPr>
            <w:tcW w:w="6972" w:type="dxa"/>
            <w:shd w:val="clear" w:color="auto" w:fill="F3F3F3"/>
          </w:tcPr>
          <w:p w14:paraId="14148766" w14:textId="77777777" w:rsidR="00247B1E" w:rsidRPr="00D4120B" w:rsidRDefault="00247B1E" w:rsidP="00667BA9">
            <w:pPr>
              <w:pStyle w:val="TableHeadingA"/>
            </w:pPr>
            <w:r w:rsidRPr="00D4120B">
              <w:t>Description</w:t>
            </w:r>
          </w:p>
        </w:tc>
      </w:tr>
      <w:tr w:rsidR="00247B1E" w:rsidRPr="00D4120B" w14:paraId="1F2A1608" w14:textId="77777777">
        <w:trPr>
          <w:cantSplit/>
          <w:trHeight w:val="324"/>
        </w:trPr>
        <w:tc>
          <w:tcPr>
            <w:tcW w:w="1040" w:type="dxa"/>
          </w:tcPr>
          <w:p w14:paraId="422BEAAE" w14:textId="77777777" w:rsidR="00247B1E" w:rsidRPr="00D4120B" w:rsidRDefault="00247B1E" w:rsidP="008F7891">
            <w:pPr>
              <w:pStyle w:val="TableContent"/>
              <w:rPr>
                <w:rFonts w:eastAsia="Arial Unicode MS"/>
              </w:rPr>
            </w:pPr>
            <w:r w:rsidRPr="00D4120B">
              <w:t>MSH</w:t>
            </w:r>
          </w:p>
        </w:tc>
        <w:tc>
          <w:tcPr>
            <w:tcW w:w="1818" w:type="dxa"/>
          </w:tcPr>
          <w:p w14:paraId="29D6EA42" w14:textId="77777777" w:rsidR="00247B1E" w:rsidRPr="00D4120B" w:rsidRDefault="00247B1E" w:rsidP="008F7891">
            <w:pPr>
              <w:pStyle w:val="TableContent"/>
              <w:rPr>
                <w:rFonts w:eastAsia="Arial Unicode MS"/>
              </w:rPr>
            </w:pPr>
            <w:r w:rsidRPr="00D4120B">
              <w:t>Message Header</w:t>
            </w:r>
          </w:p>
        </w:tc>
        <w:tc>
          <w:tcPr>
            <w:tcW w:w="1377" w:type="dxa"/>
          </w:tcPr>
          <w:p w14:paraId="34E59FAC" w14:textId="77777777" w:rsidR="00247B1E" w:rsidRPr="00D4120B" w:rsidRDefault="00247B1E" w:rsidP="008F7891">
            <w:pPr>
              <w:pStyle w:val="TableContent"/>
            </w:pPr>
            <w:r w:rsidRPr="00D4120B">
              <w:t>R</w:t>
            </w:r>
          </w:p>
        </w:tc>
        <w:tc>
          <w:tcPr>
            <w:tcW w:w="1377" w:type="dxa"/>
          </w:tcPr>
          <w:p w14:paraId="682B5E14" w14:textId="77777777" w:rsidR="00247B1E" w:rsidRPr="00D4120B" w:rsidRDefault="00247B1E" w:rsidP="008F7891">
            <w:pPr>
              <w:pStyle w:val="TableContent"/>
            </w:pPr>
            <w:r w:rsidRPr="00D4120B">
              <w:t>[1..1]</w:t>
            </w:r>
          </w:p>
        </w:tc>
        <w:tc>
          <w:tcPr>
            <w:tcW w:w="1096" w:type="dxa"/>
            <w:shd w:val="clear" w:color="auto" w:fill="auto"/>
          </w:tcPr>
          <w:p w14:paraId="62C501E0" w14:textId="77777777" w:rsidR="00247B1E" w:rsidRPr="00D4120B" w:rsidRDefault="00247B1E" w:rsidP="008F7891">
            <w:pPr>
              <w:pStyle w:val="TableContent"/>
            </w:pPr>
          </w:p>
        </w:tc>
        <w:tc>
          <w:tcPr>
            <w:tcW w:w="6972" w:type="dxa"/>
          </w:tcPr>
          <w:p w14:paraId="3AE5DBB2" w14:textId="77777777" w:rsidR="00247B1E" w:rsidRPr="00D4120B" w:rsidRDefault="00247B1E" w:rsidP="008F7891">
            <w:pPr>
              <w:pStyle w:val="TableContent"/>
            </w:pPr>
            <w:r w:rsidRPr="00D4120B">
              <w:t>The message header (MSH) segment contains information describing how to parse and process the message</w:t>
            </w:r>
            <w:r>
              <w:t xml:space="preserve">. </w:t>
            </w:r>
            <w:r w:rsidRPr="00D4120B">
              <w:t>This includes identification of message delimiters, sender, receiver, message type, timestamp, etc.</w:t>
            </w:r>
          </w:p>
        </w:tc>
      </w:tr>
      <w:tr w:rsidR="00247B1E" w:rsidRPr="00D4120B" w14:paraId="53AE2260" w14:textId="77777777">
        <w:trPr>
          <w:cantSplit/>
          <w:trHeight w:val="309"/>
        </w:trPr>
        <w:tc>
          <w:tcPr>
            <w:tcW w:w="1040" w:type="dxa"/>
          </w:tcPr>
          <w:p w14:paraId="2C9BE6A2" w14:textId="77777777" w:rsidR="00247B1E" w:rsidRPr="00D4120B" w:rsidRDefault="00247B1E" w:rsidP="008F7891">
            <w:pPr>
              <w:pStyle w:val="TableContent"/>
              <w:rPr>
                <w:rFonts w:eastAsia="Arial Unicode MS"/>
              </w:rPr>
            </w:pPr>
            <w:r w:rsidRPr="00D4120B">
              <w:t xml:space="preserve">  [{SFT}]</w:t>
            </w:r>
          </w:p>
        </w:tc>
        <w:tc>
          <w:tcPr>
            <w:tcW w:w="1818" w:type="dxa"/>
          </w:tcPr>
          <w:p w14:paraId="73EB9164" w14:textId="77777777" w:rsidR="00247B1E" w:rsidRPr="00D4120B" w:rsidRDefault="00247B1E" w:rsidP="008F7891">
            <w:pPr>
              <w:pStyle w:val="TableContent"/>
              <w:rPr>
                <w:rFonts w:eastAsia="Arial Unicode MS"/>
              </w:rPr>
            </w:pPr>
            <w:r w:rsidRPr="00D4120B">
              <w:t>Software Segment</w:t>
            </w:r>
          </w:p>
        </w:tc>
        <w:tc>
          <w:tcPr>
            <w:tcW w:w="1377" w:type="dxa"/>
          </w:tcPr>
          <w:p w14:paraId="2F35A08A" w14:textId="77777777" w:rsidR="00247B1E" w:rsidRPr="00D4120B" w:rsidRDefault="00247B1E" w:rsidP="008F7891">
            <w:pPr>
              <w:pStyle w:val="TableContent"/>
            </w:pPr>
            <w:r>
              <w:t>O</w:t>
            </w:r>
          </w:p>
        </w:tc>
        <w:tc>
          <w:tcPr>
            <w:tcW w:w="1377" w:type="dxa"/>
          </w:tcPr>
          <w:p w14:paraId="375CA7AC" w14:textId="77777777" w:rsidR="00247B1E" w:rsidRPr="00D4120B" w:rsidRDefault="00247B1E" w:rsidP="008F7891">
            <w:pPr>
              <w:pStyle w:val="TableContent"/>
            </w:pPr>
            <w:r>
              <w:t>[0</w:t>
            </w:r>
            <w:r w:rsidRPr="00D4120B">
              <w:t>..*]</w:t>
            </w:r>
          </w:p>
        </w:tc>
        <w:tc>
          <w:tcPr>
            <w:tcW w:w="1096" w:type="dxa"/>
            <w:shd w:val="clear" w:color="auto" w:fill="auto"/>
          </w:tcPr>
          <w:p w14:paraId="78994DA5" w14:textId="77777777" w:rsidR="00247B1E" w:rsidRPr="00D4120B" w:rsidRDefault="00247B1E" w:rsidP="008F7891">
            <w:pPr>
              <w:pStyle w:val="TableContent"/>
            </w:pPr>
          </w:p>
        </w:tc>
        <w:tc>
          <w:tcPr>
            <w:tcW w:w="6972" w:type="dxa"/>
          </w:tcPr>
          <w:p w14:paraId="2C449CD1" w14:textId="77777777" w:rsidR="00247B1E" w:rsidRPr="00D4120B" w:rsidDel="00FB2E2A" w:rsidRDefault="00247B1E" w:rsidP="008F7891">
            <w:pPr>
              <w:pStyle w:val="TableContent"/>
              <w:rPr>
                <w:del w:id="3172" w:author="Swain, Ashley" w:date="2011-11-26T16:52:00Z"/>
              </w:rPr>
            </w:pPr>
            <w:del w:id="3173" w:author="Swain, Ashley" w:date="2011-11-26T16:52:00Z">
              <w:r w:rsidRPr="00D4120B" w:rsidDel="00FB2E2A">
                <w:delText>Each HL7 aware application that touches the message on the way to the destination application must add a SFT segment for its application</w:delText>
              </w:r>
              <w:r w:rsidDel="00FB2E2A">
                <w:delText xml:space="preserve">. </w:delText>
              </w:r>
              <w:r w:rsidRPr="00D4120B" w:rsidDel="00FB2E2A">
                <w:delText>For instance, PHIN MS is not HL7 aware and would not be expected to add an SFT</w:delText>
              </w:r>
              <w:r w:rsidDel="00FB2E2A">
                <w:delText xml:space="preserve">. </w:delText>
              </w:r>
              <w:r w:rsidRPr="00D4120B" w:rsidDel="00FB2E2A">
                <w:delText>On the other hand, an integration engine is HL7 aware and would be expected to add an SFT.</w:delText>
              </w:r>
            </w:del>
          </w:p>
          <w:p w14:paraId="5F40CABA" w14:textId="77777777" w:rsidR="00247B1E" w:rsidRPr="00D4120B" w:rsidRDefault="00247B1E" w:rsidP="008F7891">
            <w:pPr>
              <w:pStyle w:val="TableContent"/>
            </w:pPr>
            <w:del w:id="3174" w:author="Swain, Ashley" w:date="2011-11-26T16:52:00Z">
              <w:r w:rsidRPr="00D4120B" w:rsidDel="00FB2E2A">
                <w:delText>The first repeat (i.e., the originator) is required</w:delText>
              </w:r>
              <w:r w:rsidDel="00FB2E2A">
                <w:delText xml:space="preserve">. </w:delText>
              </w:r>
              <w:r w:rsidRPr="00D4120B" w:rsidDel="00FB2E2A">
                <w:delText>Any other application that transforms the message must add an SFT segment for that application</w:delText>
              </w:r>
              <w:r w:rsidDel="00FB2E2A">
                <w:delText xml:space="preserve">. </w:delText>
              </w:r>
              <w:r w:rsidRPr="00D4120B" w:rsidDel="00FB2E2A">
                <w:delText>Other applications that route or act as a conduit may add an SFT but are not required to do so.</w:delText>
              </w:r>
            </w:del>
          </w:p>
        </w:tc>
      </w:tr>
      <w:tr w:rsidR="00247B1E" w:rsidRPr="00D4120B" w14:paraId="3BDFA5DE" w14:textId="77777777">
        <w:trPr>
          <w:cantSplit/>
          <w:trHeight w:val="309"/>
        </w:trPr>
        <w:tc>
          <w:tcPr>
            <w:tcW w:w="1040" w:type="dxa"/>
          </w:tcPr>
          <w:p w14:paraId="5A69B0CA" w14:textId="77777777" w:rsidR="00247B1E" w:rsidRPr="00D4120B" w:rsidRDefault="00247B1E" w:rsidP="008F7891">
            <w:pPr>
              <w:pStyle w:val="TableContent"/>
              <w:rPr>
                <w:rFonts w:eastAsia="Arial Unicode MS"/>
              </w:rPr>
            </w:pPr>
            <w:r w:rsidRPr="00D4120B">
              <w:rPr>
                <w:rFonts w:eastAsia="Arial Unicode MS"/>
              </w:rPr>
              <w:t xml:space="preserve">  MSA</w:t>
            </w:r>
          </w:p>
        </w:tc>
        <w:tc>
          <w:tcPr>
            <w:tcW w:w="1818" w:type="dxa"/>
          </w:tcPr>
          <w:p w14:paraId="23B00F26" w14:textId="77777777" w:rsidR="00247B1E" w:rsidRPr="00D4120B" w:rsidRDefault="00247B1E" w:rsidP="008F7891">
            <w:pPr>
              <w:pStyle w:val="TableContent"/>
            </w:pPr>
            <w:r w:rsidRPr="00D4120B">
              <w:t>Message Acknowledgment</w:t>
            </w:r>
          </w:p>
        </w:tc>
        <w:tc>
          <w:tcPr>
            <w:tcW w:w="1377" w:type="dxa"/>
          </w:tcPr>
          <w:p w14:paraId="3441EF82" w14:textId="77777777" w:rsidR="00247B1E" w:rsidRPr="00D4120B" w:rsidRDefault="00247B1E" w:rsidP="008F7891">
            <w:pPr>
              <w:pStyle w:val="TableContent"/>
            </w:pPr>
            <w:r w:rsidRPr="00D4120B">
              <w:t>R</w:t>
            </w:r>
          </w:p>
        </w:tc>
        <w:tc>
          <w:tcPr>
            <w:tcW w:w="1377" w:type="dxa"/>
          </w:tcPr>
          <w:p w14:paraId="608E2BBC" w14:textId="77777777" w:rsidR="00247B1E" w:rsidRPr="00D4120B" w:rsidRDefault="00247B1E" w:rsidP="008F7891">
            <w:pPr>
              <w:pStyle w:val="TableContent"/>
            </w:pPr>
            <w:r w:rsidRPr="00D4120B">
              <w:t>[1..1]</w:t>
            </w:r>
          </w:p>
        </w:tc>
        <w:tc>
          <w:tcPr>
            <w:tcW w:w="1096" w:type="dxa"/>
            <w:shd w:val="clear" w:color="auto" w:fill="auto"/>
          </w:tcPr>
          <w:p w14:paraId="4930BF83" w14:textId="77777777" w:rsidR="00247B1E" w:rsidRPr="00D4120B" w:rsidRDefault="00247B1E" w:rsidP="008F7891">
            <w:pPr>
              <w:pStyle w:val="TableContent"/>
            </w:pPr>
          </w:p>
        </w:tc>
        <w:tc>
          <w:tcPr>
            <w:tcW w:w="6972" w:type="dxa"/>
          </w:tcPr>
          <w:p w14:paraId="6E2FD3DD" w14:textId="77777777" w:rsidR="00247B1E" w:rsidRPr="00D4120B" w:rsidRDefault="00247B1E" w:rsidP="008F7891">
            <w:pPr>
              <w:pStyle w:val="TableContent"/>
            </w:pPr>
          </w:p>
        </w:tc>
      </w:tr>
      <w:tr w:rsidR="00247B1E" w:rsidRPr="00D4120B" w14:paraId="30877A0C" w14:textId="77777777">
        <w:trPr>
          <w:cantSplit/>
          <w:trHeight w:val="309"/>
        </w:trPr>
        <w:tc>
          <w:tcPr>
            <w:tcW w:w="1040" w:type="dxa"/>
          </w:tcPr>
          <w:p w14:paraId="0DEB14BC" w14:textId="77777777" w:rsidR="00247B1E" w:rsidRPr="00D4120B" w:rsidRDefault="00247B1E" w:rsidP="008F7891">
            <w:pPr>
              <w:pStyle w:val="TableContent"/>
              <w:rPr>
                <w:rFonts w:eastAsia="Arial Unicode MS"/>
              </w:rPr>
            </w:pPr>
            <w:r w:rsidRPr="00D4120B">
              <w:rPr>
                <w:rFonts w:eastAsia="Arial Unicode MS"/>
              </w:rPr>
              <w:t xml:space="preserve">  [{ ERR }]</w:t>
            </w:r>
          </w:p>
        </w:tc>
        <w:tc>
          <w:tcPr>
            <w:tcW w:w="1818" w:type="dxa"/>
          </w:tcPr>
          <w:p w14:paraId="0E873708" w14:textId="77777777" w:rsidR="00247B1E" w:rsidRPr="00D4120B" w:rsidRDefault="00247B1E" w:rsidP="008F7891">
            <w:pPr>
              <w:pStyle w:val="TableContent"/>
              <w:rPr>
                <w:rFonts w:eastAsia="Arial Unicode MS"/>
              </w:rPr>
            </w:pPr>
            <w:r w:rsidRPr="00D4120B">
              <w:rPr>
                <w:rFonts w:eastAsia="Arial Unicode MS"/>
              </w:rPr>
              <w:t>Error</w:t>
            </w:r>
          </w:p>
        </w:tc>
        <w:tc>
          <w:tcPr>
            <w:tcW w:w="1377" w:type="dxa"/>
          </w:tcPr>
          <w:p w14:paraId="7456F35D" w14:textId="77777777" w:rsidR="00247B1E" w:rsidRPr="00D4120B" w:rsidRDefault="00247B1E" w:rsidP="008F7891">
            <w:pPr>
              <w:pStyle w:val="TableContent"/>
            </w:pPr>
            <w:r>
              <w:t>C(R/</w:t>
            </w:r>
            <w:ins w:id="3175" w:author="Robert Snelick" w:date="2011-12-02T17:37:00Z">
              <w:r w:rsidR="00C500EC">
                <w:t>O</w:t>
              </w:r>
            </w:ins>
            <w:del w:id="3176" w:author="Robert Snelick" w:date="2011-12-02T17:37:00Z">
              <w:r w:rsidDel="00C500EC">
                <w:delText>X</w:delText>
              </w:r>
            </w:del>
            <w:r>
              <w:t>)</w:t>
            </w:r>
          </w:p>
        </w:tc>
        <w:tc>
          <w:tcPr>
            <w:tcW w:w="1377" w:type="dxa"/>
          </w:tcPr>
          <w:p w14:paraId="46C31F3C" w14:textId="77777777" w:rsidR="00247B1E" w:rsidRPr="00D4120B" w:rsidRDefault="00247B1E" w:rsidP="008F7891">
            <w:pPr>
              <w:pStyle w:val="TableContent"/>
            </w:pPr>
            <w:r w:rsidRPr="00D4120B">
              <w:t>[0..*]</w:t>
            </w:r>
          </w:p>
        </w:tc>
        <w:tc>
          <w:tcPr>
            <w:tcW w:w="1096" w:type="dxa"/>
            <w:shd w:val="clear" w:color="auto" w:fill="auto"/>
          </w:tcPr>
          <w:p w14:paraId="469222BA" w14:textId="77777777" w:rsidR="00247B1E" w:rsidRPr="00D4120B" w:rsidRDefault="00247B1E" w:rsidP="008F7891">
            <w:pPr>
              <w:pStyle w:val="TableContent"/>
            </w:pPr>
          </w:p>
        </w:tc>
        <w:tc>
          <w:tcPr>
            <w:tcW w:w="6972" w:type="dxa"/>
          </w:tcPr>
          <w:p w14:paraId="6F4B22EB" w14:textId="77777777" w:rsidR="00247B1E" w:rsidRPr="00D4120B" w:rsidRDefault="00515434" w:rsidP="00C500EC">
            <w:pPr>
              <w:pStyle w:val="TableContent"/>
              <w:rPr>
                <w:szCs w:val="28"/>
              </w:rPr>
            </w:pPr>
            <w:r w:rsidRPr="00515434">
              <w:t xml:space="preserve">Condition predicate: </w:t>
            </w:r>
            <w:ins w:id="3177" w:author="Robert Snelick" w:date="2011-12-02T17:37:00Z">
              <w:r w:rsidR="00C500EC">
                <w:t xml:space="preserve">If MSA.1 (Message Acknowledgement) is not valued AA or CA </w:t>
              </w:r>
            </w:ins>
            <w:del w:id="3178" w:author="Robert Snelick" w:date="2011-12-02T17:38:00Z">
              <w:r w:rsidRPr="00515434">
                <w:delText>Required when MSA-1 is not "AA" or "CA."</w:delText>
              </w:r>
            </w:del>
          </w:p>
        </w:tc>
      </w:tr>
    </w:tbl>
    <w:p w14:paraId="5861EEC2" w14:textId="77777777" w:rsidR="00667BA9" w:rsidRDefault="00667BA9" w:rsidP="00084F3B">
      <w:pPr>
        <w:pStyle w:val="Heading2"/>
        <w:numPr>
          <w:ilvl w:val="1"/>
          <w:numId w:val="23"/>
        </w:numPr>
        <w:tabs>
          <w:tab w:val="left" w:pos="630"/>
        </w:tabs>
      </w:pPr>
      <w:bookmarkStart w:id="3179" w:name="_Toc169057922"/>
      <w:bookmarkStart w:id="3180" w:name="_Toc171137836"/>
      <w:bookmarkStart w:id="3181" w:name="_Toc207005798"/>
      <w:bookmarkStart w:id="3182" w:name="_Toc189111994"/>
      <w:r w:rsidRPr="008029AB">
        <w:t>Segment and Field Descriptions</w:t>
      </w:r>
      <w:bookmarkEnd w:id="3179"/>
      <w:bookmarkEnd w:id="3180"/>
      <w:bookmarkEnd w:id="3181"/>
      <w:bookmarkEnd w:id="3182"/>
    </w:p>
    <w:p w14:paraId="40115E7F" w14:textId="77777777" w:rsidR="00D000A6" w:rsidRDefault="00667BA9" w:rsidP="00667BA9">
      <w:r w:rsidRPr="00D4120B">
        <w:t xml:space="preserve">This messaging guide provides notes for </w:t>
      </w:r>
      <w:r w:rsidR="006A0D67">
        <w:t>required (non-optional)</w:t>
      </w:r>
      <w:r w:rsidRPr="00D4120B">
        <w:t xml:space="preserve"> fields</w:t>
      </w:r>
      <w:r w:rsidR="00400CF4">
        <w:t xml:space="preserve">. </w:t>
      </w:r>
      <w:r w:rsidRPr="00D4120B">
        <w:t>The following format is used in this document for listing and defining message segments and fields</w:t>
      </w:r>
      <w:r w:rsidR="00400CF4">
        <w:t xml:space="preserve">. </w:t>
      </w:r>
      <w:r w:rsidRPr="00D4120B">
        <w:t>First, the message segment use is defined and then a segment attribute table listing all fields defined</w:t>
      </w:r>
      <w:r>
        <w:t xml:space="preserve"> in the segment is shown</w:t>
      </w:r>
      <w:r w:rsidR="00400CF4">
        <w:t xml:space="preserve">. </w:t>
      </w:r>
      <w:r>
        <w:t>See S</w:t>
      </w:r>
      <w:r w:rsidRPr="00D4120B">
        <w:t xml:space="preserve">ection </w:t>
      </w:r>
      <w:ins w:id="3183" w:author="Bob Yencha" w:date="2011-12-19T17:30:00Z">
        <w:r w:rsidR="00D826AD">
          <w:fldChar w:fldCharType="begin"/>
        </w:r>
        <w:r w:rsidR="00114480">
          <w:instrText xml:space="preserve"> REF _Ref172564756 \r \h </w:instrText>
        </w:r>
      </w:ins>
      <w:r w:rsidR="00D826AD">
        <w:fldChar w:fldCharType="separate"/>
      </w:r>
      <w:ins w:id="3184" w:author="Bob Yencha" w:date="2011-12-20T14:38:00Z">
        <w:r w:rsidR="002B0A1D">
          <w:t>1.6.2</w:t>
        </w:r>
      </w:ins>
      <w:ins w:id="3185" w:author="Bob Yencha" w:date="2011-12-19T17:30:00Z">
        <w:r w:rsidR="00D826AD">
          <w:fldChar w:fldCharType="end"/>
        </w:r>
        <w:r w:rsidR="00114480">
          <w:t xml:space="preserve"> </w:t>
        </w:r>
      </w:ins>
      <w:del w:id="3186" w:author="Bob Yencha" w:date="2011-12-19T17:28:00Z">
        <w:r w:rsidR="00D826AD" w:rsidDel="00114480">
          <w:fldChar w:fldCharType="begin"/>
        </w:r>
        <w:r w:rsidDel="00114480">
          <w:delInstrText xml:space="preserve"> REF _Ref199310022 \w \h </w:delInstrText>
        </w:r>
        <w:r w:rsidR="00D826AD" w:rsidDel="00114480">
          <w:fldChar w:fldCharType="separate"/>
        </w:r>
      </w:del>
      <w:del w:id="3187" w:author="Bob Yencha" w:date="2011-12-19T00:32:00Z">
        <w:r w:rsidR="00073DF5" w:rsidDel="002D1651">
          <w:rPr>
            <w:b/>
            <w:bCs/>
          </w:rPr>
          <w:delText>Error! Reference source not found.</w:delText>
        </w:r>
      </w:del>
      <w:del w:id="3188" w:author="Bob Yencha" w:date="2011-12-19T17:28:00Z">
        <w:r w:rsidR="00D826AD" w:rsidDel="00114480">
          <w:fldChar w:fldCharType="end"/>
        </w:r>
        <w:r w:rsidRPr="00D4120B" w:rsidDel="00114480">
          <w:delText xml:space="preserve"> </w:delText>
        </w:r>
      </w:del>
      <w:r w:rsidRPr="00D4120B">
        <w:t>for a description of the columns in the Segment Attribute Tables.</w:t>
      </w:r>
    </w:p>
    <w:p w14:paraId="7562F5B1" w14:textId="77777777" w:rsidR="00667BA9" w:rsidRPr="00D4120B" w:rsidRDefault="00D000A6" w:rsidP="00667BA9">
      <w:r>
        <w:t>Note that any optional segments that are brought forward from the base will have to be used within the constraints set forth in this guide, e.g., constraint statements will be required to use the GU or NG profiles, or to use the correct CWE datatype.</w:t>
      </w:r>
    </w:p>
    <w:p w14:paraId="7078730C" w14:textId="77777777" w:rsidR="00667BA9" w:rsidRDefault="00DC0A68" w:rsidP="00077367">
      <w:pPr>
        <w:pStyle w:val="Heading2"/>
        <w:numPr>
          <w:ilvl w:val="2"/>
          <w:numId w:val="23"/>
        </w:numPr>
        <w:tabs>
          <w:tab w:val="left" w:pos="630"/>
        </w:tabs>
      </w:pPr>
      <w:bookmarkStart w:id="3189" w:name="_MSH_–_Message"/>
      <w:bookmarkStart w:id="3190" w:name="_Toc207005799"/>
      <w:bookmarkStart w:id="3191" w:name="_Ref207089339"/>
      <w:bookmarkEnd w:id="3189"/>
      <w:r>
        <w:br w:type="page"/>
      </w:r>
      <w:bookmarkStart w:id="3192" w:name="_Toc189111995"/>
      <w:r w:rsidR="00667BA9" w:rsidRPr="00D4120B">
        <w:t>MSH – Message Header Segment</w:t>
      </w:r>
      <w:bookmarkEnd w:id="3190"/>
      <w:bookmarkEnd w:id="3191"/>
      <w:bookmarkEnd w:id="3192"/>
    </w:p>
    <w:tbl>
      <w:tblPr>
        <w:tblW w:w="4976" w:type="pct"/>
        <w:jc w:val="center"/>
        <w:tblBorders>
          <w:top w:val="single" w:sz="12" w:space="0" w:color="943634" w:themeColor="accent2" w:themeShade="BF"/>
          <w:left w:val="single" w:sz="4" w:space="0" w:color="C0C0C0"/>
          <w:bottom w:val="single" w:sz="12" w:space="0" w:color="943634" w:themeColor="accent2" w:themeShade="BF"/>
          <w:right w:val="single" w:sz="4" w:space="0" w:color="C0C0C0"/>
          <w:insideH w:val="single" w:sz="12" w:space="0" w:color="943634" w:themeColor="accent2" w:themeShade="BF"/>
        </w:tblBorders>
        <w:tblLayout w:type="fixed"/>
        <w:tblCellMar>
          <w:left w:w="58" w:type="dxa"/>
          <w:right w:w="58" w:type="dxa"/>
        </w:tblCellMar>
        <w:tblLook w:val="0000" w:firstRow="0" w:lastRow="0" w:firstColumn="0" w:lastColumn="0" w:noHBand="0" w:noVBand="0"/>
      </w:tblPr>
      <w:tblGrid>
        <w:gridCol w:w="560"/>
        <w:gridCol w:w="2422"/>
        <w:gridCol w:w="643"/>
        <w:gridCol w:w="809"/>
        <w:gridCol w:w="1269"/>
        <w:gridCol w:w="856"/>
        <w:gridCol w:w="856"/>
        <w:gridCol w:w="1425"/>
        <w:gridCol w:w="4890"/>
      </w:tblGrid>
      <w:tr w:rsidR="006A0D67" w:rsidRPr="00D4120B" w14:paraId="45E5D56B" w14:textId="77777777">
        <w:trPr>
          <w:cantSplit/>
          <w:trHeight w:hRule="exact" w:val="360"/>
          <w:tblHeader/>
          <w:jc w:val="center"/>
        </w:trPr>
        <w:tc>
          <w:tcPr>
            <w:tcW w:w="13730" w:type="dxa"/>
            <w:gridSpan w:val="9"/>
            <w:shd w:val="clear" w:color="auto" w:fill="F3F3F3"/>
            <w:vAlign w:val="center"/>
          </w:tcPr>
          <w:p w14:paraId="57E274FD" w14:textId="77777777" w:rsidR="006A0D67" w:rsidRPr="008631CE" w:rsidRDefault="006A0D67" w:rsidP="006A0D67">
            <w:pPr>
              <w:pStyle w:val="Caption"/>
            </w:pPr>
            <w:bookmarkStart w:id="3193" w:name="_Toc189111904"/>
            <w:r>
              <w:t xml:space="preserve">Table </w:t>
            </w:r>
            <w:r w:rsidR="001C047D">
              <w:fldChar w:fldCharType="begin"/>
            </w:r>
            <w:r w:rsidR="001C047D">
              <w:instrText xml:space="preserve"> STYLEREF 1 \s </w:instrText>
            </w:r>
            <w:r w:rsidR="001C047D">
              <w:fldChar w:fldCharType="separate"/>
            </w:r>
            <w:r w:rsidR="002B0A1D">
              <w:rPr>
                <w:noProof/>
              </w:rPr>
              <w:t>3</w:t>
            </w:r>
            <w:r w:rsidR="001C047D">
              <w:rPr>
                <w:noProof/>
              </w:rPr>
              <w:fldChar w:fldCharType="end"/>
            </w:r>
            <w:r>
              <w:noBreakHyphen/>
            </w:r>
            <w:r w:rsidR="001C047D">
              <w:fldChar w:fldCharType="begin"/>
            </w:r>
            <w:r w:rsidR="001C047D">
              <w:instrText xml:space="preserve"> SEQ Table \* ARABIC \s 1 </w:instrText>
            </w:r>
            <w:r w:rsidR="001C047D">
              <w:fldChar w:fldCharType="separate"/>
            </w:r>
            <w:r w:rsidR="002B0A1D">
              <w:rPr>
                <w:noProof/>
              </w:rPr>
              <w:t>3</w:t>
            </w:r>
            <w:r w:rsidR="001C047D">
              <w:rPr>
                <w:noProof/>
              </w:rPr>
              <w:fldChar w:fldCharType="end"/>
            </w:r>
            <w:r>
              <w:t>. Message Header Segment (MSH)</w:t>
            </w:r>
            <w:bookmarkEnd w:id="3193"/>
          </w:p>
          <w:p w14:paraId="25AF01D3" w14:textId="77777777" w:rsidR="006A0D67" w:rsidRPr="00D4120B" w:rsidRDefault="006A0D67" w:rsidP="00667BA9">
            <w:pPr>
              <w:pStyle w:val="TableHeadingA"/>
            </w:pPr>
          </w:p>
        </w:tc>
      </w:tr>
      <w:tr w:rsidR="00667BA9" w:rsidRPr="00D4120B" w14:paraId="5F2B1C82" w14:textId="77777777">
        <w:trPr>
          <w:cantSplit/>
          <w:trHeight w:hRule="exact" w:val="360"/>
          <w:tblHeader/>
          <w:jc w:val="center"/>
        </w:trPr>
        <w:tc>
          <w:tcPr>
            <w:tcW w:w="560" w:type="dxa"/>
            <w:shd w:val="clear" w:color="auto" w:fill="F3F3F3"/>
            <w:vAlign w:val="center"/>
          </w:tcPr>
          <w:p w14:paraId="1D393494" w14:textId="77777777" w:rsidR="00667BA9" w:rsidRPr="00D4120B" w:rsidRDefault="00667BA9" w:rsidP="00667BA9">
            <w:pPr>
              <w:pStyle w:val="TableHeadingA"/>
            </w:pPr>
            <w:r>
              <w:t>SEQ</w:t>
            </w:r>
          </w:p>
        </w:tc>
        <w:tc>
          <w:tcPr>
            <w:tcW w:w="2422" w:type="dxa"/>
            <w:shd w:val="clear" w:color="auto" w:fill="F3F3F3"/>
            <w:vAlign w:val="center"/>
          </w:tcPr>
          <w:p w14:paraId="36A2C8EA" w14:textId="77777777" w:rsidR="00667BA9" w:rsidRPr="00D4120B" w:rsidRDefault="00667BA9" w:rsidP="00667BA9">
            <w:pPr>
              <w:pStyle w:val="TableHeadingA"/>
            </w:pPr>
            <w:r w:rsidRPr="00D4120B">
              <w:t>Element Name</w:t>
            </w:r>
          </w:p>
        </w:tc>
        <w:tc>
          <w:tcPr>
            <w:tcW w:w="643" w:type="dxa"/>
            <w:shd w:val="clear" w:color="auto" w:fill="F3F3F3"/>
            <w:vAlign w:val="center"/>
          </w:tcPr>
          <w:p w14:paraId="1E0286DC" w14:textId="77777777" w:rsidR="00667BA9" w:rsidDel="00D03677" w:rsidRDefault="00667BA9" w:rsidP="00667BA9">
            <w:pPr>
              <w:pStyle w:val="TableHeadingA"/>
            </w:pPr>
            <w:r w:rsidRPr="00D4120B">
              <w:t>DT</w:t>
            </w:r>
          </w:p>
        </w:tc>
        <w:tc>
          <w:tcPr>
            <w:tcW w:w="809" w:type="dxa"/>
            <w:shd w:val="clear" w:color="auto" w:fill="F3F3F3"/>
            <w:vAlign w:val="center"/>
          </w:tcPr>
          <w:p w14:paraId="61FC7532" w14:textId="77777777" w:rsidR="00667BA9" w:rsidRPr="00D4120B" w:rsidRDefault="00667BA9" w:rsidP="00667BA9">
            <w:pPr>
              <w:pStyle w:val="TableHeadingA"/>
            </w:pPr>
            <w:r>
              <w:t>Us</w:t>
            </w:r>
            <w:ins w:id="3194" w:author="Swain, Ashley" w:date="2011-11-27T21:14:00Z">
              <w:r w:rsidR="006A2BBD">
                <w:t>ag</w:t>
              </w:r>
            </w:ins>
            <w:r>
              <w:t>e</w:t>
            </w:r>
          </w:p>
        </w:tc>
        <w:tc>
          <w:tcPr>
            <w:tcW w:w="1269" w:type="dxa"/>
            <w:shd w:val="clear" w:color="auto" w:fill="F3F3F3"/>
            <w:vAlign w:val="center"/>
          </w:tcPr>
          <w:p w14:paraId="2D28DFC0" w14:textId="77777777" w:rsidR="00667BA9" w:rsidRPr="00D4120B" w:rsidRDefault="00667BA9" w:rsidP="00667BA9">
            <w:pPr>
              <w:pStyle w:val="TableHeadingA"/>
            </w:pPr>
            <w:r w:rsidRPr="00D4120B">
              <w:t>Cardinality</w:t>
            </w:r>
          </w:p>
        </w:tc>
        <w:tc>
          <w:tcPr>
            <w:tcW w:w="856" w:type="dxa"/>
            <w:shd w:val="clear" w:color="auto" w:fill="F3F3F3"/>
            <w:vAlign w:val="center"/>
          </w:tcPr>
          <w:p w14:paraId="141C8166" w14:textId="77777777" w:rsidR="00667BA9" w:rsidRPr="00D4120B" w:rsidRDefault="00667BA9" w:rsidP="00667BA9">
            <w:pPr>
              <w:pStyle w:val="TableHeadingA"/>
            </w:pPr>
            <w:r>
              <w:t>LEN</w:t>
            </w:r>
          </w:p>
        </w:tc>
        <w:tc>
          <w:tcPr>
            <w:tcW w:w="856" w:type="dxa"/>
            <w:shd w:val="clear" w:color="auto" w:fill="F3F3F3"/>
            <w:vAlign w:val="center"/>
          </w:tcPr>
          <w:p w14:paraId="249CE5D2" w14:textId="77777777" w:rsidR="00667BA9" w:rsidRPr="00D4120B" w:rsidRDefault="00667BA9" w:rsidP="00667BA9">
            <w:pPr>
              <w:pStyle w:val="TableHeadingB"/>
            </w:pPr>
            <w:r>
              <w:t>C.LEN</w:t>
            </w:r>
          </w:p>
        </w:tc>
        <w:tc>
          <w:tcPr>
            <w:tcW w:w="1425" w:type="dxa"/>
            <w:shd w:val="clear" w:color="auto" w:fill="F3F3F3"/>
            <w:vAlign w:val="center"/>
          </w:tcPr>
          <w:p w14:paraId="322972DF" w14:textId="77777777" w:rsidR="00667BA9" w:rsidRPr="00D4120B" w:rsidRDefault="00667BA9" w:rsidP="00667BA9">
            <w:pPr>
              <w:pStyle w:val="TableHeadingA"/>
            </w:pPr>
            <w:r w:rsidRPr="00D4120B">
              <w:t>Value Set</w:t>
            </w:r>
          </w:p>
        </w:tc>
        <w:tc>
          <w:tcPr>
            <w:tcW w:w="4890" w:type="dxa"/>
            <w:shd w:val="clear" w:color="auto" w:fill="F3F3F3"/>
            <w:vAlign w:val="center"/>
          </w:tcPr>
          <w:p w14:paraId="7B2896B8" w14:textId="77777777" w:rsidR="00667BA9" w:rsidRPr="00D4120B" w:rsidRDefault="00667BA9" w:rsidP="00667BA9">
            <w:pPr>
              <w:pStyle w:val="TableHeadingA"/>
            </w:pPr>
            <w:r w:rsidRPr="00D4120B">
              <w:t>Description/Comments</w:t>
            </w:r>
          </w:p>
        </w:tc>
      </w:tr>
      <w:tr w:rsidR="00667BA9" w:rsidRPr="00D4120B" w14:paraId="46D13D24" w14:textId="77777777">
        <w:trPr>
          <w:cantSplit/>
          <w:jc w:val="center"/>
        </w:trPr>
        <w:tc>
          <w:tcPr>
            <w:tcW w:w="560" w:type="dxa"/>
          </w:tcPr>
          <w:p w14:paraId="13F1973F" w14:textId="77777777" w:rsidR="00667BA9" w:rsidRPr="00D4120B" w:rsidRDefault="00667BA9" w:rsidP="008F7891">
            <w:pPr>
              <w:pStyle w:val="TableContent"/>
            </w:pPr>
            <w:r w:rsidRPr="00D4120B">
              <w:t>1</w:t>
            </w:r>
          </w:p>
        </w:tc>
        <w:tc>
          <w:tcPr>
            <w:tcW w:w="2422" w:type="dxa"/>
          </w:tcPr>
          <w:p w14:paraId="36441491" w14:textId="77777777" w:rsidR="00667BA9" w:rsidRPr="00D4120B" w:rsidRDefault="00667BA9" w:rsidP="008F7891">
            <w:pPr>
              <w:pStyle w:val="TableContent"/>
            </w:pPr>
            <w:r w:rsidRPr="00D4120B">
              <w:t>Field Separator</w:t>
            </w:r>
          </w:p>
        </w:tc>
        <w:tc>
          <w:tcPr>
            <w:tcW w:w="643" w:type="dxa"/>
          </w:tcPr>
          <w:p w14:paraId="6CD5DFDB" w14:textId="77777777" w:rsidR="00667BA9" w:rsidRPr="00D4120B" w:rsidRDefault="00667BA9" w:rsidP="008F7891">
            <w:pPr>
              <w:pStyle w:val="TableContent"/>
            </w:pPr>
            <w:r w:rsidRPr="00D4120B">
              <w:t>ST</w:t>
            </w:r>
          </w:p>
        </w:tc>
        <w:tc>
          <w:tcPr>
            <w:tcW w:w="809" w:type="dxa"/>
          </w:tcPr>
          <w:p w14:paraId="63F9C4F3" w14:textId="77777777" w:rsidR="00667BA9" w:rsidRPr="00D4120B" w:rsidRDefault="00667BA9" w:rsidP="008F7891">
            <w:pPr>
              <w:pStyle w:val="TableContent"/>
            </w:pPr>
            <w:r w:rsidRPr="00D4120B">
              <w:t>R</w:t>
            </w:r>
          </w:p>
        </w:tc>
        <w:tc>
          <w:tcPr>
            <w:tcW w:w="1269" w:type="dxa"/>
          </w:tcPr>
          <w:p w14:paraId="000589CE" w14:textId="77777777" w:rsidR="00667BA9" w:rsidRPr="00D4120B" w:rsidRDefault="00667BA9" w:rsidP="008F7891">
            <w:pPr>
              <w:pStyle w:val="TableContent"/>
            </w:pPr>
            <w:r w:rsidRPr="00D4120B">
              <w:t>[1..1]</w:t>
            </w:r>
          </w:p>
        </w:tc>
        <w:tc>
          <w:tcPr>
            <w:tcW w:w="856" w:type="dxa"/>
          </w:tcPr>
          <w:p w14:paraId="6F844A0C" w14:textId="77777777" w:rsidR="00667BA9" w:rsidRPr="00D4120B" w:rsidRDefault="00667BA9" w:rsidP="008F7891">
            <w:pPr>
              <w:pStyle w:val="TableContent"/>
            </w:pPr>
            <w:r w:rsidRPr="00D4120B">
              <w:t>1..1</w:t>
            </w:r>
          </w:p>
        </w:tc>
        <w:tc>
          <w:tcPr>
            <w:tcW w:w="856" w:type="dxa"/>
          </w:tcPr>
          <w:p w14:paraId="4119A0A0" w14:textId="77777777" w:rsidR="00667BA9" w:rsidRPr="00D4120B" w:rsidRDefault="00667BA9" w:rsidP="008F7891">
            <w:pPr>
              <w:pStyle w:val="TableContent"/>
            </w:pPr>
          </w:p>
        </w:tc>
        <w:tc>
          <w:tcPr>
            <w:tcW w:w="1425" w:type="dxa"/>
          </w:tcPr>
          <w:p w14:paraId="0F3401E7" w14:textId="77777777" w:rsidR="00667BA9" w:rsidRPr="00D4120B" w:rsidRDefault="00667BA9" w:rsidP="008F7891">
            <w:pPr>
              <w:pStyle w:val="TableContent"/>
            </w:pPr>
          </w:p>
        </w:tc>
        <w:tc>
          <w:tcPr>
            <w:tcW w:w="4890" w:type="dxa"/>
          </w:tcPr>
          <w:p w14:paraId="5939C459" w14:textId="77777777" w:rsidR="00667BA9" w:rsidRPr="00D4120B" w:rsidRDefault="00667BA9" w:rsidP="008F7891">
            <w:pPr>
              <w:pStyle w:val="TableContent"/>
            </w:pPr>
            <w:r w:rsidRPr="00D4120B">
              <w:t>Character to be used as the field separator for the rest of the message.</w:t>
            </w:r>
          </w:p>
          <w:p w14:paraId="182E6479" w14:textId="77777777" w:rsidR="00667BA9" w:rsidRPr="00D4120B" w:rsidRDefault="000D3F77" w:rsidP="008F7891">
            <w:pPr>
              <w:pStyle w:val="TableContent"/>
            </w:pPr>
            <w:ins w:id="3195" w:author="Robert Snelick" w:date="2011-12-15T09:25:00Z">
              <w:r>
                <w:t xml:space="preserve">Constrained to the </w:t>
              </w:r>
            </w:ins>
            <w:ins w:id="3196" w:author="Robert Snelick" w:date="2011-12-15T09:28:00Z">
              <w:r>
                <w:t>l</w:t>
              </w:r>
            </w:ins>
            <w:del w:id="3197" w:author="Robert Snelick" w:date="2011-12-15T09:28:00Z">
              <w:r w:rsidR="00667BA9" w:rsidRPr="00D4120B" w:rsidDel="000D3F77">
                <w:delText>L</w:delText>
              </w:r>
            </w:del>
            <w:r w:rsidR="00667BA9" w:rsidRPr="00D4120B">
              <w:t>iteral value: ‘|’ [ASCII (124)].</w:t>
            </w:r>
          </w:p>
        </w:tc>
      </w:tr>
      <w:tr w:rsidR="00667BA9" w:rsidRPr="00D4120B" w14:paraId="234CB80A" w14:textId="77777777">
        <w:trPr>
          <w:cantSplit/>
          <w:jc w:val="center"/>
        </w:trPr>
        <w:tc>
          <w:tcPr>
            <w:tcW w:w="560" w:type="dxa"/>
          </w:tcPr>
          <w:p w14:paraId="642356FB" w14:textId="77777777" w:rsidR="00667BA9" w:rsidRPr="00D4120B" w:rsidRDefault="00667BA9" w:rsidP="008F7891">
            <w:pPr>
              <w:pStyle w:val="TableContent"/>
            </w:pPr>
            <w:r w:rsidRPr="00D4120B">
              <w:t>2</w:t>
            </w:r>
          </w:p>
        </w:tc>
        <w:tc>
          <w:tcPr>
            <w:tcW w:w="2422" w:type="dxa"/>
          </w:tcPr>
          <w:p w14:paraId="3ACCD145" w14:textId="77777777" w:rsidR="00667BA9" w:rsidRPr="00D4120B" w:rsidRDefault="00667BA9" w:rsidP="008F7891">
            <w:pPr>
              <w:pStyle w:val="TableContent"/>
            </w:pPr>
            <w:r w:rsidRPr="00D4120B">
              <w:t>Encoding Characters</w:t>
            </w:r>
          </w:p>
        </w:tc>
        <w:tc>
          <w:tcPr>
            <w:tcW w:w="643" w:type="dxa"/>
          </w:tcPr>
          <w:p w14:paraId="5E852818" w14:textId="77777777" w:rsidR="00667BA9" w:rsidRPr="00D4120B" w:rsidRDefault="00667BA9" w:rsidP="008F7891">
            <w:pPr>
              <w:pStyle w:val="TableContent"/>
            </w:pPr>
            <w:r w:rsidRPr="00D4120B">
              <w:t>ST</w:t>
            </w:r>
          </w:p>
        </w:tc>
        <w:tc>
          <w:tcPr>
            <w:tcW w:w="809" w:type="dxa"/>
          </w:tcPr>
          <w:p w14:paraId="35600D5E" w14:textId="77777777" w:rsidR="00667BA9" w:rsidRPr="00D4120B" w:rsidRDefault="00667BA9" w:rsidP="008F7891">
            <w:pPr>
              <w:pStyle w:val="TableContent"/>
            </w:pPr>
            <w:r w:rsidRPr="00D4120B">
              <w:t>R</w:t>
            </w:r>
          </w:p>
        </w:tc>
        <w:tc>
          <w:tcPr>
            <w:tcW w:w="1269" w:type="dxa"/>
          </w:tcPr>
          <w:p w14:paraId="40ED9129" w14:textId="77777777" w:rsidR="00667BA9" w:rsidRPr="00D4120B" w:rsidRDefault="00667BA9" w:rsidP="008F7891">
            <w:pPr>
              <w:pStyle w:val="TableContent"/>
            </w:pPr>
            <w:r w:rsidRPr="00D4120B">
              <w:t>[1..1]</w:t>
            </w:r>
          </w:p>
        </w:tc>
        <w:tc>
          <w:tcPr>
            <w:tcW w:w="856" w:type="dxa"/>
          </w:tcPr>
          <w:p w14:paraId="74E6ACB4" w14:textId="77777777" w:rsidR="00667BA9" w:rsidRPr="00D4120B" w:rsidRDefault="00667BA9" w:rsidP="008F7891">
            <w:pPr>
              <w:pStyle w:val="TableContent"/>
            </w:pPr>
            <w:r w:rsidRPr="00D4120B">
              <w:t>4..5</w:t>
            </w:r>
          </w:p>
        </w:tc>
        <w:tc>
          <w:tcPr>
            <w:tcW w:w="856" w:type="dxa"/>
          </w:tcPr>
          <w:p w14:paraId="507C7B49" w14:textId="77777777" w:rsidR="00667BA9" w:rsidRPr="00D4120B" w:rsidRDefault="00667BA9" w:rsidP="008F7891">
            <w:pPr>
              <w:pStyle w:val="TableContent"/>
            </w:pPr>
          </w:p>
        </w:tc>
        <w:tc>
          <w:tcPr>
            <w:tcW w:w="1425" w:type="dxa"/>
          </w:tcPr>
          <w:p w14:paraId="52929023" w14:textId="77777777" w:rsidR="00667BA9" w:rsidRPr="00D4120B" w:rsidRDefault="00667BA9" w:rsidP="008F7891">
            <w:pPr>
              <w:pStyle w:val="TableContent"/>
            </w:pPr>
          </w:p>
        </w:tc>
        <w:tc>
          <w:tcPr>
            <w:tcW w:w="4890" w:type="dxa"/>
          </w:tcPr>
          <w:p w14:paraId="5BB068C7" w14:textId="77777777" w:rsidR="00667BA9" w:rsidRPr="00D4120B" w:rsidRDefault="000D3F77" w:rsidP="008F7891">
            <w:pPr>
              <w:pStyle w:val="TableContent"/>
            </w:pPr>
            <w:ins w:id="3198" w:author="Robert Snelick" w:date="2011-12-15T09:25:00Z">
              <w:r>
                <w:t xml:space="preserve">Constrained to the </w:t>
              </w:r>
            </w:ins>
            <w:ins w:id="3199" w:author="Robert Snelick" w:date="2011-12-15T09:27:00Z">
              <w:r>
                <w:t>l</w:t>
              </w:r>
            </w:ins>
            <w:ins w:id="3200" w:author="Robert Snelick" w:date="2011-12-15T09:25:00Z">
              <w:r>
                <w:t xml:space="preserve">iteral values </w:t>
              </w:r>
            </w:ins>
            <w:ins w:id="3201" w:author="Robert Snelick" w:date="2011-12-15T09:26:00Z">
              <w:r>
                <w:t>‘^~\&amp;’ or ‘</w:t>
              </w:r>
            </w:ins>
            <w:ins w:id="3202" w:author="Robert Snelick" w:date="2011-12-15T09:27:00Z">
              <w:r>
                <w:t xml:space="preserve">^~\&amp;#’, </w:t>
              </w:r>
            </w:ins>
            <w:del w:id="3203" w:author="Robert Snelick" w:date="2011-12-15T09:27:00Z">
              <w:r w:rsidR="00667BA9" w:rsidRPr="00D4120B" w:rsidDel="000D3F77">
                <w:delText>Four characters,</w:delText>
              </w:r>
            </w:del>
            <w:r w:rsidR="00667BA9" w:rsidRPr="00D4120B">
              <w:t xml:space="preserve"> always appearing in the same order</w:t>
            </w:r>
            <w:ins w:id="3204" w:author="Robert Snelick" w:date="2011-12-15T09:27:00Z">
              <w:r>
                <w:t>.</w:t>
              </w:r>
            </w:ins>
            <w:del w:id="3205" w:author="Robert Snelick" w:date="2011-12-15T09:27:00Z">
              <w:r w:rsidR="00667BA9" w:rsidRPr="00D4120B" w:rsidDel="000D3F77">
                <w:delText>: |^~\&amp;|.</w:delText>
              </w:r>
            </w:del>
          </w:p>
          <w:p w14:paraId="19B080DF" w14:textId="77777777" w:rsidR="00667BA9" w:rsidRPr="00D4120B" w:rsidRDefault="00667BA9" w:rsidP="008F7891">
            <w:pPr>
              <w:pStyle w:val="TableContent"/>
            </w:pPr>
            <w:del w:id="3206" w:author="Robert Snelick" w:date="2011-12-15T09:27:00Z">
              <w:r w:rsidRPr="00D4120B" w:rsidDel="000D3F77">
                <w:delText>Literal value: ‘^~\&amp;’.</w:delText>
              </w:r>
            </w:del>
          </w:p>
        </w:tc>
      </w:tr>
      <w:tr w:rsidR="00667BA9" w:rsidRPr="00D4120B" w14:paraId="2B10107B" w14:textId="77777777">
        <w:trPr>
          <w:cantSplit/>
          <w:jc w:val="center"/>
        </w:trPr>
        <w:tc>
          <w:tcPr>
            <w:tcW w:w="560" w:type="dxa"/>
          </w:tcPr>
          <w:p w14:paraId="513D26FB" w14:textId="77777777" w:rsidR="00667BA9" w:rsidRPr="00D4120B" w:rsidRDefault="00667BA9" w:rsidP="008F7891">
            <w:pPr>
              <w:pStyle w:val="TableContent"/>
            </w:pPr>
            <w:commentRangeStart w:id="3207"/>
            <w:r w:rsidRPr="00D4120B">
              <w:t>3</w:t>
            </w:r>
          </w:p>
        </w:tc>
        <w:tc>
          <w:tcPr>
            <w:tcW w:w="2422" w:type="dxa"/>
          </w:tcPr>
          <w:p w14:paraId="320D52BC" w14:textId="77777777" w:rsidR="00667BA9" w:rsidRPr="00D4120B" w:rsidRDefault="00667BA9" w:rsidP="008F7891">
            <w:pPr>
              <w:pStyle w:val="TableContent"/>
            </w:pPr>
            <w:r w:rsidRPr="00D4120B">
              <w:t>Sending Application</w:t>
            </w:r>
          </w:p>
        </w:tc>
        <w:tc>
          <w:tcPr>
            <w:tcW w:w="643" w:type="dxa"/>
          </w:tcPr>
          <w:p w14:paraId="442BD12F" w14:textId="77777777" w:rsidR="00667BA9" w:rsidRPr="00D4120B" w:rsidRDefault="00596227" w:rsidP="008F7891">
            <w:pPr>
              <w:pStyle w:val="TableContent"/>
            </w:pPr>
            <w:ins w:id="3208" w:author="Robert Snelick" w:date="2011-12-14T19:20:00Z">
              <w:del w:id="3209" w:author="Bob Yencha" w:date="2012-01-12T14:52:00Z">
                <w:r w:rsidDel="00744006">
                  <w:delText>Varies</w:delText>
                </w:r>
              </w:del>
            </w:ins>
            <w:ins w:id="3210" w:author="Bob Yencha" w:date="2012-01-12T14:52:00Z">
              <w:r w:rsidR="00744006">
                <w:t>HD</w:t>
              </w:r>
            </w:ins>
            <w:del w:id="3211" w:author="Robert Snelick" w:date="2011-12-14T19:20:00Z">
              <w:r w:rsidR="00667BA9" w:rsidRPr="00D4120B" w:rsidDel="00596227">
                <w:delText>HD</w:delText>
              </w:r>
            </w:del>
          </w:p>
        </w:tc>
        <w:tc>
          <w:tcPr>
            <w:tcW w:w="809" w:type="dxa"/>
          </w:tcPr>
          <w:p w14:paraId="6004DE93" w14:textId="77777777" w:rsidR="00667BA9" w:rsidRPr="00D4120B" w:rsidRDefault="00D30219" w:rsidP="008F7891">
            <w:pPr>
              <w:pStyle w:val="TableContent"/>
            </w:pPr>
            <w:ins w:id="3212" w:author="Bob Yencha" w:date="2012-01-10T15:49:00Z">
              <w:r>
                <w:t>O</w:t>
              </w:r>
            </w:ins>
            <w:del w:id="3213" w:author="Bob Yencha" w:date="2012-01-10T15:49:00Z">
              <w:r w:rsidR="00667BA9" w:rsidRPr="00D4120B" w:rsidDel="00D30219">
                <w:delText>R</w:delText>
              </w:r>
            </w:del>
          </w:p>
        </w:tc>
        <w:tc>
          <w:tcPr>
            <w:tcW w:w="1269" w:type="dxa"/>
          </w:tcPr>
          <w:p w14:paraId="35DB99D3" w14:textId="77777777" w:rsidR="00667BA9" w:rsidRPr="00D4120B" w:rsidRDefault="00667BA9" w:rsidP="008F7891">
            <w:pPr>
              <w:pStyle w:val="TableContent"/>
            </w:pPr>
            <w:r w:rsidRPr="00D4120B">
              <w:t>[1..1]</w:t>
            </w:r>
          </w:p>
        </w:tc>
        <w:tc>
          <w:tcPr>
            <w:tcW w:w="856" w:type="dxa"/>
          </w:tcPr>
          <w:p w14:paraId="44A9071F" w14:textId="77777777" w:rsidR="00667BA9" w:rsidRPr="00D4120B" w:rsidRDefault="00667BA9" w:rsidP="008F7891">
            <w:pPr>
              <w:pStyle w:val="TableContent"/>
            </w:pPr>
          </w:p>
        </w:tc>
        <w:tc>
          <w:tcPr>
            <w:tcW w:w="856" w:type="dxa"/>
          </w:tcPr>
          <w:p w14:paraId="23831771" w14:textId="77777777" w:rsidR="00667BA9" w:rsidRPr="00D4120B" w:rsidRDefault="00667BA9" w:rsidP="008F7891">
            <w:pPr>
              <w:pStyle w:val="TableContent"/>
            </w:pPr>
          </w:p>
        </w:tc>
        <w:tc>
          <w:tcPr>
            <w:tcW w:w="1425" w:type="dxa"/>
          </w:tcPr>
          <w:p w14:paraId="77270218" w14:textId="77777777" w:rsidR="00667BA9" w:rsidRPr="00D4120B" w:rsidRDefault="00667BA9" w:rsidP="008F7891">
            <w:pPr>
              <w:pStyle w:val="TableContent"/>
            </w:pPr>
          </w:p>
        </w:tc>
        <w:tc>
          <w:tcPr>
            <w:tcW w:w="4890" w:type="dxa"/>
          </w:tcPr>
          <w:p w14:paraId="2E884DD4" w14:textId="77777777" w:rsidR="00596227" w:rsidDel="00744006" w:rsidRDefault="00DE2590" w:rsidP="008F7891">
            <w:pPr>
              <w:pStyle w:val="TableContent"/>
              <w:rPr>
                <w:ins w:id="3214" w:author="Robert Snelick" w:date="2011-12-14T19:19:00Z"/>
                <w:del w:id="3215" w:author="Bob Yencha" w:date="2012-01-12T14:52:00Z"/>
              </w:rPr>
            </w:pPr>
            <w:ins w:id="3216" w:author="Robert Snelick" w:date="2011-12-15T17:43:00Z">
              <w:del w:id="3217" w:author="Bob Yencha" w:date="2012-01-12T14:52:00Z">
                <w:r w:rsidDel="00744006">
                  <w:delText xml:space="preserve">GU </w:delText>
                </w:r>
              </w:del>
            </w:ins>
            <w:ins w:id="3218" w:author="Robert Snelick" w:date="2011-12-14T19:19:00Z">
              <w:del w:id="3219" w:author="Bob Yencha" w:date="2012-01-12T14:52:00Z">
                <w:r w:rsidDel="00744006">
                  <w:delText xml:space="preserve">Datatype: HD_GU </w:delText>
                </w:r>
              </w:del>
            </w:ins>
          </w:p>
          <w:p w14:paraId="3E1E8247" w14:textId="77777777" w:rsidR="00596227" w:rsidDel="00D30219" w:rsidRDefault="00DE2590" w:rsidP="008F7891">
            <w:pPr>
              <w:pStyle w:val="TableContent"/>
              <w:rPr>
                <w:ins w:id="3220" w:author="Robert Snelick" w:date="2011-12-14T19:19:00Z"/>
                <w:del w:id="3221" w:author="Bob Yencha" w:date="2012-01-10T15:50:00Z"/>
              </w:rPr>
            </w:pPr>
            <w:ins w:id="3222" w:author="Robert Snelick" w:date="2011-12-15T17:43:00Z">
              <w:del w:id="3223" w:author="Bob Yencha" w:date="2012-01-12T14:52:00Z">
                <w:r w:rsidDel="00744006">
                  <w:delText xml:space="preserve">NG </w:delText>
                </w:r>
              </w:del>
            </w:ins>
            <w:ins w:id="3224" w:author="Robert Snelick" w:date="2011-12-14T19:19:00Z">
              <w:del w:id="3225" w:author="Bob Yencha" w:date="2012-01-12T14:52:00Z">
                <w:r w:rsidDel="00744006">
                  <w:delText>Datatype: HD_NG</w:delText>
                </w:r>
              </w:del>
            </w:ins>
          </w:p>
          <w:p w14:paraId="3378A37A" w14:textId="77777777" w:rsidR="00667BA9" w:rsidRPr="00D4120B" w:rsidDel="00D30219" w:rsidRDefault="00667BA9" w:rsidP="008F7891">
            <w:pPr>
              <w:pStyle w:val="TableContent"/>
              <w:rPr>
                <w:del w:id="3226" w:author="Bob Yencha" w:date="2012-01-10T15:50:00Z"/>
              </w:rPr>
            </w:pPr>
            <w:del w:id="3227" w:author="Bob Yencha" w:date="2012-01-10T15:50:00Z">
              <w:r w:rsidRPr="00D4120B" w:rsidDel="00D30219">
                <w:delText>Field that may be used to identify the sending application uniquely for messaging purposes</w:delText>
              </w:r>
              <w:r w:rsidR="00400CF4" w:rsidDel="00D30219">
                <w:delText xml:space="preserve">. </w:delText>
              </w:r>
            </w:del>
          </w:p>
          <w:p w14:paraId="36245650" w14:textId="77777777" w:rsidR="00667BA9" w:rsidRPr="00D4120B" w:rsidRDefault="00667BA9" w:rsidP="008F7891">
            <w:pPr>
              <w:pStyle w:val="TableContent"/>
            </w:pPr>
            <w:del w:id="3228" w:author="Bob Yencha" w:date="2012-01-10T15:50:00Z">
              <w:r w:rsidRPr="00D4120B" w:rsidDel="00D30219">
                <w:delText>For this field only, if all three components of the HD are valued, the first component defines a member in the set defined by the second and third components.</w:delText>
              </w:r>
            </w:del>
            <w:commentRangeEnd w:id="3207"/>
            <w:r w:rsidR="00744006">
              <w:rPr>
                <w:rStyle w:val="CommentReference"/>
                <w:rFonts w:ascii="Times New Roman" w:hAnsi="Times New Roman"/>
                <w:bCs w:val="0"/>
                <w:vanish/>
                <w:color w:val="auto"/>
                <w:lang w:eastAsia="de-DE"/>
              </w:rPr>
              <w:commentReference w:id="3207"/>
            </w:r>
          </w:p>
        </w:tc>
      </w:tr>
      <w:tr w:rsidR="00667BA9" w:rsidRPr="00D4120B" w14:paraId="73C6877F" w14:textId="77777777">
        <w:trPr>
          <w:cantSplit/>
          <w:jc w:val="center"/>
        </w:trPr>
        <w:tc>
          <w:tcPr>
            <w:tcW w:w="560" w:type="dxa"/>
          </w:tcPr>
          <w:p w14:paraId="22551B39" w14:textId="77777777" w:rsidR="00667BA9" w:rsidRPr="00D4120B" w:rsidRDefault="00667BA9" w:rsidP="008F7891">
            <w:pPr>
              <w:pStyle w:val="TableContent"/>
            </w:pPr>
            <w:r w:rsidRPr="00D4120B">
              <w:t>4</w:t>
            </w:r>
          </w:p>
        </w:tc>
        <w:tc>
          <w:tcPr>
            <w:tcW w:w="2422" w:type="dxa"/>
          </w:tcPr>
          <w:p w14:paraId="360219B2" w14:textId="77777777" w:rsidR="00667BA9" w:rsidRPr="00D4120B" w:rsidRDefault="00667BA9" w:rsidP="008F7891">
            <w:pPr>
              <w:pStyle w:val="TableContent"/>
            </w:pPr>
            <w:r w:rsidRPr="00D4120B">
              <w:t>Sending Facility</w:t>
            </w:r>
          </w:p>
        </w:tc>
        <w:tc>
          <w:tcPr>
            <w:tcW w:w="643" w:type="dxa"/>
          </w:tcPr>
          <w:p w14:paraId="09A0A027" w14:textId="77777777" w:rsidR="00667BA9" w:rsidRPr="00D4120B" w:rsidRDefault="00596227" w:rsidP="008F7891">
            <w:pPr>
              <w:pStyle w:val="TableContent"/>
            </w:pPr>
            <w:ins w:id="3229" w:author="Robert Snelick" w:date="2011-12-14T19:20:00Z">
              <w:r>
                <w:t>Varies</w:t>
              </w:r>
            </w:ins>
            <w:del w:id="3230" w:author="Robert Snelick" w:date="2011-12-14T19:20:00Z">
              <w:r w:rsidR="00667BA9" w:rsidRPr="00D4120B" w:rsidDel="00596227">
                <w:delText>HD</w:delText>
              </w:r>
            </w:del>
          </w:p>
        </w:tc>
        <w:tc>
          <w:tcPr>
            <w:tcW w:w="809" w:type="dxa"/>
          </w:tcPr>
          <w:p w14:paraId="722CAD84" w14:textId="77777777" w:rsidR="00667BA9" w:rsidRPr="00D4120B" w:rsidRDefault="00667BA9" w:rsidP="008F7891">
            <w:pPr>
              <w:pStyle w:val="TableContent"/>
            </w:pPr>
            <w:r w:rsidRPr="00D4120B">
              <w:t>R</w:t>
            </w:r>
          </w:p>
        </w:tc>
        <w:tc>
          <w:tcPr>
            <w:tcW w:w="1269" w:type="dxa"/>
          </w:tcPr>
          <w:p w14:paraId="37098762" w14:textId="77777777" w:rsidR="00667BA9" w:rsidRPr="00D4120B" w:rsidRDefault="00667BA9" w:rsidP="008F7891">
            <w:pPr>
              <w:pStyle w:val="TableContent"/>
            </w:pPr>
            <w:r w:rsidRPr="00D4120B">
              <w:t>[1..1]</w:t>
            </w:r>
          </w:p>
        </w:tc>
        <w:tc>
          <w:tcPr>
            <w:tcW w:w="856" w:type="dxa"/>
          </w:tcPr>
          <w:p w14:paraId="039B79C5" w14:textId="77777777" w:rsidR="00667BA9" w:rsidRPr="00D4120B" w:rsidRDefault="00667BA9" w:rsidP="008F7891">
            <w:pPr>
              <w:pStyle w:val="TableContent"/>
            </w:pPr>
          </w:p>
        </w:tc>
        <w:tc>
          <w:tcPr>
            <w:tcW w:w="856" w:type="dxa"/>
          </w:tcPr>
          <w:p w14:paraId="7E9B32C2" w14:textId="77777777" w:rsidR="00667BA9" w:rsidRPr="00D4120B" w:rsidRDefault="00667BA9" w:rsidP="008F7891">
            <w:pPr>
              <w:pStyle w:val="TableContent"/>
            </w:pPr>
          </w:p>
        </w:tc>
        <w:tc>
          <w:tcPr>
            <w:tcW w:w="1425" w:type="dxa"/>
          </w:tcPr>
          <w:p w14:paraId="22F74586" w14:textId="77777777" w:rsidR="00667BA9" w:rsidRPr="00D4120B" w:rsidRDefault="00667BA9" w:rsidP="008F7891">
            <w:pPr>
              <w:pStyle w:val="TableContent"/>
            </w:pPr>
          </w:p>
        </w:tc>
        <w:tc>
          <w:tcPr>
            <w:tcW w:w="4890" w:type="dxa"/>
          </w:tcPr>
          <w:p w14:paraId="0332E1B4" w14:textId="77777777" w:rsidR="00596227" w:rsidRDefault="00DE2590" w:rsidP="00596227">
            <w:pPr>
              <w:pStyle w:val="TableContent"/>
              <w:rPr>
                <w:ins w:id="3231" w:author="Robert Snelick" w:date="2011-12-14T19:21:00Z"/>
              </w:rPr>
            </w:pPr>
            <w:ins w:id="3232" w:author="Robert Snelick" w:date="2011-12-15T17:43:00Z">
              <w:r>
                <w:t xml:space="preserve">GU </w:t>
              </w:r>
            </w:ins>
            <w:ins w:id="3233" w:author="Robert Snelick" w:date="2011-12-14T19:21:00Z">
              <w:r>
                <w:t>Datatype: HD_GU</w:t>
              </w:r>
            </w:ins>
          </w:p>
          <w:p w14:paraId="52095676" w14:textId="77777777" w:rsidR="00596227" w:rsidRDefault="00DE2590" w:rsidP="004C474E">
            <w:pPr>
              <w:pStyle w:val="TableContent"/>
              <w:rPr>
                <w:ins w:id="3234" w:author="Robert Snelick" w:date="2011-12-14T19:20:00Z"/>
              </w:rPr>
            </w:pPr>
            <w:ins w:id="3235" w:author="Robert Snelick" w:date="2011-12-15T17:43:00Z">
              <w:r>
                <w:t xml:space="preserve">NG </w:t>
              </w:r>
            </w:ins>
            <w:ins w:id="3236" w:author="Robert Snelick" w:date="2011-12-14T19:21:00Z">
              <w:r>
                <w:t>Datatype: HD_NG</w:t>
              </w:r>
            </w:ins>
          </w:p>
          <w:p w14:paraId="4B46BCD1" w14:textId="77777777" w:rsidR="00AE75C1" w:rsidRDefault="00667BA9">
            <w:pPr>
              <w:pStyle w:val="TableContent"/>
            </w:pPr>
            <w:commentRangeStart w:id="3237"/>
            <w:r w:rsidRPr="00D62B54">
              <w:t xml:space="preserve">Field that uniquely identifies the facility associated with the application that plays the Laboratory Result Sender </w:t>
            </w:r>
            <w:ins w:id="3238" w:author="Bob Yencha" w:date="2012-01-12T15:01:00Z">
              <w:r w:rsidR="00646B56">
                <w:t>a</w:t>
              </w:r>
            </w:ins>
            <w:del w:id="3239" w:author="Bob Yencha" w:date="2012-01-12T15:01:00Z">
              <w:r w:rsidRPr="00D62B54" w:rsidDel="00646B56">
                <w:delText>A</w:delText>
              </w:r>
            </w:del>
            <w:r w:rsidRPr="00D62B54">
              <w:t xml:space="preserve">ctor </w:t>
            </w:r>
            <w:del w:id="3240" w:author="Bob Yencha" w:date="2012-01-12T15:01:00Z">
              <w:r w:rsidRPr="00D62B54" w:rsidDel="00646B56">
                <w:delText xml:space="preserve">(see section 3.1 Use Case Model) </w:delText>
              </w:r>
            </w:del>
            <w:r w:rsidRPr="00D62B54">
              <w:t>that sends the message</w:t>
            </w:r>
            <w:r w:rsidR="00400CF4">
              <w:t>.</w:t>
            </w:r>
            <w:commentRangeEnd w:id="3237"/>
            <w:r w:rsidR="00516E85">
              <w:rPr>
                <w:rStyle w:val="CommentReference"/>
                <w:rFonts w:ascii="Times New Roman" w:hAnsi="Times New Roman"/>
                <w:bCs w:val="0"/>
                <w:color w:val="auto"/>
                <w:lang w:eastAsia="de-DE"/>
              </w:rPr>
              <w:commentReference w:id="3237"/>
            </w:r>
            <w:r w:rsidR="00400CF4">
              <w:t xml:space="preserve"> </w:t>
            </w:r>
            <w:r w:rsidRPr="00D4120B">
              <w:t>If acknowledgments are in use, this facility will receive any related acknowledgment message</w:t>
            </w:r>
            <w:r w:rsidR="00400CF4">
              <w:t xml:space="preserve">. </w:t>
            </w:r>
          </w:p>
        </w:tc>
      </w:tr>
      <w:tr w:rsidR="00667BA9" w:rsidRPr="00D4120B" w14:paraId="1D3B5964" w14:textId="77777777">
        <w:trPr>
          <w:cantSplit/>
          <w:jc w:val="center"/>
        </w:trPr>
        <w:tc>
          <w:tcPr>
            <w:tcW w:w="560" w:type="dxa"/>
          </w:tcPr>
          <w:p w14:paraId="224910B8" w14:textId="77777777" w:rsidR="00667BA9" w:rsidRPr="0084462D" w:rsidRDefault="00667BA9" w:rsidP="008F7891">
            <w:pPr>
              <w:pStyle w:val="TableContent"/>
            </w:pPr>
            <w:r w:rsidRPr="0084462D">
              <w:t>5</w:t>
            </w:r>
          </w:p>
        </w:tc>
        <w:tc>
          <w:tcPr>
            <w:tcW w:w="2422" w:type="dxa"/>
          </w:tcPr>
          <w:p w14:paraId="681326CD" w14:textId="77777777" w:rsidR="00667BA9" w:rsidRPr="0084462D" w:rsidRDefault="00667BA9" w:rsidP="008F7891">
            <w:pPr>
              <w:pStyle w:val="TableContent"/>
            </w:pPr>
            <w:r w:rsidRPr="0084462D">
              <w:t>Receiving Application</w:t>
            </w:r>
          </w:p>
        </w:tc>
        <w:tc>
          <w:tcPr>
            <w:tcW w:w="643" w:type="dxa"/>
          </w:tcPr>
          <w:p w14:paraId="41C47D02" w14:textId="77777777" w:rsidR="00667BA9" w:rsidRPr="0084462D" w:rsidRDefault="00667BA9" w:rsidP="008F7891">
            <w:pPr>
              <w:pStyle w:val="TableContent"/>
            </w:pPr>
            <w:r w:rsidRPr="0084462D">
              <w:t>HD</w:t>
            </w:r>
          </w:p>
        </w:tc>
        <w:tc>
          <w:tcPr>
            <w:tcW w:w="809" w:type="dxa"/>
          </w:tcPr>
          <w:p w14:paraId="29FC9D34" w14:textId="77777777" w:rsidR="00667BA9" w:rsidRPr="0084462D" w:rsidRDefault="00667BA9" w:rsidP="008F7891">
            <w:pPr>
              <w:pStyle w:val="TableContent"/>
            </w:pPr>
            <w:r>
              <w:t>O</w:t>
            </w:r>
          </w:p>
        </w:tc>
        <w:tc>
          <w:tcPr>
            <w:tcW w:w="1269" w:type="dxa"/>
          </w:tcPr>
          <w:p w14:paraId="5B27A7CF" w14:textId="77777777" w:rsidR="00667BA9" w:rsidRPr="0084462D" w:rsidRDefault="00667BA9" w:rsidP="008F7891">
            <w:pPr>
              <w:pStyle w:val="TableContent"/>
            </w:pPr>
            <w:r w:rsidRPr="0084462D">
              <w:t>[</w:t>
            </w:r>
            <w:r>
              <w:t>0</w:t>
            </w:r>
            <w:r w:rsidRPr="0084462D">
              <w:t>..1]</w:t>
            </w:r>
          </w:p>
        </w:tc>
        <w:tc>
          <w:tcPr>
            <w:tcW w:w="856" w:type="dxa"/>
          </w:tcPr>
          <w:p w14:paraId="1B5D9AD3" w14:textId="77777777" w:rsidR="00667BA9" w:rsidRPr="0084462D" w:rsidRDefault="00667BA9" w:rsidP="008F7891">
            <w:pPr>
              <w:pStyle w:val="TableContent"/>
            </w:pPr>
          </w:p>
        </w:tc>
        <w:tc>
          <w:tcPr>
            <w:tcW w:w="856" w:type="dxa"/>
          </w:tcPr>
          <w:p w14:paraId="71095655" w14:textId="77777777" w:rsidR="00667BA9" w:rsidRPr="0084462D" w:rsidRDefault="00667BA9" w:rsidP="008F7891">
            <w:pPr>
              <w:pStyle w:val="TableContent"/>
            </w:pPr>
          </w:p>
        </w:tc>
        <w:tc>
          <w:tcPr>
            <w:tcW w:w="1425" w:type="dxa"/>
          </w:tcPr>
          <w:p w14:paraId="0E41F83D" w14:textId="77777777" w:rsidR="00667BA9" w:rsidRPr="0084462D" w:rsidRDefault="00667BA9" w:rsidP="008F7891">
            <w:pPr>
              <w:pStyle w:val="TableContent"/>
            </w:pPr>
          </w:p>
        </w:tc>
        <w:tc>
          <w:tcPr>
            <w:tcW w:w="4890" w:type="dxa"/>
          </w:tcPr>
          <w:p w14:paraId="13DCEB4B" w14:textId="77777777" w:rsidR="00667BA9" w:rsidRPr="00D4120B" w:rsidRDefault="00667BA9" w:rsidP="008F7891">
            <w:pPr>
              <w:pStyle w:val="TableContent"/>
            </w:pPr>
            <w:del w:id="3241" w:author="Bob Yencha" w:date="2011-11-29T09:56:00Z">
              <w:r w:rsidRPr="0084462D" w:rsidDel="00647989">
                <w:delText>Field that may be used to identify the receiving application uniquely for messaging purposes</w:delText>
              </w:r>
              <w:r w:rsidR="00400CF4" w:rsidDel="00647989">
                <w:delText xml:space="preserve">. </w:delText>
              </w:r>
              <w:r w:rsidRPr="0084462D" w:rsidDel="00647989">
                <w:delText>For this field only, if all three components of the HD are valued, the first component defines a member in the set defined by the second and third components.</w:delText>
              </w:r>
            </w:del>
          </w:p>
        </w:tc>
      </w:tr>
      <w:tr w:rsidR="00667BA9" w:rsidRPr="00D4120B" w14:paraId="773A82BB" w14:textId="77777777">
        <w:trPr>
          <w:cantSplit/>
          <w:jc w:val="center"/>
        </w:trPr>
        <w:tc>
          <w:tcPr>
            <w:tcW w:w="560" w:type="dxa"/>
          </w:tcPr>
          <w:p w14:paraId="08E10D33" w14:textId="77777777" w:rsidR="00667BA9" w:rsidRPr="00D4120B" w:rsidRDefault="00667BA9" w:rsidP="008F7891">
            <w:pPr>
              <w:pStyle w:val="TableContent"/>
            </w:pPr>
            <w:r w:rsidRPr="00D4120B">
              <w:t>6</w:t>
            </w:r>
          </w:p>
        </w:tc>
        <w:tc>
          <w:tcPr>
            <w:tcW w:w="2422" w:type="dxa"/>
          </w:tcPr>
          <w:p w14:paraId="3CC41606" w14:textId="77777777" w:rsidR="00667BA9" w:rsidRPr="00D4120B" w:rsidRDefault="00667BA9" w:rsidP="008F7891">
            <w:pPr>
              <w:pStyle w:val="TableContent"/>
            </w:pPr>
            <w:r w:rsidRPr="00D4120B">
              <w:t>Receiving Facility</w:t>
            </w:r>
          </w:p>
        </w:tc>
        <w:tc>
          <w:tcPr>
            <w:tcW w:w="643" w:type="dxa"/>
          </w:tcPr>
          <w:p w14:paraId="498DBC5F" w14:textId="77777777" w:rsidR="00667BA9" w:rsidRPr="00D4120B" w:rsidRDefault="00596227" w:rsidP="008F7891">
            <w:pPr>
              <w:pStyle w:val="TableContent"/>
            </w:pPr>
            <w:ins w:id="3242" w:author="Robert Snelick" w:date="2011-12-14T19:20:00Z">
              <w:r>
                <w:t>Varies</w:t>
              </w:r>
            </w:ins>
            <w:del w:id="3243" w:author="Robert Snelick" w:date="2011-12-14T19:20:00Z">
              <w:r w:rsidR="00667BA9" w:rsidRPr="00D4120B" w:rsidDel="00596227">
                <w:delText>HD</w:delText>
              </w:r>
            </w:del>
          </w:p>
        </w:tc>
        <w:tc>
          <w:tcPr>
            <w:tcW w:w="809" w:type="dxa"/>
          </w:tcPr>
          <w:p w14:paraId="5D805A55" w14:textId="77777777" w:rsidR="00667BA9" w:rsidRPr="00D4120B" w:rsidRDefault="00667BA9" w:rsidP="008F7891">
            <w:pPr>
              <w:pStyle w:val="TableContent"/>
            </w:pPr>
            <w:r w:rsidRPr="00D4120B">
              <w:t>R</w:t>
            </w:r>
            <w:ins w:id="3244" w:author="Bob Yencha" w:date="2012-01-10T15:47:00Z">
              <w:r w:rsidR="00D30219">
                <w:t>E</w:t>
              </w:r>
            </w:ins>
          </w:p>
        </w:tc>
        <w:tc>
          <w:tcPr>
            <w:tcW w:w="1269" w:type="dxa"/>
          </w:tcPr>
          <w:p w14:paraId="20165635" w14:textId="77777777" w:rsidR="00667BA9" w:rsidRPr="00D4120B" w:rsidRDefault="00667BA9" w:rsidP="008F7891">
            <w:pPr>
              <w:pStyle w:val="TableContent"/>
            </w:pPr>
            <w:r w:rsidRPr="00D4120B">
              <w:t>[1..1]</w:t>
            </w:r>
          </w:p>
        </w:tc>
        <w:tc>
          <w:tcPr>
            <w:tcW w:w="856" w:type="dxa"/>
          </w:tcPr>
          <w:p w14:paraId="13F5F53D" w14:textId="77777777" w:rsidR="00667BA9" w:rsidRPr="00D4120B" w:rsidRDefault="00667BA9" w:rsidP="008F7891">
            <w:pPr>
              <w:pStyle w:val="TableContent"/>
            </w:pPr>
          </w:p>
        </w:tc>
        <w:tc>
          <w:tcPr>
            <w:tcW w:w="856" w:type="dxa"/>
          </w:tcPr>
          <w:p w14:paraId="5DCDF1A9" w14:textId="77777777" w:rsidR="00667BA9" w:rsidRPr="00D4120B" w:rsidRDefault="00667BA9" w:rsidP="008F7891">
            <w:pPr>
              <w:pStyle w:val="TableContent"/>
            </w:pPr>
          </w:p>
        </w:tc>
        <w:tc>
          <w:tcPr>
            <w:tcW w:w="1425" w:type="dxa"/>
          </w:tcPr>
          <w:p w14:paraId="40BCCBB1" w14:textId="77777777" w:rsidR="00667BA9" w:rsidRPr="00D4120B" w:rsidRDefault="00667BA9" w:rsidP="008F7891">
            <w:pPr>
              <w:pStyle w:val="TableContent"/>
            </w:pPr>
          </w:p>
        </w:tc>
        <w:tc>
          <w:tcPr>
            <w:tcW w:w="4890" w:type="dxa"/>
          </w:tcPr>
          <w:p w14:paraId="25DF2356" w14:textId="77777777" w:rsidR="00596227" w:rsidRDefault="006B6177" w:rsidP="00596227">
            <w:pPr>
              <w:pStyle w:val="TableContent"/>
              <w:rPr>
                <w:ins w:id="3245" w:author="Robert Snelick" w:date="2011-12-14T19:21:00Z"/>
              </w:rPr>
            </w:pPr>
            <w:ins w:id="3246" w:author="Robert Snelick" w:date="2011-12-15T17:44:00Z">
              <w:r>
                <w:t xml:space="preserve">GU </w:t>
              </w:r>
            </w:ins>
            <w:ins w:id="3247" w:author="Robert Snelick" w:date="2011-12-14T19:21:00Z">
              <w:r>
                <w:t>Datatype: HD_GU</w:t>
              </w:r>
            </w:ins>
          </w:p>
          <w:p w14:paraId="7C5B7281" w14:textId="77777777" w:rsidR="00596227" w:rsidRDefault="006B6177" w:rsidP="004C474E">
            <w:pPr>
              <w:pStyle w:val="TableContent"/>
              <w:rPr>
                <w:ins w:id="3248" w:author="Robert Snelick" w:date="2011-12-14T19:21:00Z"/>
              </w:rPr>
            </w:pPr>
            <w:ins w:id="3249" w:author="Robert Snelick" w:date="2011-12-15T17:44:00Z">
              <w:r>
                <w:t xml:space="preserve">NG </w:t>
              </w:r>
            </w:ins>
            <w:ins w:id="3250" w:author="Robert Snelick" w:date="2011-12-14T19:21:00Z">
              <w:r>
                <w:t>Datatype: HD_NG</w:t>
              </w:r>
            </w:ins>
          </w:p>
          <w:p w14:paraId="5B44BE04" w14:textId="77777777" w:rsidR="00AE75C1" w:rsidRDefault="00667BA9">
            <w:pPr>
              <w:pStyle w:val="TableContent"/>
            </w:pPr>
            <w:commentRangeStart w:id="3251"/>
            <w:r w:rsidRPr="00D62B54">
              <w:t xml:space="preserve">Field that uniquely identifies </w:t>
            </w:r>
            <w:r w:rsidR="00412385">
              <w:t>the facility</w:t>
            </w:r>
            <w:r w:rsidRPr="00D62B54">
              <w:t xml:space="preserve"> for the application that plays the Laboratory Result Receiver </w:t>
            </w:r>
            <w:ins w:id="3252" w:author="Bob Yencha" w:date="2012-01-12T15:01:00Z">
              <w:r w:rsidR="00646B56">
                <w:t>a</w:t>
              </w:r>
            </w:ins>
            <w:del w:id="3253" w:author="Bob Yencha" w:date="2012-01-12T15:01:00Z">
              <w:r w:rsidRPr="00D62B54" w:rsidDel="00646B56">
                <w:delText>A</w:delText>
              </w:r>
            </w:del>
            <w:r w:rsidRPr="00D62B54">
              <w:t>ctor</w:t>
            </w:r>
            <w:ins w:id="3254" w:author="Bob Yencha" w:date="2012-01-12T15:01:00Z">
              <w:r w:rsidR="00646B56">
                <w:t xml:space="preserve"> </w:t>
              </w:r>
            </w:ins>
            <w:del w:id="3255" w:author="Bob Yencha" w:date="2012-01-12T15:01:00Z">
              <w:r w:rsidRPr="00D62B54" w:rsidDel="00646B56">
                <w:delText xml:space="preserve"> (see section 3.1 Use Case Model) </w:delText>
              </w:r>
            </w:del>
            <w:r w:rsidRPr="00D62B54">
              <w:t>and receives the message</w:t>
            </w:r>
            <w:commentRangeEnd w:id="3251"/>
            <w:r w:rsidR="00AE5F1A">
              <w:rPr>
                <w:rStyle w:val="CommentReference"/>
                <w:rFonts w:ascii="Times New Roman" w:hAnsi="Times New Roman"/>
                <w:bCs w:val="0"/>
                <w:color w:val="auto"/>
                <w:lang w:eastAsia="de-DE"/>
              </w:rPr>
              <w:commentReference w:id="3251"/>
            </w:r>
            <w:r w:rsidR="00400CF4">
              <w:t xml:space="preserve">. </w:t>
            </w:r>
            <w:r w:rsidRPr="00D4120B">
              <w:t>If acknowledgments are in use, this facility originates any related acknowledgment message.</w:t>
            </w:r>
          </w:p>
        </w:tc>
      </w:tr>
      <w:tr w:rsidR="00667BA9" w:rsidRPr="00D4120B" w14:paraId="79F54D47" w14:textId="77777777">
        <w:trPr>
          <w:cantSplit/>
          <w:jc w:val="center"/>
        </w:trPr>
        <w:tc>
          <w:tcPr>
            <w:tcW w:w="560" w:type="dxa"/>
          </w:tcPr>
          <w:p w14:paraId="1AB633A0" w14:textId="77777777" w:rsidR="00667BA9" w:rsidRPr="00D4120B" w:rsidRDefault="00667BA9" w:rsidP="008F7891">
            <w:pPr>
              <w:pStyle w:val="TableContent"/>
            </w:pPr>
            <w:r w:rsidRPr="00D4120B">
              <w:t>7</w:t>
            </w:r>
          </w:p>
        </w:tc>
        <w:tc>
          <w:tcPr>
            <w:tcW w:w="2422" w:type="dxa"/>
          </w:tcPr>
          <w:p w14:paraId="5AE745FC" w14:textId="77777777" w:rsidR="00667BA9" w:rsidRPr="00D4120B" w:rsidRDefault="00667BA9" w:rsidP="008F7891">
            <w:pPr>
              <w:pStyle w:val="TableContent"/>
            </w:pPr>
            <w:r w:rsidRPr="00D4120B">
              <w:t>Date/Time Of Message</w:t>
            </w:r>
          </w:p>
        </w:tc>
        <w:tc>
          <w:tcPr>
            <w:tcW w:w="643" w:type="dxa"/>
          </w:tcPr>
          <w:p w14:paraId="7574AB9C" w14:textId="77777777" w:rsidR="00667BA9" w:rsidRPr="00D4120B" w:rsidRDefault="00667BA9" w:rsidP="008F7891">
            <w:pPr>
              <w:pStyle w:val="TableContent"/>
            </w:pPr>
            <w:r w:rsidRPr="00D4120B">
              <w:t>TS</w:t>
            </w:r>
          </w:p>
        </w:tc>
        <w:tc>
          <w:tcPr>
            <w:tcW w:w="809" w:type="dxa"/>
          </w:tcPr>
          <w:p w14:paraId="17E8826D" w14:textId="77777777" w:rsidR="00667BA9" w:rsidRPr="00D4120B" w:rsidRDefault="00667BA9" w:rsidP="008F7891">
            <w:pPr>
              <w:pStyle w:val="TableContent"/>
            </w:pPr>
            <w:r w:rsidRPr="00D4120B">
              <w:t>R</w:t>
            </w:r>
          </w:p>
        </w:tc>
        <w:tc>
          <w:tcPr>
            <w:tcW w:w="1269" w:type="dxa"/>
          </w:tcPr>
          <w:p w14:paraId="4DE041B9" w14:textId="77777777" w:rsidR="00667BA9" w:rsidRPr="00D4120B" w:rsidRDefault="00667BA9" w:rsidP="008F7891">
            <w:pPr>
              <w:pStyle w:val="TableContent"/>
            </w:pPr>
            <w:r w:rsidRPr="00D4120B">
              <w:t>[1..1]</w:t>
            </w:r>
          </w:p>
        </w:tc>
        <w:tc>
          <w:tcPr>
            <w:tcW w:w="856" w:type="dxa"/>
          </w:tcPr>
          <w:p w14:paraId="2F4643E7" w14:textId="77777777" w:rsidR="00667BA9" w:rsidRPr="00D4120B" w:rsidRDefault="00667BA9" w:rsidP="008F7891">
            <w:pPr>
              <w:pStyle w:val="TableContent"/>
            </w:pPr>
          </w:p>
        </w:tc>
        <w:tc>
          <w:tcPr>
            <w:tcW w:w="856" w:type="dxa"/>
          </w:tcPr>
          <w:p w14:paraId="35A7CBC3" w14:textId="77777777" w:rsidR="00667BA9" w:rsidRPr="00D4120B" w:rsidRDefault="00667BA9" w:rsidP="008F7891">
            <w:pPr>
              <w:pStyle w:val="TableContent"/>
            </w:pPr>
          </w:p>
        </w:tc>
        <w:tc>
          <w:tcPr>
            <w:tcW w:w="1425" w:type="dxa"/>
          </w:tcPr>
          <w:p w14:paraId="0140BF53" w14:textId="77777777" w:rsidR="00667BA9" w:rsidRPr="00D4120B" w:rsidRDefault="00667BA9" w:rsidP="008F7891">
            <w:pPr>
              <w:pStyle w:val="TableContent"/>
            </w:pPr>
          </w:p>
        </w:tc>
        <w:tc>
          <w:tcPr>
            <w:tcW w:w="4890" w:type="dxa"/>
          </w:tcPr>
          <w:p w14:paraId="2BF89192" w14:textId="77777777" w:rsidR="00667BA9" w:rsidRPr="004C474E" w:rsidRDefault="00667BA9" w:rsidP="008F7891">
            <w:pPr>
              <w:pStyle w:val="TableContent"/>
              <w:rPr>
                <w:highlight w:val="yellow"/>
              </w:rPr>
            </w:pPr>
            <w:r w:rsidRPr="00D4120B">
              <w:t>Field containing the date/time the message was created by the sending system</w:t>
            </w:r>
            <w:r w:rsidR="00400CF4">
              <w:t xml:space="preserve">. </w:t>
            </w:r>
            <w:r w:rsidRPr="00D4120B">
              <w:t>Format:  YYYYMMDDHHMMSS[.S[S[S[S]]]]+/-ZZZZ</w:t>
            </w:r>
            <w:r w:rsidR="00400CF4">
              <w:t xml:space="preserve">. </w:t>
            </w:r>
            <w:r w:rsidRPr="00D4120B">
              <w:t>Note that the time zone offset is required, and the minimum granularity is to the second, although more precise time stamps are allowed.</w:t>
            </w:r>
            <w:r w:rsidR="00697FA2" w:rsidRPr="00697FA2">
              <w:rPr>
                <w:highlight w:val="yellow"/>
              </w:rPr>
              <w:t xml:space="preserve"> </w:t>
            </w:r>
          </w:p>
        </w:tc>
      </w:tr>
      <w:tr w:rsidR="00667BA9" w:rsidRPr="00D4120B" w14:paraId="6491F7E9" w14:textId="77777777">
        <w:trPr>
          <w:cantSplit/>
          <w:jc w:val="center"/>
        </w:trPr>
        <w:tc>
          <w:tcPr>
            <w:tcW w:w="560" w:type="dxa"/>
          </w:tcPr>
          <w:p w14:paraId="52A28DD2" w14:textId="77777777" w:rsidR="00667BA9" w:rsidRPr="0084462D" w:rsidRDefault="00667BA9" w:rsidP="008F7891">
            <w:pPr>
              <w:pStyle w:val="TableContent"/>
            </w:pPr>
            <w:r w:rsidRPr="0084462D">
              <w:t>8</w:t>
            </w:r>
          </w:p>
        </w:tc>
        <w:tc>
          <w:tcPr>
            <w:tcW w:w="2422" w:type="dxa"/>
          </w:tcPr>
          <w:p w14:paraId="41279E9C" w14:textId="77777777" w:rsidR="00667BA9" w:rsidRPr="0084462D" w:rsidRDefault="00667BA9" w:rsidP="008F7891">
            <w:pPr>
              <w:pStyle w:val="TableContent"/>
            </w:pPr>
            <w:r w:rsidRPr="0084462D">
              <w:t>Security</w:t>
            </w:r>
          </w:p>
        </w:tc>
        <w:tc>
          <w:tcPr>
            <w:tcW w:w="643" w:type="dxa"/>
          </w:tcPr>
          <w:p w14:paraId="27FCA10A" w14:textId="77777777" w:rsidR="00667BA9" w:rsidRPr="0084462D" w:rsidRDefault="00667BA9" w:rsidP="008F7891">
            <w:pPr>
              <w:pStyle w:val="TableContent"/>
            </w:pPr>
            <w:r w:rsidRPr="0084462D">
              <w:t>ST</w:t>
            </w:r>
          </w:p>
        </w:tc>
        <w:tc>
          <w:tcPr>
            <w:tcW w:w="809" w:type="dxa"/>
          </w:tcPr>
          <w:p w14:paraId="21BAB25C" w14:textId="77777777" w:rsidR="00667BA9" w:rsidRPr="0084462D" w:rsidRDefault="00667BA9" w:rsidP="008F7891">
            <w:pPr>
              <w:pStyle w:val="TableContent"/>
            </w:pPr>
            <w:r w:rsidRPr="0084462D">
              <w:t>O</w:t>
            </w:r>
          </w:p>
        </w:tc>
        <w:tc>
          <w:tcPr>
            <w:tcW w:w="1269" w:type="dxa"/>
          </w:tcPr>
          <w:p w14:paraId="12592FF8" w14:textId="77777777" w:rsidR="00667BA9" w:rsidRPr="0084462D" w:rsidRDefault="00667BA9" w:rsidP="008F7891">
            <w:pPr>
              <w:pStyle w:val="TableContent"/>
            </w:pPr>
            <w:r w:rsidRPr="0084462D">
              <w:t>[0..1]</w:t>
            </w:r>
          </w:p>
        </w:tc>
        <w:tc>
          <w:tcPr>
            <w:tcW w:w="856" w:type="dxa"/>
          </w:tcPr>
          <w:p w14:paraId="0291E795" w14:textId="77777777" w:rsidR="00667BA9" w:rsidRPr="0084462D" w:rsidRDefault="00667BA9" w:rsidP="008F7891">
            <w:pPr>
              <w:pStyle w:val="TableContent"/>
            </w:pPr>
            <w:r w:rsidRPr="0084462D">
              <w:t>1..40=</w:t>
            </w:r>
          </w:p>
        </w:tc>
        <w:tc>
          <w:tcPr>
            <w:tcW w:w="856" w:type="dxa"/>
          </w:tcPr>
          <w:p w14:paraId="326DF23B" w14:textId="77777777" w:rsidR="00667BA9" w:rsidRPr="0084462D" w:rsidRDefault="00667BA9" w:rsidP="008F7891">
            <w:pPr>
              <w:pStyle w:val="TableContent"/>
            </w:pPr>
          </w:p>
        </w:tc>
        <w:tc>
          <w:tcPr>
            <w:tcW w:w="1425" w:type="dxa"/>
          </w:tcPr>
          <w:p w14:paraId="3EF296A1" w14:textId="77777777" w:rsidR="00667BA9" w:rsidRPr="0084462D" w:rsidRDefault="00667BA9" w:rsidP="008F7891">
            <w:pPr>
              <w:pStyle w:val="TableContent"/>
            </w:pPr>
          </w:p>
        </w:tc>
        <w:tc>
          <w:tcPr>
            <w:tcW w:w="4890" w:type="dxa"/>
          </w:tcPr>
          <w:p w14:paraId="7B897D1F" w14:textId="77777777" w:rsidR="00667BA9" w:rsidRPr="00D4120B" w:rsidRDefault="00667BA9" w:rsidP="008F7891">
            <w:pPr>
              <w:pStyle w:val="TableContent"/>
            </w:pPr>
          </w:p>
        </w:tc>
      </w:tr>
      <w:tr w:rsidR="00667BA9" w:rsidRPr="00D4120B" w14:paraId="1DC967F9" w14:textId="77777777">
        <w:trPr>
          <w:cantSplit/>
          <w:jc w:val="center"/>
        </w:trPr>
        <w:tc>
          <w:tcPr>
            <w:tcW w:w="560" w:type="dxa"/>
          </w:tcPr>
          <w:p w14:paraId="4EE083FB" w14:textId="77777777" w:rsidR="00667BA9" w:rsidRPr="00D4120B" w:rsidRDefault="00667BA9" w:rsidP="008F7891">
            <w:pPr>
              <w:pStyle w:val="TableContent"/>
            </w:pPr>
            <w:r w:rsidRPr="00D4120B">
              <w:t>9</w:t>
            </w:r>
          </w:p>
        </w:tc>
        <w:tc>
          <w:tcPr>
            <w:tcW w:w="2422" w:type="dxa"/>
          </w:tcPr>
          <w:p w14:paraId="163401F6" w14:textId="77777777" w:rsidR="00667BA9" w:rsidRPr="00D4120B" w:rsidRDefault="00667BA9" w:rsidP="008F7891">
            <w:pPr>
              <w:pStyle w:val="TableContent"/>
            </w:pPr>
            <w:r w:rsidRPr="00D4120B">
              <w:t>Message Type</w:t>
            </w:r>
          </w:p>
        </w:tc>
        <w:tc>
          <w:tcPr>
            <w:tcW w:w="643" w:type="dxa"/>
          </w:tcPr>
          <w:p w14:paraId="643C02AC" w14:textId="77777777" w:rsidR="00667BA9" w:rsidRPr="00D4120B" w:rsidRDefault="00667BA9" w:rsidP="008F7891">
            <w:pPr>
              <w:pStyle w:val="TableContent"/>
            </w:pPr>
            <w:r w:rsidRPr="00D4120B">
              <w:t>MSG</w:t>
            </w:r>
          </w:p>
        </w:tc>
        <w:tc>
          <w:tcPr>
            <w:tcW w:w="809" w:type="dxa"/>
          </w:tcPr>
          <w:p w14:paraId="6D3F6530" w14:textId="77777777" w:rsidR="00667BA9" w:rsidRPr="00D4120B" w:rsidRDefault="00667BA9" w:rsidP="008F7891">
            <w:pPr>
              <w:pStyle w:val="TableContent"/>
            </w:pPr>
            <w:r w:rsidRPr="00D4120B">
              <w:t>R</w:t>
            </w:r>
          </w:p>
        </w:tc>
        <w:tc>
          <w:tcPr>
            <w:tcW w:w="1269" w:type="dxa"/>
          </w:tcPr>
          <w:p w14:paraId="3419C113" w14:textId="77777777" w:rsidR="00667BA9" w:rsidRPr="00D4120B" w:rsidRDefault="00667BA9" w:rsidP="008F7891">
            <w:pPr>
              <w:pStyle w:val="TableContent"/>
            </w:pPr>
            <w:r w:rsidRPr="00D4120B">
              <w:t>[1..1]</w:t>
            </w:r>
          </w:p>
        </w:tc>
        <w:tc>
          <w:tcPr>
            <w:tcW w:w="856" w:type="dxa"/>
          </w:tcPr>
          <w:p w14:paraId="5B10B943" w14:textId="77777777" w:rsidR="00667BA9" w:rsidRPr="00D4120B" w:rsidRDefault="00667BA9" w:rsidP="008F7891">
            <w:pPr>
              <w:pStyle w:val="TableContent"/>
            </w:pPr>
          </w:p>
        </w:tc>
        <w:tc>
          <w:tcPr>
            <w:tcW w:w="856" w:type="dxa"/>
          </w:tcPr>
          <w:p w14:paraId="2BA0247F" w14:textId="77777777" w:rsidR="00667BA9" w:rsidRPr="00D4120B" w:rsidRDefault="00667BA9" w:rsidP="008F7891">
            <w:pPr>
              <w:pStyle w:val="TableContent"/>
            </w:pPr>
          </w:p>
        </w:tc>
        <w:tc>
          <w:tcPr>
            <w:tcW w:w="1425" w:type="dxa"/>
          </w:tcPr>
          <w:p w14:paraId="39A4D7DB" w14:textId="77777777" w:rsidR="00667BA9" w:rsidRPr="00D4120B" w:rsidRDefault="00667BA9" w:rsidP="008F7891">
            <w:pPr>
              <w:pStyle w:val="TableContent"/>
            </w:pPr>
          </w:p>
        </w:tc>
        <w:tc>
          <w:tcPr>
            <w:tcW w:w="4890" w:type="dxa"/>
          </w:tcPr>
          <w:p w14:paraId="03F9BD7C" w14:textId="77777777" w:rsidR="00667BA9" w:rsidRPr="00D4120B" w:rsidRDefault="009E2BDF" w:rsidP="008F7891">
            <w:pPr>
              <w:pStyle w:val="TableContent"/>
            </w:pPr>
            <w:ins w:id="3256" w:author="Robert Snelick" w:date="2011-12-15T09:38:00Z">
              <w:r>
                <w:t xml:space="preserve">Constrained to the literal </w:t>
              </w:r>
            </w:ins>
            <w:ins w:id="3257" w:author="Robert Snelick" w:date="2011-12-15T09:39:00Z">
              <w:r>
                <w:t>value</w:t>
              </w:r>
            </w:ins>
            <w:del w:id="3258" w:author="Robert Snelick" w:date="2011-12-15T09:39:00Z">
              <w:r w:rsidR="00667BA9" w:rsidRPr="00D4120B" w:rsidDel="009E2BDF">
                <w:delText xml:space="preserve">For the result message Literal Value: </w:delText>
              </w:r>
            </w:del>
            <w:r w:rsidR="00667BA9" w:rsidRPr="00D4120B">
              <w:t xml:space="preserve"> ‘ORU^R01^ORU_R01’</w:t>
            </w:r>
            <w:ins w:id="3259" w:author="Robert Snelick" w:date="2011-12-15T09:39:00Z">
              <w:r>
                <w:t xml:space="preserve"> for the result message.</w:t>
              </w:r>
            </w:ins>
            <w:del w:id="3260" w:author="Robert Snelick" w:date="2011-12-15T09:39:00Z">
              <w:r w:rsidR="00667BA9" w:rsidRPr="00D4120B" w:rsidDel="009E2BDF">
                <w:delText>.</w:delText>
              </w:r>
            </w:del>
          </w:p>
          <w:p w14:paraId="1EE6F81E" w14:textId="77777777" w:rsidR="00667BA9" w:rsidRPr="00D4120B" w:rsidRDefault="009E2BDF" w:rsidP="008F7891">
            <w:pPr>
              <w:pStyle w:val="TableContent"/>
            </w:pPr>
            <w:ins w:id="3261" w:author="Robert Snelick" w:date="2011-12-15T09:39:00Z">
              <w:r>
                <w:t xml:space="preserve">Constrained to the literal value </w:t>
              </w:r>
            </w:ins>
            <w:del w:id="3262" w:author="Robert Snelick" w:date="2011-12-15T09:40:00Z">
              <w:r w:rsidR="00667BA9" w:rsidRPr="00D4120B" w:rsidDel="009E2BDF">
                <w:delText>For the acknowledgement message Literal Value:  ‘ACK^R01^ACK’</w:delText>
              </w:r>
            </w:del>
            <w:ins w:id="3263" w:author="Robert Snelick" w:date="2011-12-15T09:40:00Z">
              <w:r>
                <w:t>for the acknowledgement message.</w:t>
              </w:r>
            </w:ins>
            <w:del w:id="3264" w:author="Robert Snelick" w:date="2011-12-15T09:40:00Z">
              <w:r w:rsidR="00667BA9" w:rsidRPr="00D4120B" w:rsidDel="009E2BDF">
                <w:delText>.</w:delText>
              </w:r>
            </w:del>
          </w:p>
        </w:tc>
      </w:tr>
      <w:tr w:rsidR="00667BA9" w:rsidRPr="00D4120B" w14:paraId="6B0641A3" w14:textId="77777777">
        <w:trPr>
          <w:cantSplit/>
          <w:jc w:val="center"/>
        </w:trPr>
        <w:tc>
          <w:tcPr>
            <w:tcW w:w="560" w:type="dxa"/>
          </w:tcPr>
          <w:p w14:paraId="52A68376" w14:textId="77777777" w:rsidR="00667BA9" w:rsidRPr="00D4120B" w:rsidRDefault="00667BA9" w:rsidP="008F7891">
            <w:pPr>
              <w:pStyle w:val="TableContent"/>
            </w:pPr>
            <w:r w:rsidRPr="00D4120B">
              <w:t>10</w:t>
            </w:r>
          </w:p>
        </w:tc>
        <w:tc>
          <w:tcPr>
            <w:tcW w:w="2422" w:type="dxa"/>
          </w:tcPr>
          <w:p w14:paraId="590E350F" w14:textId="77777777" w:rsidR="00667BA9" w:rsidRPr="00D4120B" w:rsidRDefault="00667BA9" w:rsidP="008F7891">
            <w:pPr>
              <w:pStyle w:val="TableContent"/>
            </w:pPr>
            <w:r w:rsidRPr="00D4120B">
              <w:t>Message Control ID</w:t>
            </w:r>
          </w:p>
        </w:tc>
        <w:tc>
          <w:tcPr>
            <w:tcW w:w="643" w:type="dxa"/>
          </w:tcPr>
          <w:p w14:paraId="11166F92" w14:textId="77777777" w:rsidR="00667BA9" w:rsidRPr="00D4120B" w:rsidRDefault="00667BA9" w:rsidP="008F7891">
            <w:pPr>
              <w:pStyle w:val="TableContent"/>
            </w:pPr>
            <w:r w:rsidRPr="00D4120B">
              <w:t>ST</w:t>
            </w:r>
          </w:p>
        </w:tc>
        <w:tc>
          <w:tcPr>
            <w:tcW w:w="809" w:type="dxa"/>
          </w:tcPr>
          <w:p w14:paraId="24C2F5D4" w14:textId="77777777" w:rsidR="00667BA9" w:rsidRPr="00D4120B" w:rsidRDefault="00667BA9" w:rsidP="008F7891">
            <w:pPr>
              <w:pStyle w:val="TableContent"/>
            </w:pPr>
            <w:r w:rsidRPr="00D4120B">
              <w:t>R</w:t>
            </w:r>
          </w:p>
        </w:tc>
        <w:tc>
          <w:tcPr>
            <w:tcW w:w="1269" w:type="dxa"/>
          </w:tcPr>
          <w:p w14:paraId="665D8BEC" w14:textId="77777777" w:rsidR="00667BA9" w:rsidRPr="00D4120B" w:rsidRDefault="00667BA9" w:rsidP="008F7891">
            <w:pPr>
              <w:pStyle w:val="TableContent"/>
            </w:pPr>
            <w:r w:rsidRPr="00D4120B">
              <w:t>[1..1]</w:t>
            </w:r>
          </w:p>
        </w:tc>
        <w:tc>
          <w:tcPr>
            <w:tcW w:w="856" w:type="dxa"/>
          </w:tcPr>
          <w:p w14:paraId="2DCDC8A2" w14:textId="77777777" w:rsidR="00667BA9" w:rsidRPr="00D4120B" w:rsidRDefault="00667BA9" w:rsidP="008F7891">
            <w:pPr>
              <w:pStyle w:val="TableContent"/>
            </w:pPr>
            <w:r w:rsidRPr="00D4120B">
              <w:t>1..199=</w:t>
            </w:r>
          </w:p>
        </w:tc>
        <w:tc>
          <w:tcPr>
            <w:tcW w:w="856" w:type="dxa"/>
          </w:tcPr>
          <w:p w14:paraId="4A96B7E8" w14:textId="77777777" w:rsidR="00667BA9" w:rsidRPr="00D4120B" w:rsidRDefault="00667BA9" w:rsidP="008F7891">
            <w:pPr>
              <w:pStyle w:val="TableContent"/>
            </w:pPr>
            <w:r>
              <w:t>199=</w:t>
            </w:r>
          </w:p>
        </w:tc>
        <w:tc>
          <w:tcPr>
            <w:tcW w:w="1425" w:type="dxa"/>
          </w:tcPr>
          <w:p w14:paraId="131A1CF2" w14:textId="77777777" w:rsidR="00667BA9" w:rsidRPr="00D4120B" w:rsidRDefault="00667BA9" w:rsidP="008F7891">
            <w:pPr>
              <w:pStyle w:val="TableContent"/>
            </w:pPr>
          </w:p>
        </w:tc>
        <w:tc>
          <w:tcPr>
            <w:tcW w:w="4890" w:type="dxa"/>
          </w:tcPr>
          <w:p w14:paraId="6BD52556" w14:textId="77777777" w:rsidR="00667BA9" w:rsidRPr="00D4120B" w:rsidRDefault="00667BA9" w:rsidP="006C375A">
            <w:pPr>
              <w:pStyle w:val="TableContent"/>
            </w:pPr>
            <w:r w:rsidRPr="00653FEF">
              <w:t>String that uniquely identifies the message instance from the sending application</w:t>
            </w:r>
            <w:r w:rsidR="00400CF4">
              <w:t xml:space="preserve">. </w:t>
            </w:r>
            <w:r w:rsidRPr="00653FEF">
              <w:t>Example formats for message control IDs include GUID, timestamp plus</w:t>
            </w:r>
            <w:r w:rsidR="006C375A">
              <w:t xml:space="preserve"> seq</w:t>
            </w:r>
            <w:r w:rsidRPr="00653FEF">
              <w:t>uence number, OID plus</w:t>
            </w:r>
            <w:r w:rsidR="006C375A">
              <w:t xml:space="preserve"> </w:t>
            </w:r>
            <w:commentRangeStart w:id="3265"/>
            <w:r w:rsidR="006C375A">
              <w:t>sequence number or seq</w:t>
            </w:r>
            <w:r w:rsidRPr="00653FEF">
              <w:t>uence number</w:t>
            </w:r>
            <w:r w:rsidR="00400CF4">
              <w:t xml:space="preserve">. </w:t>
            </w:r>
            <w:commentRangeEnd w:id="3265"/>
            <w:r w:rsidR="00592816">
              <w:rPr>
                <w:rStyle w:val="CommentReference"/>
                <w:rFonts w:ascii="Times New Roman" w:hAnsi="Times New Roman"/>
                <w:bCs w:val="0"/>
                <w:color w:val="auto"/>
                <w:lang w:eastAsia="de-DE"/>
              </w:rPr>
              <w:commentReference w:id="3265"/>
            </w:r>
            <w:r w:rsidRPr="00653FEF">
              <w:t>The important point is that care must be taken to insure that the message control id is unique</w:t>
            </w:r>
            <w:r w:rsidR="00400CF4">
              <w:t xml:space="preserve">. </w:t>
            </w:r>
            <w:r w:rsidRPr="00653FEF">
              <w:t>The sending application (MSH-3) plus MSH-10 (message control id) needs to be globally unique</w:t>
            </w:r>
            <w:r w:rsidRPr="00D4120B">
              <w:t>.</w:t>
            </w:r>
          </w:p>
        </w:tc>
      </w:tr>
      <w:tr w:rsidR="00667BA9" w:rsidRPr="00D4120B" w14:paraId="1265150E" w14:textId="77777777">
        <w:trPr>
          <w:cantSplit/>
          <w:jc w:val="center"/>
        </w:trPr>
        <w:tc>
          <w:tcPr>
            <w:tcW w:w="560" w:type="dxa"/>
          </w:tcPr>
          <w:p w14:paraId="6A10EB8B" w14:textId="77777777" w:rsidR="00667BA9" w:rsidRPr="00D4120B" w:rsidRDefault="00667BA9" w:rsidP="008F7891">
            <w:pPr>
              <w:pStyle w:val="TableContent"/>
            </w:pPr>
            <w:r w:rsidRPr="00D4120B">
              <w:t>11</w:t>
            </w:r>
          </w:p>
        </w:tc>
        <w:tc>
          <w:tcPr>
            <w:tcW w:w="2422" w:type="dxa"/>
          </w:tcPr>
          <w:p w14:paraId="262931E7" w14:textId="77777777" w:rsidR="00667BA9" w:rsidRPr="00D4120B" w:rsidRDefault="00667BA9" w:rsidP="008F7891">
            <w:pPr>
              <w:pStyle w:val="TableContent"/>
            </w:pPr>
            <w:r w:rsidRPr="00D4120B">
              <w:t>Processing ID</w:t>
            </w:r>
          </w:p>
        </w:tc>
        <w:tc>
          <w:tcPr>
            <w:tcW w:w="643" w:type="dxa"/>
          </w:tcPr>
          <w:p w14:paraId="156C2ECE" w14:textId="77777777" w:rsidR="00667BA9" w:rsidRPr="00D4120B" w:rsidRDefault="00667BA9" w:rsidP="008F7891">
            <w:pPr>
              <w:pStyle w:val="TableContent"/>
            </w:pPr>
            <w:r w:rsidRPr="00D4120B">
              <w:t>PT</w:t>
            </w:r>
          </w:p>
        </w:tc>
        <w:tc>
          <w:tcPr>
            <w:tcW w:w="809" w:type="dxa"/>
          </w:tcPr>
          <w:p w14:paraId="724C5E0A" w14:textId="77777777" w:rsidR="00667BA9" w:rsidRPr="00D4120B" w:rsidRDefault="00667BA9" w:rsidP="008F7891">
            <w:pPr>
              <w:pStyle w:val="TableContent"/>
            </w:pPr>
            <w:r w:rsidRPr="00D4120B">
              <w:t>R</w:t>
            </w:r>
          </w:p>
        </w:tc>
        <w:tc>
          <w:tcPr>
            <w:tcW w:w="1269" w:type="dxa"/>
          </w:tcPr>
          <w:p w14:paraId="76C0913A" w14:textId="77777777" w:rsidR="00667BA9" w:rsidRPr="00D4120B" w:rsidRDefault="00667BA9" w:rsidP="008F7891">
            <w:pPr>
              <w:pStyle w:val="TableContent"/>
            </w:pPr>
            <w:r w:rsidRPr="00D4120B">
              <w:t>[1..1]</w:t>
            </w:r>
          </w:p>
        </w:tc>
        <w:tc>
          <w:tcPr>
            <w:tcW w:w="856" w:type="dxa"/>
          </w:tcPr>
          <w:p w14:paraId="549057FA" w14:textId="77777777" w:rsidR="00667BA9" w:rsidRPr="00D4120B" w:rsidRDefault="00667BA9" w:rsidP="008F7891">
            <w:pPr>
              <w:pStyle w:val="TableContent"/>
            </w:pPr>
          </w:p>
        </w:tc>
        <w:tc>
          <w:tcPr>
            <w:tcW w:w="856" w:type="dxa"/>
          </w:tcPr>
          <w:p w14:paraId="408C000A" w14:textId="77777777" w:rsidR="00667BA9" w:rsidRPr="00D4120B" w:rsidRDefault="00667BA9" w:rsidP="008F7891">
            <w:pPr>
              <w:pStyle w:val="TableContent"/>
            </w:pPr>
          </w:p>
        </w:tc>
        <w:tc>
          <w:tcPr>
            <w:tcW w:w="1425" w:type="dxa"/>
          </w:tcPr>
          <w:p w14:paraId="55EA60E4" w14:textId="77777777" w:rsidR="00667BA9" w:rsidRPr="00D4120B" w:rsidRDefault="00667BA9" w:rsidP="008F7891">
            <w:pPr>
              <w:pStyle w:val="TableContent"/>
            </w:pPr>
          </w:p>
        </w:tc>
        <w:tc>
          <w:tcPr>
            <w:tcW w:w="4890" w:type="dxa"/>
          </w:tcPr>
          <w:p w14:paraId="1B93DBD4" w14:textId="77777777" w:rsidR="00667BA9" w:rsidRPr="00D4120B" w:rsidRDefault="00667BA9" w:rsidP="004C474E">
            <w:pPr>
              <w:pStyle w:val="TableContent"/>
            </w:pPr>
            <w:r w:rsidRPr="00D4120B">
              <w:t>Field that may be used to indicate the intent for processing the message, such as "T" (training,) "D" (debug,) or "P" (production.)</w:t>
            </w:r>
          </w:p>
        </w:tc>
      </w:tr>
      <w:tr w:rsidR="00667BA9" w:rsidRPr="00D4120B" w14:paraId="31D563E6" w14:textId="77777777">
        <w:trPr>
          <w:cantSplit/>
          <w:jc w:val="center"/>
        </w:trPr>
        <w:tc>
          <w:tcPr>
            <w:tcW w:w="560" w:type="dxa"/>
          </w:tcPr>
          <w:p w14:paraId="4AE58709" w14:textId="77777777" w:rsidR="00667BA9" w:rsidRPr="00D4120B" w:rsidRDefault="00667BA9" w:rsidP="008F7891">
            <w:pPr>
              <w:pStyle w:val="TableContent"/>
            </w:pPr>
            <w:r w:rsidRPr="00D4120B">
              <w:t>12</w:t>
            </w:r>
          </w:p>
        </w:tc>
        <w:tc>
          <w:tcPr>
            <w:tcW w:w="2422" w:type="dxa"/>
          </w:tcPr>
          <w:p w14:paraId="627A5303" w14:textId="77777777" w:rsidR="00667BA9" w:rsidRPr="00D4120B" w:rsidRDefault="00667BA9" w:rsidP="008F7891">
            <w:pPr>
              <w:pStyle w:val="TableContent"/>
            </w:pPr>
            <w:r w:rsidRPr="00D4120B">
              <w:t>Version ID</w:t>
            </w:r>
          </w:p>
        </w:tc>
        <w:tc>
          <w:tcPr>
            <w:tcW w:w="643" w:type="dxa"/>
          </w:tcPr>
          <w:p w14:paraId="09CF85C4" w14:textId="77777777" w:rsidR="00667BA9" w:rsidRPr="00D4120B" w:rsidRDefault="00667BA9" w:rsidP="008F7891">
            <w:pPr>
              <w:pStyle w:val="TableContent"/>
            </w:pPr>
            <w:r w:rsidRPr="00D4120B">
              <w:t>VID</w:t>
            </w:r>
          </w:p>
        </w:tc>
        <w:tc>
          <w:tcPr>
            <w:tcW w:w="809" w:type="dxa"/>
          </w:tcPr>
          <w:p w14:paraId="794B645A" w14:textId="77777777" w:rsidR="00667BA9" w:rsidRPr="00D4120B" w:rsidRDefault="00667BA9" w:rsidP="008F7891">
            <w:pPr>
              <w:pStyle w:val="TableContent"/>
            </w:pPr>
            <w:r w:rsidRPr="00D4120B">
              <w:t>R</w:t>
            </w:r>
          </w:p>
        </w:tc>
        <w:tc>
          <w:tcPr>
            <w:tcW w:w="1269" w:type="dxa"/>
          </w:tcPr>
          <w:p w14:paraId="5C55BAB8" w14:textId="77777777" w:rsidR="00667BA9" w:rsidRPr="00D4120B" w:rsidRDefault="00667BA9" w:rsidP="008F7891">
            <w:pPr>
              <w:pStyle w:val="TableContent"/>
            </w:pPr>
            <w:r w:rsidRPr="00D4120B">
              <w:t>[1..1]</w:t>
            </w:r>
          </w:p>
        </w:tc>
        <w:tc>
          <w:tcPr>
            <w:tcW w:w="856" w:type="dxa"/>
          </w:tcPr>
          <w:p w14:paraId="5FE8FF95" w14:textId="77777777" w:rsidR="00667BA9" w:rsidRPr="00D4120B" w:rsidRDefault="00667BA9" w:rsidP="008F7891">
            <w:pPr>
              <w:pStyle w:val="TableContent"/>
            </w:pPr>
          </w:p>
        </w:tc>
        <w:tc>
          <w:tcPr>
            <w:tcW w:w="856" w:type="dxa"/>
          </w:tcPr>
          <w:p w14:paraId="08A1CFB3" w14:textId="77777777" w:rsidR="00667BA9" w:rsidRPr="00D4120B" w:rsidRDefault="00667BA9" w:rsidP="008F7891">
            <w:pPr>
              <w:pStyle w:val="TableContent"/>
            </w:pPr>
          </w:p>
        </w:tc>
        <w:tc>
          <w:tcPr>
            <w:tcW w:w="1425" w:type="dxa"/>
          </w:tcPr>
          <w:p w14:paraId="42A9ADF7" w14:textId="77777777" w:rsidR="00667BA9" w:rsidRPr="00D4120B" w:rsidRDefault="00667BA9" w:rsidP="008F7891">
            <w:pPr>
              <w:pStyle w:val="TableContent"/>
            </w:pPr>
          </w:p>
        </w:tc>
        <w:tc>
          <w:tcPr>
            <w:tcW w:w="4890" w:type="dxa"/>
          </w:tcPr>
          <w:p w14:paraId="0283AF75" w14:textId="77777777" w:rsidR="00667BA9" w:rsidRDefault="00667BA9" w:rsidP="008F7891">
            <w:pPr>
              <w:pStyle w:val="TableContent"/>
              <w:rPr>
                <w:i/>
              </w:rPr>
            </w:pPr>
            <w:r w:rsidRPr="00D4120B">
              <w:t>HL7 version number used to interpret format and content of the message</w:t>
            </w:r>
            <w:r w:rsidR="00400CF4">
              <w:t xml:space="preserve">. </w:t>
            </w:r>
            <w:ins w:id="3266" w:author="Robert Snelick" w:date="2011-12-15T10:23:00Z">
              <w:r w:rsidR="004964A0">
                <w:t xml:space="preserve">Constrained to the literal value </w:t>
              </w:r>
            </w:ins>
            <w:ins w:id="3267" w:author="Robert Snelick" w:date="2011-12-15T10:24:00Z">
              <w:r w:rsidR="004964A0">
                <w:t>‘</w:t>
              </w:r>
            </w:ins>
            <w:ins w:id="3268" w:author="Robert Snelick" w:date="2011-12-15T10:23:00Z">
              <w:r w:rsidR="004964A0">
                <w:t>2.5.1</w:t>
              </w:r>
            </w:ins>
            <w:ins w:id="3269" w:author="Robert Snelick" w:date="2011-12-15T10:24:00Z">
              <w:r w:rsidR="004964A0">
                <w:t>’</w:t>
              </w:r>
            </w:ins>
            <w:ins w:id="3270" w:author="Robert Snelick" w:date="2011-12-15T10:23:00Z">
              <w:r w:rsidR="004964A0">
                <w:t>.</w:t>
              </w:r>
            </w:ins>
            <w:del w:id="3271" w:author="Robert Snelick" w:date="2011-12-15T10:23:00Z">
              <w:r w:rsidRPr="00D4120B" w:rsidDel="004964A0">
                <w:delText xml:space="preserve">For this message, the version ID will always be Literal Value: </w:delText>
              </w:r>
              <w:r w:rsidRPr="00D4120B" w:rsidDel="004964A0">
                <w:rPr>
                  <w:i/>
                </w:rPr>
                <w:delText>2.5.1.</w:delText>
              </w:r>
            </w:del>
          </w:p>
          <w:p w14:paraId="10EEBD00" w14:textId="77777777" w:rsidR="00667BA9" w:rsidRPr="00D4120B" w:rsidRDefault="00667BA9" w:rsidP="008F7891">
            <w:pPr>
              <w:pStyle w:val="TableContent"/>
            </w:pPr>
            <w:r>
              <w:t xml:space="preserve">Note that receivers must examine </w:t>
            </w:r>
            <w:del w:id="3272" w:author="Bob Yencha" w:date="2011-12-19T17:03:00Z">
              <w:r w:rsidDel="00B51621">
                <w:delText>MHS</w:delText>
              </w:r>
            </w:del>
            <w:ins w:id="3273" w:author="Bob Yencha" w:date="2011-12-19T17:03:00Z">
              <w:r w:rsidR="00B51621">
                <w:t>MSH</w:t>
              </w:r>
            </w:ins>
            <w:r>
              <w:t>-21 (Message Profile Identifier) to understand which message profile the message instance conforms with.</w:t>
            </w:r>
          </w:p>
        </w:tc>
      </w:tr>
      <w:tr w:rsidR="00667BA9" w:rsidRPr="00D4120B" w14:paraId="6435EB57" w14:textId="77777777">
        <w:trPr>
          <w:cantSplit/>
          <w:jc w:val="center"/>
        </w:trPr>
        <w:tc>
          <w:tcPr>
            <w:tcW w:w="560" w:type="dxa"/>
          </w:tcPr>
          <w:p w14:paraId="62663031" w14:textId="77777777" w:rsidR="00667BA9" w:rsidRPr="00CC7480" w:rsidRDefault="00667BA9" w:rsidP="008F7891">
            <w:pPr>
              <w:pStyle w:val="TableContent"/>
            </w:pPr>
            <w:r w:rsidRPr="00CC7480">
              <w:t>13</w:t>
            </w:r>
          </w:p>
        </w:tc>
        <w:tc>
          <w:tcPr>
            <w:tcW w:w="2422" w:type="dxa"/>
          </w:tcPr>
          <w:p w14:paraId="0553A624" w14:textId="77777777" w:rsidR="00667BA9" w:rsidRPr="00CC7480" w:rsidRDefault="00667BA9" w:rsidP="008F7891">
            <w:pPr>
              <w:pStyle w:val="TableContent"/>
            </w:pPr>
            <w:r w:rsidRPr="00CC7480">
              <w:t>Sequence Number</w:t>
            </w:r>
          </w:p>
        </w:tc>
        <w:tc>
          <w:tcPr>
            <w:tcW w:w="643" w:type="dxa"/>
          </w:tcPr>
          <w:p w14:paraId="75195A7D" w14:textId="77777777" w:rsidR="00667BA9" w:rsidRPr="00CC7480" w:rsidRDefault="00667BA9" w:rsidP="008F7891">
            <w:pPr>
              <w:pStyle w:val="TableContent"/>
            </w:pPr>
            <w:r w:rsidRPr="00CC7480">
              <w:t>NM</w:t>
            </w:r>
          </w:p>
        </w:tc>
        <w:tc>
          <w:tcPr>
            <w:tcW w:w="809" w:type="dxa"/>
          </w:tcPr>
          <w:p w14:paraId="68B15C14" w14:textId="77777777" w:rsidR="00667BA9" w:rsidRPr="00CC7480" w:rsidRDefault="00667BA9" w:rsidP="008F7891">
            <w:pPr>
              <w:pStyle w:val="TableContent"/>
            </w:pPr>
            <w:r w:rsidRPr="00CC7480">
              <w:t>O</w:t>
            </w:r>
          </w:p>
        </w:tc>
        <w:tc>
          <w:tcPr>
            <w:tcW w:w="1269" w:type="dxa"/>
          </w:tcPr>
          <w:p w14:paraId="7726500B" w14:textId="77777777" w:rsidR="00667BA9" w:rsidRPr="00D4120B" w:rsidRDefault="00667BA9" w:rsidP="008F7891">
            <w:pPr>
              <w:pStyle w:val="TableContent"/>
            </w:pPr>
            <w:r w:rsidRPr="00CC7480">
              <w:t>[0..1]</w:t>
            </w:r>
          </w:p>
        </w:tc>
        <w:tc>
          <w:tcPr>
            <w:tcW w:w="856" w:type="dxa"/>
          </w:tcPr>
          <w:p w14:paraId="13D99B9A" w14:textId="77777777" w:rsidR="00667BA9" w:rsidRPr="00D4120B" w:rsidRDefault="00667BA9" w:rsidP="008F7891">
            <w:pPr>
              <w:pStyle w:val="TableContent"/>
            </w:pPr>
          </w:p>
        </w:tc>
        <w:tc>
          <w:tcPr>
            <w:tcW w:w="856" w:type="dxa"/>
          </w:tcPr>
          <w:p w14:paraId="1E33221D" w14:textId="77777777" w:rsidR="00667BA9" w:rsidRPr="00D4120B" w:rsidRDefault="00667BA9" w:rsidP="008F7891">
            <w:pPr>
              <w:pStyle w:val="TableContent"/>
            </w:pPr>
          </w:p>
        </w:tc>
        <w:tc>
          <w:tcPr>
            <w:tcW w:w="1425" w:type="dxa"/>
          </w:tcPr>
          <w:p w14:paraId="2AB06ABC" w14:textId="77777777" w:rsidR="00667BA9" w:rsidRPr="00D4120B" w:rsidRDefault="00667BA9" w:rsidP="008F7891">
            <w:pPr>
              <w:pStyle w:val="TableContent"/>
            </w:pPr>
          </w:p>
        </w:tc>
        <w:tc>
          <w:tcPr>
            <w:tcW w:w="4890" w:type="dxa"/>
          </w:tcPr>
          <w:p w14:paraId="4CFB6A9D" w14:textId="77777777" w:rsidR="00667BA9" w:rsidRPr="00D4120B" w:rsidRDefault="00667BA9" w:rsidP="008F7891">
            <w:pPr>
              <w:pStyle w:val="TableContent"/>
            </w:pPr>
          </w:p>
        </w:tc>
      </w:tr>
      <w:tr w:rsidR="00667BA9" w:rsidRPr="00D4120B" w14:paraId="2E08AC4C" w14:textId="77777777">
        <w:trPr>
          <w:cantSplit/>
          <w:jc w:val="center"/>
        </w:trPr>
        <w:tc>
          <w:tcPr>
            <w:tcW w:w="560" w:type="dxa"/>
          </w:tcPr>
          <w:p w14:paraId="03924E70" w14:textId="77777777" w:rsidR="00667BA9" w:rsidRPr="00CC7480" w:rsidRDefault="00667BA9" w:rsidP="008F7891">
            <w:pPr>
              <w:pStyle w:val="TableContent"/>
            </w:pPr>
            <w:r w:rsidRPr="00CC7480">
              <w:t>14</w:t>
            </w:r>
          </w:p>
        </w:tc>
        <w:tc>
          <w:tcPr>
            <w:tcW w:w="2422" w:type="dxa"/>
          </w:tcPr>
          <w:p w14:paraId="1ED7CC65" w14:textId="77777777" w:rsidR="00667BA9" w:rsidRPr="00CC7480" w:rsidRDefault="00667BA9" w:rsidP="008F7891">
            <w:pPr>
              <w:pStyle w:val="TableContent"/>
              <w:rPr>
                <w:szCs w:val="16"/>
              </w:rPr>
            </w:pPr>
            <w:r w:rsidRPr="00CC7480">
              <w:t>Continuation Pointer</w:t>
            </w:r>
          </w:p>
        </w:tc>
        <w:tc>
          <w:tcPr>
            <w:tcW w:w="643" w:type="dxa"/>
          </w:tcPr>
          <w:p w14:paraId="57C910E3" w14:textId="77777777" w:rsidR="00667BA9" w:rsidRPr="00CC7480" w:rsidRDefault="00667BA9" w:rsidP="008F7891">
            <w:pPr>
              <w:pStyle w:val="TableContent"/>
            </w:pPr>
            <w:r w:rsidRPr="00CC7480">
              <w:t>ST</w:t>
            </w:r>
          </w:p>
        </w:tc>
        <w:tc>
          <w:tcPr>
            <w:tcW w:w="809" w:type="dxa"/>
          </w:tcPr>
          <w:p w14:paraId="5799B845" w14:textId="77777777" w:rsidR="00667BA9" w:rsidRPr="00CC7480" w:rsidRDefault="00667BA9" w:rsidP="008F7891">
            <w:pPr>
              <w:pStyle w:val="TableContent"/>
            </w:pPr>
            <w:r w:rsidRPr="00CC7480">
              <w:t>O</w:t>
            </w:r>
          </w:p>
        </w:tc>
        <w:tc>
          <w:tcPr>
            <w:tcW w:w="1269" w:type="dxa"/>
          </w:tcPr>
          <w:p w14:paraId="3F3F06CF" w14:textId="77777777" w:rsidR="00667BA9" w:rsidRPr="00CC7480" w:rsidRDefault="00667BA9" w:rsidP="008F7891">
            <w:pPr>
              <w:pStyle w:val="TableContent"/>
            </w:pPr>
            <w:r w:rsidRPr="00CC7480">
              <w:t>[0..1]</w:t>
            </w:r>
          </w:p>
        </w:tc>
        <w:tc>
          <w:tcPr>
            <w:tcW w:w="856" w:type="dxa"/>
          </w:tcPr>
          <w:p w14:paraId="6FF50192" w14:textId="77777777" w:rsidR="00667BA9" w:rsidRPr="00D4120B" w:rsidRDefault="00667BA9" w:rsidP="008F7891">
            <w:pPr>
              <w:pStyle w:val="TableContent"/>
            </w:pPr>
            <w:r w:rsidRPr="00CC7480">
              <w:t>1..180=</w:t>
            </w:r>
          </w:p>
        </w:tc>
        <w:tc>
          <w:tcPr>
            <w:tcW w:w="856" w:type="dxa"/>
          </w:tcPr>
          <w:p w14:paraId="254A3E18" w14:textId="77777777" w:rsidR="00667BA9" w:rsidRPr="00D4120B" w:rsidRDefault="00667BA9" w:rsidP="008F7891">
            <w:pPr>
              <w:pStyle w:val="TableContent"/>
            </w:pPr>
          </w:p>
        </w:tc>
        <w:tc>
          <w:tcPr>
            <w:tcW w:w="1425" w:type="dxa"/>
          </w:tcPr>
          <w:p w14:paraId="2C3CE288" w14:textId="77777777" w:rsidR="00667BA9" w:rsidRPr="00D4120B" w:rsidRDefault="00667BA9" w:rsidP="008F7891">
            <w:pPr>
              <w:pStyle w:val="TableContent"/>
            </w:pPr>
          </w:p>
        </w:tc>
        <w:tc>
          <w:tcPr>
            <w:tcW w:w="4890" w:type="dxa"/>
          </w:tcPr>
          <w:p w14:paraId="36CB3DA5" w14:textId="77777777" w:rsidR="00667BA9" w:rsidRPr="00D4120B" w:rsidRDefault="00667BA9" w:rsidP="008F7891">
            <w:pPr>
              <w:pStyle w:val="TableContent"/>
            </w:pPr>
          </w:p>
        </w:tc>
      </w:tr>
      <w:tr w:rsidR="00667BA9" w:rsidRPr="00D4120B" w14:paraId="680A1384" w14:textId="77777777">
        <w:trPr>
          <w:cantSplit/>
          <w:jc w:val="center"/>
        </w:trPr>
        <w:tc>
          <w:tcPr>
            <w:tcW w:w="560" w:type="dxa"/>
          </w:tcPr>
          <w:p w14:paraId="1DC6B2C8" w14:textId="77777777" w:rsidR="00667BA9" w:rsidRPr="00D4120B" w:rsidRDefault="00667BA9" w:rsidP="008F7891">
            <w:pPr>
              <w:pStyle w:val="TableContent"/>
            </w:pPr>
            <w:r w:rsidRPr="00D4120B">
              <w:t>15</w:t>
            </w:r>
          </w:p>
        </w:tc>
        <w:tc>
          <w:tcPr>
            <w:tcW w:w="2422" w:type="dxa"/>
          </w:tcPr>
          <w:p w14:paraId="6AC56DF5" w14:textId="77777777" w:rsidR="00667BA9" w:rsidRPr="00D4120B" w:rsidRDefault="00667BA9" w:rsidP="008F7891">
            <w:pPr>
              <w:pStyle w:val="TableContent"/>
              <w:rPr>
                <w:szCs w:val="16"/>
              </w:rPr>
            </w:pPr>
            <w:r w:rsidRPr="00D4120B">
              <w:t>Accept Acknowledgment Type</w:t>
            </w:r>
          </w:p>
        </w:tc>
        <w:tc>
          <w:tcPr>
            <w:tcW w:w="643" w:type="dxa"/>
          </w:tcPr>
          <w:p w14:paraId="33183EE6" w14:textId="77777777" w:rsidR="00667BA9" w:rsidRPr="00D4120B" w:rsidRDefault="00667BA9" w:rsidP="008F7891">
            <w:pPr>
              <w:pStyle w:val="TableContent"/>
            </w:pPr>
            <w:r w:rsidRPr="00D4120B">
              <w:t>ID</w:t>
            </w:r>
          </w:p>
        </w:tc>
        <w:tc>
          <w:tcPr>
            <w:tcW w:w="809" w:type="dxa"/>
          </w:tcPr>
          <w:p w14:paraId="4431D0CD" w14:textId="77777777" w:rsidR="00667BA9" w:rsidRPr="00D4120B" w:rsidRDefault="00667BA9" w:rsidP="008F7891">
            <w:pPr>
              <w:pStyle w:val="TableContent"/>
            </w:pPr>
            <w:r>
              <w:t>R</w:t>
            </w:r>
          </w:p>
        </w:tc>
        <w:tc>
          <w:tcPr>
            <w:tcW w:w="1269" w:type="dxa"/>
          </w:tcPr>
          <w:p w14:paraId="46241ABE" w14:textId="77777777" w:rsidR="00667BA9" w:rsidRPr="00D4120B" w:rsidRDefault="00667BA9" w:rsidP="008F7891">
            <w:pPr>
              <w:pStyle w:val="TableContent"/>
            </w:pPr>
            <w:r w:rsidRPr="00D4120B">
              <w:t>[</w:t>
            </w:r>
            <w:r>
              <w:t>1</w:t>
            </w:r>
            <w:r w:rsidRPr="00D4120B">
              <w:t>..1]</w:t>
            </w:r>
          </w:p>
        </w:tc>
        <w:tc>
          <w:tcPr>
            <w:tcW w:w="856" w:type="dxa"/>
          </w:tcPr>
          <w:p w14:paraId="7222D5CB" w14:textId="77777777" w:rsidR="00667BA9" w:rsidRPr="00D4120B" w:rsidRDefault="00667BA9" w:rsidP="008F7891">
            <w:pPr>
              <w:pStyle w:val="TableContent"/>
            </w:pPr>
            <w:r w:rsidRPr="00D4120B">
              <w:t>2..2</w:t>
            </w:r>
          </w:p>
        </w:tc>
        <w:tc>
          <w:tcPr>
            <w:tcW w:w="856" w:type="dxa"/>
          </w:tcPr>
          <w:p w14:paraId="3D70C6BB" w14:textId="77777777" w:rsidR="00667BA9" w:rsidRPr="00D4120B" w:rsidRDefault="00667BA9" w:rsidP="008F7891">
            <w:pPr>
              <w:pStyle w:val="TableContent"/>
            </w:pPr>
          </w:p>
        </w:tc>
        <w:tc>
          <w:tcPr>
            <w:tcW w:w="1425" w:type="dxa"/>
          </w:tcPr>
          <w:p w14:paraId="2A84C2AF" w14:textId="77777777" w:rsidR="00667BA9" w:rsidRPr="00D4120B" w:rsidRDefault="00667BA9" w:rsidP="008F7891">
            <w:pPr>
              <w:pStyle w:val="TableContent"/>
            </w:pPr>
            <w:r w:rsidRPr="00D4120B">
              <w:t>HL70155</w:t>
            </w:r>
          </w:p>
        </w:tc>
        <w:tc>
          <w:tcPr>
            <w:tcW w:w="4890" w:type="dxa"/>
          </w:tcPr>
          <w:p w14:paraId="422D89BE" w14:textId="77777777" w:rsidR="00667BA9" w:rsidRPr="00D4120B" w:rsidRDefault="00667BA9" w:rsidP="008F7891">
            <w:pPr>
              <w:pStyle w:val="TableContent"/>
              <w:rPr>
                <w:highlight w:val="red"/>
              </w:rPr>
            </w:pPr>
          </w:p>
        </w:tc>
      </w:tr>
      <w:tr w:rsidR="00667BA9" w:rsidRPr="00D4120B" w14:paraId="6203B120" w14:textId="77777777">
        <w:trPr>
          <w:cantSplit/>
          <w:jc w:val="center"/>
        </w:trPr>
        <w:tc>
          <w:tcPr>
            <w:tcW w:w="560" w:type="dxa"/>
          </w:tcPr>
          <w:p w14:paraId="659B9275" w14:textId="77777777" w:rsidR="00667BA9" w:rsidRPr="00D4120B" w:rsidRDefault="00667BA9" w:rsidP="008F7891">
            <w:pPr>
              <w:pStyle w:val="TableContent"/>
            </w:pPr>
            <w:r w:rsidRPr="00D4120B">
              <w:t>16</w:t>
            </w:r>
          </w:p>
        </w:tc>
        <w:tc>
          <w:tcPr>
            <w:tcW w:w="2422" w:type="dxa"/>
          </w:tcPr>
          <w:p w14:paraId="1C4E74BD" w14:textId="77777777" w:rsidR="00667BA9" w:rsidRPr="00D4120B" w:rsidRDefault="00667BA9" w:rsidP="008F7891">
            <w:pPr>
              <w:pStyle w:val="TableContent"/>
              <w:rPr>
                <w:szCs w:val="16"/>
              </w:rPr>
            </w:pPr>
            <w:r w:rsidRPr="00D4120B">
              <w:t>Application Acknowledgment Type</w:t>
            </w:r>
          </w:p>
        </w:tc>
        <w:tc>
          <w:tcPr>
            <w:tcW w:w="643" w:type="dxa"/>
          </w:tcPr>
          <w:p w14:paraId="08E12F29" w14:textId="77777777" w:rsidR="00667BA9" w:rsidRPr="00D4120B" w:rsidRDefault="00667BA9" w:rsidP="008F7891">
            <w:pPr>
              <w:pStyle w:val="TableContent"/>
            </w:pPr>
            <w:r w:rsidRPr="00D4120B">
              <w:t>ID</w:t>
            </w:r>
          </w:p>
        </w:tc>
        <w:tc>
          <w:tcPr>
            <w:tcW w:w="809" w:type="dxa"/>
          </w:tcPr>
          <w:p w14:paraId="41DAE9B9" w14:textId="77777777" w:rsidR="00667BA9" w:rsidRPr="00D4120B" w:rsidRDefault="00667BA9" w:rsidP="008F7891">
            <w:pPr>
              <w:pStyle w:val="TableContent"/>
            </w:pPr>
            <w:r>
              <w:t>R</w:t>
            </w:r>
          </w:p>
        </w:tc>
        <w:tc>
          <w:tcPr>
            <w:tcW w:w="1269" w:type="dxa"/>
          </w:tcPr>
          <w:p w14:paraId="06453008" w14:textId="77777777" w:rsidR="00667BA9" w:rsidRPr="00D4120B" w:rsidRDefault="00667BA9" w:rsidP="008F7891">
            <w:pPr>
              <w:pStyle w:val="TableContent"/>
            </w:pPr>
            <w:r w:rsidRPr="00D4120B">
              <w:t>[</w:t>
            </w:r>
            <w:r>
              <w:t>1</w:t>
            </w:r>
            <w:r w:rsidRPr="00D4120B">
              <w:t>..1]</w:t>
            </w:r>
          </w:p>
        </w:tc>
        <w:tc>
          <w:tcPr>
            <w:tcW w:w="856" w:type="dxa"/>
          </w:tcPr>
          <w:p w14:paraId="275063DF" w14:textId="77777777" w:rsidR="00667BA9" w:rsidRPr="00D4120B" w:rsidRDefault="00667BA9" w:rsidP="008F7891">
            <w:pPr>
              <w:pStyle w:val="TableContent"/>
            </w:pPr>
            <w:r w:rsidRPr="00D4120B">
              <w:t>2..2</w:t>
            </w:r>
          </w:p>
        </w:tc>
        <w:tc>
          <w:tcPr>
            <w:tcW w:w="856" w:type="dxa"/>
          </w:tcPr>
          <w:p w14:paraId="521427FE" w14:textId="77777777" w:rsidR="00667BA9" w:rsidRPr="00D4120B" w:rsidRDefault="00667BA9" w:rsidP="008F7891">
            <w:pPr>
              <w:pStyle w:val="TableContent"/>
            </w:pPr>
          </w:p>
        </w:tc>
        <w:tc>
          <w:tcPr>
            <w:tcW w:w="1425" w:type="dxa"/>
          </w:tcPr>
          <w:p w14:paraId="6A4F2E23" w14:textId="77777777" w:rsidR="00667BA9" w:rsidRPr="00D4120B" w:rsidRDefault="00667BA9" w:rsidP="008F7891">
            <w:pPr>
              <w:pStyle w:val="TableContent"/>
            </w:pPr>
            <w:r w:rsidRPr="00D4120B">
              <w:t>HL70155</w:t>
            </w:r>
          </w:p>
        </w:tc>
        <w:tc>
          <w:tcPr>
            <w:tcW w:w="4890" w:type="dxa"/>
          </w:tcPr>
          <w:p w14:paraId="7AA9E002" w14:textId="77777777" w:rsidR="00667BA9" w:rsidRPr="00D4120B" w:rsidRDefault="00667BA9" w:rsidP="008F7891">
            <w:pPr>
              <w:pStyle w:val="TableContent"/>
              <w:rPr>
                <w:highlight w:val="yellow"/>
              </w:rPr>
            </w:pPr>
          </w:p>
        </w:tc>
      </w:tr>
      <w:tr w:rsidR="00667BA9" w:rsidRPr="00CC7480" w14:paraId="76E0296C" w14:textId="77777777">
        <w:trPr>
          <w:cantSplit/>
          <w:jc w:val="center"/>
        </w:trPr>
        <w:tc>
          <w:tcPr>
            <w:tcW w:w="560" w:type="dxa"/>
          </w:tcPr>
          <w:p w14:paraId="42AEF0F7" w14:textId="77777777" w:rsidR="00667BA9" w:rsidRPr="00CC7480" w:rsidRDefault="00667BA9" w:rsidP="008F7891">
            <w:pPr>
              <w:pStyle w:val="TableContent"/>
            </w:pPr>
            <w:r w:rsidRPr="00CC7480">
              <w:t>17</w:t>
            </w:r>
          </w:p>
        </w:tc>
        <w:tc>
          <w:tcPr>
            <w:tcW w:w="2422" w:type="dxa"/>
          </w:tcPr>
          <w:p w14:paraId="4C5F137D" w14:textId="77777777" w:rsidR="00667BA9" w:rsidRPr="00CC7480" w:rsidRDefault="00667BA9" w:rsidP="008F7891">
            <w:pPr>
              <w:pStyle w:val="TableContent"/>
            </w:pPr>
            <w:r w:rsidRPr="00CC7480">
              <w:t>Country Code</w:t>
            </w:r>
          </w:p>
        </w:tc>
        <w:tc>
          <w:tcPr>
            <w:tcW w:w="643" w:type="dxa"/>
          </w:tcPr>
          <w:p w14:paraId="767B817E" w14:textId="77777777" w:rsidR="00667BA9" w:rsidRPr="00CC7480" w:rsidRDefault="00667BA9" w:rsidP="008F7891">
            <w:pPr>
              <w:pStyle w:val="TableContent"/>
            </w:pPr>
            <w:r w:rsidRPr="00CC7480">
              <w:t>ID</w:t>
            </w:r>
          </w:p>
        </w:tc>
        <w:tc>
          <w:tcPr>
            <w:tcW w:w="809" w:type="dxa"/>
          </w:tcPr>
          <w:p w14:paraId="7B23ABDE" w14:textId="77777777" w:rsidR="00667BA9" w:rsidRPr="00CC7480" w:rsidRDefault="003157E5" w:rsidP="008F7891">
            <w:pPr>
              <w:pStyle w:val="TableContent"/>
            </w:pPr>
            <w:r>
              <w:t>O</w:t>
            </w:r>
          </w:p>
        </w:tc>
        <w:tc>
          <w:tcPr>
            <w:tcW w:w="1269" w:type="dxa"/>
          </w:tcPr>
          <w:p w14:paraId="22854F79" w14:textId="77777777" w:rsidR="00667BA9" w:rsidRPr="00CC7480" w:rsidRDefault="00667BA9" w:rsidP="008F7891">
            <w:pPr>
              <w:pStyle w:val="TableContent"/>
            </w:pPr>
            <w:r w:rsidRPr="00CC7480">
              <w:t>[0..1]</w:t>
            </w:r>
          </w:p>
        </w:tc>
        <w:tc>
          <w:tcPr>
            <w:tcW w:w="856" w:type="dxa"/>
          </w:tcPr>
          <w:p w14:paraId="6F46971E" w14:textId="77777777" w:rsidR="00667BA9" w:rsidRPr="00CC7480" w:rsidRDefault="00667BA9" w:rsidP="008F7891">
            <w:pPr>
              <w:pStyle w:val="TableContent"/>
            </w:pPr>
            <w:r w:rsidRPr="00CC7480">
              <w:t>3..3</w:t>
            </w:r>
          </w:p>
        </w:tc>
        <w:tc>
          <w:tcPr>
            <w:tcW w:w="856" w:type="dxa"/>
          </w:tcPr>
          <w:p w14:paraId="022042A7" w14:textId="77777777" w:rsidR="00667BA9" w:rsidRPr="00CC7480" w:rsidRDefault="00667BA9" w:rsidP="008F7891">
            <w:pPr>
              <w:pStyle w:val="TableContent"/>
            </w:pPr>
          </w:p>
        </w:tc>
        <w:tc>
          <w:tcPr>
            <w:tcW w:w="1425" w:type="dxa"/>
          </w:tcPr>
          <w:p w14:paraId="2AA9B1BF" w14:textId="77777777" w:rsidR="00667BA9" w:rsidRPr="00CC7480" w:rsidRDefault="00667BA9" w:rsidP="008F7891">
            <w:pPr>
              <w:pStyle w:val="TableContent"/>
            </w:pPr>
            <w:del w:id="3274" w:author="Bob Yencha" w:date="2011-11-29T09:56:00Z">
              <w:r w:rsidRPr="00CC7480" w:rsidDel="00647989">
                <w:delText>Country Value Set</w:delText>
              </w:r>
            </w:del>
          </w:p>
        </w:tc>
        <w:tc>
          <w:tcPr>
            <w:tcW w:w="4890" w:type="dxa"/>
          </w:tcPr>
          <w:p w14:paraId="4B14C541" w14:textId="77777777" w:rsidR="00667BA9" w:rsidRPr="00CC7480" w:rsidRDefault="00667BA9" w:rsidP="008F7891">
            <w:pPr>
              <w:pStyle w:val="TableContent"/>
            </w:pPr>
            <w:del w:id="3275" w:author="Bob Yencha" w:date="2011-11-29T09:56:00Z">
              <w:r w:rsidRPr="00CC7480" w:rsidDel="00647989">
                <w:delText>Lab Result Receiver - If empty the default is ’USA’</w:delText>
              </w:r>
            </w:del>
          </w:p>
        </w:tc>
      </w:tr>
      <w:tr w:rsidR="00667BA9" w:rsidRPr="00CC7480" w14:paraId="6BD2694A" w14:textId="77777777">
        <w:trPr>
          <w:cantSplit/>
          <w:jc w:val="center"/>
        </w:trPr>
        <w:tc>
          <w:tcPr>
            <w:tcW w:w="560" w:type="dxa"/>
          </w:tcPr>
          <w:p w14:paraId="10A21A22" w14:textId="77777777" w:rsidR="00667BA9" w:rsidRPr="00CC7480" w:rsidRDefault="00667BA9" w:rsidP="008F7891">
            <w:pPr>
              <w:pStyle w:val="TableContent"/>
            </w:pPr>
            <w:r w:rsidRPr="00CC7480">
              <w:t>18</w:t>
            </w:r>
          </w:p>
        </w:tc>
        <w:tc>
          <w:tcPr>
            <w:tcW w:w="2422" w:type="dxa"/>
          </w:tcPr>
          <w:p w14:paraId="35D1549B" w14:textId="77777777" w:rsidR="00667BA9" w:rsidRPr="00CC7480" w:rsidRDefault="00667BA9" w:rsidP="008F7891">
            <w:pPr>
              <w:pStyle w:val="TableContent"/>
            </w:pPr>
            <w:r w:rsidRPr="00CC7480">
              <w:t>Character Set</w:t>
            </w:r>
          </w:p>
        </w:tc>
        <w:tc>
          <w:tcPr>
            <w:tcW w:w="643" w:type="dxa"/>
          </w:tcPr>
          <w:p w14:paraId="3AA79860" w14:textId="77777777" w:rsidR="00667BA9" w:rsidRPr="00CC7480" w:rsidRDefault="00667BA9" w:rsidP="008F7891">
            <w:pPr>
              <w:pStyle w:val="TableContent"/>
            </w:pPr>
            <w:r w:rsidRPr="00CC7480">
              <w:t>ID</w:t>
            </w:r>
          </w:p>
        </w:tc>
        <w:tc>
          <w:tcPr>
            <w:tcW w:w="809" w:type="dxa"/>
          </w:tcPr>
          <w:p w14:paraId="4A8D5B17" w14:textId="77777777" w:rsidR="00667BA9" w:rsidRPr="00CC7480" w:rsidRDefault="00667BA9" w:rsidP="008F7891">
            <w:pPr>
              <w:pStyle w:val="TableContent"/>
            </w:pPr>
            <w:r w:rsidRPr="00CC7480">
              <w:t>O</w:t>
            </w:r>
          </w:p>
        </w:tc>
        <w:tc>
          <w:tcPr>
            <w:tcW w:w="1269" w:type="dxa"/>
          </w:tcPr>
          <w:p w14:paraId="2BEC4E62" w14:textId="77777777" w:rsidR="00667BA9" w:rsidRPr="00CC7480" w:rsidRDefault="00667BA9" w:rsidP="008F7891">
            <w:pPr>
              <w:pStyle w:val="TableContent"/>
            </w:pPr>
            <w:r w:rsidRPr="00CC7480">
              <w:t>[0..*]</w:t>
            </w:r>
          </w:p>
        </w:tc>
        <w:tc>
          <w:tcPr>
            <w:tcW w:w="856" w:type="dxa"/>
          </w:tcPr>
          <w:p w14:paraId="2387D4F4" w14:textId="77777777" w:rsidR="00667BA9" w:rsidRPr="00CC7480" w:rsidRDefault="00667BA9" w:rsidP="008F7891">
            <w:pPr>
              <w:pStyle w:val="TableContent"/>
            </w:pPr>
            <w:r w:rsidRPr="00CC7480">
              <w:t>5..15</w:t>
            </w:r>
          </w:p>
        </w:tc>
        <w:tc>
          <w:tcPr>
            <w:tcW w:w="856" w:type="dxa"/>
          </w:tcPr>
          <w:p w14:paraId="2D0155D4" w14:textId="77777777" w:rsidR="00667BA9" w:rsidRPr="00CC7480" w:rsidRDefault="00667BA9" w:rsidP="008F7891">
            <w:pPr>
              <w:pStyle w:val="TableContent"/>
            </w:pPr>
          </w:p>
        </w:tc>
        <w:tc>
          <w:tcPr>
            <w:tcW w:w="1425" w:type="dxa"/>
          </w:tcPr>
          <w:p w14:paraId="274680E8" w14:textId="77777777" w:rsidR="00667BA9" w:rsidRPr="00CC7480" w:rsidRDefault="00667BA9" w:rsidP="008F7891">
            <w:pPr>
              <w:pStyle w:val="TableContent"/>
            </w:pPr>
            <w:del w:id="3276" w:author="Bob Yencha" w:date="2011-11-29T09:56:00Z">
              <w:r w:rsidRPr="00CC7480" w:rsidDel="00647989">
                <w:delText>HL70211</w:delText>
              </w:r>
            </w:del>
          </w:p>
        </w:tc>
        <w:tc>
          <w:tcPr>
            <w:tcW w:w="4890" w:type="dxa"/>
          </w:tcPr>
          <w:p w14:paraId="56CC046B" w14:textId="77777777" w:rsidR="00667BA9" w:rsidRPr="00CC7480" w:rsidRDefault="00667BA9" w:rsidP="008F7891">
            <w:pPr>
              <w:pStyle w:val="TableContent"/>
            </w:pPr>
          </w:p>
        </w:tc>
      </w:tr>
      <w:tr w:rsidR="00667BA9" w:rsidRPr="00CC7480" w14:paraId="1F3AB26E" w14:textId="77777777">
        <w:trPr>
          <w:cantSplit/>
          <w:jc w:val="center"/>
        </w:trPr>
        <w:tc>
          <w:tcPr>
            <w:tcW w:w="560" w:type="dxa"/>
          </w:tcPr>
          <w:p w14:paraId="021E35B8" w14:textId="77777777" w:rsidR="00667BA9" w:rsidRPr="00CC7480" w:rsidRDefault="00667BA9" w:rsidP="008F7891">
            <w:pPr>
              <w:pStyle w:val="TableContent"/>
            </w:pPr>
            <w:r w:rsidRPr="00CC7480">
              <w:t>19</w:t>
            </w:r>
          </w:p>
        </w:tc>
        <w:tc>
          <w:tcPr>
            <w:tcW w:w="2422" w:type="dxa"/>
          </w:tcPr>
          <w:p w14:paraId="5BFF94CE" w14:textId="77777777" w:rsidR="00667BA9" w:rsidRPr="00CC7480" w:rsidRDefault="00667BA9" w:rsidP="008F7891">
            <w:pPr>
              <w:pStyle w:val="TableContent"/>
              <w:rPr>
                <w:szCs w:val="16"/>
              </w:rPr>
            </w:pPr>
            <w:r w:rsidRPr="00CC7480">
              <w:t>Principal Language Of Message</w:t>
            </w:r>
          </w:p>
        </w:tc>
        <w:tc>
          <w:tcPr>
            <w:tcW w:w="643" w:type="dxa"/>
          </w:tcPr>
          <w:p w14:paraId="76FC8F2E" w14:textId="77777777" w:rsidR="00667BA9" w:rsidRPr="00CC7480" w:rsidRDefault="00667BA9" w:rsidP="008F7891">
            <w:pPr>
              <w:pStyle w:val="TableContent"/>
            </w:pPr>
            <w:r w:rsidRPr="00CC7480">
              <w:t>CWE</w:t>
            </w:r>
          </w:p>
        </w:tc>
        <w:tc>
          <w:tcPr>
            <w:tcW w:w="809" w:type="dxa"/>
          </w:tcPr>
          <w:p w14:paraId="520DE194" w14:textId="77777777" w:rsidR="00667BA9" w:rsidRPr="00CC7480" w:rsidRDefault="00667BA9" w:rsidP="008F7891">
            <w:pPr>
              <w:pStyle w:val="TableContent"/>
            </w:pPr>
            <w:r w:rsidRPr="00CC7480">
              <w:t>O</w:t>
            </w:r>
          </w:p>
        </w:tc>
        <w:tc>
          <w:tcPr>
            <w:tcW w:w="1269" w:type="dxa"/>
          </w:tcPr>
          <w:p w14:paraId="7993CCFE" w14:textId="77777777" w:rsidR="00667BA9" w:rsidRPr="00CC7480" w:rsidRDefault="00667BA9" w:rsidP="008F7891">
            <w:pPr>
              <w:pStyle w:val="TableContent"/>
            </w:pPr>
            <w:r w:rsidRPr="00CC7480">
              <w:t>[0..1]</w:t>
            </w:r>
          </w:p>
        </w:tc>
        <w:tc>
          <w:tcPr>
            <w:tcW w:w="856" w:type="dxa"/>
          </w:tcPr>
          <w:p w14:paraId="362C317F" w14:textId="77777777" w:rsidR="00667BA9" w:rsidRPr="00CC7480" w:rsidRDefault="00667BA9" w:rsidP="008F7891">
            <w:pPr>
              <w:pStyle w:val="TableContent"/>
            </w:pPr>
          </w:p>
        </w:tc>
        <w:tc>
          <w:tcPr>
            <w:tcW w:w="856" w:type="dxa"/>
          </w:tcPr>
          <w:p w14:paraId="5873AD7A" w14:textId="77777777" w:rsidR="00667BA9" w:rsidRPr="00CC7480" w:rsidRDefault="00667BA9" w:rsidP="008F7891">
            <w:pPr>
              <w:pStyle w:val="TableContent"/>
            </w:pPr>
          </w:p>
        </w:tc>
        <w:tc>
          <w:tcPr>
            <w:tcW w:w="1425" w:type="dxa"/>
          </w:tcPr>
          <w:p w14:paraId="68D30114" w14:textId="77777777" w:rsidR="00667BA9" w:rsidRPr="00CC7480" w:rsidRDefault="00667BA9" w:rsidP="008F7891">
            <w:pPr>
              <w:pStyle w:val="TableContent"/>
            </w:pPr>
          </w:p>
        </w:tc>
        <w:tc>
          <w:tcPr>
            <w:tcW w:w="4890" w:type="dxa"/>
          </w:tcPr>
          <w:p w14:paraId="01DD3B5B" w14:textId="77777777" w:rsidR="00667BA9" w:rsidRPr="00CC7480" w:rsidRDefault="00667BA9" w:rsidP="008F7891">
            <w:pPr>
              <w:pStyle w:val="TableContent"/>
            </w:pPr>
          </w:p>
        </w:tc>
      </w:tr>
      <w:tr w:rsidR="00667BA9" w:rsidRPr="00D4120B" w14:paraId="58D94665" w14:textId="77777777">
        <w:trPr>
          <w:cantSplit/>
          <w:jc w:val="center"/>
        </w:trPr>
        <w:tc>
          <w:tcPr>
            <w:tcW w:w="560" w:type="dxa"/>
          </w:tcPr>
          <w:p w14:paraId="29DBEB6C" w14:textId="77777777" w:rsidR="00667BA9" w:rsidRPr="00CC7480" w:rsidRDefault="00667BA9" w:rsidP="008F7891">
            <w:pPr>
              <w:pStyle w:val="TableContent"/>
            </w:pPr>
            <w:r w:rsidRPr="00CC7480">
              <w:t>20</w:t>
            </w:r>
          </w:p>
        </w:tc>
        <w:tc>
          <w:tcPr>
            <w:tcW w:w="2422" w:type="dxa"/>
          </w:tcPr>
          <w:p w14:paraId="74E36752" w14:textId="77777777" w:rsidR="00667BA9" w:rsidRPr="00CC7480" w:rsidRDefault="00667BA9" w:rsidP="008F7891">
            <w:pPr>
              <w:pStyle w:val="TableContent"/>
              <w:rPr>
                <w:szCs w:val="16"/>
              </w:rPr>
            </w:pPr>
            <w:r w:rsidRPr="00CC7480">
              <w:t>Alternate Character Set Handling Scheme</w:t>
            </w:r>
          </w:p>
        </w:tc>
        <w:tc>
          <w:tcPr>
            <w:tcW w:w="643" w:type="dxa"/>
          </w:tcPr>
          <w:p w14:paraId="52FFB3DE" w14:textId="77777777" w:rsidR="00667BA9" w:rsidRPr="00CC7480" w:rsidRDefault="00667BA9" w:rsidP="008F7891">
            <w:pPr>
              <w:pStyle w:val="TableContent"/>
            </w:pPr>
            <w:r w:rsidRPr="00CC7480">
              <w:t>ID</w:t>
            </w:r>
          </w:p>
        </w:tc>
        <w:tc>
          <w:tcPr>
            <w:tcW w:w="809" w:type="dxa"/>
          </w:tcPr>
          <w:p w14:paraId="36A427E3" w14:textId="77777777" w:rsidR="00667BA9" w:rsidRPr="00CC7480" w:rsidRDefault="00667BA9" w:rsidP="008F7891">
            <w:pPr>
              <w:pStyle w:val="TableContent"/>
            </w:pPr>
            <w:r w:rsidRPr="00CC7480">
              <w:t>O</w:t>
            </w:r>
          </w:p>
        </w:tc>
        <w:tc>
          <w:tcPr>
            <w:tcW w:w="1269" w:type="dxa"/>
          </w:tcPr>
          <w:p w14:paraId="529AF9F1" w14:textId="77777777" w:rsidR="00667BA9" w:rsidRPr="00CC7480" w:rsidRDefault="00667BA9" w:rsidP="008F7891">
            <w:pPr>
              <w:pStyle w:val="TableContent"/>
            </w:pPr>
            <w:r w:rsidRPr="00CC7480">
              <w:t>[0..1]</w:t>
            </w:r>
          </w:p>
        </w:tc>
        <w:tc>
          <w:tcPr>
            <w:tcW w:w="856" w:type="dxa"/>
          </w:tcPr>
          <w:p w14:paraId="1E738186" w14:textId="77777777" w:rsidR="00667BA9" w:rsidRPr="00CC7480" w:rsidRDefault="00667BA9" w:rsidP="008F7891">
            <w:pPr>
              <w:pStyle w:val="TableContent"/>
            </w:pPr>
            <w:r w:rsidRPr="00CC7480">
              <w:t>3..13</w:t>
            </w:r>
          </w:p>
        </w:tc>
        <w:tc>
          <w:tcPr>
            <w:tcW w:w="856" w:type="dxa"/>
          </w:tcPr>
          <w:p w14:paraId="503CA588" w14:textId="77777777" w:rsidR="00667BA9" w:rsidRPr="00CC7480" w:rsidRDefault="00667BA9" w:rsidP="008F7891">
            <w:pPr>
              <w:pStyle w:val="TableContent"/>
            </w:pPr>
          </w:p>
        </w:tc>
        <w:tc>
          <w:tcPr>
            <w:tcW w:w="1425" w:type="dxa"/>
          </w:tcPr>
          <w:p w14:paraId="41A7208F" w14:textId="77777777" w:rsidR="00667BA9" w:rsidRPr="00D4120B" w:rsidRDefault="00667BA9" w:rsidP="008F7891">
            <w:pPr>
              <w:pStyle w:val="TableContent"/>
            </w:pPr>
            <w:del w:id="3277" w:author="Bob Yencha" w:date="2011-11-29T09:56:00Z">
              <w:r w:rsidRPr="00CC7480" w:rsidDel="00647989">
                <w:delText>HL70356</w:delText>
              </w:r>
            </w:del>
          </w:p>
        </w:tc>
        <w:tc>
          <w:tcPr>
            <w:tcW w:w="4890" w:type="dxa"/>
          </w:tcPr>
          <w:p w14:paraId="4398D2BC" w14:textId="77777777" w:rsidR="00667BA9" w:rsidRPr="00D4120B" w:rsidRDefault="00667BA9" w:rsidP="008F7891">
            <w:pPr>
              <w:pStyle w:val="TableContent"/>
            </w:pPr>
          </w:p>
        </w:tc>
      </w:tr>
      <w:tr w:rsidR="00667BA9" w:rsidRPr="00D4120B" w14:paraId="675EF219" w14:textId="77777777">
        <w:trPr>
          <w:cantSplit/>
          <w:jc w:val="center"/>
        </w:trPr>
        <w:tc>
          <w:tcPr>
            <w:tcW w:w="560" w:type="dxa"/>
          </w:tcPr>
          <w:p w14:paraId="226E7134" w14:textId="77777777" w:rsidR="00667BA9" w:rsidRPr="00D4120B" w:rsidRDefault="00667BA9" w:rsidP="008F7891">
            <w:pPr>
              <w:pStyle w:val="TableContent"/>
            </w:pPr>
            <w:r w:rsidRPr="00D4120B">
              <w:t>21</w:t>
            </w:r>
          </w:p>
        </w:tc>
        <w:tc>
          <w:tcPr>
            <w:tcW w:w="2422" w:type="dxa"/>
          </w:tcPr>
          <w:p w14:paraId="01F98992" w14:textId="77777777" w:rsidR="00667BA9" w:rsidRPr="00D4120B" w:rsidRDefault="00667BA9" w:rsidP="008F7891">
            <w:pPr>
              <w:pStyle w:val="TableContent"/>
            </w:pPr>
            <w:r w:rsidRPr="00D4120B">
              <w:t>Message Profile Identifier</w:t>
            </w:r>
          </w:p>
        </w:tc>
        <w:tc>
          <w:tcPr>
            <w:tcW w:w="643" w:type="dxa"/>
          </w:tcPr>
          <w:p w14:paraId="5D1F69EC" w14:textId="77777777" w:rsidR="00667BA9" w:rsidRPr="00D4120B" w:rsidRDefault="00667BA9" w:rsidP="008F7891">
            <w:pPr>
              <w:pStyle w:val="TableContent"/>
            </w:pPr>
            <w:r w:rsidRPr="00D4120B">
              <w:t>EI</w:t>
            </w:r>
            <w:ins w:id="3278" w:author="Bob Yencha" w:date="2011-11-29T16:25:00Z">
              <w:r w:rsidR="0086287E">
                <w:t xml:space="preserve"> </w:t>
              </w:r>
            </w:ins>
            <w:ins w:id="3279" w:author="Bob Yencha" w:date="2011-11-29T16:29:00Z">
              <w:r w:rsidR="0086287E">
                <w:t>GU</w:t>
              </w:r>
            </w:ins>
          </w:p>
        </w:tc>
        <w:tc>
          <w:tcPr>
            <w:tcW w:w="809" w:type="dxa"/>
          </w:tcPr>
          <w:p w14:paraId="192F724F" w14:textId="77777777" w:rsidR="00667BA9" w:rsidRPr="00D4120B" w:rsidRDefault="00667BA9" w:rsidP="008F7891">
            <w:pPr>
              <w:pStyle w:val="TableContent"/>
            </w:pPr>
            <w:r w:rsidRPr="00D4120B">
              <w:t>R</w:t>
            </w:r>
          </w:p>
        </w:tc>
        <w:tc>
          <w:tcPr>
            <w:tcW w:w="1269" w:type="dxa"/>
          </w:tcPr>
          <w:p w14:paraId="4C40F692" w14:textId="77777777" w:rsidR="00667BA9" w:rsidRPr="00D4120B" w:rsidRDefault="00667BA9" w:rsidP="008F7891">
            <w:pPr>
              <w:pStyle w:val="TableContent"/>
            </w:pPr>
            <w:r w:rsidRPr="00D4120B">
              <w:t>[1..*]</w:t>
            </w:r>
          </w:p>
        </w:tc>
        <w:tc>
          <w:tcPr>
            <w:tcW w:w="856" w:type="dxa"/>
          </w:tcPr>
          <w:p w14:paraId="73402FE1" w14:textId="77777777" w:rsidR="00667BA9" w:rsidRPr="00D4120B" w:rsidRDefault="00667BA9" w:rsidP="008F7891">
            <w:pPr>
              <w:pStyle w:val="TableContent"/>
            </w:pPr>
          </w:p>
        </w:tc>
        <w:tc>
          <w:tcPr>
            <w:tcW w:w="856" w:type="dxa"/>
          </w:tcPr>
          <w:p w14:paraId="0079B9B6" w14:textId="77777777" w:rsidR="00667BA9" w:rsidRPr="00D4120B" w:rsidRDefault="00667BA9" w:rsidP="008F7891">
            <w:pPr>
              <w:pStyle w:val="TableContent"/>
            </w:pPr>
          </w:p>
        </w:tc>
        <w:tc>
          <w:tcPr>
            <w:tcW w:w="1425" w:type="dxa"/>
          </w:tcPr>
          <w:p w14:paraId="58D62F0B" w14:textId="77777777" w:rsidR="00667BA9" w:rsidRPr="00B239A4" w:rsidRDefault="00667BA9" w:rsidP="008F7891">
            <w:pPr>
              <w:pStyle w:val="TableContent"/>
            </w:pPr>
          </w:p>
        </w:tc>
        <w:tc>
          <w:tcPr>
            <w:tcW w:w="4890" w:type="dxa"/>
          </w:tcPr>
          <w:p w14:paraId="2BD78E1E" w14:textId="77777777" w:rsidR="00697FA2" w:rsidRPr="00B239A4" w:rsidRDefault="00667BA9" w:rsidP="008F7891">
            <w:pPr>
              <w:pStyle w:val="TableContent"/>
            </w:pPr>
            <w:r w:rsidRPr="00B239A4">
              <w:t xml:space="preserve">Field used to reference or assert adherence to </w:t>
            </w:r>
            <w:ins w:id="3280" w:author="Bob Yencha" w:date="2011-12-27T13:07:00Z">
              <w:r w:rsidR="00E61521">
                <w:t xml:space="preserve">one or </w:t>
              </w:r>
            </w:ins>
            <w:del w:id="3281" w:author="Bob Yencha" w:date="2011-12-27T13:07:00Z">
              <w:r w:rsidRPr="00B239A4" w:rsidDel="00E61521">
                <w:delText xml:space="preserve">a </w:delText>
              </w:r>
            </w:del>
            <w:ins w:id="3282" w:author="Bob Yencha" w:date="2011-12-27T13:07:00Z">
              <w:r w:rsidR="00E61521">
                <w:t xml:space="preserve">more </w:t>
              </w:r>
            </w:ins>
            <w:r w:rsidRPr="00B239A4">
              <w:t>message profile</w:t>
            </w:r>
            <w:ins w:id="3283" w:author="Bob Yencha" w:date="2011-12-27T13:07:00Z">
              <w:r w:rsidR="00E61521">
                <w:t>s</w:t>
              </w:r>
            </w:ins>
            <w:r w:rsidR="00697FA2" w:rsidRPr="00B239A4">
              <w:t>.</w:t>
            </w:r>
          </w:p>
          <w:p w14:paraId="0773E108" w14:textId="77777777" w:rsidR="00E61521" w:rsidRDefault="00697FA2" w:rsidP="008F7891">
            <w:pPr>
              <w:pStyle w:val="TableContent"/>
              <w:rPr>
                <w:ins w:id="3284" w:author="Bob Yencha" w:date="2011-12-27T13:05:00Z"/>
              </w:rPr>
            </w:pPr>
            <w:r w:rsidRPr="00B239A4">
              <w:t>The sender asserts that the message conforms to all the profi</w:t>
            </w:r>
            <w:r w:rsidR="00F24BD4" w:rsidRPr="00B239A4">
              <w:t xml:space="preserve">les </w:t>
            </w:r>
            <w:ins w:id="3285" w:author="Bob Yencha" w:date="2011-12-27T13:09:00Z">
              <w:r w:rsidR="002956AA">
                <w:t xml:space="preserve">whose identifiers are </w:t>
              </w:r>
            </w:ins>
            <w:r w:rsidR="00F24BD4" w:rsidRPr="00B239A4">
              <w:t xml:space="preserve">included. </w:t>
            </w:r>
            <w:r w:rsidRPr="00B239A4">
              <w:t>It must include one of the sender profiles defined in this implementation guide ("base profile")</w:t>
            </w:r>
            <w:ins w:id="3286" w:author="Bob Yencha" w:date="2011-12-27T13:03:00Z">
              <w:r w:rsidR="00E61521">
                <w:t xml:space="preserve">; </w:t>
              </w:r>
              <w:r w:rsidR="005F7043">
                <w:t xml:space="preserve">see Section </w:t>
              </w:r>
            </w:ins>
            <w:ins w:id="3287" w:author="Bob Yencha" w:date="2011-12-27T13:04:00Z">
              <w:r w:rsidR="00D826AD">
                <w:fldChar w:fldCharType="begin"/>
              </w:r>
              <w:r w:rsidR="00E61521">
                <w:instrText xml:space="preserve"> REF _Ref186610415 \w \h </w:instrText>
              </w:r>
            </w:ins>
            <w:r w:rsidR="00D826AD">
              <w:fldChar w:fldCharType="separate"/>
            </w:r>
            <w:ins w:id="3288" w:author="Bob Yencha" w:date="2011-12-27T13:04:00Z">
              <w:r w:rsidR="00E61521">
                <w:t>1.5.6</w:t>
              </w:r>
              <w:r w:rsidR="00D826AD">
                <w:fldChar w:fldCharType="end"/>
              </w:r>
            </w:ins>
            <w:ins w:id="3289" w:author="Bob Yencha" w:date="2011-12-27T13:02:00Z">
              <w:r w:rsidR="00E61521">
                <w:t>.</w:t>
              </w:r>
              <w:r w:rsidR="005F7043">
                <w:t xml:space="preserve"> </w:t>
              </w:r>
            </w:ins>
          </w:p>
          <w:p w14:paraId="038C9201" w14:textId="77777777" w:rsidR="00697FA2" w:rsidRPr="00B239A4" w:rsidRDefault="00697FA2" w:rsidP="008F7891">
            <w:pPr>
              <w:pStyle w:val="TableContent"/>
              <w:numPr>
                <w:ins w:id="3290" w:author="Bob Yencha" w:date="2011-12-27T13:05:00Z"/>
              </w:numPr>
            </w:pPr>
            <w:del w:id="3291" w:author="Bob Yencha" w:date="2011-12-27T13:02:00Z">
              <w:r w:rsidRPr="00B239A4" w:rsidDel="005F7043">
                <w:delText xml:space="preserve">, </w:delText>
              </w:r>
            </w:del>
            <w:del w:id="3292" w:author="Bob Yencha" w:date="2011-12-27T13:03:00Z">
              <w:r w:rsidRPr="00B239A4" w:rsidDel="005F7043">
                <w:delText xml:space="preserve">while </w:delText>
              </w:r>
            </w:del>
            <w:ins w:id="3293" w:author="Bob Yencha" w:date="2011-12-27T13:05:00Z">
              <w:r w:rsidR="00E61521">
                <w:t>T</w:t>
              </w:r>
            </w:ins>
            <w:del w:id="3294" w:author="Bob Yencha" w:date="2011-12-27T13:05:00Z">
              <w:r w:rsidRPr="00B239A4" w:rsidDel="00E61521">
                <w:delText>t</w:delText>
              </w:r>
            </w:del>
            <w:r w:rsidRPr="00B239A4">
              <w:t>he combination of profiles cannot create conflicts, and the additional profiles must be properly constrained against the base profile.</w:t>
            </w:r>
          </w:p>
          <w:p w14:paraId="42C9D647" w14:textId="77777777" w:rsidR="00697FA2" w:rsidRPr="00B239A4" w:rsidDel="00A632ED" w:rsidRDefault="00697FA2" w:rsidP="008F7891">
            <w:pPr>
              <w:pStyle w:val="TableContent"/>
              <w:rPr>
                <w:del w:id="3295" w:author="Bob Yencha" w:date="2012-01-12T15:27:00Z"/>
              </w:rPr>
            </w:pPr>
            <w:r w:rsidRPr="00B239A4">
              <w:t>The indication whether to uniquely identify a result based on placer/filler order number + universal service identifier or just placer/filler order number is done through declaring a profile in this field.</w:t>
            </w:r>
          </w:p>
          <w:p w14:paraId="542E382F" w14:textId="77777777" w:rsidR="00697FA2" w:rsidRPr="00B239A4" w:rsidDel="00A632ED" w:rsidRDefault="00697FA2" w:rsidP="008F7891">
            <w:pPr>
              <w:pStyle w:val="TableContent"/>
              <w:rPr>
                <w:del w:id="3296" w:author="Bob Yencha" w:date="2012-01-12T15:27:00Z"/>
              </w:rPr>
            </w:pPr>
            <w:del w:id="3297" w:author="Bob Yencha" w:date="2012-01-12T15:27:00Z">
              <w:r w:rsidRPr="00B239A4" w:rsidDel="00A632ED">
                <w:delText>If Profile GU</w:delText>
              </w:r>
              <w:r w:rsidR="00D52377" w:rsidRPr="00B239A4" w:rsidDel="00A632ED">
                <w:delText xml:space="preserve"> is declared to be in effect, all profiles shall </w:delText>
              </w:r>
              <w:r w:rsidRPr="00B239A4" w:rsidDel="00A632ED">
                <w:delText>use OID</w:delText>
              </w:r>
              <w:r w:rsidR="00D52377" w:rsidRPr="00B239A4" w:rsidDel="00A632ED">
                <w:delText>s as defined by HD-GU</w:delText>
              </w:r>
              <w:r w:rsidRPr="00B239A4" w:rsidDel="00A632ED">
                <w:delText>, including the profiles not defined in this IG.</w:delText>
              </w:r>
            </w:del>
          </w:p>
          <w:p w14:paraId="0C2E4D7A" w14:textId="77777777" w:rsidR="00667BA9" w:rsidRPr="00B239A4" w:rsidRDefault="00697FA2" w:rsidP="00D52377">
            <w:pPr>
              <w:pStyle w:val="TableContent"/>
            </w:pPr>
            <w:del w:id="3298" w:author="Bob Yencha" w:date="2012-01-12T15:27:00Z">
              <w:r w:rsidRPr="00B239A4" w:rsidDel="00A632ED">
                <w:delText xml:space="preserve">If Profile NG, only the </w:delText>
              </w:r>
              <w:r w:rsidR="00D52377" w:rsidRPr="00B239A4" w:rsidDel="00A632ED">
                <w:delText xml:space="preserve">HL7 Profile </w:delText>
              </w:r>
              <w:r w:rsidRPr="00B239A4" w:rsidDel="00A632ED">
                <w:delText xml:space="preserve">identifier </w:delText>
              </w:r>
              <w:r w:rsidR="00D52377" w:rsidRPr="00B239A4" w:rsidDel="00A632ED">
                <w:delText>is required to be</w:delText>
              </w:r>
              <w:r w:rsidRPr="00B239A4" w:rsidDel="00A632ED">
                <w:delText xml:space="preserve"> </w:delText>
              </w:r>
              <w:r w:rsidR="00D52377" w:rsidRPr="00B239A4" w:rsidDel="00A632ED">
                <w:delText>an OID (assigned and managed by HL7);</w:delText>
              </w:r>
              <w:r w:rsidRPr="00B239A4" w:rsidDel="00A632ED">
                <w:delText xml:space="preserve"> all other local profiles can use</w:delText>
              </w:r>
            </w:del>
            <w:del w:id="3299" w:author="Bob Yencha" w:date="2011-11-29T16:30:00Z">
              <w:r w:rsidRPr="00B239A4" w:rsidDel="0086287E">
                <w:delText>d</w:delText>
              </w:r>
            </w:del>
            <w:del w:id="3300" w:author="Bob Yencha" w:date="2012-01-12T15:27:00Z">
              <w:r w:rsidRPr="00B239A4" w:rsidDel="00A632ED">
                <w:delText xml:space="preserve"> locally agreed to identification.</w:delText>
              </w:r>
            </w:del>
          </w:p>
        </w:tc>
      </w:tr>
    </w:tbl>
    <w:p w14:paraId="407A8C70" w14:textId="77777777" w:rsidR="00667BA9" w:rsidRDefault="00F94629" w:rsidP="00F94629">
      <w:pPr>
        <w:pStyle w:val="UsageNote"/>
      </w:pPr>
      <w:bookmarkStart w:id="3301" w:name="_Toc207005829"/>
      <w:bookmarkStart w:id="3302" w:name="_Ref207089376"/>
      <w:bookmarkStart w:id="3303" w:name="_Toc169057934"/>
      <w:bookmarkStart w:id="3304" w:name="_Toc171137840"/>
      <w:bookmarkStart w:id="3305" w:name="_Toc169057925"/>
      <w:bookmarkStart w:id="3306" w:name="_Ref169501972"/>
      <w:r>
        <w:t>Usage Note</w:t>
      </w:r>
    </w:p>
    <w:p w14:paraId="386A78FC" w14:textId="77777777" w:rsidR="00667BA9" w:rsidRDefault="00667BA9" w:rsidP="00F94629">
      <w:pPr>
        <w:pStyle w:val="UsageNoteIndent"/>
      </w:pPr>
      <w:r w:rsidRPr="00D4120B">
        <w:t>The Message Header Segment (MSH) contains information describing how to parse and process the message</w:t>
      </w:r>
      <w:r w:rsidR="00400CF4">
        <w:t xml:space="preserve">. </w:t>
      </w:r>
      <w:r w:rsidRPr="00D4120B">
        <w:t>This includes identification of message delimiters, sender, receiver, message type, timestamp, etc.</w:t>
      </w:r>
    </w:p>
    <w:p w14:paraId="67B01C48" w14:textId="77777777" w:rsidR="00F94629" w:rsidRPr="00D4120B" w:rsidRDefault="00F94629" w:rsidP="00F94629">
      <w:pPr>
        <w:pStyle w:val="UsageNoteIndent"/>
      </w:pPr>
      <w:r>
        <w:t xml:space="preserve">Note: </w:t>
      </w:r>
      <w:r w:rsidRPr="00D4120B">
        <w:t xml:space="preserve">When there is no performing lab </w:t>
      </w:r>
      <w:r>
        <w:t xml:space="preserve">is </w:t>
      </w:r>
      <w:r w:rsidRPr="00D4120B">
        <w:t>specified in the OBX, use the combination of MSH-3 and MSH-4 to define a local coding system.  It is assumed that:</w:t>
      </w:r>
    </w:p>
    <w:p w14:paraId="6A39F3F5" w14:textId="77777777" w:rsidR="00F94629" w:rsidRPr="00D4120B" w:rsidRDefault="00F94629" w:rsidP="00F94629">
      <w:pPr>
        <w:pStyle w:val="UsageNoteIndent"/>
        <w:numPr>
          <w:ilvl w:val="0"/>
          <w:numId w:val="9"/>
        </w:numPr>
      </w:pPr>
      <w:r w:rsidRPr="00D4120B">
        <w:t>Different applications within an organization with a single CLIA number may have different local coding systems (e.g., a clinical pathology application vs. an anatomic pathology application).</w:t>
      </w:r>
    </w:p>
    <w:p w14:paraId="4C50FD3B" w14:textId="77777777" w:rsidR="00E63D53" w:rsidRPr="00F50A28" w:rsidRDefault="00667BA9" w:rsidP="00F50A28">
      <w:pPr>
        <w:pStyle w:val="UsageNoteIndent"/>
        <w:numPr>
          <w:ilvl w:val="0"/>
          <w:numId w:val="9"/>
        </w:numPr>
        <w:rPr>
          <w:rFonts w:ascii="Courier New" w:hAnsi="Courier New" w:cs="Courier New"/>
          <w:kern w:val="17"/>
          <w:lang w:eastAsia="en-US"/>
        </w:rPr>
      </w:pPr>
      <w:r w:rsidRPr="00D4120B">
        <w:t>A single application within an organization with a single CLIA number has a single local coding system</w:t>
      </w:r>
      <w:r w:rsidR="00400CF4">
        <w:t xml:space="preserve">. </w:t>
      </w:r>
      <w:r w:rsidRPr="00D4120B">
        <w:t xml:space="preserve">That coding system may contain multiple value sets, for example, it may contain local value sets for observation identifier, observation value, </w:t>
      </w:r>
      <w:r w:rsidR="0090420E">
        <w:t>interpretation code</w:t>
      </w:r>
      <w:r w:rsidRPr="00D4120B">
        <w:t>, race, ethnicity, reason for study, and others.</w:t>
      </w:r>
    </w:p>
    <w:p w14:paraId="5A0FAA9B" w14:textId="77777777" w:rsidR="00E63D53" w:rsidRPr="00647DE3" w:rsidRDefault="00E63D53" w:rsidP="00647DE3">
      <w:pPr>
        <w:pStyle w:val="ConfTitle"/>
      </w:pPr>
      <w:r w:rsidRPr="00647DE3">
        <w:t>C</w:t>
      </w:r>
      <w:r w:rsidR="00994332">
        <w:t xml:space="preserve">onformance Statement: Base </w:t>
      </w:r>
      <w:r w:rsidRPr="00647DE3">
        <w:t>Profile</w:t>
      </w:r>
    </w:p>
    <w:p w14:paraId="2610E4E9" w14:textId="77777777" w:rsidR="00F50A28" w:rsidRPr="009A1EEF" w:rsidDel="000D3F77" w:rsidRDefault="00F50A28" w:rsidP="00F50A28">
      <w:pPr>
        <w:pStyle w:val="ConfStmt"/>
        <w:rPr>
          <w:del w:id="3307" w:author="Robert Snelick" w:date="2011-12-14T19:18:00Z"/>
        </w:rPr>
      </w:pPr>
      <w:del w:id="3308" w:author="Robert Snelick" w:date="2011-12-14T19:18:00Z">
        <w:r w:rsidRPr="009A1EEF" w:rsidDel="00596227">
          <w:delText>LRI-MHS</w:delText>
        </w:r>
      </w:del>
      <w:ins w:id="3309" w:author="Swain, Ashley" w:date="2011-11-22T14:05:00Z">
        <w:del w:id="3310" w:author="Robert Snelick" w:date="2011-12-14T19:18:00Z">
          <w:r w:rsidR="00CD3EFA" w:rsidRPr="009A1EEF" w:rsidDel="00596227">
            <w:delText>H</w:delText>
          </w:r>
        </w:del>
      </w:ins>
      <w:del w:id="3311" w:author="Robert Snelick" w:date="2011-12-14T19:18:00Z">
        <w:r w:rsidRPr="009A1EEF" w:rsidDel="00596227">
          <w:delText xml:space="preserve">-1: </w:delText>
        </w:r>
      </w:del>
      <w:ins w:id="3312" w:author="Swain, Ashley" w:date="2011-11-23T10:56:00Z">
        <w:del w:id="3313" w:author="Robert Snelick" w:date="2011-12-14T19:18:00Z">
          <w:r w:rsidR="00CD03B6" w:rsidRPr="009A1EEF" w:rsidDel="00596227">
            <w:delText>MSH</w:delText>
          </w:r>
        </w:del>
      </w:ins>
      <w:del w:id="3314" w:author="Robert Snelick" w:date="2011-12-14T19:18:00Z">
        <w:r w:rsidRPr="009A1EEF" w:rsidDel="00596227">
          <w:delText>PID.1</w:delText>
        </w:r>
      </w:del>
      <w:ins w:id="3315" w:author="Swain, Ashley" w:date="2011-11-23T10:56:00Z">
        <w:del w:id="3316" w:author="Robert Snelick" w:date="2011-12-14T19:18:00Z">
          <w:r w:rsidR="00CD03B6" w:rsidRPr="009A1EEF" w:rsidDel="00596227">
            <w:delText>9</w:delText>
          </w:r>
        </w:del>
      </w:ins>
      <w:del w:id="3317" w:author="Robert Snelick" w:date="2011-12-14T19:18:00Z">
        <w:r w:rsidRPr="009A1EEF" w:rsidDel="00596227">
          <w:delText>7 (Principal Language Of Message</w:delText>
        </w:r>
        <w:r w:rsidR="0073079A" w:rsidRPr="009A1EEF" w:rsidDel="00596227">
          <w:delText>)</w:delText>
        </w:r>
        <w:r w:rsidRPr="009A1EEF" w:rsidDel="00596227">
          <w:delText xml:space="preserve"> SHALL be valued using the </w:delText>
        </w:r>
        <w:r w:rsidR="00D826AD" w:rsidRPr="009A1EEF" w:rsidDel="00596227">
          <w:fldChar w:fldCharType="begin"/>
        </w:r>
        <w:r w:rsidR="00346B17" w:rsidRPr="009A1EEF" w:rsidDel="00596227">
          <w:delInstrText>HYPERLINK \l "_CWE_%E2%80%93_Coded"</w:delInstrText>
        </w:r>
        <w:r w:rsidR="00D826AD" w:rsidRPr="009A1EEF" w:rsidDel="00596227">
          <w:fldChar w:fldCharType="separate"/>
        </w:r>
        <w:r w:rsidR="00884E97" w:rsidRPr="009A1EEF" w:rsidDel="00596227">
          <w:rPr>
            <w:rStyle w:val="Hyperlink"/>
          </w:rPr>
          <w:delText>CWE (Coded with Exceptions – All Fields Except OBX-5)</w:delText>
        </w:r>
        <w:r w:rsidR="00D826AD" w:rsidRPr="009A1EEF" w:rsidDel="00596227">
          <w:fldChar w:fldCharType="end"/>
        </w:r>
        <w:r w:rsidRPr="009A1EEF" w:rsidDel="00596227">
          <w:delText xml:space="preserve"> datatype definition and constraints.</w:delText>
        </w:r>
      </w:del>
    </w:p>
    <w:p w14:paraId="712A87FF" w14:textId="77777777" w:rsidR="000D3F77" w:rsidRPr="009A1EEF" w:rsidRDefault="000D3F77" w:rsidP="00F50A28">
      <w:pPr>
        <w:pStyle w:val="ConfStmt"/>
        <w:rPr>
          <w:ins w:id="3318" w:author="Robert Snelick" w:date="2011-12-15T09:24:00Z"/>
        </w:rPr>
      </w:pPr>
      <w:ins w:id="3319" w:author="Robert Snelick" w:date="2011-12-15T09:23:00Z">
        <w:r w:rsidRPr="009A1EEF">
          <w:t xml:space="preserve">LRI-XXX-X MSH.1 (Field Separator) SHALL contain the constant value </w:t>
        </w:r>
      </w:ins>
      <w:ins w:id="3320" w:author="Robert Snelick" w:date="2011-12-15T09:24:00Z">
        <w:r w:rsidRPr="009A1EEF">
          <w:t>‘|’.</w:t>
        </w:r>
      </w:ins>
    </w:p>
    <w:p w14:paraId="07B03B2D" w14:textId="77777777" w:rsidR="000D3F77" w:rsidRPr="009A1EEF" w:rsidRDefault="000D3F77" w:rsidP="000D3F77">
      <w:pPr>
        <w:pStyle w:val="ConfStmt"/>
        <w:rPr>
          <w:ins w:id="3321" w:author="Robert Snelick" w:date="2011-12-15T09:35:00Z"/>
        </w:rPr>
      </w:pPr>
      <w:ins w:id="3322" w:author="Robert Snelick" w:date="2011-12-15T09:25:00Z">
        <w:r w:rsidRPr="009A1EEF">
          <w:t>LRI-XXX-X MSH.2</w:t>
        </w:r>
        <w:r w:rsidR="00085E47" w:rsidRPr="009A1EEF">
          <w:t xml:space="preserve"> (</w:t>
        </w:r>
      </w:ins>
      <w:ins w:id="3323" w:author="Robert Snelick" w:date="2011-12-15T09:28:00Z">
        <w:r w:rsidR="00085E47" w:rsidRPr="009A1EEF">
          <w:t>Encoding Characters</w:t>
        </w:r>
      </w:ins>
      <w:ins w:id="3324" w:author="Robert Snelick" w:date="2011-12-15T09:25:00Z">
        <w:r w:rsidRPr="009A1EEF">
          <w:t>) SHALL contain the constant value ‘</w:t>
        </w:r>
      </w:ins>
      <w:ins w:id="3325" w:author="Robert Snelick" w:date="2011-12-15T09:29:00Z">
        <w:r w:rsidR="00085E47" w:rsidRPr="009A1EEF">
          <w:t>^~\&amp;</w:t>
        </w:r>
      </w:ins>
      <w:ins w:id="3326" w:author="Robert Snelick" w:date="2011-12-15T09:25:00Z">
        <w:r w:rsidRPr="009A1EEF">
          <w:t>’</w:t>
        </w:r>
      </w:ins>
      <w:ins w:id="3327" w:author="Robert Snelick" w:date="2011-12-15T09:29:00Z">
        <w:r w:rsidR="00085E47" w:rsidRPr="009A1EEF">
          <w:t xml:space="preserve"> or the constant value ‘^~\&amp;#’</w:t>
        </w:r>
      </w:ins>
      <w:ins w:id="3328" w:author="Robert Snelick" w:date="2011-12-15T09:25:00Z">
        <w:r w:rsidRPr="009A1EEF">
          <w:t>.</w:t>
        </w:r>
      </w:ins>
    </w:p>
    <w:p w14:paraId="0EDAD271" w14:textId="77777777" w:rsidR="009B30DF" w:rsidRPr="009A1EEF" w:rsidRDefault="009B30DF" w:rsidP="009B30DF">
      <w:pPr>
        <w:pStyle w:val="ConfStmt"/>
        <w:rPr>
          <w:ins w:id="3329" w:author="Robert Snelick" w:date="2011-12-15T10:14:00Z"/>
        </w:rPr>
      </w:pPr>
      <w:ins w:id="3330" w:author="Robert Snelick" w:date="2011-12-15T09:35:00Z">
        <w:r w:rsidRPr="009A1EEF">
          <w:t>LRI-XXX-X MSH.9 (Message Type) SHALL contain the constant value ‘</w:t>
        </w:r>
      </w:ins>
      <w:ins w:id="3331" w:author="Robert Snelick" w:date="2011-12-15T09:37:00Z">
        <w:r w:rsidRPr="009A1EEF">
          <w:t>ORU^R01^ORU_R01</w:t>
        </w:r>
      </w:ins>
      <w:ins w:id="3332" w:author="Robert Snelick" w:date="2011-12-15T09:35:00Z">
        <w:r w:rsidRPr="009A1EEF">
          <w:t>’.</w:t>
        </w:r>
      </w:ins>
    </w:p>
    <w:p w14:paraId="7BC7E927" w14:textId="77777777" w:rsidR="00592816" w:rsidRPr="009A1EEF" w:rsidRDefault="00592816" w:rsidP="00592816">
      <w:pPr>
        <w:pStyle w:val="ConfStmt"/>
        <w:rPr>
          <w:ins w:id="3333" w:author="Robert Snelick" w:date="2011-12-15T09:42:00Z"/>
        </w:rPr>
      </w:pPr>
      <w:ins w:id="3334" w:author="Robert Snelick" w:date="2011-12-15T10:14:00Z">
        <w:r w:rsidRPr="009A1EEF">
          <w:t>LRI-XXX-X MSH.12</w:t>
        </w:r>
      </w:ins>
      <w:ins w:id="3335" w:author="Robert Snelick" w:date="2011-12-15T10:20:00Z">
        <w:r w:rsidR="008C2693" w:rsidRPr="009A1EEF">
          <w:t>.1</w:t>
        </w:r>
      </w:ins>
      <w:ins w:id="3336" w:author="Robert Snelick" w:date="2011-12-15T10:14:00Z">
        <w:r w:rsidRPr="009A1EEF">
          <w:t xml:space="preserve"> (Version ID) SHALL contain the constant value ‘</w:t>
        </w:r>
      </w:ins>
      <w:ins w:id="3337" w:author="Robert Snelick" w:date="2011-12-15T10:15:00Z">
        <w:r w:rsidRPr="009A1EEF">
          <w:t>2.5.1</w:t>
        </w:r>
      </w:ins>
      <w:ins w:id="3338" w:author="Robert Snelick" w:date="2011-12-15T10:14:00Z">
        <w:r w:rsidRPr="009A1EEF">
          <w:t>’.</w:t>
        </w:r>
      </w:ins>
    </w:p>
    <w:p w14:paraId="3F486E89" w14:textId="77777777" w:rsidR="005550E9" w:rsidRPr="009A1EEF" w:rsidRDefault="005550E9" w:rsidP="005550E9">
      <w:pPr>
        <w:pStyle w:val="ConfStmt"/>
        <w:rPr>
          <w:ins w:id="3339" w:author="Robert Snelick" w:date="2011-12-15T09:46:00Z"/>
        </w:rPr>
      </w:pPr>
      <w:ins w:id="3340" w:author="Robert Snelick" w:date="2011-12-15T09:42:00Z">
        <w:r w:rsidRPr="009A1EEF">
          <w:t>LRI-XXX-X MSH.</w:t>
        </w:r>
      </w:ins>
      <w:ins w:id="3341" w:author="Robert Snelick" w:date="2011-12-15T09:43:00Z">
        <w:r w:rsidRPr="009A1EEF">
          <w:t>15</w:t>
        </w:r>
      </w:ins>
      <w:ins w:id="3342" w:author="Robert Snelick" w:date="2011-12-15T09:42:00Z">
        <w:r w:rsidRPr="009A1EEF">
          <w:t xml:space="preserve"> (</w:t>
        </w:r>
      </w:ins>
      <w:ins w:id="3343" w:author="Robert Snelick" w:date="2011-12-15T09:43:00Z">
        <w:r w:rsidRPr="009A1EEF">
          <w:t>Accept Acknowledgement Type</w:t>
        </w:r>
      </w:ins>
      <w:ins w:id="3344" w:author="Robert Snelick" w:date="2011-12-15T09:42:00Z">
        <w:r w:rsidRPr="009A1EEF">
          <w:t>) SHALL contain the constant value ‘</w:t>
        </w:r>
      </w:ins>
      <w:ins w:id="3345" w:author="Robert Snelick" w:date="2011-12-15T09:44:00Z">
        <w:r w:rsidRPr="009A1EEF">
          <w:t>AL</w:t>
        </w:r>
      </w:ins>
      <w:ins w:id="3346" w:author="Robert Snelick" w:date="2011-12-15T09:42:00Z">
        <w:r w:rsidRPr="009A1EEF">
          <w:t>’.</w:t>
        </w:r>
      </w:ins>
    </w:p>
    <w:p w14:paraId="58C550DD" w14:textId="77777777" w:rsidR="005550E9" w:rsidRDefault="00EE37F8" w:rsidP="00EE37F8">
      <w:pPr>
        <w:pStyle w:val="ConfStmt"/>
        <w:rPr>
          <w:ins w:id="3347" w:author="Bob Yencha" w:date="2011-12-27T13:11:00Z"/>
        </w:rPr>
      </w:pPr>
      <w:ins w:id="3348" w:author="Robert Snelick" w:date="2011-12-15T09:46:00Z">
        <w:r w:rsidRPr="009A1EEF">
          <w:t>LRI-XXX-X MSH.16 (Application Acknowledgement Type) SHALL contain the constant value ‘NE’.</w:t>
        </w:r>
      </w:ins>
    </w:p>
    <w:p w14:paraId="24BC18FC" w14:textId="77777777" w:rsidR="004C4B5B" w:rsidRPr="000A1D70" w:rsidRDefault="002956AA" w:rsidP="000A1D70">
      <w:pPr>
        <w:pStyle w:val="ConfStmt"/>
        <w:numPr>
          <w:ins w:id="3349" w:author="Bob Yencha" w:date="2011-12-27T13:11:00Z"/>
        </w:numPr>
        <w:rPr>
          <w:ins w:id="3350" w:author="Robert Snelick" w:date="2011-12-15T09:37:00Z"/>
          <w:bCs/>
        </w:rPr>
      </w:pPr>
      <w:ins w:id="3351" w:author="Bob Yencha" w:date="2011-12-27T13:12:00Z">
        <w:r>
          <w:rPr>
            <w:b/>
          </w:rPr>
          <w:t>LRI-</w:t>
        </w:r>
      </w:ins>
      <w:ins w:id="3352" w:author="Bob Yencha" w:date="2011-12-27T13:13:00Z">
        <w:r w:rsidR="009F3A71">
          <w:rPr>
            <w:b/>
          </w:rPr>
          <w:t>XXX-X</w:t>
        </w:r>
      </w:ins>
      <w:ins w:id="3353" w:author="Bob Yencha" w:date="2011-12-27T13:12:00Z">
        <w:r w:rsidRPr="004C474E">
          <w:rPr>
            <w:b/>
          </w:rPr>
          <w:t>:</w:t>
        </w:r>
        <w:r>
          <w:t xml:space="preserve"> MSH</w:t>
        </w:r>
        <w:r w:rsidRPr="00E63D53">
          <w:t>.</w:t>
        </w:r>
        <w:r>
          <w:t xml:space="preserve">21 (Message Profile Identifier) </w:t>
        </w:r>
        <w:r w:rsidRPr="004C474E">
          <w:rPr>
            <w:b/>
          </w:rPr>
          <w:t>SHALL</w:t>
        </w:r>
        <w:r>
          <w:t xml:space="preserve"> be valued with </w:t>
        </w:r>
        <w:r w:rsidRPr="006E6504">
          <w:rPr>
            <w:bCs/>
          </w:rPr>
          <w:t>2.16.840.1.113883.9.16</w:t>
        </w:r>
        <w:r>
          <w:rPr>
            <w:bCs/>
          </w:rPr>
          <w:t xml:space="preserve"> (LRI Common Profile Component</w:t>
        </w:r>
      </w:ins>
      <w:ins w:id="3354" w:author="Bob Yencha" w:date="2011-12-27T13:13:00Z">
        <w:r w:rsidR="009F3A71">
          <w:rPr>
            <w:bCs/>
          </w:rPr>
          <w:t>)</w:t>
        </w:r>
      </w:ins>
    </w:p>
    <w:p w14:paraId="5F174832" w14:textId="77777777" w:rsidR="009B30DF" w:rsidRPr="00647DE3" w:rsidRDefault="009B30DF" w:rsidP="009B30DF">
      <w:pPr>
        <w:pStyle w:val="ConfTitle"/>
        <w:rPr>
          <w:ins w:id="3355" w:author="Robert Snelick" w:date="2011-12-15T09:37:00Z"/>
        </w:rPr>
      </w:pPr>
      <w:ins w:id="3356" w:author="Robert Snelick" w:date="2011-12-15T09:37:00Z">
        <w:r w:rsidRPr="00647DE3">
          <w:t>Confo</w:t>
        </w:r>
        <w:r w:rsidR="005B1356">
          <w:t xml:space="preserve">rmance Statement: </w:t>
        </w:r>
      </w:ins>
      <w:ins w:id="3357" w:author="Robert Snelick" w:date="2011-12-15T10:15:00Z">
        <w:r w:rsidR="00D44D26">
          <w:t>Acknowledgement Message</w:t>
        </w:r>
      </w:ins>
      <w:ins w:id="3358" w:author="Robert Snelick" w:date="2011-12-15T10:26:00Z">
        <w:r w:rsidR="009A203F">
          <w:t xml:space="preserve"> Profile</w:t>
        </w:r>
      </w:ins>
    </w:p>
    <w:p w14:paraId="1B399F67" w14:textId="77777777" w:rsidR="00D44D26" w:rsidRPr="009A1EEF" w:rsidRDefault="00D44D26" w:rsidP="00D44D26">
      <w:pPr>
        <w:pStyle w:val="ConfStmt"/>
        <w:rPr>
          <w:ins w:id="3359" w:author="Robert Snelick" w:date="2011-12-15T10:16:00Z"/>
        </w:rPr>
      </w:pPr>
      <w:ins w:id="3360" w:author="Robert Snelick" w:date="2011-12-15T10:16:00Z">
        <w:r w:rsidRPr="009A1EEF">
          <w:t>LRI-XXX-X MSH.1 (Field Separator) SHALL contain the constant value ‘|’.</w:t>
        </w:r>
      </w:ins>
    </w:p>
    <w:p w14:paraId="0CA4E1DA" w14:textId="77777777" w:rsidR="00D44D26" w:rsidRPr="009A1EEF" w:rsidRDefault="00D44D26" w:rsidP="00D44D26">
      <w:pPr>
        <w:pStyle w:val="ConfStmt"/>
        <w:rPr>
          <w:ins w:id="3361" w:author="Robert Snelick" w:date="2011-12-15T10:16:00Z"/>
        </w:rPr>
      </w:pPr>
      <w:ins w:id="3362" w:author="Robert Snelick" w:date="2011-12-15T10:16:00Z">
        <w:r w:rsidRPr="009A1EEF">
          <w:t>LRI-XXX-X MSH.2 (Encoding Characters) SHALL contain the constant value ‘^~\&amp;’ or the constant value ‘^~\&amp;#’.</w:t>
        </w:r>
      </w:ins>
    </w:p>
    <w:p w14:paraId="2C791AD9" w14:textId="77777777" w:rsidR="009B30DF" w:rsidRPr="009A1EEF" w:rsidRDefault="009B30DF" w:rsidP="009B30DF">
      <w:pPr>
        <w:pStyle w:val="ConfStmt"/>
        <w:rPr>
          <w:ins w:id="3363" w:author="Robert Snelick" w:date="2011-12-15T10:17:00Z"/>
        </w:rPr>
      </w:pPr>
      <w:ins w:id="3364" w:author="Robert Snelick" w:date="2011-12-15T09:37:00Z">
        <w:r w:rsidRPr="009A1EEF">
          <w:t>LRI-XXX-X MSH.9 (Message Type) SHALL contain the constant value ‘</w:t>
        </w:r>
      </w:ins>
      <w:ins w:id="3365" w:author="Robert Snelick" w:date="2011-12-15T09:38:00Z">
        <w:r w:rsidRPr="009A1EEF">
          <w:t>ACK</w:t>
        </w:r>
      </w:ins>
      <w:ins w:id="3366" w:author="Robert Snelick" w:date="2011-12-15T09:37:00Z">
        <w:r w:rsidRPr="009A1EEF">
          <w:t>^R01^</w:t>
        </w:r>
      </w:ins>
      <w:ins w:id="3367" w:author="Robert Snelick" w:date="2011-12-15T09:38:00Z">
        <w:r w:rsidRPr="009A1EEF">
          <w:t>ACK</w:t>
        </w:r>
      </w:ins>
      <w:ins w:id="3368" w:author="Robert Snelick" w:date="2011-12-15T09:37:00Z">
        <w:r w:rsidRPr="009A1EEF">
          <w:t>’.</w:t>
        </w:r>
      </w:ins>
    </w:p>
    <w:p w14:paraId="3D07C894" w14:textId="77777777" w:rsidR="00D44D26" w:rsidRPr="009A1EEF" w:rsidRDefault="00D44D26" w:rsidP="00D44D26">
      <w:pPr>
        <w:pStyle w:val="ConfStmt"/>
        <w:rPr>
          <w:ins w:id="3369" w:author="Robert Snelick" w:date="2011-12-15T09:44:00Z"/>
        </w:rPr>
      </w:pPr>
      <w:ins w:id="3370" w:author="Robert Snelick" w:date="2011-12-15T10:17:00Z">
        <w:r w:rsidRPr="009A1EEF">
          <w:t>LRI-XXX-X MSH.12</w:t>
        </w:r>
      </w:ins>
      <w:ins w:id="3371" w:author="Robert Snelick" w:date="2011-12-15T10:20:00Z">
        <w:r w:rsidR="008C2693" w:rsidRPr="009A1EEF">
          <w:t>.1</w:t>
        </w:r>
      </w:ins>
      <w:ins w:id="3372" w:author="Robert Snelick" w:date="2011-12-15T10:17:00Z">
        <w:r w:rsidRPr="009A1EEF">
          <w:t xml:space="preserve"> (Version ID) SHALL contain the constant value ‘2.5.1’.</w:t>
        </w:r>
      </w:ins>
    </w:p>
    <w:p w14:paraId="6EA6B61F" w14:textId="77777777" w:rsidR="005550E9" w:rsidRPr="009A1EEF" w:rsidRDefault="005550E9" w:rsidP="005550E9">
      <w:pPr>
        <w:pStyle w:val="ConfStmt"/>
        <w:rPr>
          <w:ins w:id="3373" w:author="Robert Snelick" w:date="2011-12-15T09:47:00Z"/>
        </w:rPr>
      </w:pPr>
      <w:ins w:id="3374" w:author="Robert Snelick" w:date="2011-12-15T09:44:00Z">
        <w:r w:rsidRPr="009A1EEF">
          <w:t>LRI-XXX-X MSH.15 (Accept Acknowledgement Type) SHALL contain the constant value ‘NE’.</w:t>
        </w:r>
      </w:ins>
    </w:p>
    <w:p w14:paraId="0CA5B3BC" w14:textId="77777777" w:rsidR="005550E9" w:rsidRDefault="00EE37F8" w:rsidP="00D44D26">
      <w:pPr>
        <w:pStyle w:val="ConfStmt"/>
        <w:rPr>
          <w:ins w:id="3375" w:author="Bob Yencha" w:date="2011-12-27T13:14:00Z"/>
        </w:rPr>
      </w:pPr>
      <w:ins w:id="3376" w:author="Robert Snelick" w:date="2011-12-15T09:47:00Z">
        <w:r w:rsidRPr="009A1EEF">
          <w:t>LRI-XXX-X MSH.16 (Application Acknowledgement Type) SHALL contain the constant value ‘</w:t>
        </w:r>
      </w:ins>
      <w:ins w:id="3377" w:author="Robert Snelick" w:date="2011-12-15T16:31:00Z">
        <w:r w:rsidR="00067A5F" w:rsidRPr="009A1EEF">
          <w:t>NE</w:t>
        </w:r>
      </w:ins>
      <w:ins w:id="3378" w:author="Robert Snelick" w:date="2011-12-15T09:47:00Z">
        <w:r w:rsidRPr="009A1EEF">
          <w:t>’.</w:t>
        </w:r>
      </w:ins>
    </w:p>
    <w:p w14:paraId="4BECD923" w14:textId="77777777" w:rsidR="004C4B5B" w:rsidRPr="000A1D70" w:rsidRDefault="009F3A71" w:rsidP="000A1D70">
      <w:pPr>
        <w:pStyle w:val="ConfStmt"/>
        <w:numPr>
          <w:ins w:id="3379" w:author="Bob Yencha" w:date="2011-12-27T13:14:00Z"/>
        </w:numPr>
        <w:rPr>
          <w:ins w:id="3380" w:author="Robert Snelick" w:date="2011-12-15T09:23:00Z"/>
          <w:bCs/>
        </w:rPr>
      </w:pPr>
      <w:ins w:id="3381" w:author="Bob Yencha" w:date="2011-12-27T13:14:00Z">
        <w:r>
          <w:rPr>
            <w:b/>
          </w:rPr>
          <w:t>LRI-XXX-X</w:t>
        </w:r>
        <w:r w:rsidRPr="004C474E">
          <w:rPr>
            <w:b/>
          </w:rPr>
          <w:t>:</w:t>
        </w:r>
        <w:r>
          <w:t xml:space="preserve"> MSH</w:t>
        </w:r>
        <w:r w:rsidRPr="00E63D53">
          <w:t>.</w:t>
        </w:r>
        <w:r>
          <w:t>21 (</w:t>
        </w:r>
      </w:ins>
      <w:ins w:id="3382" w:author="Bob Yencha" w:date="2011-12-27T13:15:00Z">
        <w:r w:rsidR="000807B6">
          <w:t>Message</w:t>
        </w:r>
      </w:ins>
      <w:ins w:id="3383" w:author="Bob Yencha" w:date="2011-12-27T13:14:00Z">
        <w:r>
          <w:t xml:space="preserve"> Profile Identifier) </w:t>
        </w:r>
        <w:r w:rsidRPr="004C474E">
          <w:rPr>
            <w:b/>
          </w:rPr>
          <w:t>SHALL</w:t>
        </w:r>
        <w:r>
          <w:t xml:space="preserve"> be valued with </w:t>
        </w:r>
      </w:ins>
      <w:ins w:id="3384" w:author="Bob Yencha" w:date="2011-12-27T13:15:00Z">
        <w:r w:rsidR="000807B6" w:rsidRPr="00CD64FA">
          <w:rPr>
            <w:bCs/>
            <w:lang w:val="it-IT"/>
          </w:rPr>
          <w:t>2.16.840.1.113883.9.21</w:t>
        </w:r>
        <w:r w:rsidR="000807B6">
          <w:rPr>
            <w:bCs/>
          </w:rPr>
          <w:t xml:space="preserve"> </w:t>
        </w:r>
      </w:ins>
      <w:ins w:id="3385" w:author="Bob Yencha" w:date="2011-12-27T13:14:00Z">
        <w:r>
          <w:rPr>
            <w:bCs/>
          </w:rPr>
          <w:t xml:space="preserve">(Acknowledgment </w:t>
        </w:r>
      </w:ins>
      <w:ins w:id="3386" w:author="Bob Yencha" w:date="2011-12-27T13:15:00Z">
        <w:r w:rsidR="000807B6">
          <w:rPr>
            <w:bCs/>
          </w:rPr>
          <w:t>Profile</w:t>
        </w:r>
      </w:ins>
      <w:ins w:id="3387" w:author="Bob Yencha" w:date="2011-12-27T13:14:00Z">
        <w:r>
          <w:rPr>
            <w:bCs/>
          </w:rPr>
          <w:t>)</w:t>
        </w:r>
      </w:ins>
    </w:p>
    <w:p w14:paraId="5852E323" w14:textId="77777777" w:rsidR="00994332" w:rsidRPr="00647DE3" w:rsidRDefault="00994332" w:rsidP="00994332">
      <w:pPr>
        <w:pStyle w:val="ConfTitle"/>
      </w:pPr>
      <w:r w:rsidRPr="00647DE3">
        <w:t>Conformance Statement: LRI-GU Profile</w:t>
      </w:r>
    </w:p>
    <w:p w14:paraId="7EE0A43B" w14:textId="77777777" w:rsidR="004C474E" w:rsidDel="00596227" w:rsidRDefault="00E63D53" w:rsidP="00E63D53">
      <w:pPr>
        <w:pStyle w:val="ConfStmt"/>
        <w:rPr>
          <w:del w:id="3388" w:author="Robert Snelick" w:date="2011-12-14T19:21:00Z"/>
          <w:b/>
        </w:rPr>
      </w:pPr>
      <w:del w:id="3389" w:author="Robert Snelick" w:date="2011-12-14T19:21:00Z">
        <w:r w:rsidRPr="00E63D53" w:rsidDel="00596227">
          <w:rPr>
            <w:b/>
          </w:rPr>
          <w:delText>LRI-</w:delText>
        </w:r>
        <w:r w:rsidDel="00596227">
          <w:rPr>
            <w:b/>
          </w:rPr>
          <w:delText>MSH</w:delText>
        </w:r>
        <w:r w:rsidR="00884E97" w:rsidDel="00596227">
          <w:rPr>
            <w:b/>
          </w:rPr>
          <w:delText>-2</w:delText>
        </w:r>
        <w:r w:rsidRPr="00E63D53" w:rsidDel="00596227">
          <w:rPr>
            <w:b/>
          </w:rPr>
          <w:delText>:</w:delText>
        </w:r>
        <w:r w:rsidDel="00596227">
          <w:delText xml:space="preserve"> </w:delText>
        </w:r>
        <w:r w:rsidR="004C474E" w:rsidDel="00596227">
          <w:delText xml:space="preserve">MSH.3 (Sending Application), </w:delText>
        </w:r>
        <w:r w:rsidDel="00596227">
          <w:delText>MSH.4</w:delText>
        </w:r>
        <w:r w:rsidRPr="00E63D53" w:rsidDel="00596227">
          <w:delText xml:space="preserve"> </w:delText>
        </w:r>
        <w:r w:rsidR="004C474E" w:rsidDel="00596227">
          <w:delText>(</w:delText>
        </w:r>
        <w:r w:rsidR="004C474E" w:rsidRPr="00D4120B" w:rsidDel="00596227">
          <w:delText>Sending Facility</w:delText>
        </w:r>
        <w:r w:rsidR="004C474E" w:rsidRPr="004C474E" w:rsidDel="00596227">
          <w:delText>)</w:delText>
        </w:r>
        <w:r w:rsidR="004C474E" w:rsidDel="00596227">
          <w:delText>, MSH.5 (Receiving Application), MSH.6 (Receiving Facility)</w:delText>
        </w:r>
        <w:r w:rsidR="004C474E" w:rsidRPr="004C474E" w:rsidDel="00596227">
          <w:delText xml:space="preserve"> </w:delText>
        </w:r>
        <w:r w:rsidRPr="00E63D53" w:rsidDel="00596227">
          <w:rPr>
            <w:b/>
          </w:rPr>
          <w:delText>SHALL</w:delText>
        </w:r>
        <w:r w:rsidRPr="00E63D53" w:rsidDel="00596227">
          <w:delText xml:space="preserve"> be valued </w:delText>
        </w:r>
        <w:r w:rsidDel="00596227">
          <w:delText xml:space="preserve">using the </w:delText>
        </w:r>
        <w:r w:rsidR="00D826AD" w:rsidDel="00596227">
          <w:fldChar w:fldCharType="begin"/>
        </w:r>
        <w:r w:rsidR="00346B17" w:rsidDel="00596227">
          <w:delInstrText>HYPERLINK \l "_HD_GU_–"</w:delInstrText>
        </w:r>
        <w:r w:rsidR="00D826AD" w:rsidDel="00596227">
          <w:fldChar w:fldCharType="separate"/>
        </w:r>
        <w:r w:rsidRPr="00884E97" w:rsidDel="00596227">
          <w:rPr>
            <w:rStyle w:val="Hyperlink"/>
            <w:rFonts w:ascii="Times New Roman" w:hAnsi="Times New Roman"/>
            <w:sz w:val="24"/>
          </w:rPr>
          <w:delText>HD-GU (</w:delText>
        </w:r>
        <w:r w:rsidR="004C474E" w:rsidRPr="00884E97" w:rsidDel="00596227">
          <w:rPr>
            <w:rStyle w:val="Hyperlink"/>
            <w:rFonts w:ascii="Times New Roman" w:hAnsi="Times New Roman"/>
            <w:sz w:val="24"/>
          </w:rPr>
          <w:delText>Hierarchical Descriptor – Globally Unique</w:delText>
        </w:r>
        <w:r w:rsidRPr="00884E97" w:rsidDel="00596227">
          <w:rPr>
            <w:rStyle w:val="Hyperlink"/>
            <w:rFonts w:ascii="Times New Roman" w:hAnsi="Times New Roman"/>
            <w:sz w:val="24"/>
          </w:rPr>
          <w:delText>)</w:delText>
        </w:r>
        <w:r w:rsidR="00D826AD" w:rsidDel="00596227">
          <w:fldChar w:fldCharType="end"/>
        </w:r>
        <w:r w:rsidR="004C474E" w:rsidDel="00596227">
          <w:delText xml:space="preserve"> datatype constraints.</w:delText>
        </w:r>
      </w:del>
    </w:p>
    <w:p w14:paraId="0B096891" w14:textId="77777777" w:rsidR="00DC5D99" w:rsidRDefault="00884E97" w:rsidP="00DC5D99">
      <w:pPr>
        <w:pStyle w:val="ConfStmt"/>
        <w:rPr>
          <w:bCs/>
        </w:rPr>
      </w:pPr>
      <w:commentRangeStart w:id="3390"/>
      <w:r>
        <w:rPr>
          <w:b/>
        </w:rPr>
        <w:t>LRI-MSH-3</w:t>
      </w:r>
      <w:r w:rsidR="004C474E" w:rsidRPr="004C474E">
        <w:rPr>
          <w:b/>
        </w:rPr>
        <w:t>:</w:t>
      </w:r>
      <w:r w:rsidR="004C474E">
        <w:t xml:space="preserve"> MSH</w:t>
      </w:r>
      <w:r w:rsidR="00E63D53" w:rsidRPr="00E63D53">
        <w:t>.</w:t>
      </w:r>
      <w:r w:rsidR="004C474E">
        <w:t xml:space="preserve">21 (Message Profile Identifier) </w:t>
      </w:r>
      <w:r w:rsidR="004C474E" w:rsidRPr="004C474E">
        <w:rPr>
          <w:b/>
        </w:rPr>
        <w:t>SHALL</w:t>
      </w:r>
      <w:r w:rsidR="004C474E">
        <w:t xml:space="preserve"> be valued </w:t>
      </w:r>
      <w:r w:rsidR="000D4D51">
        <w:t xml:space="preserve">with </w:t>
      </w:r>
      <w:r w:rsidR="000D4D51" w:rsidRPr="006E6504">
        <w:rPr>
          <w:bCs/>
        </w:rPr>
        <w:t>2.16.840.1.113883.9.16</w:t>
      </w:r>
      <w:r w:rsidR="000D4D51">
        <w:rPr>
          <w:bCs/>
        </w:rPr>
        <w:t xml:space="preserve"> (</w:t>
      </w:r>
      <w:ins w:id="3391" w:author="Robert Snelick" w:date="2011-12-14T19:22:00Z">
        <w:r w:rsidR="00FC06CF">
          <w:rPr>
            <w:bCs/>
          </w:rPr>
          <w:t>LRI Common Profile Component</w:t>
        </w:r>
      </w:ins>
      <w:del w:id="3392" w:author="Robert Snelick" w:date="2011-12-14T19:22:00Z">
        <w:r w:rsidR="000D4D51" w:rsidDel="00FC06CF">
          <w:rPr>
            <w:bCs/>
          </w:rPr>
          <w:delText>Base LRI R1</w:delText>
        </w:r>
      </w:del>
      <w:r w:rsidR="000D4D51">
        <w:rPr>
          <w:bCs/>
        </w:rPr>
        <w:t xml:space="preserve">) and with </w:t>
      </w:r>
      <w:r w:rsidR="000D4D51" w:rsidRPr="005536E5">
        <w:t>2.16.840.1.113883.9.12</w:t>
      </w:r>
      <w:r w:rsidR="000D4D51">
        <w:t xml:space="preserve"> (GU – Globally Unique) and </w:t>
      </w:r>
      <w:r w:rsidR="000D4D51" w:rsidRPr="000D4D51">
        <w:rPr>
          <w:b/>
        </w:rPr>
        <w:t>SHALL</w:t>
      </w:r>
      <w:r w:rsidR="000D4D51">
        <w:t xml:space="preserve"> also be valued with</w:t>
      </w:r>
      <w:r w:rsidR="00DC5D99">
        <w:t xml:space="preserve"> either</w:t>
      </w:r>
      <w:r w:rsidR="000D4D51">
        <w:t xml:space="preserve"> the OID </w:t>
      </w:r>
      <w:r w:rsidR="000D4D51" w:rsidRPr="005536E5">
        <w:rPr>
          <w:bCs/>
        </w:rPr>
        <w:t>2.16.840.1.113883.9.14</w:t>
      </w:r>
      <w:r w:rsidR="000D4D51">
        <w:rPr>
          <w:bCs/>
        </w:rPr>
        <w:t xml:space="preserve"> (RU</w:t>
      </w:r>
      <w:ins w:id="3393" w:author="Robert Snelick" w:date="2011-12-14T19:26:00Z">
        <w:r w:rsidR="0039487A">
          <w:rPr>
            <w:bCs/>
          </w:rPr>
          <w:t xml:space="preserve"> – Unique Placer/Filler Order Number</w:t>
        </w:r>
      </w:ins>
      <w:r w:rsidR="000D4D51">
        <w:rPr>
          <w:bCs/>
        </w:rPr>
        <w:t>) or 2.16.840.1.113883.9.15 (RN</w:t>
      </w:r>
      <w:ins w:id="3394" w:author="Robert Snelick" w:date="2011-12-14T19:26:00Z">
        <w:r w:rsidR="0039487A">
          <w:rPr>
            <w:bCs/>
          </w:rPr>
          <w:t xml:space="preserve"> </w:t>
        </w:r>
      </w:ins>
      <w:ins w:id="3395" w:author="Robert Snelick" w:date="2011-12-14T19:27:00Z">
        <w:r w:rsidR="0039487A">
          <w:rPr>
            <w:bCs/>
          </w:rPr>
          <w:t>–</w:t>
        </w:r>
      </w:ins>
      <w:ins w:id="3396" w:author="Robert Snelick" w:date="2011-12-14T19:26:00Z">
        <w:r w:rsidR="0039487A">
          <w:rPr>
            <w:bCs/>
          </w:rPr>
          <w:t xml:space="preserve"> Non-</w:t>
        </w:r>
      </w:ins>
      <w:ins w:id="3397" w:author="Robert Snelick" w:date="2011-12-14T19:27:00Z">
        <w:r w:rsidR="0039487A">
          <w:rPr>
            <w:bCs/>
          </w:rPr>
          <w:t>Unique Order Numbers</w:t>
        </w:r>
      </w:ins>
      <w:r w:rsidR="000D4D51">
        <w:rPr>
          <w:bCs/>
        </w:rPr>
        <w:t>)</w:t>
      </w:r>
      <w:r w:rsidR="00DC5D99">
        <w:rPr>
          <w:bCs/>
        </w:rPr>
        <w:t xml:space="preserve"> but not both</w:t>
      </w:r>
      <w:del w:id="3398" w:author="Robert Snelick" w:date="2011-12-14T19:27:00Z">
        <w:r w:rsidR="00DC5D99" w:rsidDel="0039487A">
          <w:rPr>
            <w:bCs/>
          </w:rPr>
          <w:delText>.</w:delText>
        </w:r>
      </w:del>
      <w:commentRangeEnd w:id="3390"/>
      <w:r w:rsidR="0039487A">
        <w:rPr>
          <w:rStyle w:val="CommentReference"/>
        </w:rPr>
        <w:commentReference w:id="3390"/>
      </w:r>
    </w:p>
    <w:p w14:paraId="02FD4358" w14:textId="77777777" w:rsidR="00DC5D99" w:rsidRPr="00647DE3" w:rsidRDefault="00DC5D99" w:rsidP="00DC5D99">
      <w:pPr>
        <w:pStyle w:val="ConfTitle"/>
      </w:pPr>
      <w:r w:rsidRPr="00647DE3">
        <w:t>Conformance Statement: LRI-</w:t>
      </w:r>
      <w:r>
        <w:t>NG</w:t>
      </w:r>
      <w:r w:rsidRPr="00647DE3">
        <w:t xml:space="preserve"> Profile</w:t>
      </w:r>
    </w:p>
    <w:p w14:paraId="490D3114" w14:textId="77777777" w:rsidR="00DC5D99" w:rsidDel="00596227" w:rsidRDefault="00DC5D99" w:rsidP="00DC5D99">
      <w:pPr>
        <w:pStyle w:val="ConfStmt"/>
        <w:rPr>
          <w:del w:id="3399" w:author="Robert Snelick" w:date="2011-12-14T19:21:00Z"/>
          <w:b/>
        </w:rPr>
      </w:pPr>
      <w:del w:id="3400" w:author="Robert Snelick" w:date="2011-12-14T19:21:00Z">
        <w:r w:rsidRPr="00E63D53" w:rsidDel="00596227">
          <w:rPr>
            <w:b/>
          </w:rPr>
          <w:delText>LRI-</w:delText>
        </w:r>
        <w:r w:rsidDel="00596227">
          <w:rPr>
            <w:b/>
          </w:rPr>
          <w:delText>MSH</w:delText>
        </w:r>
        <w:r w:rsidR="00884E97" w:rsidDel="00596227">
          <w:rPr>
            <w:b/>
          </w:rPr>
          <w:delText>-4</w:delText>
        </w:r>
        <w:r w:rsidRPr="00E63D53" w:rsidDel="00596227">
          <w:rPr>
            <w:b/>
          </w:rPr>
          <w:delText>:</w:delText>
        </w:r>
        <w:r w:rsidDel="00596227">
          <w:delText xml:space="preserve"> MSH.3 (Sending Application), MSH.4</w:delText>
        </w:r>
        <w:r w:rsidRPr="00E63D53" w:rsidDel="00596227">
          <w:delText xml:space="preserve"> </w:delText>
        </w:r>
        <w:r w:rsidDel="00596227">
          <w:delText>(</w:delText>
        </w:r>
        <w:r w:rsidRPr="00D4120B" w:rsidDel="00596227">
          <w:delText>Sending Facility</w:delText>
        </w:r>
        <w:r w:rsidRPr="004C474E" w:rsidDel="00596227">
          <w:delText>)</w:delText>
        </w:r>
        <w:r w:rsidDel="00596227">
          <w:delText>, MSH.5 (Receiving Application), MSH.6 (Receiving Facility)</w:delText>
        </w:r>
        <w:r w:rsidRPr="004C474E" w:rsidDel="00596227">
          <w:delText xml:space="preserve"> </w:delText>
        </w:r>
        <w:r w:rsidRPr="00E63D53" w:rsidDel="00596227">
          <w:rPr>
            <w:b/>
          </w:rPr>
          <w:delText>SHALL</w:delText>
        </w:r>
        <w:r w:rsidRPr="00E63D53" w:rsidDel="00596227">
          <w:delText xml:space="preserve"> be valued </w:delText>
        </w:r>
        <w:r w:rsidDel="00596227">
          <w:delText xml:space="preserve">using the </w:delText>
        </w:r>
        <w:r w:rsidR="00D826AD" w:rsidDel="00596227">
          <w:fldChar w:fldCharType="begin"/>
        </w:r>
        <w:r w:rsidR="00346B17" w:rsidDel="00596227">
          <w:delInstrText>HYPERLINK \l "_HD_NG_%E2%80%93"</w:delInstrText>
        </w:r>
        <w:r w:rsidR="00D826AD" w:rsidDel="00596227">
          <w:fldChar w:fldCharType="separate"/>
        </w:r>
        <w:r w:rsidRPr="00884E97" w:rsidDel="00596227">
          <w:rPr>
            <w:rStyle w:val="Hyperlink"/>
            <w:rFonts w:ascii="Times New Roman" w:hAnsi="Times New Roman"/>
            <w:sz w:val="24"/>
          </w:rPr>
          <w:delText>HD-NG (Hierarchical Descriptor – Non-Globally Unique)</w:delText>
        </w:r>
        <w:r w:rsidR="00D826AD" w:rsidDel="00596227">
          <w:fldChar w:fldCharType="end"/>
        </w:r>
        <w:r w:rsidDel="00596227">
          <w:delText xml:space="preserve"> datatype constraints.</w:delText>
        </w:r>
      </w:del>
    </w:p>
    <w:p w14:paraId="1A20A942" w14:textId="77777777" w:rsidR="00667BA9" w:rsidRPr="00DC5D99" w:rsidRDefault="00884E97" w:rsidP="00A72958">
      <w:pPr>
        <w:pStyle w:val="ConfStmt"/>
      </w:pPr>
      <w:commentRangeStart w:id="3401"/>
      <w:r>
        <w:rPr>
          <w:b/>
        </w:rPr>
        <w:t>LRI-MSH-5</w:t>
      </w:r>
      <w:r w:rsidR="00DC5D99" w:rsidRPr="004C474E">
        <w:rPr>
          <w:b/>
        </w:rPr>
        <w:t>:</w:t>
      </w:r>
      <w:r w:rsidR="00DC5D99">
        <w:t xml:space="preserve"> MSH</w:t>
      </w:r>
      <w:r w:rsidR="00DC5D99" w:rsidRPr="00E63D53">
        <w:t>.</w:t>
      </w:r>
      <w:r w:rsidR="00DC5D99">
        <w:t xml:space="preserve">21 (Message Profile Identifier) </w:t>
      </w:r>
      <w:r w:rsidR="00DC5D99" w:rsidRPr="004C474E">
        <w:rPr>
          <w:b/>
        </w:rPr>
        <w:t>SHALL</w:t>
      </w:r>
      <w:r w:rsidR="00DC5D99">
        <w:t xml:space="preserve"> be valued with </w:t>
      </w:r>
      <w:r w:rsidR="00DC5D99" w:rsidRPr="006E6504">
        <w:rPr>
          <w:bCs/>
        </w:rPr>
        <w:t>2.16.840.1.113883.9.16</w:t>
      </w:r>
      <w:r w:rsidR="00DC5D99">
        <w:rPr>
          <w:bCs/>
        </w:rPr>
        <w:t xml:space="preserve"> (</w:t>
      </w:r>
      <w:del w:id="3402" w:author="Robert Snelick" w:date="2011-12-14T19:24:00Z">
        <w:r w:rsidR="00DC5D99" w:rsidDel="00FC06CF">
          <w:rPr>
            <w:bCs/>
          </w:rPr>
          <w:delText>Base LRI R1</w:delText>
        </w:r>
      </w:del>
      <w:ins w:id="3403" w:author="Robert Snelick" w:date="2011-12-14T19:24:00Z">
        <w:r w:rsidR="00FC06CF">
          <w:rPr>
            <w:bCs/>
          </w:rPr>
          <w:t>LRI Common Profile Component</w:t>
        </w:r>
      </w:ins>
      <w:r w:rsidR="00DC5D99">
        <w:rPr>
          <w:bCs/>
        </w:rPr>
        <w:t xml:space="preserve">) and with </w:t>
      </w:r>
      <w:r w:rsidR="00DC5D99">
        <w:t xml:space="preserve">2.16.840.1.113883.9.13 (NG – Non-Globally Unique) and </w:t>
      </w:r>
      <w:r w:rsidR="00DC5D99" w:rsidRPr="000D4D51">
        <w:rPr>
          <w:b/>
        </w:rPr>
        <w:t>SHALL</w:t>
      </w:r>
      <w:r w:rsidR="00DC5D99">
        <w:t xml:space="preserve"> also be valued with either the OID </w:t>
      </w:r>
      <w:r w:rsidR="00DC5D99" w:rsidRPr="005536E5">
        <w:rPr>
          <w:bCs/>
        </w:rPr>
        <w:t>2.16.840.1.113883.9.14</w:t>
      </w:r>
      <w:r w:rsidR="00DC5D99">
        <w:rPr>
          <w:bCs/>
        </w:rPr>
        <w:t xml:space="preserve"> (RU</w:t>
      </w:r>
      <w:ins w:id="3404" w:author="Robert Snelick" w:date="2011-12-14T19:26:00Z">
        <w:r w:rsidR="0039487A">
          <w:rPr>
            <w:bCs/>
          </w:rPr>
          <w:t xml:space="preserve">– Unique Placer/Filler Order Number </w:t>
        </w:r>
      </w:ins>
      <w:r w:rsidR="00DC5D99">
        <w:rPr>
          <w:bCs/>
        </w:rPr>
        <w:t>) or 2.16.840.1.113883.9.15 (RN</w:t>
      </w:r>
      <w:ins w:id="3405" w:author="Robert Snelick" w:date="2011-12-14T19:27:00Z">
        <w:r w:rsidR="0039487A">
          <w:rPr>
            <w:bCs/>
          </w:rPr>
          <w:t xml:space="preserve"> – Non-Unique Order Numbers</w:t>
        </w:r>
      </w:ins>
      <w:r w:rsidR="00DC5D99">
        <w:rPr>
          <w:bCs/>
        </w:rPr>
        <w:t>) but not both.</w:t>
      </w:r>
      <w:commentRangeEnd w:id="3401"/>
      <w:r w:rsidR="0039487A">
        <w:rPr>
          <w:rStyle w:val="CommentReference"/>
        </w:rPr>
        <w:commentReference w:id="3401"/>
      </w:r>
    </w:p>
    <w:p w14:paraId="7209FD0D" w14:textId="77777777" w:rsidR="00667BA9" w:rsidRPr="00A6434E" w:rsidRDefault="00667BA9" w:rsidP="00A6434E">
      <w:pPr>
        <w:pStyle w:val="Heading2"/>
        <w:numPr>
          <w:ilvl w:val="2"/>
          <w:numId w:val="23"/>
        </w:numPr>
        <w:tabs>
          <w:tab w:val="left" w:pos="630"/>
        </w:tabs>
      </w:pPr>
      <w:bookmarkStart w:id="3406" w:name="_Toc189111996"/>
      <w:r w:rsidRPr="00D4120B">
        <w:t>S</w:t>
      </w:r>
      <w:r w:rsidR="005D6067">
        <w:t>FT – Software S</w:t>
      </w:r>
      <w:r w:rsidRPr="00D4120B">
        <w:t>egment</w:t>
      </w:r>
      <w:bookmarkEnd w:id="3301"/>
      <w:bookmarkEnd w:id="3302"/>
      <w:bookmarkEnd w:id="3406"/>
      <w:r w:rsidR="00D9684F">
        <w:t xml:space="preserve"> </w:t>
      </w:r>
    </w:p>
    <w:p w14:paraId="043DBEC8" w14:textId="77777777" w:rsidR="00FE48E9" w:rsidRDefault="00667BA9">
      <w:pPr>
        <w:rPr>
          <w:del w:id="3407" w:author="Swain, Ashley" w:date="2011-11-23T10:55:00Z"/>
        </w:rPr>
      </w:pPr>
      <w:r w:rsidRPr="00D4120B">
        <w:t>The software segment provides information about the sending application or other applications that manipulate the message before the receiving application processes the message.</w:t>
      </w:r>
      <w:r w:rsidR="005D6067">
        <w:t xml:space="preserve"> This guide imposes no additional constraints on the base specification </w:t>
      </w:r>
      <w:r w:rsidR="00B239A4" w:rsidRPr="00B239A4">
        <w:t>HL7 V2.5.1, Chapter 2</w:t>
      </w:r>
      <w:r w:rsidRPr="00D4120B">
        <w:t>.</w:t>
      </w:r>
    </w:p>
    <w:p w14:paraId="4FCCB73A" w14:textId="77777777" w:rsidR="00FE48E9" w:rsidRDefault="00DC0A68">
      <w:bookmarkStart w:id="3408" w:name="_Toc207005830"/>
      <w:bookmarkStart w:id="3409" w:name="_Ref207089916"/>
      <w:r>
        <w:br w:type="page"/>
      </w:r>
      <w:r w:rsidR="00667BA9" w:rsidRPr="00D4120B">
        <w:t>MSA – Acknowledgement Segment</w:t>
      </w:r>
      <w:bookmarkEnd w:id="3303"/>
      <w:bookmarkEnd w:id="3304"/>
      <w:bookmarkEnd w:id="3408"/>
      <w:bookmarkEnd w:id="3409"/>
    </w:p>
    <w:p w14:paraId="7B9E0B3A" w14:textId="77777777" w:rsidR="00667BA9" w:rsidRDefault="00667BA9" w:rsidP="00667BA9">
      <w:pPr>
        <w:keepNext/>
      </w:pPr>
      <w:r w:rsidRPr="00D4120B">
        <w:t>The Message Response Segment (MSA) contains the information sent as acknowledgment to the order message received by a Laboratory Information System.</w:t>
      </w:r>
    </w:p>
    <w:tbl>
      <w:tblPr>
        <w:tblW w:w="4975" w:type="pct"/>
        <w:jc w:val="center"/>
        <w:tblBorders>
          <w:top w:val="single" w:sz="12" w:space="0" w:color="943634" w:themeColor="accent2" w:themeShade="BF"/>
          <w:left w:val="single" w:sz="4" w:space="0" w:color="C0C0C0"/>
          <w:bottom w:val="single" w:sz="12" w:space="0" w:color="943634" w:themeColor="accent2" w:themeShade="BF"/>
          <w:right w:val="single" w:sz="4" w:space="0" w:color="C0C0C0"/>
          <w:insideH w:val="single" w:sz="12" w:space="0" w:color="943634" w:themeColor="accent2" w:themeShade="BF"/>
          <w:insideV w:val="single" w:sz="4" w:space="0" w:color="C0C0C0"/>
        </w:tblBorders>
        <w:tblCellMar>
          <w:left w:w="58" w:type="dxa"/>
          <w:right w:w="58" w:type="dxa"/>
        </w:tblCellMar>
        <w:tblLook w:val="0000" w:firstRow="0" w:lastRow="0" w:firstColumn="0" w:lastColumn="0" w:noHBand="0" w:noVBand="0"/>
      </w:tblPr>
      <w:tblGrid>
        <w:gridCol w:w="509"/>
        <w:gridCol w:w="1510"/>
        <w:gridCol w:w="505"/>
        <w:gridCol w:w="736"/>
        <w:gridCol w:w="1219"/>
        <w:gridCol w:w="586"/>
        <w:gridCol w:w="712"/>
        <w:gridCol w:w="851"/>
        <w:gridCol w:w="7099"/>
      </w:tblGrid>
      <w:tr w:rsidR="006A0D67" w:rsidRPr="00D4120B" w14:paraId="6A197F7E" w14:textId="77777777">
        <w:trPr>
          <w:cantSplit/>
          <w:trHeight w:hRule="exact" w:val="360"/>
          <w:tblHeader/>
          <w:jc w:val="center"/>
        </w:trPr>
        <w:tc>
          <w:tcPr>
            <w:tcW w:w="13727" w:type="dxa"/>
            <w:gridSpan w:val="9"/>
            <w:shd w:val="clear" w:color="auto" w:fill="F3F3F3"/>
            <w:vAlign w:val="center"/>
          </w:tcPr>
          <w:p w14:paraId="7921A422" w14:textId="77777777" w:rsidR="006A0D67" w:rsidRPr="00D4120B" w:rsidRDefault="006A0D67" w:rsidP="006A0D67">
            <w:pPr>
              <w:pStyle w:val="Caption"/>
            </w:pPr>
            <w:bookmarkStart w:id="3410" w:name="_Toc189111905"/>
            <w:r>
              <w:t xml:space="preserve">Table </w:t>
            </w:r>
            <w:r w:rsidR="001C047D">
              <w:fldChar w:fldCharType="begin"/>
            </w:r>
            <w:r w:rsidR="001C047D">
              <w:instrText xml:space="preserve"> STYLEREF 1 \s </w:instrText>
            </w:r>
            <w:r w:rsidR="001C047D">
              <w:fldChar w:fldCharType="separate"/>
            </w:r>
            <w:r w:rsidR="002B0A1D">
              <w:rPr>
                <w:noProof/>
              </w:rPr>
              <w:t>3</w:t>
            </w:r>
            <w:r w:rsidR="001C047D">
              <w:rPr>
                <w:noProof/>
              </w:rPr>
              <w:fldChar w:fldCharType="end"/>
            </w:r>
            <w:r>
              <w:noBreakHyphen/>
            </w:r>
            <w:r w:rsidR="001C047D">
              <w:fldChar w:fldCharType="begin"/>
            </w:r>
            <w:r w:rsidR="001C047D">
              <w:instrText xml:space="preserve"> SEQ Table \* ARABIC \s 1 </w:instrText>
            </w:r>
            <w:r w:rsidR="001C047D">
              <w:fldChar w:fldCharType="separate"/>
            </w:r>
            <w:r w:rsidR="002B0A1D">
              <w:rPr>
                <w:noProof/>
              </w:rPr>
              <w:t>4</w:t>
            </w:r>
            <w:r w:rsidR="001C047D">
              <w:rPr>
                <w:noProof/>
              </w:rPr>
              <w:fldChar w:fldCharType="end"/>
            </w:r>
            <w:r>
              <w:t>. Acknowledgment Segment (MSA)</w:t>
            </w:r>
            <w:bookmarkEnd w:id="3410"/>
          </w:p>
          <w:p w14:paraId="1AA29421" w14:textId="77777777" w:rsidR="006A0D67" w:rsidRPr="00D4120B" w:rsidRDefault="006A0D67" w:rsidP="00667BA9">
            <w:pPr>
              <w:pStyle w:val="TableHeadingA"/>
            </w:pPr>
          </w:p>
        </w:tc>
      </w:tr>
      <w:tr w:rsidR="00667BA9" w:rsidRPr="00D4120B" w14:paraId="7FDB6672" w14:textId="77777777">
        <w:trPr>
          <w:cantSplit/>
          <w:trHeight w:hRule="exact" w:val="615"/>
          <w:tblHeader/>
          <w:jc w:val="center"/>
        </w:trPr>
        <w:tc>
          <w:tcPr>
            <w:tcW w:w="513" w:type="dxa"/>
            <w:shd w:val="clear" w:color="auto" w:fill="F3F3F3"/>
            <w:vAlign w:val="center"/>
          </w:tcPr>
          <w:p w14:paraId="6F3CE5E1" w14:textId="77777777" w:rsidR="00667BA9" w:rsidRPr="00D4120B" w:rsidRDefault="00667BA9" w:rsidP="00667BA9">
            <w:pPr>
              <w:pStyle w:val="TableHeadingA"/>
            </w:pPr>
            <w:r w:rsidRPr="00D4120B">
              <w:t>S</w:t>
            </w:r>
            <w:r>
              <w:t>EQ</w:t>
            </w:r>
          </w:p>
        </w:tc>
        <w:tc>
          <w:tcPr>
            <w:tcW w:w="1736" w:type="dxa"/>
            <w:shd w:val="clear" w:color="auto" w:fill="F3F3F3"/>
            <w:vAlign w:val="center"/>
          </w:tcPr>
          <w:p w14:paraId="0E4BD22A" w14:textId="77777777" w:rsidR="00667BA9" w:rsidRPr="00D4120B" w:rsidRDefault="00667BA9" w:rsidP="00667BA9">
            <w:pPr>
              <w:pStyle w:val="TableHeadingA"/>
            </w:pPr>
            <w:r>
              <w:t>Element Name</w:t>
            </w:r>
          </w:p>
        </w:tc>
        <w:tc>
          <w:tcPr>
            <w:tcW w:w="559" w:type="dxa"/>
            <w:shd w:val="clear" w:color="auto" w:fill="F3F3F3"/>
            <w:vAlign w:val="center"/>
          </w:tcPr>
          <w:p w14:paraId="0DCA5E9E" w14:textId="77777777" w:rsidR="00667BA9" w:rsidRPr="00D4120B" w:rsidRDefault="00667BA9" w:rsidP="00667BA9">
            <w:pPr>
              <w:pStyle w:val="TableHeadingA"/>
            </w:pPr>
            <w:r w:rsidRPr="00D4120B">
              <w:t>DT</w:t>
            </w:r>
          </w:p>
        </w:tc>
        <w:tc>
          <w:tcPr>
            <w:tcW w:w="573" w:type="dxa"/>
            <w:shd w:val="clear" w:color="auto" w:fill="F3F3F3"/>
            <w:vAlign w:val="center"/>
          </w:tcPr>
          <w:p w14:paraId="279C8035" w14:textId="77777777" w:rsidR="00667BA9" w:rsidRPr="00D4120B" w:rsidRDefault="00667BA9" w:rsidP="00667BA9">
            <w:pPr>
              <w:pStyle w:val="TableHeadingA"/>
            </w:pPr>
            <w:r>
              <w:t>Us</w:t>
            </w:r>
            <w:ins w:id="3411" w:author="Swain, Ashley" w:date="2011-11-27T21:15:00Z">
              <w:r w:rsidR="006A2BBD">
                <w:t>ag</w:t>
              </w:r>
            </w:ins>
            <w:r>
              <w:t>e</w:t>
            </w:r>
          </w:p>
        </w:tc>
        <w:tc>
          <w:tcPr>
            <w:tcW w:w="1229" w:type="dxa"/>
            <w:shd w:val="clear" w:color="auto" w:fill="F3F3F3"/>
            <w:vAlign w:val="center"/>
          </w:tcPr>
          <w:p w14:paraId="39EF3C8F" w14:textId="77777777" w:rsidR="00667BA9" w:rsidRPr="00D4120B" w:rsidRDefault="00667BA9" w:rsidP="00667BA9">
            <w:pPr>
              <w:pStyle w:val="TableHeadingA"/>
            </w:pPr>
            <w:r w:rsidRPr="00D4120B">
              <w:t>Cardinality</w:t>
            </w:r>
          </w:p>
        </w:tc>
        <w:tc>
          <w:tcPr>
            <w:tcW w:w="646" w:type="dxa"/>
            <w:shd w:val="clear" w:color="auto" w:fill="F3F3F3"/>
            <w:vAlign w:val="center"/>
          </w:tcPr>
          <w:p w14:paraId="29F3027B" w14:textId="77777777" w:rsidR="00667BA9" w:rsidDel="001B23CA" w:rsidRDefault="00667BA9" w:rsidP="00667BA9">
            <w:pPr>
              <w:pStyle w:val="TableHeadingA"/>
            </w:pPr>
            <w:r>
              <w:t>LEN</w:t>
            </w:r>
          </w:p>
        </w:tc>
        <w:tc>
          <w:tcPr>
            <w:tcW w:w="720" w:type="dxa"/>
            <w:shd w:val="clear" w:color="auto" w:fill="F3F3F3"/>
            <w:vAlign w:val="center"/>
          </w:tcPr>
          <w:p w14:paraId="6AB2FBED" w14:textId="77777777" w:rsidR="00667BA9" w:rsidRPr="00D4120B" w:rsidRDefault="00667BA9" w:rsidP="00667BA9">
            <w:pPr>
              <w:pStyle w:val="TableHeadingA"/>
            </w:pPr>
            <w:r>
              <w:t>C.LEN</w:t>
            </w:r>
          </w:p>
        </w:tc>
        <w:tc>
          <w:tcPr>
            <w:tcW w:w="993" w:type="dxa"/>
            <w:shd w:val="clear" w:color="auto" w:fill="F3F3F3"/>
            <w:vAlign w:val="center"/>
          </w:tcPr>
          <w:p w14:paraId="6F77ABBB" w14:textId="77777777" w:rsidR="00667BA9" w:rsidRPr="00D4120B" w:rsidRDefault="00667BA9" w:rsidP="00667BA9">
            <w:pPr>
              <w:pStyle w:val="TableHeadingA"/>
            </w:pPr>
            <w:r w:rsidRPr="00D4120B">
              <w:t>Value Set</w:t>
            </w:r>
          </w:p>
        </w:tc>
        <w:tc>
          <w:tcPr>
            <w:tcW w:w="0" w:type="auto"/>
            <w:shd w:val="clear" w:color="auto" w:fill="F3F3F3"/>
            <w:vAlign w:val="center"/>
          </w:tcPr>
          <w:p w14:paraId="5D040FB4" w14:textId="77777777" w:rsidR="00667BA9" w:rsidRPr="00D4120B" w:rsidRDefault="00667BA9" w:rsidP="00667BA9">
            <w:pPr>
              <w:pStyle w:val="TableHeadingA"/>
            </w:pPr>
            <w:r w:rsidRPr="00D4120B">
              <w:t>Description/Comments</w:t>
            </w:r>
          </w:p>
        </w:tc>
      </w:tr>
      <w:tr w:rsidR="00667BA9" w:rsidRPr="00D4120B" w14:paraId="29849AAE" w14:textId="77777777">
        <w:trPr>
          <w:cantSplit/>
          <w:jc w:val="center"/>
        </w:trPr>
        <w:tc>
          <w:tcPr>
            <w:tcW w:w="513" w:type="dxa"/>
          </w:tcPr>
          <w:p w14:paraId="1EF61F7F" w14:textId="77777777" w:rsidR="00667BA9" w:rsidRPr="00D4120B" w:rsidRDefault="00667BA9" w:rsidP="008F7891">
            <w:pPr>
              <w:pStyle w:val="TableContent"/>
            </w:pPr>
            <w:r w:rsidRPr="00D4120B">
              <w:t>1</w:t>
            </w:r>
          </w:p>
        </w:tc>
        <w:tc>
          <w:tcPr>
            <w:tcW w:w="1736" w:type="dxa"/>
          </w:tcPr>
          <w:p w14:paraId="63231D2E" w14:textId="77777777" w:rsidR="00667BA9" w:rsidRPr="00D4120B" w:rsidRDefault="00667BA9" w:rsidP="008F7891">
            <w:pPr>
              <w:pStyle w:val="TableContent"/>
            </w:pPr>
            <w:r w:rsidRPr="00D4120B">
              <w:t>Acknowledgment Code</w:t>
            </w:r>
          </w:p>
        </w:tc>
        <w:tc>
          <w:tcPr>
            <w:tcW w:w="559" w:type="dxa"/>
          </w:tcPr>
          <w:p w14:paraId="552369F1" w14:textId="77777777" w:rsidR="00667BA9" w:rsidRPr="00D4120B" w:rsidRDefault="00667BA9" w:rsidP="008F7891">
            <w:pPr>
              <w:pStyle w:val="TableContent"/>
            </w:pPr>
            <w:r w:rsidRPr="00D4120B">
              <w:t>ID</w:t>
            </w:r>
          </w:p>
        </w:tc>
        <w:tc>
          <w:tcPr>
            <w:tcW w:w="573" w:type="dxa"/>
          </w:tcPr>
          <w:p w14:paraId="4AA42289" w14:textId="77777777" w:rsidR="00667BA9" w:rsidRPr="00D4120B" w:rsidRDefault="00D23BC2" w:rsidP="008F7891">
            <w:pPr>
              <w:pStyle w:val="TableContent"/>
            </w:pPr>
            <w:r>
              <w:t>R</w:t>
            </w:r>
          </w:p>
        </w:tc>
        <w:tc>
          <w:tcPr>
            <w:tcW w:w="1229" w:type="dxa"/>
          </w:tcPr>
          <w:p w14:paraId="15CDAF66" w14:textId="77777777" w:rsidR="00667BA9" w:rsidRPr="00D4120B" w:rsidRDefault="00667BA9" w:rsidP="008F7891">
            <w:pPr>
              <w:pStyle w:val="TableContent"/>
            </w:pPr>
            <w:r w:rsidRPr="00D4120B">
              <w:t>[1..1]</w:t>
            </w:r>
          </w:p>
        </w:tc>
        <w:tc>
          <w:tcPr>
            <w:tcW w:w="646" w:type="dxa"/>
            <w:shd w:val="clear" w:color="auto" w:fill="auto"/>
          </w:tcPr>
          <w:p w14:paraId="0ECE966D" w14:textId="77777777" w:rsidR="00667BA9" w:rsidRPr="00D4120B" w:rsidRDefault="00667BA9" w:rsidP="008F7891">
            <w:pPr>
              <w:pStyle w:val="TableContent"/>
            </w:pPr>
            <w:r w:rsidRPr="00D4120B">
              <w:t>2..2</w:t>
            </w:r>
          </w:p>
        </w:tc>
        <w:tc>
          <w:tcPr>
            <w:tcW w:w="720" w:type="dxa"/>
            <w:shd w:val="clear" w:color="auto" w:fill="auto"/>
          </w:tcPr>
          <w:p w14:paraId="266D9A2F" w14:textId="77777777" w:rsidR="00667BA9" w:rsidRPr="00D4120B" w:rsidRDefault="00667BA9" w:rsidP="008F7891">
            <w:pPr>
              <w:pStyle w:val="TableContent"/>
            </w:pPr>
          </w:p>
        </w:tc>
        <w:tc>
          <w:tcPr>
            <w:tcW w:w="993" w:type="dxa"/>
          </w:tcPr>
          <w:p w14:paraId="55C0B498" w14:textId="77777777" w:rsidR="00667BA9" w:rsidRPr="00D4120B" w:rsidRDefault="00667BA9" w:rsidP="008F7891">
            <w:pPr>
              <w:pStyle w:val="TableContent"/>
            </w:pPr>
            <w:r w:rsidRPr="00D4120B">
              <w:t>HL70008</w:t>
            </w:r>
          </w:p>
        </w:tc>
        <w:tc>
          <w:tcPr>
            <w:tcW w:w="0" w:type="auto"/>
          </w:tcPr>
          <w:p w14:paraId="5CDD1BE9" w14:textId="77777777" w:rsidR="00667BA9" w:rsidRPr="00D4120B" w:rsidRDefault="00667BA9" w:rsidP="008F7891">
            <w:pPr>
              <w:pStyle w:val="TableContent"/>
            </w:pPr>
            <w:r w:rsidRPr="00D4120B">
              <w:t>Acknowledgment code indicating receipt of message</w:t>
            </w:r>
            <w:r w:rsidR="00400CF4">
              <w:t xml:space="preserve">. </w:t>
            </w:r>
            <w:r w:rsidRPr="00D4120B">
              <w:t xml:space="preserve">(Refer to </w:t>
            </w:r>
            <w:r w:rsidRPr="00D4120B">
              <w:rPr>
                <w:i/>
              </w:rPr>
              <w:t>HL7 Table 0008 - Acknowledgment Code</w:t>
            </w:r>
            <w:r w:rsidRPr="00D4120B">
              <w:t xml:space="preserve"> for valid values.)</w:t>
            </w:r>
          </w:p>
        </w:tc>
      </w:tr>
      <w:tr w:rsidR="00667BA9" w:rsidRPr="00D4120B" w14:paraId="24E6BD28" w14:textId="77777777">
        <w:trPr>
          <w:cantSplit/>
          <w:jc w:val="center"/>
        </w:trPr>
        <w:tc>
          <w:tcPr>
            <w:tcW w:w="513" w:type="dxa"/>
            <w:tcBorders>
              <w:bottom w:val="single" w:sz="12" w:space="0" w:color="943634" w:themeColor="accent2" w:themeShade="BF"/>
            </w:tcBorders>
          </w:tcPr>
          <w:p w14:paraId="5F2EC14D" w14:textId="77777777" w:rsidR="00667BA9" w:rsidRPr="00D4120B" w:rsidRDefault="00667BA9" w:rsidP="008F7891">
            <w:pPr>
              <w:pStyle w:val="TableContent"/>
            </w:pPr>
            <w:r w:rsidRPr="00D4120B">
              <w:t>2</w:t>
            </w:r>
          </w:p>
        </w:tc>
        <w:tc>
          <w:tcPr>
            <w:tcW w:w="1736" w:type="dxa"/>
            <w:tcBorders>
              <w:bottom w:val="single" w:sz="12" w:space="0" w:color="943634" w:themeColor="accent2" w:themeShade="BF"/>
            </w:tcBorders>
          </w:tcPr>
          <w:p w14:paraId="1FBA9ABD" w14:textId="77777777" w:rsidR="00667BA9" w:rsidRPr="00D4120B" w:rsidRDefault="00667BA9" w:rsidP="008F7891">
            <w:pPr>
              <w:pStyle w:val="TableContent"/>
            </w:pPr>
            <w:r w:rsidRPr="00D4120B">
              <w:t>Message Control ID</w:t>
            </w:r>
          </w:p>
        </w:tc>
        <w:tc>
          <w:tcPr>
            <w:tcW w:w="559" w:type="dxa"/>
            <w:tcBorders>
              <w:bottom w:val="single" w:sz="12" w:space="0" w:color="943634" w:themeColor="accent2" w:themeShade="BF"/>
            </w:tcBorders>
          </w:tcPr>
          <w:p w14:paraId="54CF107D" w14:textId="77777777" w:rsidR="00667BA9" w:rsidRPr="00D4120B" w:rsidRDefault="00667BA9" w:rsidP="008F7891">
            <w:pPr>
              <w:pStyle w:val="TableContent"/>
            </w:pPr>
            <w:r w:rsidRPr="00D4120B">
              <w:t>ST</w:t>
            </w:r>
          </w:p>
        </w:tc>
        <w:tc>
          <w:tcPr>
            <w:tcW w:w="573" w:type="dxa"/>
            <w:tcBorders>
              <w:bottom w:val="single" w:sz="12" w:space="0" w:color="943634" w:themeColor="accent2" w:themeShade="BF"/>
            </w:tcBorders>
          </w:tcPr>
          <w:p w14:paraId="26B85E5C" w14:textId="77777777" w:rsidR="00667BA9" w:rsidRPr="00D4120B" w:rsidRDefault="00D23BC2" w:rsidP="008F7891">
            <w:pPr>
              <w:pStyle w:val="TableContent"/>
            </w:pPr>
            <w:r>
              <w:t>R</w:t>
            </w:r>
          </w:p>
        </w:tc>
        <w:tc>
          <w:tcPr>
            <w:tcW w:w="1229" w:type="dxa"/>
            <w:tcBorders>
              <w:bottom w:val="single" w:sz="12" w:space="0" w:color="943634" w:themeColor="accent2" w:themeShade="BF"/>
            </w:tcBorders>
          </w:tcPr>
          <w:p w14:paraId="0A08A5D3" w14:textId="77777777" w:rsidR="00667BA9" w:rsidRPr="00D4120B" w:rsidRDefault="00667BA9" w:rsidP="008F7891">
            <w:pPr>
              <w:pStyle w:val="TableContent"/>
            </w:pPr>
            <w:r w:rsidRPr="00D4120B">
              <w:t>[1..1]</w:t>
            </w:r>
          </w:p>
        </w:tc>
        <w:tc>
          <w:tcPr>
            <w:tcW w:w="646" w:type="dxa"/>
            <w:tcBorders>
              <w:bottom w:val="single" w:sz="12" w:space="0" w:color="943634" w:themeColor="accent2" w:themeShade="BF"/>
            </w:tcBorders>
            <w:shd w:val="clear" w:color="auto" w:fill="auto"/>
          </w:tcPr>
          <w:p w14:paraId="08CE3E30" w14:textId="77777777" w:rsidR="00667BA9" w:rsidRPr="00D4120B" w:rsidRDefault="00667BA9" w:rsidP="008F7891">
            <w:pPr>
              <w:pStyle w:val="TableContent"/>
            </w:pPr>
            <w:r w:rsidRPr="00D4120B">
              <w:t>1..199</w:t>
            </w:r>
          </w:p>
        </w:tc>
        <w:tc>
          <w:tcPr>
            <w:tcW w:w="720" w:type="dxa"/>
            <w:tcBorders>
              <w:bottom w:val="single" w:sz="12" w:space="0" w:color="943634" w:themeColor="accent2" w:themeShade="BF"/>
            </w:tcBorders>
            <w:shd w:val="clear" w:color="auto" w:fill="auto"/>
          </w:tcPr>
          <w:p w14:paraId="6B346331" w14:textId="77777777" w:rsidR="00667BA9" w:rsidRPr="00D4120B" w:rsidRDefault="00667BA9" w:rsidP="008F7891">
            <w:pPr>
              <w:pStyle w:val="TableContent"/>
            </w:pPr>
          </w:p>
        </w:tc>
        <w:tc>
          <w:tcPr>
            <w:tcW w:w="993" w:type="dxa"/>
            <w:tcBorders>
              <w:bottom w:val="single" w:sz="12" w:space="0" w:color="943634" w:themeColor="accent2" w:themeShade="BF"/>
            </w:tcBorders>
          </w:tcPr>
          <w:p w14:paraId="53CE5200" w14:textId="77777777" w:rsidR="00667BA9" w:rsidRPr="00D4120B" w:rsidRDefault="00667BA9" w:rsidP="008F7891">
            <w:pPr>
              <w:pStyle w:val="TableContent"/>
            </w:pPr>
          </w:p>
        </w:tc>
        <w:tc>
          <w:tcPr>
            <w:tcW w:w="0" w:type="auto"/>
            <w:tcBorders>
              <w:bottom w:val="single" w:sz="12" w:space="0" w:color="943634" w:themeColor="accent2" w:themeShade="BF"/>
            </w:tcBorders>
          </w:tcPr>
          <w:p w14:paraId="2D2CA5F0" w14:textId="77777777" w:rsidR="00667BA9" w:rsidRPr="00D4120B" w:rsidRDefault="00667BA9" w:rsidP="008F7891">
            <w:pPr>
              <w:pStyle w:val="TableContent"/>
            </w:pPr>
            <w:r w:rsidRPr="00D4120B">
              <w:t>Identifier that enables the sending system to associate this response with the message for which it is intended</w:t>
            </w:r>
            <w:r w:rsidR="00400CF4">
              <w:t xml:space="preserve">. </w:t>
            </w:r>
            <w:r w:rsidRPr="00D4120B">
              <w:t>This value will be the MSH.10 message control ID from the message being acknowledged.</w:t>
            </w:r>
          </w:p>
        </w:tc>
      </w:tr>
      <w:tr w:rsidR="00667BA9" w:rsidRPr="00D4120B" w14:paraId="4A93EB62" w14:textId="77777777">
        <w:trPr>
          <w:cantSplit/>
          <w:jc w:val="center"/>
        </w:trPr>
        <w:tc>
          <w:tcPr>
            <w:tcW w:w="513" w:type="dxa"/>
            <w:shd w:val="clear" w:color="auto" w:fill="auto"/>
          </w:tcPr>
          <w:p w14:paraId="42F3809F" w14:textId="77777777" w:rsidR="00667BA9" w:rsidRPr="00D4120B" w:rsidRDefault="00667BA9" w:rsidP="008F7891">
            <w:pPr>
              <w:pStyle w:val="TableContent"/>
            </w:pPr>
            <w:r w:rsidRPr="00D4120B">
              <w:t>3</w:t>
            </w:r>
          </w:p>
        </w:tc>
        <w:tc>
          <w:tcPr>
            <w:tcW w:w="1736" w:type="dxa"/>
            <w:shd w:val="clear" w:color="auto" w:fill="auto"/>
          </w:tcPr>
          <w:p w14:paraId="129A2C7B" w14:textId="77777777" w:rsidR="00667BA9" w:rsidRPr="00D4120B" w:rsidRDefault="00667BA9" w:rsidP="008F7891">
            <w:pPr>
              <w:pStyle w:val="TableContent"/>
            </w:pPr>
            <w:r w:rsidRPr="00D4120B">
              <w:t>Text Message</w:t>
            </w:r>
          </w:p>
        </w:tc>
        <w:tc>
          <w:tcPr>
            <w:tcW w:w="559" w:type="dxa"/>
            <w:shd w:val="clear" w:color="auto" w:fill="auto"/>
          </w:tcPr>
          <w:p w14:paraId="3FA9208F" w14:textId="77777777" w:rsidR="00667BA9" w:rsidRPr="00D4120B" w:rsidRDefault="00667BA9" w:rsidP="008F7891">
            <w:pPr>
              <w:pStyle w:val="TableContent"/>
            </w:pPr>
            <w:r w:rsidRPr="00D4120B">
              <w:t>ST</w:t>
            </w:r>
          </w:p>
        </w:tc>
        <w:tc>
          <w:tcPr>
            <w:tcW w:w="573" w:type="dxa"/>
            <w:shd w:val="clear" w:color="auto" w:fill="auto"/>
          </w:tcPr>
          <w:p w14:paraId="5652D86D" w14:textId="77777777" w:rsidR="00667BA9" w:rsidRPr="00D4120B" w:rsidRDefault="00973E05" w:rsidP="008F7891">
            <w:pPr>
              <w:pStyle w:val="TableContent"/>
            </w:pPr>
            <w:r>
              <w:t>X</w:t>
            </w:r>
          </w:p>
        </w:tc>
        <w:tc>
          <w:tcPr>
            <w:tcW w:w="1229" w:type="dxa"/>
            <w:shd w:val="clear" w:color="auto" w:fill="auto"/>
          </w:tcPr>
          <w:p w14:paraId="4345BC91" w14:textId="77777777" w:rsidR="00667BA9" w:rsidRPr="00D4120B" w:rsidRDefault="00667BA9" w:rsidP="008F7891">
            <w:pPr>
              <w:pStyle w:val="TableContent"/>
            </w:pPr>
            <w:r w:rsidRPr="00D4120B">
              <w:t>[0..0]</w:t>
            </w:r>
          </w:p>
        </w:tc>
        <w:tc>
          <w:tcPr>
            <w:tcW w:w="646" w:type="dxa"/>
            <w:shd w:val="clear" w:color="auto" w:fill="auto"/>
          </w:tcPr>
          <w:p w14:paraId="655FE0E3" w14:textId="77777777" w:rsidR="00667BA9" w:rsidRPr="00D4120B" w:rsidRDefault="00667BA9" w:rsidP="008F7891">
            <w:pPr>
              <w:pStyle w:val="TableContent"/>
            </w:pPr>
          </w:p>
        </w:tc>
        <w:tc>
          <w:tcPr>
            <w:tcW w:w="720" w:type="dxa"/>
            <w:shd w:val="clear" w:color="auto" w:fill="auto"/>
          </w:tcPr>
          <w:p w14:paraId="2A4358FB" w14:textId="77777777" w:rsidR="00667BA9" w:rsidRPr="00D4120B" w:rsidRDefault="00667BA9" w:rsidP="008F7891">
            <w:pPr>
              <w:pStyle w:val="TableContent"/>
            </w:pPr>
          </w:p>
        </w:tc>
        <w:tc>
          <w:tcPr>
            <w:tcW w:w="993" w:type="dxa"/>
            <w:shd w:val="clear" w:color="auto" w:fill="auto"/>
          </w:tcPr>
          <w:p w14:paraId="74B959F7" w14:textId="77777777" w:rsidR="00667BA9" w:rsidRPr="00D4120B" w:rsidRDefault="00667BA9" w:rsidP="008F7891">
            <w:pPr>
              <w:pStyle w:val="TableContent"/>
            </w:pPr>
          </w:p>
        </w:tc>
        <w:tc>
          <w:tcPr>
            <w:tcW w:w="0" w:type="auto"/>
            <w:shd w:val="clear" w:color="auto" w:fill="auto"/>
          </w:tcPr>
          <w:p w14:paraId="05BD4F32" w14:textId="77777777" w:rsidR="00667BA9" w:rsidRPr="00D4120B" w:rsidRDefault="00667BA9" w:rsidP="008F7891">
            <w:pPr>
              <w:pStyle w:val="TableContent"/>
            </w:pPr>
            <w:r w:rsidRPr="00D4120B">
              <w:t xml:space="preserve">Deprecated as of </w:t>
            </w:r>
            <w:r w:rsidRPr="00D4120B">
              <w:rPr>
                <w:i/>
              </w:rPr>
              <w:t>HL7 Version 2.4</w:t>
            </w:r>
            <w:r w:rsidR="00400CF4">
              <w:t xml:space="preserve">. </w:t>
            </w:r>
            <w:r w:rsidRPr="00D4120B">
              <w:t>See ERR segment.</w:t>
            </w:r>
          </w:p>
        </w:tc>
      </w:tr>
      <w:tr w:rsidR="00667BA9" w:rsidRPr="00D4120B" w14:paraId="1AC108A8" w14:textId="77777777">
        <w:trPr>
          <w:cantSplit/>
          <w:jc w:val="center"/>
        </w:trPr>
        <w:tc>
          <w:tcPr>
            <w:tcW w:w="513" w:type="dxa"/>
            <w:shd w:val="clear" w:color="auto" w:fill="auto"/>
          </w:tcPr>
          <w:p w14:paraId="27B9ED9D" w14:textId="77777777" w:rsidR="00667BA9" w:rsidRPr="00D4120B" w:rsidRDefault="00667BA9" w:rsidP="008F7891">
            <w:pPr>
              <w:pStyle w:val="TableContent"/>
            </w:pPr>
            <w:r w:rsidRPr="00D4120B">
              <w:t>4</w:t>
            </w:r>
          </w:p>
        </w:tc>
        <w:tc>
          <w:tcPr>
            <w:tcW w:w="1736" w:type="dxa"/>
            <w:shd w:val="clear" w:color="auto" w:fill="auto"/>
          </w:tcPr>
          <w:p w14:paraId="22DD5FCD" w14:textId="77777777" w:rsidR="00667BA9" w:rsidRPr="00D4120B" w:rsidRDefault="00667BA9" w:rsidP="008F7891">
            <w:pPr>
              <w:pStyle w:val="TableContent"/>
            </w:pPr>
            <w:r w:rsidRPr="00D4120B">
              <w:t>Expected</w:t>
            </w:r>
            <w:r w:rsidR="006C375A">
              <w:t xml:space="preserve"> Seq</w:t>
            </w:r>
            <w:r w:rsidRPr="00D4120B">
              <w:t>uence Number</w:t>
            </w:r>
          </w:p>
        </w:tc>
        <w:tc>
          <w:tcPr>
            <w:tcW w:w="559" w:type="dxa"/>
            <w:shd w:val="clear" w:color="auto" w:fill="auto"/>
          </w:tcPr>
          <w:p w14:paraId="21B1050E" w14:textId="77777777" w:rsidR="00667BA9" w:rsidRPr="00D4120B" w:rsidRDefault="00667BA9" w:rsidP="008F7891">
            <w:pPr>
              <w:pStyle w:val="TableContent"/>
            </w:pPr>
            <w:r w:rsidRPr="00D4120B">
              <w:t>NM</w:t>
            </w:r>
          </w:p>
        </w:tc>
        <w:tc>
          <w:tcPr>
            <w:tcW w:w="573" w:type="dxa"/>
            <w:shd w:val="clear" w:color="auto" w:fill="auto"/>
          </w:tcPr>
          <w:p w14:paraId="1F1BABCD" w14:textId="77777777" w:rsidR="00667BA9" w:rsidRPr="00D4120B" w:rsidRDefault="00D23BC2" w:rsidP="008F7891">
            <w:pPr>
              <w:pStyle w:val="TableContent"/>
            </w:pPr>
            <w:r>
              <w:t>O</w:t>
            </w:r>
          </w:p>
        </w:tc>
        <w:tc>
          <w:tcPr>
            <w:tcW w:w="1229" w:type="dxa"/>
            <w:shd w:val="clear" w:color="auto" w:fill="auto"/>
          </w:tcPr>
          <w:p w14:paraId="039A966B" w14:textId="77777777" w:rsidR="00667BA9" w:rsidRPr="00D4120B" w:rsidRDefault="00667BA9" w:rsidP="008F7891">
            <w:pPr>
              <w:pStyle w:val="TableContent"/>
            </w:pPr>
            <w:r w:rsidRPr="00D4120B">
              <w:t>[0..1]</w:t>
            </w:r>
          </w:p>
        </w:tc>
        <w:tc>
          <w:tcPr>
            <w:tcW w:w="646" w:type="dxa"/>
            <w:shd w:val="clear" w:color="auto" w:fill="auto"/>
          </w:tcPr>
          <w:p w14:paraId="5C892A29" w14:textId="77777777" w:rsidR="00667BA9" w:rsidRPr="00D4120B" w:rsidRDefault="00667BA9" w:rsidP="008F7891">
            <w:pPr>
              <w:pStyle w:val="TableContent"/>
            </w:pPr>
          </w:p>
        </w:tc>
        <w:tc>
          <w:tcPr>
            <w:tcW w:w="720" w:type="dxa"/>
            <w:shd w:val="clear" w:color="auto" w:fill="auto"/>
          </w:tcPr>
          <w:p w14:paraId="152355F1" w14:textId="77777777" w:rsidR="00667BA9" w:rsidRPr="00D4120B" w:rsidRDefault="00667BA9" w:rsidP="008F7891">
            <w:pPr>
              <w:pStyle w:val="TableContent"/>
            </w:pPr>
          </w:p>
        </w:tc>
        <w:tc>
          <w:tcPr>
            <w:tcW w:w="993" w:type="dxa"/>
            <w:shd w:val="clear" w:color="auto" w:fill="auto"/>
          </w:tcPr>
          <w:p w14:paraId="07A4B960" w14:textId="77777777" w:rsidR="00667BA9" w:rsidRPr="00D4120B" w:rsidRDefault="00667BA9" w:rsidP="008F7891">
            <w:pPr>
              <w:pStyle w:val="TableContent"/>
            </w:pPr>
          </w:p>
        </w:tc>
        <w:tc>
          <w:tcPr>
            <w:tcW w:w="0" w:type="auto"/>
            <w:shd w:val="clear" w:color="auto" w:fill="auto"/>
          </w:tcPr>
          <w:p w14:paraId="55683B8A" w14:textId="77777777" w:rsidR="00667BA9" w:rsidRPr="00D4120B" w:rsidRDefault="00667BA9" w:rsidP="008F7891">
            <w:pPr>
              <w:pStyle w:val="TableContent"/>
            </w:pPr>
          </w:p>
        </w:tc>
      </w:tr>
      <w:tr w:rsidR="00667BA9" w:rsidRPr="00D4120B" w14:paraId="181583B6" w14:textId="77777777">
        <w:trPr>
          <w:cantSplit/>
          <w:jc w:val="center"/>
        </w:trPr>
        <w:tc>
          <w:tcPr>
            <w:tcW w:w="513" w:type="dxa"/>
            <w:shd w:val="clear" w:color="auto" w:fill="auto"/>
          </w:tcPr>
          <w:p w14:paraId="7A75E19B" w14:textId="77777777" w:rsidR="00667BA9" w:rsidRPr="00D4120B" w:rsidRDefault="00667BA9" w:rsidP="008F7891">
            <w:pPr>
              <w:pStyle w:val="TableContent"/>
            </w:pPr>
            <w:r w:rsidRPr="00D4120B">
              <w:t>5</w:t>
            </w:r>
          </w:p>
        </w:tc>
        <w:tc>
          <w:tcPr>
            <w:tcW w:w="1736" w:type="dxa"/>
            <w:shd w:val="clear" w:color="auto" w:fill="auto"/>
          </w:tcPr>
          <w:p w14:paraId="175CE994" w14:textId="77777777" w:rsidR="00667BA9" w:rsidRPr="00D4120B" w:rsidRDefault="00667BA9" w:rsidP="008F7891">
            <w:pPr>
              <w:pStyle w:val="TableContent"/>
            </w:pPr>
            <w:r w:rsidRPr="00D4120B">
              <w:t>Delayed Acknowledgment Type</w:t>
            </w:r>
          </w:p>
        </w:tc>
        <w:tc>
          <w:tcPr>
            <w:tcW w:w="559" w:type="dxa"/>
            <w:shd w:val="clear" w:color="auto" w:fill="auto"/>
          </w:tcPr>
          <w:p w14:paraId="62798664" w14:textId="77777777" w:rsidR="00667BA9" w:rsidRPr="00D4120B" w:rsidRDefault="00667BA9" w:rsidP="008F7891">
            <w:pPr>
              <w:pStyle w:val="TableContent"/>
            </w:pPr>
            <w:r w:rsidRPr="00D4120B">
              <w:t>ID</w:t>
            </w:r>
          </w:p>
        </w:tc>
        <w:tc>
          <w:tcPr>
            <w:tcW w:w="573" w:type="dxa"/>
            <w:shd w:val="clear" w:color="auto" w:fill="auto"/>
          </w:tcPr>
          <w:p w14:paraId="6B2589EF" w14:textId="77777777" w:rsidR="00667BA9" w:rsidRPr="00D4120B" w:rsidRDefault="00973E05" w:rsidP="008F7891">
            <w:pPr>
              <w:pStyle w:val="TableContent"/>
            </w:pPr>
            <w:r>
              <w:t>X</w:t>
            </w:r>
          </w:p>
        </w:tc>
        <w:tc>
          <w:tcPr>
            <w:tcW w:w="1229" w:type="dxa"/>
            <w:shd w:val="clear" w:color="auto" w:fill="auto"/>
          </w:tcPr>
          <w:p w14:paraId="1A298D56" w14:textId="77777777" w:rsidR="00667BA9" w:rsidRPr="00D4120B" w:rsidRDefault="00667BA9" w:rsidP="008F7891">
            <w:pPr>
              <w:pStyle w:val="TableContent"/>
            </w:pPr>
            <w:r w:rsidRPr="00D4120B">
              <w:t>[0..0]</w:t>
            </w:r>
          </w:p>
        </w:tc>
        <w:tc>
          <w:tcPr>
            <w:tcW w:w="646" w:type="dxa"/>
            <w:shd w:val="clear" w:color="auto" w:fill="auto"/>
          </w:tcPr>
          <w:p w14:paraId="471FEB4B" w14:textId="77777777" w:rsidR="00667BA9" w:rsidRPr="00D4120B" w:rsidRDefault="00667BA9" w:rsidP="008F7891">
            <w:pPr>
              <w:pStyle w:val="TableContent"/>
            </w:pPr>
          </w:p>
        </w:tc>
        <w:tc>
          <w:tcPr>
            <w:tcW w:w="720" w:type="dxa"/>
            <w:shd w:val="clear" w:color="auto" w:fill="auto"/>
          </w:tcPr>
          <w:p w14:paraId="2E9267ED" w14:textId="77777777" w:rsidR="00667BA9" w:rsidRPr="00D4120B" w:rsidRDefault="00667BA9" w:rsidP="008F7891">
            <w:pPr>
              <w:pStyle w:val="TableContent"/>
            </w:pPr>
          </w:p>
        </w:tc>
        <w:tc>
          <w:tcPr>
            <w:tcW w:w="993" w:type="dxa"/>
            <w:shd w:val="clear" w:color="auto" w:fill="auto"/>
          </w:tcPr>
          <w:p w14:paraId="41A9B41B" w14:textId="77777777" w:rsidR="00667BA9" w:rsidRPr="00D4120B" w:rsidRDefault="00667BA9" w:rsidP="008F7891">
            <w:pPr>
              <w:pStyle w:val="TableContent"/>
            </w:pPr>
          </w:p>
        </w:tc>
        <w:tc>
          <w:tcPr>
            <w:tcW w:w="0" w:type="auto"/>
            <w:shd w:val="clear" w:color="auto" w:fill="auto"/>
          </w:tcPr>
          <w:p w14:paraId="266F54D0" w14:textId="77777777" w:rsidR="00667BA9" w:rsidRPr="00D4120B" w:rsidRDefault="00667BA9" w:rsidP="008F7891">
            <w:pPr>
              <w:pStyle w:val="TableContent"/>
            </w:pPr>
            <w:r w:rsidRPr="00D4120B">
              <w:t xml:space="preserve">Deprecated as of </w:t>
            </w:r>
            <w:r w:rsidRPr="00D4120B">
              <w:rPr>
                <w:i/>
              </w:rPr>
              <w:t>HL7 Version 2.2</w:t>
            </w:r>
            <w:r w:rsidRPr="00D4120B">
              <w:t xml:space="preserve"> and the detail was withdrawn and removed from the standard as of </w:t>
            </w:r>
            <w:r w:rsidRPr="00D4120B">
              <w:rPr>
                <w:i/>
              </w:rPr>
              <w:t>HL7 Version 2.5</w:t>
            </w:r>
            <w:r w:rsidRPr="00D4120B">
              <w:t>.</w:t>
            </w:r>
          </w:p>
        </w:tc>
      </w:tr>
      <w:tr w:rsidR="00667BA9" w:rsidRPr="00D4120B" w14:paraId="41CEFE9E" w14:textId="77777777">
        <w:trPr>
          <w:cantSplit/>
          <w:jc w:val="center"/>
        </w:trPr>
        <w:tc>
          <w:tcPr>
            <w:tcW w:w="513" w:type="dxa"/>
            <w:shd w:val="clear" w:color="auto" w:fill="auto"/>
          </w:tcPr>
          <w:p w14:paraId="0C6A8FEC" w14:textId="77777777" w:rsidR="00667BA9" w:rsidRPr="00D4120B" w:rsidRDefault="00667BA9" w:rsidP="008F7891">
            <w:pPr>
              <w:pStyle w:val="TableContent"/>
            </w:pPr>
            <w:r w:rsidRPr="00D4120B">
              <w:t>6</w:t>
            </w:r>
          </w:p>
        </w:tc>
        <w:tc>
          <w:tcPr>
            <w:tcW w:w="1736" w:type="dxa"/>
            <w:shd w:val="clear" w:color="auto" w:fill="auto"/>
          </w:tcPr>
          <w:p w14:paraId="6F200A0D" w14:textId="77777777" w:rsidR="00667BA9" w:rsidRPr="00D4120B" w:rsidRDefault="00667BA9" w:rsidP="008F7891">
            <w:pPr>
              <w:pStyle w:val="TableContent"/>
            </w:pPr>
            <w:r w:rsidRPr="00D4120B">
              <w:t>Error Condition</w:t>
            </w:r>
          </w:p>
        </w:tc>
        <w:tc>
          <w:tcPr>
            <w:tcW w:w="559" w:type="dxa"/>
            <w:shd w:val="clear" w:color="auto" w:fill="auto"/>
          </w:tcPr>
          <w:p w14:paraId="3B2E9334" w14:textId="77777777" w:rsidR="00667BA9" w:rsidRPr="00D4120B" w:rsidRDefault="00667BA9" w:rsidP="008F7891">
            <w:pPr>
              <w:pStyle w:val="TableContent"/>
            </w:pPr>
            <w:r w:rsidRPr="00D4120B">
              <w:t>CWE</w:t>
            </w:r>
          </w:p>
        </w:tc>
        <w:tc>
          <w:tcPr>
            <w:tcW w:w="573" w:type="dxa"/>
            <w:shd w:val="clear" w:color="auto" w:fill="auto"/>
          </w:tcPr>
          <w:p w14:paraId="04D1FCBF" w14:textId="77777777" w:rsidR="00667BA9" w:rsidRPr="00D4120B" w:rsidRDefault="00973E05" w:rsidP="008F7891">
            <w:pPr>
              <w:pStyle w:val="TableContent"/>
            </w:pPr>
            <w:r>
              <w:t>X</w:t>
            </w:r>
          </w:p>
        </w:tc>
        <w:tc>
          <w:tcPr>
            <w:tcW w:w="1229" w:type="dxa"/>
            <w:shd w:val="clear" w:color="auto" w:fill="auto"/>
          </w:tcPr>
          <w:p w14:paraId="06D9F079" w14:textId="77777777" w:rsidR="00667BA9" w:rsidRPr="00D4120B" w:rsidRDefault="00667BA9" w:rsidP="008F7891">
            <w:pPr>
              <w:pStyle w:val="TableContent"/>
            </w:pPr>
            <w:r w:rsidRPr="00D4120B">
              <w:t>[0..0]</w:t>
            </w:r>
          </w:p>
        </w:tc>
        <w:tc>
          <w:tcPr>
            <w:tcW w:w="646" w:type="dxa"/>
            <w:shd w:val="clear" w:color="auto" w:fill="auto"/>
          </w:tcPr>
          <w:p w14:paraId="71EB1790" w14:textId="77777777" w:rsidR="00667BA9" w:rsidRPr="00D4120B" w:rsidRDefault="00667BA9" w:rsidP="008F7891">
            <w:pPr>
              <w:pStyle w:val="TableContent"/>
            </w:pPr>
          </w:p>
        </w:tc>
        <w:tc>
          <w:tcPr>
            <w:tcW w:w="720" w:type="dxa"/>
            <w:shd w:val="clear" w:color="auto" w:fill="auto"/>
          </w:tcPr>
          <w:p w14:paraId="62F3E5B3" w14:textId="77777777" w:rsidR="00667BA9" w:rsidRPr="00D4120B" w:rsidRDefault="00667BA9" w:rsidP="008F7891">
            <w:pPr>
              <w:pStyle w:val="TableContent"/>
            </w:pPr>
          </w:p>
        </w:tc>
        <w:tc>
          <w:tcPr>
            <w:tcW w:w="993" w:type="dxa"/>
            <w:shd w:val="clear" w:color="auto" w:fill="auto"/>
          </w:tcPr>
          <w:p w14:paraId="41BFDD91" w14:textId="77777777" w:rsidR="00667BA9" w:rsidRPr="00D4120B" w:rsidRDefault="00667BA9" w:rsidP="008F7891">
            <w:pPr>
              <w:pStyle w:val="TableContent"/>
            </w:pPr>
          </w:p>
        </w:tc>
        <w:tc>
          <w:tcPr>
            <w:tcW w:w="0" w:type="auto"/>
            <w:shd w:val="clear" w:color="auto" w:fill="auto"/>
          </w:tcPr>
          <w:p w14:paraId="78A3DFD6" w14:textId="77777777" w:rsidR="00667BA9" w:rsidRPr="00D4120B" w:rsidRDefault="00667BA9" w:rsidP="008F7891">
            <w:pPr>
              <w:pStyle w:val="TableContent"/>
            </w:pPr>
            <w:r w:rsidRPr="00D4120B">
              <w:t xml:space="preserve">Deprecated as of </w:t>
            </w:r>
            <w:r w:rsidRPr="00D4120B">
              <w:rPr>
                <w:i/>
              </w:rPr>
              <w:t>HL7 Version 2.4</w:t>
            </w:r>
            <w:r w:rsidR="00400CF4">
              <w:t xml:space="preserve">. </w:t>
            </w:r>
            <w:r w:rsidRPr="00D4120B">
              <w:t>See ERR segment.</w:t>
            </w:r>
          </w:p>
        </w:tc>
      </w:tr>
    </w:tbl>
    <w:p w14:paraId="3D0AC033" w14:textId="77777777" w:rsidR="00667BA9" w:rsidRPr="00D4120B" w:rsidRDefault="00667BA9" w:rsidP="00667BA9">
      <w:bookmarkStart w:id="3412" w:name="_Toc206988384"/>
      <w:bookmarkStart w:id="3413" w:name="_Toc206995759"/>
      <w:bookmarkStart w:id="3414" w:name="_Toc207005831"/>
      <w:bookmarkStart w:id="3415" w:name="_Toc207006740"/>
      <w:bookmarkStart w:id="3416" w:name="_Toc207093575"/>
      <w:bookmarkStart w:id="3417" w:name="_Toc207094481"/>
      <w:bookmarkStart w:id="3418" w:name="_Toc206988424"/>
      <w:bookmarkStart w:id="3419" w:name="_Toc206995799"/>
      <w:bookmarkStart w:id="3420" w:name="_Toc207005871"/>
      <w:bookmarkStart w:id="3421" w:name="_Toc207006780"/>
      <w:bookmarkStart w:id="3422" w:name="_Toc207093615"/>
      <w:bookmarkStart w:id="3423" w:name="_Toc207094521"/>
      <w:bookmarkStart w:id="3424" w:name="_Toc171137842"/>
      <w:bookmarkStart w:id="3425" w:name="_Toc207005872"/>
      <w:bookmarkStart w:id="3426" w:name="_Ref207089931"/>
      <w:bookmarkEnd w:id="3412"/>
      <w:bookmarkEnd w:id="3413"/>
      <w:bookmarkEnd w:id="3414"/>
      <w:bookmarkEnd w:id="3415"/>
      <w:bookmarkEnd w:id="3416"/>
      <w:bookmarkEnd w:id="3417"/>
      <w:bookmarkEnd w:id="3418"/>
      <w:bookmarkEnd w:id="3419"/>
      <w:bookmarkEnd w:id="3420"/>
      <w:bookmarkEnd w:id="3421"/>
      <w:bookmarkEnd w:id="3422"/>
      <w:bookmarkEnd w:id="3423"/>
    </w:p>
    <w:p w14:paraId="607C4555" w14:textId="77777777" w:rsidR="00667BA9" w:rsidRDefault="00667BA9" w:rsidP="00A6434E">
      <w:pPr>
        <w:pStyle w:val="Heading2"/>
        <w:numPr>
          <w:ilvl w:val="2"/>
          <w:numId w:val="23"/>
        </w:numPr>
        <w:tabs>
          <w:tab w:val="left" w:pos="630"/>
        </w:tabs>
      </w:pPr>
      <w:bookmarkStart w:id="3427" w:name="_Toc189111997"/>
      <w:r w:rsidRPr="00D4120B">
        <w:t>ERR – Error Segment</w:t>
      </w:r>
      <w:bookmarkEnd w:id="3424"/>
      <w:bookmarkEnd w:id="3425"/>
      <w:bookmarkEnd w:id="3426"/>
      <w:bookmarkEnd w:id="3427"/>
    </w:p>
    <w:p w14:paraId="1A7CC1CC" w14:textId="77777777" w:rsidR="00667BA9" w:rsidRDefault="00667BA9" w:rsidP="00667BA9">
      <w:pPr>
        <w:keepNext/>
      </w:pPr>
      <w:r w:rsidRPr="00D4120B">
        <w:t xml:space="preserve">The ERR segment is used to add error comments to acknowledgment messages. </w:t>
      </w:r>
    </w:p>
    <w:tbl>
      <w:tblPr>
        <w:tblW w:w="0" w:type="auto"/>
        <w:jc w:val="center"/>
        <w:tblBorders>
          <w:top w:val="single" w:sz="12" w:space="0" w:color="943634"/>
          <w:left w:val="single" w:sz="4" w:space="0" w:color="C0C0C0"/>
          <w:bottom w:val="single" w:sz="12" w:space="0" w:color="943634"/>
          <w:right w:val="single" w:sz="4" w:space="0" w:color="C0C0C0"/>
          <w:insideH w:val="single" w:sz="12" w:space="0" w:color="943634"/>
          <w:insideV w:val="single" w:sz="4" w:space="0" w:color="C0C0C0"/>
        </w:tblBorders>
        <w:tblCellMar>
          <w:left w:w="58" w:type="dxa"/>
          <w:right w:w="58" w:type="dxa"/>
        </w:tblCellMar>
        <w:tblLook w:val="0000" w:firstRow="0" w:lastRow="0" w:firstColumn="0" w:lastColumn="0" w:noHBand="0" w:noVBand="0"/>
      </w:tblPr>
      <w:tblGrid>
        <w:gridCol w:w="651"/>
        <w:gridCol w:w="2225"/>
        <w:gridCol w:w="728"/>
        <w:gridCol w:w="804"/>
        <w:gridCol w:w="1293"/>
        <w:gridCol w:w="860"/>
        <w:gridCol w:w="859"/>
        <w:gridCol w:w="1422"/>
        <w:gridCol w:w="4844"/>
      </w:tblGrid>
      <w:tr w:rsidR="006A0D67" w:rsidRPr="00D4120B" w14:paraId="4B87064B" w14:textId="77777777">
        <w:trPr>
          <w:cantSplit/>
          <w:trHeight w:val="360"/>
          <w:tblHeader/>
          <w:jc w:val="center"/>
        </w:trPr>
        <w:tc>
          <w:tcPr>
            <w:tcW w:w="13686" w:type="dxa"/>
            <w:gridSpan w:val="9"/>
            <w:shd w:val="clear" w:color="auto" w:fill="F3F3F3"/>
            <w:vAlign w:val="center"/>
          </w:tcPr>
          <w:p w14:paraId="3F236283" w14:textId="77777777" w:rsidR="006A0D67" w:rsidRPr="00D4120B" w:rsidRDefault="006A0D67" w:rsidP="006A0D67">
            <w:pPr>
              <w:pStyle w:val="Caption"/>
            </w:pPr>
            <w:bookmarkStart w:id="3428" w:name="_Toc189111906"/>
            <w:r>
              <w:t xml:space="preserve">Table </w:t>
            </w:r>
            <w:r w:rsidR="001C047D">
              <w:fldChar w:fldCharType="begin"/>
            </w:r>
            <w:r w:rsidR="001C047D">
              <w:instrText xml:space="preserve"> STYLEREF 1 \s </w:instrText>
            </w:r>
            <w:r w:rsidR="001C047D">
              <w:fldChar w:fldCharType="separate"/>
            </w:r>
            <w:r w:rsidR="002B0A1D">
              <w:rPr>
                <w:noProof/>
              </w:rPr>
              <w:t>3</w:t>
            </w:r>
            <w:r w:rsidR="001C047D">
              <w:rPr>
                <w:noProof/>
              </w:rPr>
              <w:fldChar w:fldCharType="end"/>
            </w:r>
            <w:r>
              <w:noBreakHyphen/>
            </w:r>
            <w:r w:rsidR="001C047D">
              <w:fldChar w:fldCharType="begin"/>
            </w:r>
            <w:r w:rsidR="001C047D">
              <w:instrText xml:space="preserve"> SEQ Table \* ARABIC \s 1 </w:instrText>
            </w:r>
            <w:r w:rsidR="001C047D">
              <w:fldChar w:fldCharType="separate"/>
            </w:r>
            <w:r w:rsidR="002B0A1D">
              <w:rPr>
                <w:noProof/>
              </w:rPr>
              <w:t>5</w:t>
            </w:r>
            <w:r w:rsidR="001C047D">
              <w:rPr>
                <w:noProof/>
              </w:rPr>
              <w:fldChar w:fldCharType="end"/>
            </w:r>
            <w:r>
              <w:t>. Error Segment (ERR)</w:t>
            </w:r>
            <w:bookmarkEnd w:id="3428"/>
          </w:p>
        </w:tc>
      </w:tr>
      <w:tr w:rsidR="00667BA9" w:rsidRPr="00D4120B" w14:paraId="7357C405" w14:textId="77777777">
        <w:trPr>
          <w:cantSplit/>
          <w:trHeight w:val="360"/>
          <w:tblHeader/>
          <w:jc w:val="center"/>
        </w:trPr>
        <w:tc>
          <w:tcPr>
            <w:tcW w:w="651" w:type="dxa"/>
            <w:tcBorders>
              <w:bottom w:val="single" w:sz="12" w:space="0" w:color="943634" w:themeColor="accent2" w:themeShade="BF"/>
            </w:tcBorders>
            <w:shd w:val="clear" w:color="auto" w:fill="F3F3F3"/>
            <w:vAlign w:val="center"/>
          </w:tcPr>
          <w:p w14:paraId="160948C2" w14:textId="77777777" w:rsidR="00667BA9" w:rsidRPr="00D4120B" w:rsidRDefault="00667BA9" w:rsidP="00667BA9">
            <w:pPr>
              <w:pStyle w:val="TableHeadingA"/>
            </w:pPr>
            <w:r w:rsidRPr="00D4120B">
              <w:t>S</w:t>
            </w:r>
            <w:r>
              <w:t>EQ</w:t>
            </w:r>
          </w:p>
        </w:tc>
        <w:tc>
          <w:tcPr>
            <w:tcW w:w="2225" w:type="dxa"/>
            <w:tcBorders>
              <w:bottom w:val="single" w:sz="12" w:space="0" w:color="943634" w:themeColor="accent2" w:themeShade="BF"/>
            </w:tcBorders>
            <w:shd w:val="clear" w:color="auto" w:fill="F3F3F3"/>
            <w:vAlign w:val="center"/>
          </w:tcPr>
          <w:p w14:paraId="7D390853" w14:textId="77777777" w:rsidR="00667BA9" w:rsidRPr="00D4120B" w:rsidRDefault="00667BA9" w:rsidP="00667BA9">
            <w:pPr>
              <w:pStyle w:val="TableHeadingA"/>
            </w:pPr>
            <w:r>
              <w:t>Element Name</w:t>
            </w:r>
          </w:p>
        </w:tc>
        <w:tc>
          <w:tcPr>
            <w:tcW w:w="728" w:type="dxa"/>
            <w:tcBorders>
              <w:bottom w:val="single" w:sz="12" w:space="0" w:color="943634" w:themeColor="accent2" w:themeShade="BF"/>
            </w:tcBorders>
            <w:shd w:val="clear" w:color="auto" w:fill="F3F3F3"/>
            <w:vAlign w:val="center"/>
          </w:tcPr>
          <w:p w14:paraId="10014DCB" w14:textId="77777777" w:rsidR="00667BA9" w:rsidRPr="00D4120B" w:rsidRDefault="00667BA9" w:rsidP="00667BA9">
            <w:pPr>
              <w:pStyle w:val="TableHeadingA"/>
            </w:pPr>
            <w:r w:rsidRPr="00D4120B">
              <w:t>DT</w:t>
            </w:r>
          </w:p>
        </w:tc>
        <w:tc>
          <w:tcPr>
            <w:tcW w:w="804" w:type="dxa"/>
            <w:tcBorders>
              <w:bottom w:val="single" w:sz="12" w:space="0" w:color="943634" w:themeColor="accent2" w:themeShade="BF"/>
            </w:tcBorders>
            <w:shd w:val="clear" w:color="auto" w:fill="F3F3F3"/>
            <w:vAlign w:val="center"/>
          </w:tcPr>
          <w:p w14:paraId="1D121F1E" w14:textId="77777777" w:rsidR="00667BA9" w:rsidRPr="00D4120B" w:rsidRDefault="00667BA9" w:rsidP="00667BA9">
            <w:pPr>
              <w:pStyle w:val="TableHeadingA"/>
            </w:pPr>
            <w:r>
              <w:t>Us</w:t>
            </w:r>
            <w:ins w:id="3429" w:author="Swain, Ashley" w:date="2011-11-27T21:15:00Z">
              <w:r w:rsidR="006A2BBD">
                <w:t>ag</w:t>
              </w:r>
            </w:ins>
            <w:r>
              <w:t>e</w:t>
            </w:r>
          </w:p>
        </w:tc>
        <w:tc>
          <w:tcPr>
            <w:tcW w:w="1293" w:type="dxa"/>
            <w:tcBorders>
              <w:bottom w:val="single" w:sz="12" w:space="0" w:color="943634" w:themeColor="accent2" w:themeShade="BF"/>
            </w:tcBorders>
            <w:shd w:val="clear" w:color="auto" w:fill="F3F3F3"/>
            <w:vAlign w:val="center"/>
          </w:tcPr>
          <w:p w14:paraId="5B40887B" w14:textId="77777777" w:rsidR="00667BA9" w:rsidRPr="00D4120B" w:rsidRDefault="00667BA9" w:rsidP="00667BA9">
            <w:pPr>
              <w:pStyle w:val="TableHeadingA"/>
            </w:pPr>
            <w:r w:rsidRPr="00D4120B">
              <w:t>Cardinality</w:t>
            </w:r>
          </w:p>
        </w:tc>
        <w:tc>
          <w:tcPr>
            <w:tcW w:w="860" w:type="dxa"/>
            <w:tcBorders>
              <w:bottom w:val="single" w:sz="12" w:space="0" w:color="943634" w:themeColor="accent2" w:themeShade="BF"/>
            </w:tcBorders>
            <w:shd w:val="clear" w:color="auto" w:fill="F3F3F3"/>
            <w:vAlign w:val="center"/>
          </w:tcPr>
          <w:p w14:paraId="55C0B491" w14:textId="77777777" w:rsidR="00667BA9" w:rsidDel="001B23CA" w:rsidRDefault="00667BA9" w:rsidP="00667BA9">
            <w:pPr>
              <w:pStyle w:val="TableHeadingA"/>
            </w:pPr>
            <w:r>
              <w:t>LEN</w:t>
            </w:r>
          </w:p>
        </w:tc>
        <w:tc>
          <w:tcPr>
            <w:tcW w:w="859" w:type="dxa"/>
            <w:tcBorders>
              <w:bottom w:val="single" w:sz="12" w:space="0" w:color="943634" w:themeColor="accent2" w:themeShade="BF"/>
            </w:tcBorders>
            <w:shd w:val="clear" w:color="auto" w:fill="F3F3F3"/>
            <w:vAlign w:val="center"/>
          </w:tcPr>
          <w:p w14:paraId="5CDC0F5E" w14:textId="77777777" w:rsidR="00667BA9" w:rsidRPr="00D4120B" w:rsidRDefault="00667BA9" w:rsidP="00667BA9">
            <w:pPr>
              <w:pStyle w:val="TableHeadingA"/>
            </w:pPr>
            <w:r>
              <w:t>C.LEN</w:t>
            </w:r>
          </w:p>
        </w:tc>
        <w:tc>
          <w:tcPr>
            <w:tcW w:w="1422" w:type="dxa"/>
            <w:tcBorders>
              <w:bottom w:val="single" w:sz="12" w:space="0" w:color="943634" w:themeColor="accent2" w:themeShade="BF"/>
            </w:tcBorders>
            <w:shd w:val="clear" w:color="auto" w:fill="F3F3F3"/>
            <w:vAlign w:val="center"/>
          </w:tcPr>
          <w:p w14:paraId="01466A2F" w14:textId="77777777" w:rsidR="00667BA9" w:rsidRPr="00D4120B" w:rsidRDefault="00667BA9" w:rsidP="00667BA9">
            <w:pPr>
              <w:pStyle w:val="TableHeadingA"/>
            </w:pPr>
            <w:r w:rsidRPr="00D4120B">
              <w:t>Value Set</w:t>
            </w:r>
          </w:p>
        </w:tc>
        <w:tc>
          <w:tcPr>
            <w:tcW w:w="4844" w:type="dxa"/>
            <w:tcBorders>
              <w:bottom w:val="single" w:sz="12" w:space="0" w:color="943634" w:themeColor="accent2" w:themeShade="BF"/>
            </w:tcBorders>
            <w:shd w:val="clear" w:color="auto" w:fill="F3F3F3"/>
            <w:vAlign w:val="center"/>
          </w:tcPr>
          <w:p w14:paraId="0564492C" w14:textId="77777777" w:rsidR="00667BA9" w:rsidRPr="00D4120B" w:rsidRDefault="00667BA9" w:rsidP="00667BA9">
            <w:pPr>
              <w:pStyle w:val="TableHeadingA"/>
            </w:pPr>
            <w:r w:rsidRPr="00D4120B">
              <w:t>Description/Comments</w:t>
            </w:r>
          </w:p>
        </w:tc>
      </w:tr>
      <w:tr w:rsidR="00667BA9" w:rsidRPr="00D4120B" w14:paraId="615CBF21" w14:textId="77777777">
        <w:trPr>
          <w:cantSplit/>
          <w:jc w:val="center"/>
        </w:trPr>
        <w:tc>
          <w:tcPr>
            <w:tcW w:w="651" w:type="dxa"/>
            <w:tcBorders>
              <w:top w:val="single" w:sz="12" w:space="0" w:color="943634" w:themeColor="accent2" w:themeShade="BF"/>
              <w:bottom w:val="single" w:sz="12" w:space="0" w:color="943634" w:themeColor="accent2" w:themeShade="BF"/>
            </w:tcBorders>
            <w:shd w:val="clear" w:color="auto" w:fill="auto"/>
          </w:tcPr>
          <w:p w14:paraId="0907F182" w14:textId="77777777" w:rsidR="00667BA9" w:rsidRPr="00D4120B" w:rsidRDefault="00667BA9" w:rsidP="008F7891">
            <w:pPr>
              <w:pStyle w:val="TableContent"/>
            </w:pPr>
            <w:r w:rsidRPr="00D4120B">
              <w:t>1</w:t>
            </w:r>
          </w:p>
        </w:tc>
        <w:tc>
          <w:tcPr>
            <w:tcW w:w="2225" w:type="dxa"/>
            <w:tcBorders>
              <w:top w:val="single" w:sz="12" w:space="0" w:color="943634" w:themeColor="accent2" w:themeShade="BF"/>
              <w:bottom w:val="single" w:sz="12" w:space="0" w:color="943634" w:themeColor="accent2" w:themeShade="BF"/>
            </w:tcBorders>
            <w:shd w:val="clear" w:color="auto" w:fill="auto"/>
          </w:tcPr>
          <w:p w14:paraId="10C8BBDB" w14:textId="77777777" w:rsidR="00667BA9" w:rsidRPr="00D4120B" w:rsidRDefault="00667BA9" w:rsidP="008F7891">
            <w:pPr>
              <w:pStyle w:val="TableContent"/>
            </w:pPr>
            <w:r w:rsidRPr="00D4120B">
              <w:t>Error Code and Location</w:t>
            </w:r>
          </w:p>
        </w:tc>
        <w:tc>
          <w:tcPr>
            <w:tcW w:w="728" w:type="dxa"/>
            <w:tcBorders>
              <w:top w:val="single" w:sz="12" w:space="0" w:color="943634" w:themeColor="accent2" w:themeShade="BF"/>
              <w:bottom w:val="single" w:sz="12" w:space="0" w:color="943634" w:themeColor="accent2" w:themeShade="BF"/>
            </w:tcBorders>
            <w:shd w:val="clear" w:color="auto" w:fill="auto"/>
          </w:tcPr>
          <w:p w14:paraId="7FDB79CD" w14:textId="77777777" w:rsidR="00667BA9" w:rsidRPr="00D4120B" w:rsidRDefault="00667BA9" w:rsidP="008F7891">
            <w:pPr>
              <w:pStyle w:val="TableContent"/>
            </w:pPr>
            <w:r w:rsidRPr="00D4120B">
              <w:t>ELD</w:t>
            </w:r>
          </w:p>
        </w:tc>
        <w:tc>
          <w:tcPr>
            <w:tcW w:w="804" w:type="dxa"/>
            <w:tcBorders>
              <w:top w:val="single" w:sz="12" w:space="0" w:color="943634" w:themeColor="accent2" w:themeShade="BF"/>
              <w:bottom w:val="single" w:sz="12" w:space="0" w:color="943634" w:themeColor="accent2" w:themeShade="BF"/>
            </w:tcBorders>
            <w:shd w:val="clear" w:color="auto" w:fill="auto"/>
          </w:tcPr>
          <w:p w14:paraId="21DCA4FC" w14:textId="77777777" w:rsidR="00667BA9" w:rsidRPr="00D4120B" w:rsidRDefault="00667BA9" w:rsidP="008F7891">
            <w:pPr>
              <w:pStyle w:val="TableContent"/>
            </w:pPr>
            <w:r w:rsidRPr="00D4120B">
              <w:t>X</w:t>
            </w:r>
          </w:p>
        </w:tc>
        <w:tc>
          <w:tcPr>
            <w:tcW w:w="1293" w:type="dxa"/>
            <w:tcBorders>
              <w:top w:val="single" w:sz="12" w:space="0" w:color="943634" w:themeColor="accent2" w:themeShade="BF"/>
              <w:bottom w:val="single" w:sz="12" w:space="0" w:color="943634" w:themeColor="accent2" w:themeShade="BF"/>
            </w:tcBorders>
            <w:shd w:val="clear" w:color="auto" w:fill="auto"/>
          </w:tcPr>
          <w:p w14:paraId="28B22699" w14:textId="77777777" w:rsidR="00667BA9" w:rsidRPr="00D4120B" w:rsidRDefault="00667BA9" w:rsidP="008F7891">
            <w:pPr>
              <w:pStyle w:val="TableContent"/>
            </w:pPr>
            <w:r w:rsidRPr="00D4120B">
              <w:t>[0..0]</w:t>
            </w:r>
          </w:p>
        </w:tc>
        <w:tc>
          <w:tcPr>
            <w:tcW w:w="860" w:type="dxa"/>
            <w:tcBorders>
              <w:top w:val="single" w:sz="12" w:space="0" w:color="943634" w:themeColor="accent2" w:themeShade="BF"/>
              <w:bottom w:val="single" w:sz="12" w:space="0" w:color="943634" w:themeColor="accent2" w:themeShade="BF"/>
            </w:tcBorders>
            <w:shd w:val="clear" w:color="auto" w:fill="auto"/>
          </w:tcPr>
          <w:p w14:paraId="557F8742" w14:textId="77777777" w:rsidR="00667BA9" w:rsidRPr="00D4120B" w:rsidRDefault="00667BA9" w:rsidP="008F7891">
            <w:pPr>
              <w:pStyle w:val="TableContent"/>
            </w:pPr>
          </w:p>
        </w:tc>
        <w:tc>
          <w:tcPr>
            <w:tcW w:w="859" w:type="dxa"/>
            <w:tcBorders>
              <w:top w:val="single" w:sz="12" w:space="0" w:color="943634" w:themeColor="accent2" w:themeShade="BF"/>
              <w:bottom w:val="single" w:sz="12" w:space="0" w:color="943634" w:themeColor="accent2" w:themeShade="BF"/>
            </w:tcBorders>
            <w:shd w:val="clear" w:color="auto" w:fill="auto"/>
          </w:tcPr>
          <w:p w14:paraId="1874DA5A" w14:textId="77777777" w:rsidR="00667BA9" w:rsidRPr="00D4120B" w:rsidRDefault="00667BA9" w:rsidP="008F7891">
            <w:pPr>
              <w:pStyle w:val="TableContent"/>
            </w:pPr>
          </w:p>
        </w:tc>
        <w:tc>
          <w:tcPr>
            <w:tcW w:w="1422" w:type="dxa"/>
            <w:tcBorders>
              <w:top w:val="single" w:sz="12" w:space="0" w:color="943634" w:themeColor="accent2" w:themeShade="BF"/>
              <w:bottom w:val="single" w:sz="12" w:space="0" w:color="943634" w:themeColor="accent2" w:themeShade="BF"/>
            </w:tcBorders>
            <w:shd w:val="clear" w:color="auto" w:fill="auto"/>
          </w:tcPr>
          <w:p w14:paraId="55E96D56" w14:textId="77777777" w:rsidR="00667BA9" w:rsidRPr="00D4120B" w:rsidRDefault="00667BA9" w:rsidP="008F7891">
            <w:pPr>
              <w:pStyle w:val="TableContent"/>
            </w:pPr>
          </w:p>
        </w:tc>
        <w:tc>
          <w:tcPr>
            <w:tcW w:w="4844" w:type="dxa"/>
            <w:tcBorders>
              <w:top w:val="single" w:sz="12" w:space="0" w:color="943634" w:themeColor="accent2" w:themeShade="BF"/>
              <w:bottom w:val="single" w:sz="12" w:space="0" w:color="943634" w:themeColor="accent2" w:themeShade="BF"/>
            </w:tcBorders>
            <w:shd w:val="clear" w:color="auto" w:fill="auto"/>
          </w:tcPr>
          <w:p w14:paraId="77145062" w14:textId="77777777" w:rsidR="00667BA9" w:rsidRPr="00D4120B" w:rsidRDefault="00667BA9" w:rsidP="008F7891">
            <w:pPr>
              <w:pStyle w:val="TableContent"/>
            </w:pPr>
            <w:r w:rsidRPr="00D4120B">
              <w:t xml:space="preserve">Deprecated as of </w:t>
            </w:r>
            <w:r w:rsidRPr="00D4120B">
              <w:rPr>
                <w:i/>
              </w:rPr>
              <w:t>HL7 Version</w:t>
            </w:r>
            <w:r w:rsidRPr="00D4120B">
              <w:rPr>
                <w:rFonts w:ascii="Times New Roman" w:hAnsi="Times New Roman"/>
                <w:i/>
              </w:rPr>
              <w:t xml:space="preserve"> 2.5</w:t>
            </w:r>
            <w:r w:rsidR="00400CF4">
              <w:t xml:space="preserve">. </w:t>
            </w:r>
            <w:r w:rsidRPr="00D4120B">
              <w:t>See ERR-2 Error Location and ERR-3 HL7 Error Code fields.</w:t>
            </w:r>
          </w:p>
        </w:tc>
      </w:tr>
      <w:tr w:rsidR="00667BA9" w:rsidRPr="00D4120B" w14:paraId="4D99820C" w14:textId="77777777">
        <w:trPr>
          <w:cantSplit/>
          <w:jc w:val="center"/>
        </w:trPr>
        <w:tc>
          <w:tcPr>
            <w:tcW w:w="651" w:type="dxa"/>
            <w:tcBorders>
              <w:top w:val="single" w:sz="12" w:space="0" w:color="943634" w:themeColor="accent2" w:themeShade="BF"/>
            </w:tcBorders>
          </w:tcPr>
          <w:p w14:paraId="3E1D34D2" w14:textId="77777777" w:rsidR="00667BA9" w:rsidRPr="00D4120B" w:rsidRDefault="00667BA9" w:rsidP="008F7891">
            <w:pPr>
              <w:pStyle w:val="TableContent"/>
            </w:pPr>
            <w:r w:rsidRPr="00D4120B">
              <w:t>2</w:t>
            </w:r>
          </w:p>
        </w:tc>
        <w:tc>
          <w:tcPr>
            <w:tcW w:w="2225" w:type="dxa"/>
            <w:tcBorders>
              <w:top w:val="single" w:sz="12" w:space="0" w:color="943634" w:themeColor="accent2" w:themeShade="BF"/>
            </w:tcBorders>
          </w:tcPr>
          <w:p w14:paraId="01804258" w14:textId="77777777" w:rsidR="00667BA9" w:rsidRPr="00D4120B" w:rsidRDefault="00667BA9" w:rsidP="008F7891">
            <w:pPr>
              <w:pStyle w:val="TableContent"/>
            </w:pPr>
            <w:r w:rsidRPr="00D4120B">
              <w:t>Error Location</w:t>
            </w:r>
          </w:p>
        </w:tc>
        <w:tc>
          <w:tcPr>
            <w:tcW w:w="728" w:type="dxa"/>
            <w:tcBorders>
              <w:top w:val="single" w:sz="12" w:space="0" w:color="943634" w:themeColor="accent2" w:themeShade="BF"/>
            </w:tcBorders>
          </w:tcPr>
          <w:p w14:paraId="307DEC95" w14:textId="77777777" w:rsidR="00667BA9" w:rsidRPr="00D4120B" w:rsidRDefault="00667BA9" w:rsidP="008F7891">
            <w:pPr>
              <w:pStyle w:val="TableContent"/>
            </w:pPr>
            <w:r w:rsidRPr="00D4120B">
              <w:t>ERL</w:t>
            </w:r>
          </w:p>
        </w:tc>
        <w:tc>
          <w:tcPr>
            <w:tcW w:w="804" w:type="dxa"/>
            <w:tcBorders>
              <w:top w:val="single" w:sz="12" w:space="0" w:color="943634" w:themeColor="accent2" w:themeShade="BF"/>
            </w:tcBorders>
          </w:tcPr>
          <w:p w14:paraId="69E9D5F6" w14:textId="77777777" w:rsidR="00667BA9" w:rsidRPr="00D4120B" w:rsidRDefault="00667BA9" w:rsidP="008F7891">
            <w:pPr>
              <w:pStyle w:val="TableContent"/>
            </w:pPr>
            <w:r w:rsidRPr="00D4120B">
              <w:t>O</w:t>
            </w:r>
          </w:p>
        </w:tc>
        <w:tc>
          <w:tcPr>
            <w:tcW w:w="1293" w:type="dxa"/>
            <w:tcBorders>
              <w:top w:val="single" w:sz="12" w:space="0" w:color="943634" w:themeColor="accent2" w:themeShade="BF"/>
            </w:tcBorders>
          </w:tcPr>
          <w:p w14:paraId="4AC22ECC" w14:textId="77777777" w:rsidR="00667BA9" w:rsidRPr="00D4120B" w:rsidRDefault="001B4637" w:rsidP="008F7891">
            <w:pPr>
              <w:pStyle w:val="TableContent"/>
            </w:pPr>
            <w:r>
              <w:t>[0..1</w:t>
            </w:r>
            <w:r w:rsidR="00667BA9" w:rsidRPr="00D4120B">
              <w:t>]</w:t>
            </w:r>
          </w:p>
        </w:tc>
        <w:tc>
          <w:tcPr>
            <w:tcW w:w="860" w:type="dxa"/>
            <w:tcBorders>
              <w:top w:val="single" w:sz="12" w:space="0" w:color="943634" w:themeColor="accent2" w:themeShade="BF"/>
            </w:tcBorders>
            <w:shd w:val="clear" w:color="auto" w:fill="auto"/>
          </w:tcPr>
          <w:p w14:paraId="168A23F9" w14:textId="77777777" w:rsidR="00667BA9" w:rsidRPr="00D4120B" w:rsidRDefault="00667BA9" w:rsidP="008F7891">
            <w:pPr>
              <w:pStyle w:val="TableContent"/>
            </w:pPr>
          </w:p>
        </w:tc>
        <w:tc>
          <w:tcPr>
            <w:tcW w:w="859" w:type="dxa"/>
            <w:tcBorders>
              <w:top w:val="single" w:sz="12" w:space="0" w:color="943634" w:themeColor="accent2" w:themeShade="BF"/>
            </w:tcBorders>
            <w:shd w:val="clear" w:color="auto" w:fill="auto"/>
          </w:tcPr>
          <w:p w14:paraId="4C92D575" w14:textId="77777777" w:rsidR="00667BA9" w:rsidRPr="00D4120B" w:rsidRDefault="00667BA9" w:rsidP="008F7891">
            <w:pPr>
              <w:pStyle w:val="TableContent"/>
            </w:pPr>
          </w:p>
        </w:tc>
        <w:tc>
          <w:tcPr>
            <w:tcW w:w="1422" w:type="dxa"/>
            <w:tcBorders>
              <w:top w:val="single" w:sz="12" w:space="0" w:color="943634" w:themeColor="accent2" w:themeShade="BF"/>
            </w:tcBorders>
          </w:tcPr>
          <w:p w14:paraId="3813C6B7" w14:textId="77777777" w:rsidR="00667BA9" w:rsidRPr="00D4120B" w:rsidRDefault="00667BA9" w:rsidP="008F7891">
            <w:pPr>
              <w:pStyle w:val="TableContent"/>
            </w:pPr>
          </w:p>
        </w:tc>
        <w:tc>
          <w:tcPr>
            <w:tcW w:w="4844" w:type="dxa"/>
            <w:tcBorders>
              <w:top w:val="single" w:sz="12" w:space="0" w:color="943634" w:themeColor="accent2" w:themeShade="BF"/>
            </w:tcBorders>
          </w:tcPr>
          <w:p w14:paraId="69BB32D2" w14:textId="77777777" w:rsidR="00667BA9" w:rsidRPr="00D4120B" w:rsidRDefault="00667BA9" w:rsidP="008F7891">
            <w:pPr>
              <w:pStyle w:val="TableContent"/>
            </w:pPr>
          </w:p>
        </w:tc>
      </w:tr>
      <w:tr w:rsidR="00667BA9" w:rsidRPr="00D4120B" w14:paraId="09ECD2AA" w14:textId="77777777">
        <w:trPr>
          <w:cantSplit/>
          <w:jc w:val="center"/>
        </w:trPr>
        <w:tc>
          <w:tcPr>
            <w:tcW w:w="651" w:type="dxa"/>
          </w:tcPr>
          <w:p w14:paraId="151EE572" w14:textId="77777777" w:rsidR="00667BA9" w:rsidRPr="00D4120B" w:rsidRDefault="00667BA9" w:rsidP="008F7891">
            <w:pPr>
              <w:pStyle w:val="TableContent"/>
            </w:pPr>
            <w:r w:rsidRPr="00D4120B">
              <w:t>3</w:t>
            </w:r>
          </w:p>
        </w:tc>
        <w:tc>
          <w:tcPr>
            <w:tcW w:w="2225" w:type="dxa"/>
          </w:tcPr>
          <w:p w14:paraId="5D550D25" w14:textId="77777777" w:rsidR="00667BA9" w:rsidRPr="00D4120B" w:rsidRDefault="00667BA9" w:rsidP="008F7891">
            <w:pPr>
              <w:pStyle w:val="TableContent"/>
            </w:pPr>
            <w:r w:rsidRPr="00D4120B">
              <w:t>HL7 Error Code</w:t>
            </w:r>
          </w:p>
        </w:tc>
        <w:tc>
          <w:tcPr>
            <w:tcW w:w="728" w:type="dxa"/>
          </w:tcPr>
          <w:p w14:paraId="22E63044" w14:textId="77777777" w:rsidR="00667BA9" w:rsidRPr="00D4120B" w:rsidRDefault="00667BA9" w:rsidP="008F7891">
            <w:pPr>
              <w:pStyle w:val="TableContent"/>
            </w:pPr>
            <w:r w:rsidRPr="00D4120B">
              <w:t>CWE</w:t>
            </w:r>
          </w:p>
        </w:tc>
        <w:tc>
          <w:tcPr>
            <w:tcW w:w="804" w:type="dxa"/>
          </w:tcPr>
          <w:p w14:paraId="73D662C9" w14:textId="77777777" w:rsidR="00667BA9" w:rsidRPr="00D4120B" w:rsidRDefault="001D7CFB" w:rsidP="008F7891">
            <w:pPr>
              <w:pStyle w:val="TableContent"/>
            </w:pPr>
            <w:r>
              <w:t>R</w:t>
            </w:r>
          </w:p>
        </w:tc>
        <w:tc>
          <w:tcPr>
            <w:tcW w:w="1293" w:type="dxa"/>
          </w:tcPr>
          <w:p w14:paraId="0298C12B" w14:textId="77777777" w:rsidR="00667BA9" w:rsidRPr="00D4120B" w:rsidRDefault="00667BA9" w:rsidP="008F7891">
            <w:pPr>
              <w:pStyle w:val="TableContent"/>
            </w:pPr>
            <w:r w:rsidRPr="00D4120B">
              <w:t>[1..1]</w:t>
            </w:r>
          </w:p>
        </w:tc>
        <w:tc>
          <w:tcPr>
            <w:tcW w:w="860" w:type="dxa"/>
            <w:shd w:val="clear" w:color="auto" w:fill="auto"/>
          </w:tcPr>
          <w:p w14:paraId="393743BF" w14:textId="77777777" w:rsidR="00667BA9" w:rsidRPr="00D4120B" w:rsidRDefault="00667BA9" w:rsidP="008F7891">
            <w:pPr>
              <w:pStyle w:val="TableContent"/>
            </w:pPr>
          </w:p>
        </w:tc>
        <w:tc>
          <w:tcPr>
            <w:tcW w:w="859" w:type="dxa"/>
            <w:shd w:val="clear" w:color="auto" w:fill="auto"/>
          </w:tcPr>
          <w:p w14:paraId="182EC7EA" w14:textId="77777777" w:rsidR="00667BA9" w:rsidRPr="00D4120B" w:rsidRDefault="00667BA9" w:rsidP="008F7891">
            <w:pPr>
              <w:pStyle w:val="TableContent"/>
            </w:pPr>
          </w:p>
        </w:tc>
        <w:tc>
          <w:tcPr>
            <w:tcW w:w="1422" w:type="dxa"/>
          </w:tcPr>
          <w:p w14:paraId="55B81819" w14:textId="77777777" w:rsidR="00667BA9" w:rsidRPr="00D4120B" w:rsidRDefault="00667BA9" w:rsidP="008F7891">
            <w:pPr>
              <w:pStyle w:val="TableContent"/>
            </w:pPr>
            <w:r w:rsidRPr="00D4120B">
              <w:t>HL70357</w:t>
            </w:r>
          </w:p>
        </w:tc>
        <w:tc>
          <w:tcPr>
            <w:tcW w:w="4844" w:type="dxa"/>
          </w:tcPr>
          <w:p w14:paraId="12816AD9" w14:textId="77777777" w:rsidR="00667BA9" w:rsidRPr="00D4120B" w:rsidRDefault="00667BA9" w:rsidP="008F7891">
            <w:pPr>
              <w:pStyle w:val="TableContent"/>
            </w:pPr>
            <w:r w:rsidRPr="00D4120B">
              <w:t>Identifies the HL7 (communications) error code.</w:t>
            </w:r>
          </w:p>
        </w:tc>
      </w:tr>
      <w:tr w:rsidR="00667BA9" w:rsidRPr="00D4120B" w14:paraId="2B3CFD92" w14:textId="77777777">
        <w:trPr>
          <w:cantSplit/>
          <w:jc w:val="center"/>
        </w:trPr>
        <w:tc>
          <w:tcPr>
            <w:tcW w:w="651" w:type="dxa"/>
          </w:tcPr>
          <w:p w14:paraId="5D5A7057" w14:textId="77777777" w:rsidR="00667BA9" w:rsidRPr="00D4120B" w:rsidRDefault="00667BA9" w:rsidP="008F7891">
            <w:pPr>
              <w:pStyle w:val="TableContent"/>
            </w:pPr>
            <w:r w:rsidRPr="00D4120B">
              <w:t>4</w:t>
            </w:r>
          </w:p>
        </w:tc>
        <w:tc>
          <w:tcPr>
            <w:tcW w:w="2225" w:type="dxa"/>
          </w:tcPr>
          <w:p w14:paraId="7194965D" w14:textId="77777777" w:rsidR="00667BA9" w:rsidRPr="00D4120B" w:rsidRDefault="00667BA9" w:rsidP="008F7891">
            <w:pPr>
              <w:pStyle w:val="TableContent"/>
            </w:pPr>
            <w:r w:rsidRPr="00D4120B">
              <w:t>Severity</w:t>
            </w:r>
          </w:p>
        </w:tc>
        <w:tc>
          <w:tcPr>
            <w:tcW w:w="728" w:type="dxa"/>
          </w:tcPr>
          <w:p w14:paraId="6C59690A" w14:textId="77777777" w:rsidR="00667BA9" w:rsidRPr="00D4120B" w:rsidRDefault="00667BA9" w:rsidP="008F7891">
            <w:pPr>
              <w:pStyle w:val="TableContent"/>
            </w:pPr>
            <w:r w:rsidRPr="00D4120B">
              <w:t>ID</w:t>
            </w:r>
          </w:p>
        </w:tc>
        <w:tc>
          <w:tcPr>
            <w:tcW w:w="804" w:type="dxa"/>
          </w:tcPr>
          <w:p w14:paraId="3D1F9D31" w14:textId="77777777" w:rsidR="00667BA9" w:rsidRPr="00D4120B" w:rsidRDefault="001D7CFB" w:rsidP="008F7891">
            <w:pPr>
              <w:pStyle w:val="TableContent"/>
            </w:pPr>
            <w:r>
              <w:t>R</w:t>
            </w:r>
          </w:p>
        </w:tc>
        <w:tc>
          <w:tcPr>
            <w:tcW w:w="1293" w:type="dxa"/>
          </w:tcPr>
          <w:p w14:paraId="00DE44AF" w14:textId="77777777" w:rsidR="00667BA9" w:rsidRPr="00D4120B" w:rsidRDefault="00667BA9" w:rsidP="008F7891">
            <w:pPr>
              <w:pStyle w:val="TableContent"/>
            </w:pPr>
            <w:r w:rsidRPr="00D4120B">
              <w:t>[1..*]</w:t>
            </w:r>
          </w:p>
        </w:tc>
        <w:tc>
          <w:tcPr>
            <w:tcW w:w="860" w:type="dxa"/>
            <w:shd w:val="clear" w:color="auto" w:fill="auto"/>
          </w:tcPr>
          <w:p w14:paraId="69FDA5EB" w14:textId="77777777" w:rsidR="00667BA9" w:rsidRPr="00D4120B" w:rsidRDefault="00667BA9" w:rsidP="008F7891">
            <w:pPr>
              <w:pStyle w:val="TableContent"/>
            </w:pPr>
            <w:r w:rsidRPr="00D4120B">
              <w:t>1..1</w:t>
            </w:r>
          </w:p>
        </w:tc>
        <w:tc>
          <w:tcPr>
            <w:tcW w:w="859" w:type="dxa"/>
            <w:shd w:val="clear" w:color="auto" w:fill="auto"/>
          </w:tcPr>
          <w:p w14:paraId="42D318FD" w14:textId="77777777" w:rsidR="00667BA9" w:rsidRPr="00D4120B" w:rsidRDefault="00667BA9" w:rsidP="008F7891">
            <w:pPr>
              <w:pStyle w:val="TableContent"/>
            </w:pPr>
          </w:p>
        </w:tc>
        <w:tc>
          <w:tcPr>
            <w:tcW w:w="1422" w:type="dxa"/>
          </w:tcPr>
          <w:p w14:paraId="37728770" w14:textId="77777777" w:rsidR="00667BA9" w:rsidRPr="00D4120B" w:rsidRDefault="00667BA9" w:rsidP="008F7891">
            <w:pPr>
              <w:pStyle w:val="TableContent"/>
            </w:pPr>
            <w:r w:rsidRPr="00D4120B">
              <w:t>HL70516</w:t>
            </w:r>
          </w:p>
        </w:tc>
        <w:tc>
          <w:tcPr>
            <w:tcW w:w="4844" w:type="dxa"/>
          </w:tcPr>
          <w:p w14:paraId="3FC2B23F" w14:textId="77777777" w:rsidR="00667BA9" w:rsidRPr="00D4120B" w:rsidRDefault="00667BA9" w:rsidP="008F7891">
            <w:pPr>
              <w:pStyle w:val="TableContent"/>
            </w:pPr>
            <w:r w:rsidRPr="00D4120B">
              <w:t>Identifies the severity of an application error</w:t>
            </w:r>
            <w:r w:rsidR="00400CF4">
              <w:t xml:space="preserve">. </w:t>
            </w:r>
            <w:r w:rsidRPr="00D4120B">
              <w:t>Knowing if something is Error, Warning, or Information is intrinsic to how an application handles the content.</w:t>
            </w:r>
          </w:p>
        </w:tc>
      </w:tr>
      <w:tr w:rsidR="00667BA9" w:rsidRPr="00D4120B" w14:paraId="4B0E1FB8" w14:textId="77777777">
        <w:trPr>
          <w:cantSplit/>
          <w:jc w:val="center"/>
        </w:trPr>
        <w:tc>
          <w:tcPr>
            <w:tcW w:w="651" w:type="dxa"/>
          </w:tcPr>
          <w:p w14:paraId="5DD885FB" w14:textId="77777777" w:rsidR="00667BA9" w:rsidRPr="00D4120B" w:rsidRDefault="00667BA9" w:rsidP="008F7891">
            <w:pPr>
              <w:pStyle w:val="TableContent"/>
            </w:pPr>
            <w:r w:rsidRPr="00D4120B">
              <w:t>5</w:t>
            </w:r>
          </w:p>
        </w:tc>
        <w:tc>
          <w:tcPr>
            <w:tcW w:w="2225" w:type="dxa"/>
          </w:tcPr>
          <w:p w14:paraId="5698D403" w14:textId="77777777" w:rsidR="00667BA9" w:rsidRPr="00D4120B" w:rsidRDefault="00667BA9" w:rsidP="008F7891">
            <w:pPr>
              <w:pStyle w:val="TableContent"/>
            </w:pPr>
            <w:r w:rsidRPr="00D4120B">
              <w:t>Application Error Code</w:t>
            </w:r>
          </w:p>
        </w:tc>
        <w:tc>
          <w:tcPr>
            <w:tcW w:w="728" w:type="dxa"/>
          </w:tcPr>
          <w:p w14:paraId="400A4B29" w14:textId="77777777" w:rsidR="00667BA9" w:rsidRPr="00D4120B" w:rsidRDefault="00667BA9" w:rsidP="008F7891">
            <w:pPr>
              <w:pStyle w:val="TableContent"/>
            </w:pPr>
            <w:r w:rsidRPr="00D4120B">
              <w:t>CWE</w:t>
            </w:r>
          </w:p>
        </w:tc>
        <w:tc>
          <w:tcPr>
            <w:tcW w:w="804" w:type="dxa"/>
          </w:tcPr>
          <w:p w14:paraId="65F23617" w14:textId="77777777" w:rsidR="00667BA9" w:rsidRPr="00D4120B" w:rsidRDefault="00667BA9" w:rsidP="008F7891">
            <w:pPr>
              <w:pStyle w:val="TableContent"/>
            </w:pPr>
            <w:r w:rsidRPr="00D4120B">
              <w:t>O</w:t>
            </w:r>
          </w:p>
        </w:tc>
        <w:tc>
          <w:tcPr>
            <w:tcW w:w="1293" w:type="dxa"/>
          </w:tcPr>
          <w:p w14:paraId="1811F42A" w14:textId="77777777" w:rsidR="00667BA9" w:rsidRPr="00D4120B" w:rsidRDefault="00667BA9" w:rsidP="008F7891">
            <w:pPr>
              <w:pStyle w:val="TableContent"/>
            </w:pPr>
            <w:r w:rsidRPr="00D4120B">
              <w:t>[0..1]</w:t>
            </w:r>
          </w:p>
        </w:tc>
        <w:tc>
          <w:tcPr>
            <w:tcW w:w="860" w:type="dxa"/>
            <w:shd w:val="clear" w:color="auto" w:fill="auto"/>
          </w:tcPr>
          <w:p w14:paraId="03D0A0A4" w14:textId="77777777" w:rsidR="00667BA9" w:rsidRPr="00D4120B" w:rsidRDefault="00667BA9" w:rsidP="008F7891">
            <w:pPr>
              <w:pStyle w:val="TableContent"/>
            </w:pPr>
          </w:p>
        </w:tc>
        <w:tc>
          <w:tcPr>
            <w:tcW w:w="859" w:type="dxa"/>
            <w:shd w:val="clear" w:color="auto" w:fill="auto"/>
          </w:tcPr>
          <w:p w14:paraId="75AF5B96" w14:textId="77777777" w:rsidR="00667BA9" w:rsidRPr="00D4120B" w:rsidRDefault="00667BA9" w:rsidP="008F7891">
            <w:pPr>
              <w:pStyle w:val="TableContent"/>
            </w:pPr>
          </w:p>
        </w:tc>
        <w:tc>
          <w:tcPr>
            <w:tcW w:w="1422" w:type="dxa"/>
          </w:tcPr>
          <w:p w14:paraId="6359898B" w14:textId="77777777" w:rsidR="00667BA9" w:rsidRPr="00D4120B" w:rsidRDefault="00667BA9" w:rsidP="008F7891">
            <w:pPr>
              <w:pStyle w:val="TableContent"/>
            </w:pPr>
            <w:del w:id="3430" w:author="Bob Yencha" w:date="2011-11-29T09:57:00Z">
              <w:r w:rsidRPr="00D4120B" w:rsidDel="00647989">
                <w:delText>HL70533</w:delText>
              </w:r>
            </w:del>
          </w:p>
        </w:tc>
        <w:tc>
          <w:tcPr>
            <w:tcW w:w="4844" w:type="dxa"/>
          </w:tcPr>
          <w:p w14:paraId="7CFE83AB" w14:textId="77777777" w:rsidR="00667BA9" w:rsidRPr="00D4120B" w:rsidRDefault="00667BA9" w:rsidP="008F7891">
            <w:pPr>
              <w:pStyle w:val="TableContent"/>
            </w:pPr>
            <w:del w:id="3431" w:author="Bob Yencha" w:date="2011-11-29T09:57:00Z">
              <w:r w:rsidRPr="00D4120B" w:rsidDel="00647989">
                <w:delText xml:space="preserve">Note that </w:delText>
              </w:r>
              <w:r w:rsidR="009A60CF" w:rsidDel="00647989">
                <w:delText>HL7</w:delText>
              </w:r>
              <w:r w:rsidRPr="00D4120B" w:rsidDel="00647989">
                <w:delText xml:space="preserve"> table 0533 has no suggested values</w:delText>
              </w:r>
              <w:r w:rsidR="00400CF4" w:rsidDel="00647989">
                <w:delText xml:space="preserve">. </w:delText>
              </w:r>
              <w:r w:rsidRPr="00D4120B" w:rsidDel="00647989">
                <w:delText>It is always a user defined table, and will generally contain locally defined codes.</w:delText>
              </w:r>
            </w:del>
          </w:p>
        </w:tc>
      </w:tr>
      <w:tr w:rsidR="00667BA9" w:rsidRPr="00D4120B" w14:paraId="274959F3" w14:textId="77777777">
        <w:trPr>
          <w:cantSplit/>
          <w:jc w:val="center"/>
        </w:trPr>
        <w:tc>
          <w:tcPr>
            <w:tcW w:w="651" w:type="dxa"/>
          </w:tcPr>
          <w:p w14:paraId="77E3C58F" w14:textId="77777777" w:rsidR="00667BA9" w:rsidRPr="00D4120B" w:rsidRDefault="00667BA9" w:rsidP="008F7891">
            <w:pPr>
              <w:pStyle w:val="TableContent"/>
            </w:pPr>
            <w:r w:rsidRPr="00D4120B">
              <w:t>6</w:t>
            </w:r>
          </w:p>
        </w:tc>
        <w:tc>
          <w:tcPr>
            <w:tcW w:w="2225" w:type="dxa"/>
          </w:tcPr>
          <w:p w14:paraId="781EF87B" w14:textId="77777777" w:rsidR="00667BA9" w:rsidRPr="00D4120B" w:rsidRDefault="00667BA9" w:rsidP="008F7891">
            <w:pPr>
              <w:pStyle w:val="TableContent"/>
            </w:pPr>
            <w:r w:rsidRPr="00D4120B">
              <w:t>Application Error Parameter</w:t>
            </w:r>
          </w:p>
        </w:tc>
        <w:tc>
          <w:tcPr>
            <w:tcW w:w="728" w:type="dxa"/>
          </w:tcPr>
          <w:p w14:paraId="572F7880" w14:textId="77777777" w:rsidR="00667BA9" w:rsidRPr="00D4120B" w:rsidRDefault="00667BA9" w:rsidP="008F7891">
            <w:pPr>
              <w:pStyle w:val="TableContent"/>
            </w:pPr>
            <w:r w:rsidRPr="00D4120B">
              <w:t>ST</w:t>
            </w:r>
          </w:p>
        </w:tc>
        <w:tc>
          <w:tcPr>
            <w:tcW w:w="804" w:type="dxa"/>
          </w:tcPr>
          <w:p w14:paraId="532E9D0B" w14:textId="77777777" w:rsidR="00667BA9" w:rsidRPr="00D4120B" w:rsidRDefault="00667BA9" w:rsidP="008F7891">
            <w:pPr>
              <w:pStyle w:val="TableContent"/>
            </w:pPr>
            <w:r w:rsidRPr="00D4120B">
              <w:t>O</w:t>
            </w:r>
          </w:p>
        </w:tc>
        <w:tc>
          <w:tcPr>
            <w:tcW w:w="1293" w:type="dxa"/>
          </w:tcPr>
          <w:p w14:paraId="3E4B80F8" w14:textId="77777777" w:rsidR="00667BA9" w:rsidRPr="00D4120B" w:rsidRDefault="00667BA9" w:rsidP="008F7891">
            <w:pPr>
              <w:pStyle w:val="TableContent"/>
            </w:pPr>
            <w:r w:rsidRPr="00D4120B">
              <w:t>[0..10]</w:t>
            </w:r>
          </w:p>
        </w:tc>
        <w:tc>
          <w:tcPr>
            <w:tcW w:w="860" w:type="dxa"/>
            <w:shd w:val="clear" w:color="auto" w:fill="auto"/>
          </w:tcPr>
          <w:p w14:paraId="719F78FE" w14:textId="77777777" w:rsidR="00667BA9" w:rsidRPr="00D4120B" w:rsidRDefault="00667BA9" w:rsidP="008F7891">
            <w:pPr>
              <w:pStyle w:val="TableContent"/>
            </w:pPr>
            <w:r w:rsidRPr="00D4120B">
              <w:t>1..80</w:t>
            </w:r>
          </w:p>
        </w:tc>
        <w:tc>
          <w:tcPr>
            <w:tcW w:w="859" w:type="dxa"/>
            <w:shd w:val="clear" w:color="auto" w:fill="auto"/>
          </w:tcPr>
          <w:p w14:paraId="0DF18C62" w14:textId="77777777" w:rsidR="00667BA9" w:rsidRPr="00D4120B" w:rsidRDefault="00667BA9" w:rsidP="008F7891">
            <w:pPr>
              <w:pStyle w:val="TableContent"/>
            </w:pPr>
          </w:p>
        </w:tc>
        <w:tc>
          <w:tcPr>
            <w:tcW w:w="1422" w:type="dxa"/>
          </w:tcPr>
          <w:p w14:paraId="06A3327E" w14:textId="77777777" w:rsidR="00667BA9" w:rsidRPr="00D4120B" w:rsidRDefault="00667BA9" w:rsidP="008F7891">
            <w:pPr>
              <w:pStyle w:val="TableContent"/>
            </w:pPr>
          </w:p>
        </w:tc>
        <w:tc>
          <w:tcPr>
            <w:tcW w:w="4844" w:type="dxa"/>
          </w:tcPr>
          <w:p w14:paraId="3DD4C9AA" w14:textId="77777777" w:rsidR="00667BA9" w:rsidRPr="00D4120B" w:rsidRDefault="00667BA9" w:rsidP="008F7891">
            <w:pPr>
              <w:pStyle w:val="TableContent"/>
            </w:pPr>
          </w:p>
        </w:tc>
      </w:tr>
      <w:tr w:rsidR="00667BA9" w:rsidRPr="00D4120B" w14:paraId="54461EB3" w14:textId="77777777">
        <w:trPr>
          <w:cantSplit/>
          <w:jc w:val="center"/>
        </w:trPr>
        <w:tc>
          <w:tcPr>
            <w:tcW w:w="651" w:type="dxa"/>
          </w:tcPr>
          <w:p w14:paraId="440C74ED" w14:textId="77777777" w:rsidR="00667BA9" w:rsidRPr="00D4120B" w:rsidRDefault="00667BA9" w:rsidP="008F7891">
            <w:pPr>
              <w:pStyle w:val="TableContent"/>
            </w:pPr>
            <w:r w:rsidRPr="00D4120B">
              <w:t>7</w:t>
            </w:r>
          </w:p>
        </w:tc>
        <w:tc>
          <w:tcPr>
            <w:tcW w:w="2225" w:type="dxa"/>
          </w:tcPr>
          <w:p w14:paraId="2CEE8409" w14:textId="77777777" w:rsidR="00667BA9" w:rsidRPr="00D4120B" w:rsidRDefault="00667BA9" w:rsidP="008F7891">
            <w:pPr>
              <w:pStyle w:val="TableContent"/>
            </w:pPr>
            <w:r w:rsidRPr="00D4120B">
              <w:t>Diagnostic Information</w:t>
            </w:r>
          </w:p>
        </w:tc>
        <w:tc>
          <w:tcPr>
            <w:tcW w:w="728" w:type="dxa"/>
          </w:tcPr>
          <w:p w14:paraId="554C223D" w14:textId="77777777" w:rsidR="00667BA9" w:rsidRPr="00D4120B" w:rsidRDefault="00667BA9" w:rsidP="008F7891">
            <w:pPr>
              <w:pStyle w:val="TableContent"/>
            </w:pPr>
            <w:r w:rsidRPr="00D4120B">
              <w:t>TX</w:t>
            </w:r>
          </w:p>
        </w:tc>
        <w:tc>
          <w:tcPr>
            <w:tcW w:w="804" w:type="dxa"/>
          </w:tcPr>
          <w:p w14:paraId="64CA573F" w14:textId="77777777" w:rsidR="00667BA9" w:rsidRPr="00D4120B" w:rsidRDefault="00667BA9" w:rsidP="008F7891">
            <w:pPr>
              <w:pStyle w:val="TableContent"/>
            </w:pPr>
            <w:r w:rsidRPr="00D4120B">
              <w:t>RE</w:t>
            </w:r>
          </w:p>
        </w:tc>
        <w:tc>
          <w:tcPr>
            <w:tcW w:w="1293" w:type="dxa"/>
          </w:tcPr>
          <w:p w14:paraId="41820AF7" w14:textId="77777777" w:rsidR="00667BA9" w:rsidRPr="00D4120B" w:rsidRDefault="00667BA9" w:rsidP="008F7891">
            <w:pPr>
              <w:pStyle w:val="TableContent"/>
            </w:pPr>
            <w:r w:rsidRPr="00D4120B">
              <w:t>[0..1]</w:t>
            </w:r>
          </w:p>
        </w:tc>
        <w:tc>
          <w:tcPr>
            <w:tcW w:w="860" w:type="dxa"/>
            <w:shd w:val="clear" w:color="auto" w:fill="auto"/>
          </w:tcPr>
          <w:p w14:paraId="34EB81F8" w14:textId="77777777" w:rsidR="00667BA9" w:rsidRPr="00D4120B" w:rsidRDefault="00667BA9" w:rsidP="008F7891">
            <w:pPr>
              <w:pStyle w:val="TableContent"/>
            </w:pPr>
            <w:r w:rsidRPr="00D4120B">
              <w:t>1..2048</w:t>
            </w:r>
          </w:p>
        </w:tc>
        <w:tc>
          <w:tcPr>
            <w:tcW w:w="859" w:type="dxa"/>
            <w:shd w:val="clear" w:color="auto" w:fill="auto"/>
          </w:tcPr>
          <w:p w14:paraId="49E5D192" w14:textId="77777777" w:rsidR="00667BA9" w:rsidRPr="00D4120B" w:rsidRDefault="00667BA9" w:rsidP="008F7891">
            <w:pPr>
              <w:pStyle w:val="TableContent"/>
            </w:pPr>
          </w:p>
        </w:tc>
        <w:tc>
          <w:tcPr>
            <w:tcW w:w="1422" w:type="dxa"/>
          </w:tcPr>
          <w:p w14:paraId="10A5BD03" w14:textId="77777777" w:rsidR="00667BA9" w:rsidRPr="00D4120B" w:rsidRDefault="00667BA9" w:rsidP="008F7891">
            <w:pPr>
              <w:pStyle w:val="TableContent"/>
            </w:pPr>
          </w:p>
        </w:tc>
        <w:tc>
          <w:tcPr>
            <w:tcW w:w="4844" w:type="dxa"/>
          </w:tcPr>
          <w:p w14:paraId="4150CFF1" w14:textId="77777777" w:rsidR="00667BA9" w:rsidRPr="00D4120B" w:rsidRDefault="00667BA9" w:rsidP="008F7891">
            <w:pPr>
              <w:pStyle w:val="TableContent"/>
            </w:pPr>
            <w:r w:rsidRPr="00D4120B">
              <w:t>Information that may be used by help desk or other support personnel to diagnose a problem.</w:t>
            </w:r>
          </w:p>
        </w:tc>
      </w:tr>
      <w:tr w:rsidR="00667BA9" w:rsidRPr="00D4120B" w14:paraId="5C4B5BE9" w14:textId="77777777">
        <w:trPr>
          <w:cantSplit/>
          <w:jc w:val="center"/>
        </w:trPr>
        <w:tc>
          <w:tcPr>
            <w:tcW w:w="651" w:type="dxa"/>
            <w:tcBorders>
              <w:bottom w:val="single" w:sz="12" w:space="0" w:color="943634"/>
            </w:tcBorders>
          </w:tcPr>
          <w:p w14:paraId="2114A42D" w14:textId="77777777" w:rsidR="00667BA9" w:rsidRPr="00D4120B" w:rsidRDefault="00667BA9" w:rsidP="008F7891">
            <w:pPr>
              <w:pStyle w:val="TableContent"/>
            </w:pPr>
            <w:r w:rsidRPr="00D4120B">
              <w:t>8</w:t>
            </w:r>
          </w:p>
        </w:tc>
        <w:tc>
          <w:tcPr>
            <w:tcW w:w="2225" w:type="dxa"/>
            <w:tcBorders>
              <w:bottom w:val="single" w:sz="12" w:space="0" w:color="943634"/>
            </w:tcBorders>
          </w:tcPr>
          <w:p w14:paraId="2FEB2273" w14:textId="77777777" w:rsidR="00667BA9" w:rsidRPr="00D4120B" w:rsidRDefault="00667BA9" w:rsidP="008F7891">
            <w:pPr>
              <w:pStyle w:val="TableContent"/>
            </w:pPr>
            <w:r w:rsidRPr="00D4120B">
              <w:t>User Message</w:t>
            </w:r>
          </w:p>
        </w:tc>
        <w:tc>
          <w:tcPr>
            <w:tcW w:w="728" w:type="dxa"/>
            <w:tcBorders>
              <w:bottom w:val="single" w:sz="12" w:space="0" w:color="943634"/>
            </w:tcBorders>
          </w:tcPr>
          <w:p w14:paraId="6A954FEB" w14:textId="77777777" w:rsidR="00667BA9" w:rsidRPr="00D4120B" w:rsidRDefault="00667BA9" w:rsidP="008F7891">
            <w:pPr>
              <w:pStyle w:val="TableContent"/>
            </w:pPr>
            <w:r w:rsidRPr="00D4120B">
              <w:t>TX</w:t>
            </w:r>
          </w:p>
        </w:tc>
        <w:tc>
          <w:tcPr>
            <w:tcW w:w="804" w:type="dxa"/>
            <w:tcBorders>
              <w:bottom w:val="single" w:sz="12" w:space="0" w:color="943634"/>
            </w:tcBorders>
          </w:tcPr>
          <w:p w14:paraId="7D27E8C6" w14:textId="77777777" w:rsidR="00667BA9" w:rsidRPr="00D4120B" w:rsidRDefault="001D7CFB" w:rsidP="008F7891">
            <w:pPr>
              <w:pStyle w:val="TableContent"/>
            </w:pPr>
            <w:r>
              <w:t>O</w:t>
            </w:r>
          </w:p>
        </w:tc>
        <w:tc>
          <w:tcPr>
            <w:tcW w:w="1293" w:type="dxa"/>
            <w:tcBorders>
              <w:bottom w:val="single" w:sz="12" w:space="0" w:color="943634"/>
            </w:tcBorders>
          </w:tcPr>
          <w:p w14:paraId="7F19DE2D" w14:textId="77777777" w:rsidR="00667BA9" w:rsidRPr="00D4120B" w:rsidRDefault="00667BA9" w:rsidP="008F7891">
            <w:pPr>
              <w:pStyle w:val="TableContent"/>
            </w:pPr>
            <w:r w:rsidRPr="00D4120B">
              <w:t>[0..1]</w:t>
            </w:r>
          </w:p>
        </w:tc>
        <w:tc>
          <w:tcPr>
            <w:tcW w:w="860" w:type="dxa"/>
            <w:tcBorders>
              <w:bottom w:val="single" w:sz="12" w:space="0" w:color="943634"/>
            </w:tcBorders>
            <w:shd w:val="clear" w:color="auto" w:fill="auto"/>
          </w:tcPr>
          <w:p w14:paraId="1E6D5411" w14:textId="77777777" w:rsidR="00667BA9" w:rsidRPr="00D4120B" w:rsidRDefault="00667BA9" w:rsidP="008F7891">
            <w:pPr>
              <w:pStyle w:val="TableContent"/>
            </w:pPr>
            <w:r w:rsidRPr="00D4120B">
              <w:t>1..250</w:t>
            </w:r>
          </w:p>
        </w:tc>
        <w:tc>
          <w:tcPr>
            <w:tcW w:w="859" w:type="dxa"/>
            <w:tcBorders>
              <w:bottom w:val="single" w:sz="12" w:space="0" w:color="943634"/>
            </w:tcBorders>
            <w:shd w:val="clear" w:color="auto" w:fill="auto"/>
          </w:tcPr>
          <w:p w14:paraId="633EE36B" w14:textId="77777777" w:rsidR="00667BA9" w:rsidRPr="00D4120B" w:rsidRDefault="00667BA9" w:rsidP="008F7891">
            <w:pPr>
              <w:pStyle w:val="TableContent"/>
            </w:pPr>
          </w:p>
        </w:tc>
        <w:tc>
          <w:tcPr>
            <w:tcW w:w="1422" w:type="dxa"/>
            <w:tcBorders>
              <w:bottom w:val="single" w:sz="12" w:space="0" w:color="943634"/>
            </w:tcBorders>
          </w:tcPr>
          <w:p w14:paraId="7EA77881" w14:textId="77777777" w:rsidR="00667BA9" w:rsidRPr="00D4120B" w:rsidRDefault="00667BA9" w:rsidP="008F7891">
            <w:pPr>
              <w:pStyle w:val="TableContent"/>
            </w:pPr>
          </w:p>
        </w:tc>
        <w:tc>
          <w:tcPr>
            <w:tcW w:w="4844" w:type="dxa"/>
            <w:tcBorders>
              <w:bottom w:val="single" w:sz="12" w:space="0" w:color="943634"/>
            </w:tcBorders>
          </w:tcPr>
          <w:p w14:paraId="79C6D7A2" w14:textId="77777777" w:rsidR="00667BA9" w:rsidRPr="00D4120B" w:rsidRDefault="00667BA9" w:rsidP="008F7891">
            <w:pPr>
              <w:pStyle w:val="TableContent"/>
            </w:pPr>
          </w:p>
        </w:tc>
      </w:tr>
      <w:tr w:rsidR="00667BA9" w:rsidRPr="00D4120B" w14:paraId="155B168E" w14:textId="77777777">
        <w:trPr>
          <w:cantSplit/>
          <w:jc w:val="center"/>
        </w:trPr>
        <w:tc>
          <w:tcPr>
            <w:tcW w:w="651" w:type="dxa"/>
            <w:shd w:val="clear" w:color="auto" w:fill="auto"/>
          </w:tcPr>
          <w:p w14:paraId="5211CF70" w14:textId="77777777" w:rsidR="00667BA9" w:rsidRPr="00D4120B" w:rsidRDefault="00667BA9" w:rsidP="008F7891">
            <w:pPr>
              <w:pStyle w:val="TableContent"/>
            </w:pPr>
            <w:r w:rsidRPr="00D4120B">
              <w:t>9</w:t>
            </w:r>
          </w:p>
        </w:tc>
        <w:tc>
          <w:tcPr>
            <w:tcW w:w="2225" w:type="dxa"/>
            <w:shd w:val="clear" w:color="auto" w:fill="auto"/>
          </w:tcPr>
          <w:p w14:paraId="104FD4B5" w14:textId="77777777" w:rsidR="00667BA9" w:rsidRPr="00D4120B" w:rsidRDefault="00667BA9" w:rsidP="008F7891">
            <w:pPr>
              <w:pStyle w:val="TableContent"/>
            </w:pPr>
            <w:r w:rsidRPr="00D4120B">
              <w:t>Inform Person Indicator</w:t>
            </w:r>
          </w:p>
        </w:tc>
        <w:tc>
          <w:tcPr>
            <w:tcW w:w="728" w:type="dxa"/>
            <w:shd w:val="clear" w:color="auto" w:fill="auto"/>
          </w:tcPr>
          <w:p w14:paraId="619FCF23" w14:textId="77777777" w:rsidR="00667BA9" w:rsidRPr="00D4120B" w:rsidRDefault="00667BA9" w:rsidP="008F7891">
            <w:pPr>
              <w:pStyle w:val="TableContent"/>
            </w:pPr>
            <w:r w:rsidRPr="00D4120B">
              <w:t>IS</w:t>
            </w:r>
          </w:p>
        </w:tc>
        <w:tc>
          <w:tcPr>
            <w:tcW w:w="804" w:type="dxa"/>
            <w:shd w:val="clear" w:color="auto" w:fill="auto"/>
          </w:tcPr>
          <w:p w14:paraId="4ADA5213" w14:textId="77777777" w:rsidR="00667BA9" w:rsidRPr="00D4120B" w:rsidRDefault="001D7CFB" w:rsidP="008F7891">
            <w:pPr>
              <w:pStyle w:val="TableContent"/>
            </w:pPr>
            <w:r>
              <w:t>O</w:t>
            </w:r>
          </w:p>
        </w:tc>
        <w:tc>
          <w:tcPr>
            <w:tcW w:w="1293" w:type="dxa"/>
            <w:shd w:val="clear" w:color="auto" w:fill="auto"/>
          </w:tcPr>
          <w:p w14:paraId="348B6D02" w14:textId="77777777" w:rsidR="00667BA9" w:rsidRPr="00D4120B" w:rsidRDefault="00FE00FE" w:rsidP="008F7891">
            <w:pPr>
              <w:pStyle w:val="TableContent"/>
            </w:pPr>
            <w:r>
              <w:t>[0..*</w:t>
            </w:r>
            <w:r w:rsidR="00667BA9" w:rsidRPr="00D4120B">
              <w:t>]</w:t>
            </w:r>
          </w:p>
        </w:tc>
        <w:tc>
          <w:tcPr>
            <w:tcW w:w="860" w:type="dxa"/>
            <w:shd w:val="clear" w:color="auto" w:fill="auto"/>
          </w:tcPr>
          <w:p w14:paraId="63E1B1DA" w14:textId="77777777" w:rsidR="00667BA9" w:rsidRPr="00D4120B" w:rsidRDefault="00667BA9" w:rsidP="008F7891">
            <w:pPr>
              <w:pStyle w:val="TableContent"/>
            </w:pPr>
            <w:r w:rsidRPr="00D4120B">
              <w:t>1..20</w:t>
            </w:r>
          </w:p>
        </w:tc>
        <w:tc>
          <w:tcPr>
            <w:tcW w:w="859" w:type="dxa"/>
            <w:shd w:val="clear" w:color="auto" w:fill="auto"/>
          </w:tcPr>
          <w:p w14:paraId="6470E703" w14:textId="77777777" w:rsidR="00667BA9" w:rsidRPr="00D4120B" w:rsidRDefault="00667BA9" w:rsidP="008F7891">
            <w:pPr>
              <w:pStyle w:val="TableContent"/>
            </w:pPr>
          </w:p>
        </w:tc>
        <w:tc>
          <w:tcPr>
            <w:tcW w:w="1422" w:type="dxa"/>
            <w:shd w:val="clear" w:color="auto" w:fill="auto"/>
          </w:tcPr>
          <w:p w14:paraId="5A5B50BB" w14:textId="77777777" w:rsidR="00667BA9" w:rsidRPr="00D4120B" w:rsidRDefault="00667BA9" w:rsidP="008F7891">
            <w:pPr>
              <w:pStyle w:val="TableContent"/>
            </w:pPr>
          </w:p>
        </w:tc>
        <w:tc>
          <w:tcPr>
            <w:tcW w:w="4844" w:type="dxa"/>
            <w:shd w:val="clear" w:color="auto" w:fill="auto"/>
          </w:tcPr>
          <w:p w14:paraId="7C34EC53" w14:textId="77777777" w:rsidR="00667BA9" w:rsidRPr="00D4120B" w:rsidRDefault="00667BA9" w:rsidP="008F7891">
            <w:pPr>
              <w:pStyle w:val="TableContent"/>
            </w:pPr>
          </w:p>
        </w:tc>
      </w:tr>
      <w:tr w:rsidR="00667BA9" w:rsidRPr="00D4120B" w14:paraId="78E17086" w14:textId="77777777">
        <w:trPr>
          <w:cantSplit/>
          <w:jc w:val="center"/>
        </w:trPr>
        <w:tc>
          <w:tcPr>
            <w:tcW w:w="651" w:type="dxa"/>
            <w:shd w:val="clear" w:color="auto" w:fill="auto"/>
          </w:tcPr>
          <w:p w14:paraId="627CF65D" w14:textId="77777777" w:rsidR="00667BA9" w:rsidRPr="00D4120B" w:rsidRDefault="00667BA9" w:rsidP="008F7891">
            <w:pPr>
              <w:pStyle w:val="TableContent"/>
            </w:pPr>
            <w:r w:rsidRPr="00D4120B">
              <w:t>10</w:t>
            </w:r>
          </w:p>
        </w:tc>
        <w:tc>
          <w:tcPr>
            <w:tcW w:w="2225" w:type="dxa"/>
            <w:shd w:val="clear" w:color="auto" w:fill="auto"/>
          </w:tcPr>
          <w:p w14:paraId="6F043123" w14:textId="77777777" w:rsidR="00667BA9" w:rsidRPr="00D4120B" w:rsidRDefault="00667BA9" w:rsidP="008F7891">
            <w:pPr>
              <w:pStyle w:val="TableContent"/>
            </w:pPr>
            <w:r w:rsidRPr="00D4120B">
              <w:t>Override Type</w:t>
            </w:r>
          </w:p>
        </w:tc>
        <w:tc>
          <w:tcPr>
            <w:tcW w:w="728" w:type="dxa"/>
            <w:shd w:val="clear" w:color="auto" w:fill="auto"/>
          </w:tcPr>
          <w:p w14:paraId="0EDE0660" w14:textId="77777777" w:rsidR="00667BA9" w:rsidRPr="00D4120B" w:rsidRDefault="00667BA9" w:rsidP="008F7891">
            <w:pPr>
              <w:pStyle w:val="TableContent"/>
            </w:pPr>
            <w:r w:rsidRPr="00D4120B">
              <w:t>CWE</w:t>
            </w:r>
          </w:p>
        </w:tc>
        <w:tc>
          <w:tcPr>
            <w:tcW w:w="804" w:type="dxa"/>
            <w:shd w:val="clear" w:color="auto" w:fill="auto"/>
          </w:tcPr>
          <w:p w14:paraId="76A751AF" w14:textId="77777777" w:rsidR="00667BA9" w:rsidRPr="00D4120B" w:rsidRDefault="001D7CFB" w:rsidP="008F7891">
            <w:pPr>
              <w:pStyle w:val="TableContent"/>
            </w:pPr>
            <w:r>
              <w:t>O</w:t>
            </w:r>
          </w:p>
        </w:tc>
        <w:tc>
          <w:tcPr>
            <w:tcW w:w="1293" w:type="dxa"/>
            <w:shd w:val="clear" w:color="auto" w:fill="auto"/>
          </w:tcPr>
          <w:p w14:paraId="0BF5AB5A" w14:textId="77777777" w:rsidR="00667BA9" w:rsidRPr="00D4120B" w:rsidRDefault="00667BA9" w:rsidP="008F7891">
            <w:pPr>
              <w:pStyle w:val="TableContent"/>
            </w:pPr>
            <w:r w:rsidRPr="00D4120B">
              <w:t>[0..0]</w:t>
            </w:r>
          </w:p>
        </w:tc>
        <w:tc>
          <w:tcPr>
            <w:tcW w:w="860" w:type="dxa"/>
            <w:shd w:val="clear" w:color="auto" w:fill="auto"/>
          </w:tcPr>
          <w:p w14:paraId="6ABB4A13" w14:textId="77777777" w:rsidR="00667BA9" w:rsidRPr="00D4120B" w:rsidRDefault="00667BA9" w:rsidP="008F7891">
            <w:pPr>
              <w:pStyle w:val="TableContent"/>
            </w:pPr>
          </w:p>
        </w:tc>
        <w:tc>
          <w:tcPr>
            <w:tcW w:w="859" w:type="dxa"/>
            <w:shd w:val="clear" w:color="auto" w:fill="auto"/>
          </w:tcPr>
          <w:p w14:paraId="2E15A574" w14:textId="77777777" w:rsidR="00667BA9" w:rsidRPr="00D4120B" w:rsidRDefault="00667BA9" w:rsidP="008F7891">
            <w:pPr>
              <w:pStyle w:val="TableContent"/>
            </w:pPr>
          </w:p>
        </w:tc>
        <w:tc>
          <w:tcPr>
            <w:tcW w:w="1422" w:type="dxa"/>
            <w:shd w:val="clear" w:color="auto" w:fill="auto"/>
          </w:tcPr>
          <w:p w14:paraId="0F7911DC" w14:textId="77777777" w:rsidR="00667BA9" w:rsidRPr="00D4120B" w:rsidRDefault="00667BA9" w:rsidP="008F7891">
            <w:pPr>
              <w:pStyle w:val="TableContent"/>
            </w:pPr>
          </w:p>
        </w:tc>
        <w:tc>
          <w:tcPr>
            <w:tcW w:w="4844" w:type="dxa"/>
            <w:shd w:val="clear" w:color="auto" w:fill="auto"/>
          </w:tcPr>
          <w:p w14:paraId="32AED9AC" w14:textId="77777777" w:rsidR="00667BA9" w:rsidRPr="00D4120B" w:rsidRDefault="00667BA9" w:rsidP="008F7891">
            <w:pPr>
              <w:pStyle w:val="TableContent"/>
            </w:pPr>
          </w:p>
        </w:tc>
      </w:tr>
      <w:tr w:rsidR="00667BA9" w:rsidRPr="00D4120B" w14:paraId="20B56B02" w14:textId="77777777">
        <w:trPr>
          <w:cantSplit/>
          <w:jc w:val="center"/>
        </w:trPr>
        <w:tc>
          <w:tcPr>
            <w:tcW w:w="651" w:type="dxa"/>
            <w:shd w:val="clear" w:color="auto" w:fill="auto"/>
          </w:tcPr>
          <w:p w14:paraId="7BA6CB19" w14:textId="77777777" w:rsidR="00667BA9" w:rsidRPr="00D4120B" w:rsidRDefault="00667BA9" w:rsidP="008F7891">
            <w:pPr>
              <w:pStyle w:val="TableContent"/>
            </w:pPr>
            <w:r w:rsidRPr="00D4120B">
              <w:t>11</w:t>
            </w:r>
          </w:p>
        </w:tc>
        <w:tc>
          <w:tcPr>
            <w:tcW w:w="2225" w:type="dxa"/>
            <w:shd w:val="clear" w:color="auto" w:fill="auto"/>
          </w:tcPr>
          <w:p w14:paraId="48CA7930" w14:textId="77777777" w:rsidR="00667BA9" w:rsidRPr="00D4120B" w:rsidRDefault="0018765D" w:rsidP="008F7891">
            <w:pPr>
              <w:pStyle w:val="TableContent"/>
            </w:pPr>
            <w:r w:rsidRPr="00D4120B">
              <w:t>Override Reason Code</w:t>
            </w:r>
          </w:p>
        </w:tc>
        <w:tc>
          <w:tcPr>
            <w:tcW w:w="728" w:type="dxa"/>
            <w:shd w:val="clear" w:color="auto" w:fill="auto"/>
          </w:tcPr>
          <w:p w14:paraId="1A981110" w14:textId="77777777" w:rsidR="00667BA9" w:rsidRPr="00D4120B" w:rsidRDefault="00667BA9" w:rsidP="008F7891">
            <w:pPr>
              <w:pStyle w:val="TableContent"/>
            </w:pPr>
            <w:r w:rsidRPr="00D4120B">
              <w:t>CWE</w:t>
            </w:r>
          </w:p>
        </w:tc>
        <w:tc>
          <w:tcPr>
            <w:tcW w:w="804" w:type="dxa"/>
            <w:shd w:val="clear" w:color="auto" w:fill="auto"/>
          </w:tcPr>
          <w:p w14:paraId="56D3587F" w14:textId="77777777" w:rsidR="00667BA9" w:rsidRPr="00D4120B" w:rsidRDefault="001D7CFB" w:rsidP="008F7891">
            <w:pPr>
              <w:pStyle w:val="TableContent"/>
            </w:pPr>
            <w:r>
              <w:t>O</w:t>
            </w:r>
          </w:p>
        </w:tc>
        <w:tc>
          <w:tcPr>
            <w:tcW w:w="1293" w:type="dxa"/>
            <w:shd w:val="clear" w:color="auto" w:fill="auto"/>
          </w:tcPr>
          <w:p w14:paraId="04F6D722" w14:textId="77777777" w:rsidR="00667BA9" w:rsidRPr="00D4120B" w:rsidRDefault="00667BA9" w:rsidP="008F7891">
            <w:pPr>
              <w:pStyle w:val="TableContent"/>
            </w:pPr>
            <w:r w:rsidRPr="00D4120B">
              <w:t>[0..</w:t>
            </w:r>
            <w:r w:rsidR="00FE00FE">
              <w:t>*</w:t>
            </w:r>
            <w:r w:rsidRPr="00D4120B">
              <w:t>]</w:t>
            </w:r>
          </w:p>
        </w:tc>
        <w:tc>
          <w:tcPr>
            <w:tcW w:w="860" w:type="dxa"/>
            <w:shd w:val="clear" w:color="auto" w:fill="auto"/>
          </w:tcPr>
          <w:p w14:paraId="0CA7E269" w14:textId="77777777" w:rsidR="00667BA9" w:rsidRPr="00D4120B" w:rsidRDefault="00667BA9" w:rsidP="008F7891">
            <w:pPr>
              <w:pStyle w:val="TableContent"/>
            </w:pPr>
          </w:p>
        </w:tc>
        <w:tc>
          <w:tcPr>
            <w:tcW w:w="859" w:type="dxa"/>
            <w:shd w:val="clear" w:color="auto" w:fill="auto"/>
          </w:tcPr>
          <w:p w14:paraId="1FA58C52" w14:textId="77777777" w:rsidR="00667BA9" w:rsidRPr="00D4120B" w:rsidRDefault="00667BA9" w:rsidP="008F7891">
            <w:pPr>
              <w:pStyle w:val="TableContent"/>
            </w:pPr>
          </w:p>
        </w:tc>
        <w:tc>
          <w:tcPr>
            <w:tcW w:w="1422" w:type="dxa"/>
            <w:shd w:val="clear" w:color="auto" w:fill="auto"/>
          </w:tcPr>
          <w:p w14:paraId="2D04E5C8" w14:textId="77777777" w:rsidR="00667BA9" w:rsidRPr="00D4120B" w:rsidRDefault="00667BA9" w:rsidP="008F7891">
            <w:pPr>
              <w:pStyle w:val="TableContent"/>
            </w:pPr>
          </w:p>
        </w:tc>
        <w:tc>
          <w:tcPr>
            <w:tcW w:w="4844" w:type="dxa"/>
            <w:shd w:val="clear" w:color="auto" w:fill="auto"/>
          </w:tcPr>
          <w:p w14:paraId="2FEFE1C7" w14:textId="77777777" w:rsidR="00667BA9" w:rsidRPr="00D4120B" w:rsidRDefault="00667BA9" w:rsidP="008F7891">
            <w:pPr>
              <w:pStyle w:val="TableContent"/>
            </w:pPr>
          </w:p>
        </w:tc>
      </w:tr>
      <w:tr w:rsidR="00667BA9" w:rsidRPr="00D4120B" w14:paraId="1E29BAC9" w14:textId="77777777">
        <w:trPr>
          <w:cantSplit/>
          <w:jc w:val="center"/>
        </w:trPr>
        <w:tc>
          <w:tcPr>
            <w:tcW w:w="651" w:type="dxa"/>
          </w:tcPr>
          <w:p w14:paraId="6AD6EBCA" w14:textId="77777777" w:rsidR="00667BA9" w:rsidRPr="00D4120B" w:rsidRDefault="00667BA9" w:rsidP="008F7891">
            <w:pPr>
              <w:pStyle w:val="TableContent"/>
            </w:pPr>
            <w:r w:rsidRPr="00D4120B">
              <w:t>12</w:t>
            </w:r>
          </w:p>
        </w:tc>
        <w:tc>
          <w:tcPr>
            <w:tcW w:w="2225" w:type="dxa"/>
          </w:tcPr>
          <w:p w14:paraId="522089D6" w14:textId="77777777" w:rsidR="00667BA9" w:rsidRPr="00D4120B" w:rsidRDefault="00667BA9" w:rsidP="008F7891">
            <w:pPr>
              <w:pStyle w:val="TableContent"/>
            </w:pPr>
            <w:r w:rsidRPr="00D4120B">
              <w:t>Help Desk Contact Point</w:t>
            </w:r>
          </w:p>
        </w:tc>
        <w:tc>
          <w:tcPr>
            <w:tcW w:w="728" w:type="dxa"/>
          </w:tcPr>
          <w:p w14:paraId="4554AE7C" w14:textId="77777777" w:rsidR="00667BA9" w:rsidRPr="00D4120B" w:rsidRDefault="00667BA9" w:rsidP="008F7891">
            <w:pPr>
              <w:pStyle w:val="TableContent"/>
            </w:pPr>
            <w:r w:rsidRPr="00D4120B">
              <w:t>XTN</w:t>
            </w:r>
          </w:p>
        </w:tc>
        <w:tc>
          <w:tcPr>
            <w:tcW w:w="804" w:type="dxa"/>
          </w:tcPr>
          <w:p w14:paraId="5CB6996C" w14:textId="77777777" w:rsidR="00667BA9" w:rsidRPr="00D4120B" w:rsidRDefault="00667BA9" w:rsidP="008F7891">
            <w:pPr>
              <w:pStyle w:val="TableContent"/>
            </w:pPr>
            <w:r w:rsidRPr="00D4120B">
              <w:t>RE</w:t>
            </w:r>
          </w:p>
        </w:tc>
        <w:tc>
          <w:tcPr>
            <w:tcW w:w="1293" w:type="dxa"/>
          </w:tcPr>
          <w:p w14:paraId="64289DEC" w14:textId="77777777" w:rsidR="00667BA9" w:rsidRPr="00D4120B" w:rsidRDefault="00667BA9" w:rsidP="008F7891">
            <w:pPr>
              <w:pStyle w:val="TableContent"/>
            </w:pPr>
            <w:r w:rsidRPr="00D4120B">
              <w:t>[0..*]</w:t>
            </w:r>
          </w:p>
        </w:tc>
        <w:tc>
          <w:tcPr>
            <w:tcW w:w="860" w:type="dxa"/>
            <w:shd w:val="clear" w:color="auto" w:fill="auto"/>
          </w:tcPr>
          <w:p w14:paraId="053F50D6" w14:textId="77777777" w:rsidR="00667BA9" w:rsidRPr="00D4120B" w:rsidRDefault="00667BA9" w:rsidP="008F7891">
            <w:pPr>
              <w:pStyle w:val="TableContent"/>
            </w:pPr>
          </w:p>
        </w:tc>
        <w:tc>
          <w:tcPr>
            <w:tcW w:w="859" w:type="dxa"/>
            <w:shd w:val="clear" w:color="auto" w:fill="auto"/>
          </w:tcPr>
          <w:p w14:paraId="690CDD02" w14:textId="77777777" w:rsidR="00667BA9" w:rsidRPr="00D4120B" w:rsidRDefault="00667BA9" w:rsidP="008F7891">
            <w:pPr>
              <w:pStyle w:val="TableContent"/>
            </w:pPr>
          </w:p>
        </w:tc>
        <w:tc>
          <w:tcPr>
            <w:tcW w:w="1422" w:type="dxa"/>
          </w:tcPr>
          <w:p w14:paraId="2D878991" w14:textId="77777777" w:rsidR="00667BA9" w:rsidRPr="00D4120B" w:rsidRDefault="00667BA9" w:rsidP="008F7891">
            <w:pPr>
              <w:pStyle w:val="TableContent"/>
            </w:pPr>
          </w:p>
        </w:tc>
        <w:tc>
          <w:tcPr>
            <w:tcW w:w="4844" w:type="dxa"/>
          </w:tcPr>
          <w:p w14:paraId="43B55279" w14:textId="77777777" w:rsidR="00667BA9" w:rsidRPr="00D4120B" w:rsidRDefault="00667BA9" w:rsidP="008F7891">
            <w:pPr>
              <w:pStyle w:val="TableContent"/>
            </w:pPr>
          </w:p>
        </w:tc>
      </w:tr>
    </w:tbl>
    <w:p w14:paraId="41EF67CB" w14:textId="77777777" w:rsidR="0018765D" w:rsidRPr="00647DE3" w:rsidRDefault="0018765D" w:rsidP="0018765D">
      <w:pPr>
        <w:pStyle w:val="ConfTitle"/>
      </w:pPr>
      <w:bookmarkStart w:id="3432" w:name="_Toc171137843"/>
      <w:bookmarkStart w:id="3433" w:name="_Toc207005873"/>
      <w:bookmarkStart w:id="3434" w:name="_Ref207089417"/>
      <w:r w:rsidRPr="00647DE3">
        <w:t>C</w:t>
      </w:r>
      <w:r>
        <w:t xml:space="preserve">onformance Statement: Base </w:t>
      </w:r>
      <w:r w:rsidRPr="00647DE3">
        <w:t>Profile</w:t>
      </w:r>
    </w:p>
    <w:p w14:paraId="186DA81F" w14:textId="77777777" w:rsidR="0018765D" w:rsidRPr="00EF6AD6" w:rsidDel="00761C93" w:rsidRDefault="0018765D" w:rsidP="0018765D">
      <w:pPr>
        <w:pStyle w:val="ConfStmt"/>
        <w:numPr>
          <w:ilvl w:val="2"/>
          <w:numId w:val="23"/>
        </w:numPr>
        <w:rPr>
          <w:del w:id="3435" w:author="Robert Snelick" w:date="2011-12-14T19:29:00Z"/>
        </w:rPr>
      </w:pPr>
      <w:del w:id="3436" w:author="Robert Snelick" w:date="2011-12-14T19:29:00Z">
        <w:r w:rsidRPr="00E63D53" w:rsidDel="00761C93">
          <w:rPr>
            <w:b/>
          </w:rPr>
          <w:delText>LRI-</w:delText>
        </w:r>
        <w:r w:rsidDel="00761C93">
          <w:rPr>
            <w:b/>
          </w:rPr>
          <w:delText>ERR-1</w:delText>
        </w:r>
        <w:r w:rsidRPr="00E63D53" w:rsidDel="00761C93">
          <w:rPr>
            <w:b/>
          </w:rPr>
          <w:delText>:</w:delText>
        </w:r>
        <w:r w:rsidRPr="00D24765" w:rsidDel="00761C93">
          <w:delText xml:space="preserve"> </w:delText>
        </w:r>
        <w:r w:rsidDel="00761C93">
          <w:delText>ERR.3 (</w:delText>
        </w:r>
        <w:r w:rsidRPr="00D4120B" w:rsidDel="00761C93">
          <w:delText>HL7 Error Code</w:delText>
        </w:r>
        <w:r w:rsidDel="00761C93">
          <w:delText xml:space="preserve">), </w:delText>
        </w:r>
      </w:del>
      <w:ins w:id="3437" w:author="Swain, Ashley" w:date="2011-11-27T20:27:00Z">
        <w:del w:id="3438" w:author="Robert Snelick" w:date="2011-12-14T19:29:00Z">
          <w:r w:rsidR="00622A8E" w:rsidRPr="00622A8E" w:rsidDel="00761C93">
            <w:delText>ERR.5 (Application Error Code), ERR.9 (Inform Person Indicator),</w:delText>
          </w:r>
          <w:r w:rsidR="00622A8E" w:rsidDel="00761C93">
            <w:delText xml:space="preserve"> </w:delText>
          </w:r>
        </w:del>
      </w:ins>
      <w:del w:id="3439" w:author="Robert Snelick" w:date="2011-12-14T19:29:00Z">
        <w:r w:rsidDel="00761C93">
          <w:delText>ERR.10 (</w:delText>
        </w:r>
        <w:r w:rsidRPr="00D4120B" w:rsidDel="00761C93">
          <w:delText>Override Type</w:delText>
        </w:r>
        <w:r w:rsidDel="00761C93">
          <w:delText>), and ERR.11(</w:delText>
        </w:r>
        <w:r w:rsidRPr="00D4120B" w:rsidDel="00761C93">
          <w:delText>Override Reason Code</w:delText>
        </w:r>
        <w:r w:rsidDel="00761C93">
          <w:delText xml:space="preserve">) </w:delText>
        </w:r>
        <w:r w:rsidRPr="00436127" w:rsidDel="00761C93">
          <w:rPr>
            <w:b/>
          </w:rPr>
          <w:delText>SHALL</w:delText>
        </w:r>
        <w:r w:rsidDel="00761C93">
          <w:delText xml:space="preserve"> be valued using the</w:delText>
        </w:r>
        <w:r w:rsidRPr="00EF6AD6" w:rsidDel="00761C93">
          <w:delText xml:space="preserve"> </w:delText>
        </w:r>
        <w:r w:rsidR="00D826AD" w:rsidDel="00761C93">
          <w:fldChar w:fldCharType="begin"/>
        </w:r>
        <w:r w:rsidR="00346B17" w:rsidDel="00761C93">
          <w:delInstrText>HYPERLINK \l "_CWE_–_Coded_2"</w:delInstrText>
        </w:r>
        <w:r w:rsidR="00D826AD" w:rsidDel="00761C93">
          <w:fldChar w:fldCharType="separate"/>
        </w:r>
        <w:r w:rsidR="00EF6AD6" w:rsidRPr="00EF6AD6" w:rsidDel="00761C93">
          <w:rPr>
            <w:rStyle w:val="Hyperlink"/>
            <w:rFonts w:ascii="Times New Roman" w:hAnsi="Times New Roman"/>
            <w:sz w:val="24"/>
          </w:rPr>
          <w:delText>CWE - Coded with Exceptions (All Fields Except OBX-5)</w:delText>
        </w:r>
        <w:r w:rsidR="00D826AD" w:rsidDel="00761C93">
          <w:fldChar w:fldCharType="end"/>
        </w:r>
        <w:r w:rsidRPr="00EF6AD6" w:rsidDel="00761C93">
          <w:delText xml:space="preserve"> datatype definition and constraints.</w:delText>
        </w:r>
      </w:del>
    </w:p>
    <w:p w14:paraId="41D76AC7" w14:textId="77777777" w:rsidR="00667BA9" w:rsidRDefault="00667BA9" w:rsidP="00A6434E">
      <w:pPr>
        <w:pStyle w:val="Heading2"/>
        <w:numPr>
          <w:ilvl w:val="2"/>
          <w:numId w:val="23"/>
        </w:numPr>
        <w:tabs>
          <w:tab w:val="left" w:pos="630"/>
        </w:tabs>
      </w:pPr>
      <w:bookmarkStart w:id="3440" w:name="_Toc189111998"/>
      <w:r w:rsidRPr="00D4120B">
        <w:t>PID – Patient Identification Segment</w:t>
      </w:r>
      <w:bookmarkEnd w:id="3305"/>
      <w:bookmarkEnd w:id="3306"/>
      <w:bookmarkEnd w:id="3432"/>
      <w:bookmarkEnd w:id="3433"/>
      <w:bookmarkEnd w:id="3434"/>
      <w:bookmarkEnd w:id="3440"/>
    </w:p>
    <w:p w14:paraId="00283302" w14:textId="77777777" w:rsidR="00667BA9" w:rsidRDefault="00667BA9" w:rsidP="00667BA9">
      <w:r w:rsidRPr="00D4120B">
        <w:t>The Patient Identification Segment (PID) is used to provide basic demographics regarding the subject of the testing</w:t>
      </w:r>
      <w:r w:rsidR="00400CF4">
        <w:t xml:space="preserve">. </w:t>
      </w:r>
      <w:r w:rsidRPr="00D4120B">
        <w:t>The subject may be a person or animal.</w:t>
      </w:r>
    </w:p>
    <w:tbl>
      <w:tblPr>
        <w:tblW w:w="0" w:type="auto"/>
        <w:jc w:val="center"/>
        <w:tblBorders>
          <w:top w:val="single" w:sz="12" w:space="0" w:color="943634"/>
          <w:left w:val="single" w:sz="4" w:space="0" w:color="C0C0C0"/>
          <w:bottom w:val="single" w:sz="12" w:space="0" w:color="943634"/>
          <w:right w:val="single" w:sz="4" w:space="0" w:color="C0C0C0"/>
          <w:insideH w:val="single" w:sz="12" w:space="0" w:color="943634"/>
          <w:insideV w:val="single" w:sz="4" w:space="0" w:color="C0C0C0"/>
        </w:tblBorders>
        <w:tblLayout w:type="fixed"/>
        <w:tblCellMar>
          <w:left w:w="58" w:type="dxa"/>
          <w:right w:w="58" w:type="dxa"/>
        </w:tblCellMar>
        <w:tblLook w:val="0000" w:firstRow="0" w:lastRow="0" w:firstColumn="0" w:lastColumn="0" w:noHBand="0" w:noVBand="0"/>
      </w:tblPr>
      <w:tblGrid>
        <w:gridCol w:w="512"/>
        <w:gridCol w:w="2241"/>
        <w:gridCol w:w="738"/>
        <w:gridCol w:w="810"/>
        <w:gridCol w:w="1296"/>
        <w:gridCol w:w="873"/>
        <w:gridCol w:w="855"/>
        <w:gridCol w:w="1440"/>
        <w:gridCol w:w="4930"/>
      </w:tblGrid>
      <w:tr w:rsidR="006A0D67" w:rsidRPr="006E2B4A" w14:paraId="34AEC277" w14:textId="77777777">
        <w:trPr>
          <w:cantSplit/>
          <w:trHeight w:val="360"/>
          <w:tblHeader/>
          <w:jc w:val="center"/>
        </w:trPr>
        <w:tc>
          <w:tcPr>
            <w:tcW w:w="13695" w:type="dxa"/>
            <w:gridSpan w:val="9"/>
            <w:shd w:val="clear" w:color="auto" w:fill="F3F3F3"/>
            <w:vAlign w:val="center"/>
          </w:tcPr>
          <w:p w14:paraId="2139779F" w14:textId="77777777" w:rsidR="006A0D67" w:rsidRPr="00D4120B" w:rsidRDefault="006A0D67" w:rsidP="006A0D67">
            <w:pPr>
              <w:pStyle w:val="Caption"/>
            </w:pPr>
            <w:bookmarkStart w:id="3441" w:name="_Toc189111907"/>
            <w:r>
              <w:t xml:space="preserve">Table </w:t>
            </w:r>
            <w:r w:rsidR="001C047D">
              <w:fldChar w:fldCharType="begin"/>
            </w:r>
            <w:r w:rsidR="001C047D">
              <w:instrText xml:space="preserve"> STYLEREF 1 \s </w:instrText>
            </w:r>
            <w:r w:rsidR="001C047D">
              <w:fldChar w:fldCharType="separate"/>
            </w:r>
            <w:r w:rsidR="002B0A1D">
              <w:rPr>
                <w:noProof/>
              </w:rPr>
              <w:t>3</w:t>
            </w:r>
            <w:r w:rsidR="001C047D">
              <w:rPr>
                <w:noProof/>
              </w:rPr>
              <w:fldChar w:fldCharType="end"/>
            </w:r>
            <w:r>
              <w:noBreakHyphen/>
            </w:r>
            <w:r w:rsidR="001C047D">
              <w:fldChar w:fldCharType="begin"/>
            </w:r>
            <w:r w:rsidR="001C047D">
              <w:instrText xml:space="preserve"> SEQ Table \* ARABIC \s 1 </w:instrText>
            </w:r>
            <w:r w:rsidR="001C047D">
              <w:fldChar w:fldCharType="separate"/>
            </w:r>
            <w:r w:rsidR="002B0A1D">
              <w:rPr>
                <w:noProof/>
              </w:rPr>
              <w:t>6</w:t>
            </w:r>
            <w:r w:rsidR="001C047D">
              <w:rPr>
                <w:noProof/>
              </w:rPr>
              <w:fldChar w:fldCharType="end"/>
            </w:r>
            <w:r>
              <w:t>. Patient Identification Segment (PID)</w:t>
            </w:r>
            <w:bookmarkEnd w:id="3441"/>
          </w:p>
        </w:tc>
      </w:tr>
      <w:tr w:rsidR="00667BA9" w:rsidRPr="006E2B4A" w14:paraId="245C4328" w14:textId="77777777">
        <w:trPr>
          <w:cantSplit/>
          <w:trHeight w:val="360"/>
          <w:tblHeader/>
          <w:jc w:val="center"/>
        </w:trPr>
        <w:tc>
          <w:tcPr>
            <w:tcW w:w="512" w:type="dxa"/>
            <w:shd w:val="clear" w:color="auto" w:fill="F3F3F3"/>
            <w:vAlign w:val="center"/>
          </w:tcPr>
          <w:p w14:paraId="2F671DD5" w14:textId="77777777" w:rsidR="00667BA9" w:rsidRPr="00D4120B" w:rsidRDefault="00667BA9" w:rsidP="00667BA9">
            <w:pPr>
              <w:pStyle w:val="TableHeadingA"/>
            </w:pPr>
            <w:r>
              <w:t>SEQ</w:t>
            </w:r>
          </w:p>
        </w:tc>
        <w:tc>
          <w:tcPr>
            <w:tcW w:w="2241" w:type="dxa"/>
            <w:shd w:val="clear" w:color="auto" w:fill="F3F3F3"/>
            <w:vAlign w:val="center"/>
          </w:tcPr>
          <w:p w14:paraId="21F03C9D" w14:textId="77777777" w:rsidR="00667BA9" w:rsidRPr="00D4120B" w:rsidRDefault="00667BA9" w:rsidP="00667BA9">
            <w:pPr>
              <w:pStyle w:val="TableHeadingA"/>
            </w:pPr>
            <w:r>
              <w:t>Element Name</w:t>
            </w:r>
          </w:p>
        </w:tc>
        <w:tc>
          <w:tcPr>
            <w:tcW w:w="738" w:type="dxa"/>
            <w:shd w:val="clear" w:color="auto" w:fill="F3F3F3"/>
            <w:vAlign w:val="center"/>
          </w:tcPr>
          <w:p w14:paraId="18520A69" w14:textId="77777777" w:rsidR="00667BA9" w:rsidRPr="00D4120B" w:rsidRDefault="00667BA9" w:rsidP="00667BA9">
            <w:pPr>
              <w:pStyle w:val="TableHeadingA"/>
            </w:pPr>
            <w:r w:rsidRPr="00D4120B">
              <w:t>DT</w:t>
            </w:r>
          </w:p>
        </w:tc>
        <w:tc>
          <w:tcPr>
            <w:tcW w:w="810" w:type="dxa"/>
            <w:shd w:val="clear" w:color="auto" w:fill="F3F3F3"/>
            <w:vAlign w:val="center"/>
          </w:tcPr>
          <w:p w14:paraId="1E661A8A" w14:textId="77777777" w:rsidR="00667BA9" w:rsidRPr="00D4120B" w:rsidRDefault="00667BA9" w:rsidP="00667BA9">
            <w:pPr>
              <w:pStyle w:val="TableHeadingA"/>
            </w:pPr>
            <w:r>
              <w:t>Us</w:t>
            </w:r>
            <w:ins w:id="3442" w:author="Swain, Ashley" w:date="2011-11-27T21:15:00Z">
              <w:r w:rsidR="006A2BBD">
                <w:t>ag</w:t>
              </w:r>
            </w:ins>
            <w:r>
              <w:t>e</w:t>
            </w:r>
          </w:p>
        </w:tc>
        <w:tc>
          <w:tcPr>
            <w:tcW w:w="1296" w:type="dxa"/>
            <w:shd w:val="clear" w:color="auto" w:fill="F3F3F3"/>
            <w:vAlign w:val="center"/>
          </w:tcPr>
          <w:p w14:paraId="4E14E30B" w14:textId="77777777" w:rsidR="00667BA9" w:rsidRPr="00D4120B" w:rsidRDefault="00667BA9" w:rsidP="00667BA9">
            <w:pPr>
              <w:pStyle w:val="TableHeadingA"/>
            </w:pPr>
            <w:r w:rsidRPr="00D4120B">
              <w:t>Cardinality</w:t>
            </w:r>
          </w:p>
        </w:tc>
        <w:tc>
          <w:tcPr>
            <w:tcW w:w="873" w:type="dxa"/>
            <w:shd w:val="clear" w:color="auto" w:fill="F3F3F3"/>
            <w:vAlign w:val="center"/>
          </w:tcPr>
          <w:p w14:paraId="1256FEB5" w14:textId="77777777" w:rsidR="00667BA9" w:rsidDel="001B23CA" w:rsidRDefault="00667BA9" w:rsidP="00667BA9">
            <w:pPr>
              <w:pStyle w:val="TableHeadingA"/>
            </w:pPr>
            <w:r>
              <w:t>LEN</w:t>
            </w:r>
          </w:p>
        </w:tc>
        <w:tc>
          <w:tcPr>
            <w:tcW w:w="855" w:type="dxa"/>
            <w:shd w:val="clear" w:color="auto" w:fill="F3F3F3"/>
            <w:vAlign w:val="center"/>
          </w:tcPr>
          <w:p w14:paraId="2E7613D6" w14:textId="77777777" w:rsidR="00667BA9" w:rsidRPr="00D4120B" w:rsidRDefault="00667BA9" w:rsidP="00667BA9">
            <w:pPr>
              <w:pStyle w:val="TableHeadingA"/>
            </w:pPr>
            <w:r>
              <w:t>C.LEN</w:t>
            </w:r>
          </w:p>
        </w:tc>
        <w:tc>
          <w:tcPr>
            <w:tcW w:w="1440" w:type="dxa"/>
            <w:shd w:val="clear" w:color="auto" w:fill="F3F3F3"/>
            <w:vAlign w:val="center"/>
          </w:tcPr>
          <w:p w14:paraId="02E3C76C" w14:textId="77777777" w:rsidR="00667BA9" w:rsidRPr="00D4120B" w:rsidRDefault="00667BA9" w:rsidP="00667BA9">
            <w:pPr>
              <w:pStyle w:val="TableHeadingA"/>
            </w:pPr>
            <w:r w:rsidRPr="00D4120B">
              <w:t>Value Set</w:t>
            </w:r>
          </w:p>
        </w:tc>
        <w:tc>
          <w:tcPr>
            <w:tcW w:w="4930" w:type="dxa"/>
            <w:shd w:val="clear" w:color="auto" w:fill="F3F3F3"/>
            <w:vAlign w:val="center"/>
          </w:tcPr>
          <w:p w14:paraId="77662311" w14:textId="77777777" w:rsidR="00667BA9" w:rsidRPr="00D4120B" w:rsidRDefault="00667BA9" w:rsidP="00667BA9">
            <w:pPr>
              <w:pStyle w:val="TableHeadingA"/>
            </w:pPr>
            <w:r w:rsidRPr="00D4120B">
              <w:t>Description/Comments</w:t>
            </w:r>
          </w:p>
        </w:tc>
      </w:tr>
      <w:tr w:rsidR="00667BA9" w:rsidRPr="00D4120B" w14:paraId="7BC26772" w14:textId="77777777">
        <w:trPr>
          <w:cantSplit/>
          <w:jc w:val="center"/>
        </w:trPr>
        <w:tc>
          <w:tcPr>
            <w:tcW w:w="512" w:type="dxa"/>
            <w:tcBorders>
              <w:bottom w:val="single" w:sz="12" w:space="0" w:color="943634"/>
            </w:tcBorders>
          </w:tcPr>
          <w:p w14:paraId="02892961" w14:textId="77777777" w:rsidR="00667BA9" w:rsidRPr="00D4120B" w:rsidRDefault="00667BA9" w:rsidP="008F7891">
            <w:pPr>
              <w:pStyle w:val="TableContent"/>
            </w:pPr>
            <w:r w:rsidRPr="00D4120B">
              <w:t>1</w:t>
            </w:r>
          </w:p>
        </w:tc>
        <w:tc>
          <w:tcPr>
            <w:tcW w:w="2241" w:type="dxa"/>
            <w:tcBorders>
              <w:bottom w:val="single" w:sz="12" w:space="0" w:color="943634"/>
            </w:tcBorders>
          </w:tcPr>
          <w:p w14:paraId="63052B87" w14:textId="77777777" w:rsidR="00667BA9" w:rsidRPr="00D4120B" w:rsidRDefault="00667BA9" w:rsidP="008F7891">
            <w:pPr>
              <w:pStyle w:val="TableContent"/>
            </w:pPr>
            <w:r w:rsidRPr="00D4120B">
              <w:t>Set ID – PID</w:t>
            </w:r>
          </w:p>
        </w:tc>
        <w:tc>
          <w:tcPr>
            <w:tcW w:w="738" w:type="dxa"/>
            <w:tcBorders>
              <w:bottom w:val="single" w:sz="12" w:space="0" w:color="943634"/>
            </w:tcBorders>
          </w:tcPr>
          <w:p w14:paraId="5863CA36" w14:textId="77777777" w:rsidR="00667BA9" w:rsidRPr="00D4120B" w:rsidRDefault="00667BA9" w:rsidP="008F7891">
            <w:pPr>
              <w:pStyle w:val="TableContent"/>
            </w:pPr>
            <w:r w:rsidRPr="00D4120B">
              <w:t>SI</w:t>
            </w:r>
          </w:p>
        </w:tc>
        <w:tc>
          <w:tcPr>
            <w:tcW w:w="810" w:type="dxa"/>
            <w:tcBorders>
              <w:bottom w:val="single" w:sz="12" w:space="0" w:color="943634"/>
            </w:tcBorders>
          </w:tcPr>
          <w:p w14:paraId="0751673E" w14:textId="77777777" w:rsidR="00667BA9" w:rsidRPr="00D4120B" w:rsidRDefault="00667BA9" w:rsidP="008F7891">
            <w:pPr>
              <w:pStyle w:val="TableContent"/>
            </w:pPr>
            <w:r w:rsidRPr="00D4120B">
              <w:t>R</w:t>
            </w:r>
          </w:p>
        </w:tc>
        <w:tc>
          <w:tcPr>
            <w:tcW w:w="1296" w:type="dxa"/>
            <w:tcBorders>
              <w:bottom w:val="single" w:sz="12" w:space="0" w:color="943634"/>
            </w:tcBorders>
          </w:tcPr>
          <w:p w14:paraId="58F25F08" w14:textId="77777777" w:rsidR="00667BA9" w:rsidRPr="00D4120B" w:rsidRDefault="00667BA9" w:rsidP="008F7891">
            <w:pPr>
              <w:pStyle w:val="TableContent"/>
            </w:pPr>
            <w:r w:rsidRPr="00D4120B">
              <w:t>[1..1]</w:t>
            </w:r>
          </w:p>
        </w:tc>
        <w:tc>
          <w:tcPr>
            <w:tcW w:w="873" w:type="dxa"/>
            <w:tcBorders>
              <w:bottom w:val="single" w:sz="12" w:space="0" w:color="943634"/>
            </w:tcBorders>
            <w:shd w:val="clear" w:color="auto" w:fill="auto"/>
          </w:tcPr>
          <w:p w14:paraId="6534A7DF" w14:textId="77777777" w:rsidR="00667BA9" w:rsidRPr="00D4120B" w:rsidRDefault="00667BA9" w:rsidP="008F7891">
            <w:pPr>
              <w:pStyle w:val="TableContent"/>
            </w:pPr>
            <w:r w:rsidRPr="00D4120B">
              <w:t>1..4</w:t>
            </w:r>
          </w:p>
        </w:tc>
        <w:tc>
          <w:tcPr>
            <w:tcW w:w="855" w:type="dxa"/>
            <w:tcBorders>
              <w:bottom w:val="single" w:sz="12" w:space="0" w:color="943634"/>
            </w:tcBorders>
            <w:shd w:val="clear" w:color="auto" w:fill="auto"/>
          </w:tcPr>
          <w:p w14:paraId="3018FA6B" w14:textId="77777777" w:rsidR="00667BA9" w:rsidRPr="00D4120B" w:rsidRDefault="00667BA9" w:rsidP="008F7891">
            <w:pPr>
              <w:pStyle w:val="TableContent"/>
            </w:pPr>
          </w:p>
        </w:tc>
        <w:tc>
          <w:tcPr>
            <w:tcW w:w="1440" w:type="dxa"/>
            <w:tcBorders>
              <w:bottom w:val="single" w:sz="12" w:space="0" w:color="943634"/>
            </w:tcBorders>
          </w:tcPr>
          <w:p w14:paraId="494B9DA2" w14:textId="77777777" w:rsidR="00667BA9" w:rsidRPr="00D4120B" w:rsidRDefault="00667BA9" w:rsidP="008F7891">
            <w:pPr>
              <w:pStyle w:val="TableContent"/>
            </w:pPr>
          </w:p>
        </w:tc>
        <w:tc>
          <w:tcPr>
            <w:tcW w:w="4930" w:type="dxa"/>
            <w:tcBorders>
              <w:bottom w:val="single" w:sz="12" w:space="0" w:color="943634"/>
            </w:tcBorders>
          </w:tcPr>
          <w:p w14:paraId="74EB239E" w14:textId="77777777" w:rsidR="00667BA9" w:rsidRPr="00D4120B" w:rsidRDefault="00F74C33" w:rsidP="008F7891">
            <w:pPr>
              <w:pStyle w:val="TableContent"/>
            </w:pPr>
            <w:ins w:id="3443" w:author="Robert Snelick" w:date="2011-12-15T10:33:00Z">
              <w:r>
                <w:t>Constrained to the l</w:t>
              </w:r>
            </w:ins>
            <w:del w:id="3444" w:author="Robert Snelick" w:date="2011-12-15T10:33:00Z">
              <w:r w:rsidR="00667BA9" w:rsidRPr="00D4120B" w:rsidDel="00F74C33">
                <w:delText>L</w:delText>
              </w:r>
            </w:del>
            <w:r w:rsidR="00667BA9" w:rsidRPr="00D4120B">
              <w:t xml:space="preserve">iteral </w:t>
            </w:r>
            <w:ins w:id="3445" w:author="Robert Snelick" w:date="2011-12-15T10:34:00Z">
              <w:r>
                <w:t>v</w:t>
              </w:r>
            </w:ins>
            <w:del w:id="3446" w:author="Robert Snelick" w:date="2011-12-15T10:34:00Z">
              <w:r w:rsidR="00667BA9" w:rsidRPr="00D4120B" w:rsidDel="00F74C33">
                <w:delText>V</w:delText>
              </w:r>
            </w:del>
            <w:r w:rsidR="00667BA9" w:rsidRPr="00D4120B">
              <w:t>alue</w:t>
            </w:r>
            <w:del w:id="3447" w:author="Robert Snelick" w:date="2011-12-15T10:34:00Z">
              <w:r w:rsidR="00667BA9" w:rsidRPr="00D4120B" w:rsidDel="00F74C33">
                <w:delText>:</w:delText>
              </w:r>
            </w:del>
            <w:r w:rsidR="00667BA9" w:rsidRPr="00D4120B">
              <w:t xml:space="preserve"> ‘1’.</w:t>
            </w:r>
          </w:p>
        </w:tc>
      </w:tr>
      <w:tr w:rsidR="00667BA9" w:rsidRPr="00D4120B" w14:paraId="4A491196" w14:textId="77777777">
        <w:trPr>
          <w:cantSplit/>
          <w:jc w:val="center"/>
        </w:trPr>
        <w:tc>
          <w:tcPr>
            <w:tcW w:w="512" w:type="dxa"/>
            <w:shd w:val="clear" w:color="auto" w:fill="auto"/>
          </w:tcPr>
          <w:p w14:paraId="6C0774C6" w14:textId="77777777" w:rsidR="00667BA9" w:rsidRPr="00D4120B" w:rsidRDefault="00667BA9" w:rsidP="008F7891">
            <w:pPr>
              <w:pStyle w:val="TableContent"/>
            </w:pPr>
            <w:r w:rsidRPr="00D4120B">
              <w:t>2</w:t>
            </w:r>
          </w:p>
        </w:tc>
        <w:tc>
          <w:tcPr>
            <w:tcW w:w="2241" w:type="dxa"/>
            <w:shd w:val="clear" w:color="auto" w:fill="auto"/>
          </w:tcPr>
          <w:p w14:paraId="7517D393" w14:textId="77777777" w:rsidR="00667BA9" w:rsidRPr="00D4120B" w:rsidRDefault="00667BA9" w:rsidP="008F7891">
            <w:pPr>
              <w:pStyle w:val="TableContent"/>
            </w:pPr>
            <w:r w:rsidRPr="00D4120B">
              <w:t>Patient ID</w:t>
            </w:r>
          </w:p>
        </w:tc>
        <w:tc>
          <w:tcPr>
            <w:tcW w:w="738" w:type="dxa"/>
            <w:shd w:val="clear" w:color="auto" w:fill="auto"/>
          </w:tcPr>
          <w:p w14:paraId="2E1CB427" w14:textId="77777777" w:rsidR="00667BA9" w:rsidRPr="00D4120B" w:rsidRDefault="00667BA9" w:rsidP="008F7891">
            <w:pPr>
              <w:pStyle w:val="TableContent"/>
            </w:pPr>
            <w:r w:rsidRPr="00D4120B">
              <w:t>CX</w:t>
            </w:r>
          </w:p>
        </w:tc>
        <w:tc>
          <w:tcPr>
            <w:tcW w:w="810" w:type="dxa"/>
            <w:shd w:val="clear" w:color="auto" w:fill="auto"/>
          </w:tcPr>
          <w:p w14:paraId="1E37F87D" w14:textId="77777777" w:rsidR="00667BA9" w:rsidRPr="00D4120B" w:rsidRDefault="00667BA9" w:rsidP="008F7891">
            <w:pPr>
              <w:pStyle w:val="TableContent"/>
            </w:pPr>
            <w:r w:rsidRPr="00D4120B">
              <w:t>X</w:t>
            </w:r>
          </w:p>
        </w:tc>
        <w:tc>
          <w:tcPr>
            <w:tcW w:w="1296" w:type="dxa"/>
            <w:shd w:val="clear" w:color="auto" w:fill="auto"/>
          </w:tcPr>
          <w:p w14:paraId="64448F5A" w14:textId="77777777" w:rsidR="00667BA9" w:rsidRPr="00D4120B" w:rsidRDefault="00667BA9" w:rsidP="008F7891">
            <w:pPr>
              <w:pStyle w:val="TableContent"/>
            </w:pPr>
            <w:r w:rsidRPr="00D4120B">
              <w:t>[0..0]</w:t>
            </w:r>
          </w:p>
        </w:tc>
        <w:tc>
          <w:tcPr>
            <w:tcW w:w="873" w:type="dxa"/>
            <w:shd w:val="clear" w:color="auto" w:fill="auto"/>
          </w:tcPr>
          <w:p w14:paraId="353C5586" w14:textId="77777777" w:rsidR="00667BA9" w:rsidRPr="00D4120B" w:rsidRDefault="00667BA9" w:rsidP="008F7891">
            <w:pPr>
              <w:pStyle w:val="TableContent"/>
            </w:pPr>
          </w:p>
        </w:tc>
        <w:tc>
          <w:tcPr>
            <w:tcW w:w="855" w:type="dxa"/>
            <w:shd w:val="clear" w:color="auto" w:fill="auto"/>
          </w:tcPr>
          <w:p w14:paraId="66A9C9BF" w14:textId="77777777" w:rsidR="00667BA9" w:rsidRPr="00D4120B" w:rsidRDefault="00667BA9" w:rsidP="008F7891">
            <w:pPr>
              <w:pStyle w:val="TableContent"/>
            </w:pPr>
          </w:p>
        </w:tc>
        <w:tc>
          <w:tcPr>
            <w:tcW w:w="1440" w:type="dxa"/>
            <w:shd w:val="clear" w:color="auto" w:fill="auto"/>
          </w:tcPr>
          <w:p w14:paraId="1AAD9CF3" w14:textId="77777777" w:rsidR="00667BA9" w:rsidRPr="00D4120B" w:rsidRDefault="00667BA9" w:rsidP="008F7891">
            <w:pPr>
              <w:pStyle w:val="TableContent"/>
            </w:pPr>
          </w:p>
        </w:tc>
        <w:tc>
          <w:tcPr>
            <w:tcW w:w="4930" w:type="dxa"/>
            <w:shd w:val="clear" w:color="auto" w:fill="auto"/>
          </w:tcPr>
          <w:p w14:paraId="116AD3B9" w14:textId="77777777" w:rsidR="00667BA9" w:rsidRPr="00D4120B" w:rsidRDefault="00667BA9" w:rsidP="008F7891">
            <w:pPr>
              <w:pStyle w:val="TableContent"/>
            </w:pPr>
            <w:r w:rsidRPr="00D4120B">
              <w:t xml:space="preserve">Deprecated as of </w:t>
            </w:r>
            <w:r w:rsidRPr="00D4120B">
              <w:rPr>
                <w:i/>
              </w:rPr>
              <w:t>HL7 Version 2.3.1</w:t>
            </w:r>
            <w:r w:rsidR="00400CF4">
              <w:t xml:space="preserve">. </w:t>
            </w:r>
            <w:r w:rsidRPr="00D4120B">
              <w:t>See PID-3 Patient Identifier List.</w:t>
            </w:r>
          </w:p>
        </w:tc>
      </w:tr>
      <w:tr w:rsidR="00667BA9" w:rsidRPr="00D4120B" w14:paraId="3168C068" w14:textId="77777777">
        <w:trPr>
          <w:cantSplit/>
          <w:jc w:val="center"/>
        </w:trPr>
        <w:tc>
          <w:tcPr>
            <w:tcW w:w="512" w:type="dxa"/>
            <w:tcBorders>
              <w:bottom w:val="single" w:sz="12" w:space="0" w:color="943634"/>
            </w:tcBorders>
          </w:tcPr>
          <w:p w14:paraId="703475DD" w14:textId="77777777" w:rsidR="00667BA9" w:rsidRPr="00D4120B" w:rsidRDefault="00667BA9" w:rsidP="008F7891">
            <w:pPr>
              <w:pStyle w:val="TableContent"/>
            </w:pPr>
            <w:r w:rsidRPr="00D4120B">
              <w:t>3</w:t>
            </w:r>
          </w:p>
        </w:tc>
        <w:tc>
          <w:tcPr>
            <w:tcW w:w="2241" w:type="dxa"/>
            <w:tcBorders>
              <w:bottom w:val="single" w:sz="12" w:space="0" w:color="943634"/>
            </w:tcBorders>
          </w:tcPr>
          <w:p w14:paraId="279A9F57" w14:textId="77777777" w:rsidR="00667BA9" w:rsidRPr="00D4120B" w:rsidRDefault="00667BA9" w:rsidP="008F7891">
            <w:pPr>
              <w:pStyle w:val="TableContent"/>
            </w:pPr>
            <w:r w:rsidRPr="00D4120B">
              <w:t>Patient Identifier List</w:t>
            </w:r>
          </w:p>
        </w:tc>
        <w:tc>
          <w:tcPr>
            <w:tcW w:w="738" w:type="dxa"/>
            <w:tcBorders>
              <w:bottom w:val="single" w:sz="12" w:space="0" w:color="943634"/>
            </w:tcBorders>
          </w:tcPr>
          <w:p w14:paraId="71DF906A" w14:textId="77777777" w:rsidR="00667BA9" w:rsidRPr="00D4120B" w:rsidRDefault="00761C93" w:rsidP="008F7891">
            <w:pPr>
              <w:pStyle w:val="TableContent"/>
            </w:pPr>
            <w:ins w:id="3448" w:author="Robert Snelick" w:date="2011-12-14T19:30:00Z">
              <w:r>
                <w:t>Varies</w:t>
              </w:r>
            </w:ins>
            <w:del w:id="3449" w:author="Robert Snelick" w:date="2011-12-14T19:30:00Z">
              <w:r w:rsidR="00667BA9" w:rsidRPr="00D4120B" w:rsidDel="00761C93">
                <w:delText>CX</w:delText>
              </w:r>
            </w:del>
          </w:p>
        </w:tc>
        <w:tc>
          <w:tcPr>
            <w:tcW w:w="810" w:type="dxa"/>
            <w:tcBorders>
              <w:bottom w:val="single" w:sz="12" w:space="0" w:color="943634"/>
            </w:tcBorders>
          </w:tcPr>
          <w:p w14:paraId="28B41B1C" w14:textId="77777777" w:rsidR="00667BA9" w:rsidRPr="00D4120B" w:rsidRDefault="00667BA9" w:rsidP="008F7891">
            <w:pPr>
              <w:pStyle w:val="TableContent"/>
            </w:pPr>
            <w:r w:rsidRPr="00D4120B">
              <w:t>R</w:t>
            </w:r>
          </w:p>
        </w:tc>
        <w:tc>
          <w:tcPr>
            <w:tcW w:w="1296" w:type="dxa"/>
            <w:tcBorders>
              <w:bottom w:val="single" w:sz="12" w:space="0" w:color="943634"/>
            </w:tcBorders>
          </w:tcPr>
          <w:p w14:paraId="2080CA87" w14:textId="77777777" w:rsidR="00667BA9" w:rsidRPr="00D4120B" w:rsidRDefault="00667BA9" w:rsidP="008F7891">
            <w:pPr>
              <w:pStyle w:val="TableContent"/>
            </w:pPr>
            <w:r w:rsidRPr="00D4120B">
              <w:t>[1..*]</w:t>
            </w:r>
          </w:p>
        </w:tc>
        <w:tc>
          <w:tcPr>
            <w:tcW w:w="873" w:type="dxa"/>
            <w:tcBorders>
              <w:bottom w:val="single" w:sz="12" w:space="0" w:color="943634"/>
            </w:tcBorders>
            <w:shd w:val="clear" w:color="auto" w:fill="auto"/>
          </w:tcPr>
          <w:p w14:paraId="07E67038" w14:textId="77777777" w:rsidR="00667BA9" w:rsidRPr="00D4120B" w:rsidRDefault="00667BA9" w:rsidP="008F7891">
            <w:pPr>
              <w:pStyle w:val="TableContent"/>
            </w:pPr>
          </w:p>
        </w:tc>
        <w:tc>
          <w:tcPr>
            <w:tcW w:w="855" w:type="dxa"/>
            <w:tcBorders>
              <w:bottom w:val="single" w:sz="12" w:space="0" w:color="943634"/>
            </w:tcBorders>
            <w:shd w:val="clear" w:color="auto" w:fill="auto"/>
          </w:tcPr>
          <w:p w14:paraId="2E6BB949" w14:textId="77777777" w:rsidR="00667BA9" w:rsidRPr="00D4120B" w:rsidRDefault="00667BA9" w:rsidP="008F7891">
            <w:pPr>
              <w:pStyle w:val="TableContent"/>
            </w:pPr>
          </w:p>
        </w:tc>
        <w:tc>
          <w:tcPr>
            <w:tcW w:w="1440" w:type="dxa"/>
            <w:tcBorders>
              <w:bottom w:val="single" w:sz="12" w:space="0" w:color="943634"/>
            </w:tcBorders>
          </w:tcPr>
          <w:p w14:paraId="75AFEE0C" w14:textId="77777777" w:rsidR="00667BA9" w:rsidRPr="00D4120B" w:rsidRDefault="00667BA9" w:rsidP="008F7891">
            <w:pPr>
              <w:pStyle w:val="TableContent"/>
            </w:pPr>
          </w:p>
        </w:tc>
        <w:tc>
          <w:tcPr>
            <w:tcW w:w="4930" w:type="dxa"/>
            <w:tcBorders>
              <w:bottom w:val="single" w:sz="12" w:space="0" w:color="943634"/>
            </w:tcBorders>
          </w:tcPr>
          <w:p w14:paraId="794C3BF7" w14:textId="77777777" w:rsidR="00761C93" w:rsidRDefault="008578CB" w:rsidP="008F7891">
            <w:pPr>
              <w:pStyle w:val="TableContent"/>
              <w:rPr>
                <w:ins w:id="3450" w:author="Robert Snelick" w:date="2011-12-14T19:30:00Z"/>
              </w:rPr>
            </w:pPr>
            <w:ins w:id="3451" w:author="Robert Snelick" w:date="2011-12-15T17:44:00Z">
              <w:r>
                <w:t xml:space="preserve">GU </w:t>
              </w:r>
            </w:ins>
            <w:ins w:id="3452" w:author="Robert Snelick" w:date="2011-12-14T19:30:00Z">
              <w:r>
                <w:t>Datatype: CX_GU</w:t>
              </w:r>
            </w:ins>
          </w:p>
          <w:p w14:paraId="7CA56B70" w14:textId="77777777" w:rsidR="00761C93" w:rsidRDefault="008578CB" w:rsidP="008F7891">
            <w:pPr>
              <w:pStyle w:val="TableContent"/>
              <w:rPr>
                <w:ins w:id="3453" w:author="Robert Snelick" w:date="2011-12-14T19:31:00Z"/>
              </w:rPr>
            </w:pPr>
            <w:ins w:id="3454" w:author="Robert Snelick" w:date="2011-12-15T17:45:00Z">
              <w:r>
                <w:t xml:space="preserve">NG </w:t>
              </w:r>
            </w:ins>
            <w:ins w:id="3455" w:author="Robert Snelick" w:date="2011-12-14T19:31:00Z">
              <w:r>
                <w:t>Datatype: CX_NG</w:t>
              </w:r>
            </w:ins>
          </w:p>
          <w:p w14:paraId="71179980" w14:textId="77777777" w:rsidR="00667BA9" w:rsidRPr="00D4120B" w:rsidRDefault="00667BA9" w:rsidP="008F7891">
            <w:pPr>
              <w:pStyle w:val="TableContent"/>
            </w:pPr>
            <w:r w:rsidRPr="00D4120B">
              <w:t>Field used to convey all types of patient/person identifiers</w:t>
            </w:r>
            <w:r w:rsidR="00400CF4">
              <w:t xml:space="preserve">. </w:t>
            </w:r>
            <w:r w:rsidRPr="00D4120B">
              <w:t>This includes social security numbers, driver’s license numbers, medical record numbers, etc.</w:t>
            </w:r>
          </w:p>
        </w:tc>
      </w:tr>
      <w:tr w:rsidR="00667BA9" w:rsidRPr="00D4120B" w14:paraId="5847EBDE" w14:textId="77777777">
        <w:trPr>
          <w:cantSplit/>
          <w:jc w:val="center"/>
        </w:trPr>
        <w:tc>
          <w:tcPr>
            <w:tcW w:w="512" w:type="dxa"/>
            <w:shd w:val="clear" w:color="auto" w:fill="auto"/>
          </w:tcPr>
          <w:p w14:paraId="1AAA27D5" w14:textId="77777777" w:rsidR="00667BA9" w:rsidRPr="00D4120B" w:rsidRDefault="00667BA9" w:rsidP="008F7891">
            <w:pPr>
              <w:pStyle w:val="TableContent"/>
            </w:pPr>
            <w:r w:rsidRPr="00D4120B">
              <w:t>4</w:t>
            </w:r>
          </w:p>
        </w:tc>
        <w:tc>
          <w:tcPr>
            <w:tcW w:w="2241" w:type="dxa"/>
            <w:shd w:val="clear" w:color="auto" w:fill="auto"/>
          </w:tcPr>
          <w:p w14:paraId="0CC6C5E3" w14:textId="77777777" w:rsidR="00667BA9" w:rsidRPr="00D4120B" w:rsidRDefault="00667BA9" w:rsidP="008F7891">
            <w:pPr>
              <w:pStyle w:val="TableContent"/>
            </w:pPr>
            <w:r w:rsidRPr="00D4120B">
              <w:t>Alternate Patient ID – PID</w:t>
            </w:r>
          </w:p>
        </w:tc>
        <w:tc>
          <w:tcPr>
            <w:tcW w:w="738" w:type="dxa"/>
            <w:shd w:val="clear" w:color="auto" w:fill="auto"/>
          </w:tcPr>
          <w:p w14:paraId="40A24F16" w14:textId="77777777" w:rsidR="00667BA9" w:rsidRPr="00D4120B" w:rsidRDefault="00667BA9" w:rsidP="008F7891">
            <w:pPr>
              <w:pStyle w:val="TableContent"/>
            </w:pPr>
            <w:r w:rsidRPr="00D4120B">
              <w:t>CX</w:t>
            </w:r>
          </w:p>
        </w:tc>
        <w:tc>
          <w:tcPr>
            <w:tcW w:w="810" w:type="dxa"/>
            <w:shd w:val="clear" w:color="auto" w:fill="auto"/>
          </w:tcPr>
          <w:p w14:paraId="2DC0CC9F" w14:textId="77777777" w:rsidR="00667BA9" w:rsidRPr="00D4120B" w:rsidRDefault="00667BA9" w:rsidP="008F7891">
            <w:pPr>
              <w:pStyle w:val="TableContent"/>
            </w:pPr>
            <w:r w:rsidRPr="00D4120B">
              <w:t>X</w:t>
            </w:r>
          </w:p>
        </w:tc>
        <w:tc>
          <w:tcPr>
            <w:tcW w:w="1296" w:type="dxa"/>
            <w:shd w:val="clear" w:color="auto" w:fill="auto"/>
          </w:tcPr>
          <w:p w14:paraId="5876AA21" w14:textId="77777777" w:rsidR="00667BA9" w:rsidRPr="00D4120B" w:rsidRDefault="00667BA9" w:rsidP="008F7891">
            <w:pPr>
              <w:pStyle w:val="TableContent"/>
            </w:pPr>
            <w:r w:rsidRPr="00D4120B">
              <w:t>[0..0]</w:t>
            </w:r>
          </w:p>
        </w:tc>
        <w:tc>
          <w:tcPr>
            <w:tcW w:w="873" w:type="dxa"/>
            <w:shd w:val="clear" w:color="auto" w:fill="auto"/>
          </w:tcPr>
          <w:p w14:paraId="5B69A0EF" w14:textId="77777777" w:rsidR="00667BA9" w:rsidRPr="00D4120B" w:rsidRDefault="00667BA9" w:rsidP="008F7891">
            <w:pPr>
              <w:pStyle w:val="TableContent"/>
            </w:pPr>
          </w:p>
        </w:tc>
        <w:tc>
          <w:tcPr>
            <w:tcW w:w="855" w:type="dxa"/>
            <w:shd w:val="clear" w:color="auto" w:fill="auto"/>
          </w:tcPr>
          <w:p w14:paraId="7E4FCEB5" w14:textId="77777777" w:rsidR="00667BA9" w:rsidRPr="00D4120B" w:rsidRDefault="00667BA9" w:rsidP="008F7891">
            <w:pPr>
              <w:pStyle w:val="TableContent"/>
            </w:pPr>
          </w:p>
        </w:tc>
        <w:tc>
          <w:tcPr>
            <w:tcW w:w="1440" w:type="dxa"/>
            <w:shd w:val="clear" w:color="auto" w:fill="auto"/>
          </w:tcPr>
          <w:p w14:paraId="56B9E672" w14:textId="77777777" w:rsidR="00667BA9" w:rsidRPr="00D4120B" w:rsidRDefault="00667BA9" w:rsidP="008F7891">
            <w:pPr>
              <w:pStyle w:val="TableContent"/>
            </w:pPr>
          </w:p>
        </w:tc>
        <w:tc>
          <w:tcPr>
            <w:tcW w:w="4930" w:type="dxa"/>
            <w:shd w:val="clear" w:color="auto" w:fill="auto"/>
          </w:tcPr>
          <w:p w14:paraId="34CA8472" w14:textId="77777777" w:rsidR="00667BA9" w:rsidRPr="00D4120B" w:rsidRDefault="00667BA9" w:rsidP="008F7891">
            <w:pPr>
              <w:pStyle w:val="TableContent"/>
            </w:pPr>
            <w:r w:rsidRPr="00D4120B">
              <w:t xml:space="preserve">Deprecated as of </w:t>
            </w:r>
            <w:r w:rsidRPr="00D4120B">
              <w:rPr>
                <w:i/>
              </w:rPr>
              <w:t>HL7 Version 2.3.1</w:t>
            </w:r>
            <w:r w:rsidR="00400CF4">
              <w:t xml:space="preserve">. </w:t>
            </w:r>
            <w:r w:rsidRPr="00D4120B">
              <w:t>See PID-3.</w:t>
            </w:r>
          </w:p>
        </w:tc>
      </w:tr>
      <w:tr w:rsidR="00667BA9" w:rsidRPr="00D4120B" w14:paraId="3A45961A" w14:textId="77777777">
        <w:trPr>
          <w:cantSplit/>
          <w:jc w:val="center"/>
        </w:trPr>
        <w:tc>
          <w:tcPr>
            <w:tcW w:w="512" w:type="dxa"/>
          </w:tcPr>
          <w:p w14:paraId="5A309769" w14:textId="77777777" w:rsidR="00667BA9" w:rsidRPr="00D4120B" w:rsidRDefault="00667BA9" w:rsidP="008F7891">
            <w:pPr>
              <w:pStyle w:val="TableContent"/>
            </w:pPr>
            <w:r w:rsidRPr="00D4120B">
              <w:t>5</w:t>
            </w:r>
          </w:p>
        </w:tc>
        <w:tc>
          <w:tcPr>
            <w:tcW w:w="2241" w:type="dxa"/>
          </w:tcPr>
          <w:p w14:paraId="152D8957" w14:textId="77777777" w:rsidR="00667BA9" w:rsidRPr="00D4120B" w:rsidRDefault="00667BA9" w:rsidP="008F7891">
            <w:pPr>
              <w:pStyle w:val="TableContent"/>
            </w:pPr>
            <w:r w:rsidRPr="00D4120B">
              <w:t>Patient Name</w:t>
            </w:r>
          </w:p>
        </w:tc>
        <w:tc>
          <w:tcPr>
            <w:tcW w:w="738" w:type="dxa"/>
          </w:tcPr>
          <w:p w14:paraId="0EFA7B31" w14:textId="77777777" w:rsidR="00667BA9" w:rsidRPr="00D4120B" w:rsidRDefault="00667BA9" w:rsidP="008F7891">
            <w:pPr>
              <w:pStyle w:val="TableContent"/>
            </w:pPr>
            <w:r w:rsidRPr="00D4120B">
              <w:t>XPN</w:t>
            </w:r>
          </w:p>
        </w:tc>
        <w:tc>
          <w:tcPr>
            <w:tcW w:w="810" w:type="dxa"/>
          </w:tcPr>
          <w:p w14:paraId="3A54BD33" w14:textId="77777777" w:rsidR="00667BA9" w:rsidRDefault="00667BA9" w:rsidP="008F7891">
            <w:pPr>
              <w:pStyle w:val="TableContent"/>
            </w:pPr>
            <w:r w:rsidRPr="00D4120B">
              <w:t>R</w:t>
            </w:r>
          </w:p>
        </w:tc>
        <w:tc>
          <w:tcPr>
            <w:tcW w:w="1296" w:type="dxa"/>
          </w:tcPr>
          <w:p w14:paraId="5FEB226B" w14:textId="77777777" w:rsidR="00667BA9" w:rsidRPr="00D4120B" w:rsidRDefault="00667BA9" w:rsidP="008F7891">
            <w:pPr>
              <w:pStyle w:val="TableContent"/>
            </w:pPr>
            <w:r>
              <w:t>[</w:t>
            </w:r>
            <w:r w:rsidRPr="00D4120B">
              <w:t>1..*]</w:t>
            </w:r>
          </w:p>
        </w:tc>
        <w:tc>
          <w:tcPr>
            <w:tcW w:w="873" w:type="dxa"/>
            <w:shd w:val="clear" w:color="auto" w:fill="auto"/>
          </w:tcPr>
          <w:p w14:paraId="5A945B5B" w14:textId="77777777" w:rsidR="00667BA9" w:rsidRPr="00D4120B" w:rsidRDefault="00667BA9" w:rsidP="008F7891">
            <w:pPr>
              <w:pStyle w:val="TableContent"/>
            </w:pPr>
          </w:p>
        </w:tc>
        <w:tc>
          <w:tcPr>
            <w:tcW w:w="855" w:type="dxa"/>
            <w:shd w:val="clear" w:color="auto" w:fill="auto"/>
          </w:tcPr>
          <w:p w14:paraId="08818EE6" w14:textId="77777777" w:rsidR="00667BA9" w:rsidRPr="00D4120B" w:rsidRDefault="00667BA9" w:rsidP="008F7891">
            <w:pPr>
              <w:pStyle w:val="TableContent"/>
            </w:pPr>
          </w:p>
        </w:tc>
        <w:tc>
          <w:tcPr>
            <w:tcW w:w="1440" w:type="dxa"/>
          </w:tcPr>
          <w:p w14:paraId="6D53C30D" w14:textId="77777777" w:rsidR="00667BA9" w:rsidRPr="00D4120B" w:rsidRDefault="00667BA9" w:rsidP="008F7891">
            <w:pPr>
              <w:pStyle w:val="TableContent"/>
            </w:pPr>
          </w:p>
        </w:tc>
        <w:tc>
          <w:tcPr>
            <w:tcW w:w="4930" w:type="dxa"/>
          </w:tcPr>
          <w:p w14:paraId="416EBE16" w14:textId="77777777" w:rsidR="00667BA9" w:rsidRDefault="00667BA9" w:rsidP="008F7891">
            <w:pPr>
              <w:pStyle w:val="TableContent"/>
            </w:pPr>
            <w:r w:rsidRPr="00D4120B">
              <w:t>Patient name or aliases</w:t>
            </w:r>
            <w:r w:rsidR="00400CF4">
              <w:t xml:space="preserve">. </w:t>
            </w:r>
            <w:r w:rsidRPr="00D4120B">
              <w:t>When the name of the patient is not known, a value must still be placed in this field since the field is required</w:t>
            </w:r>
            <w:r w:rsidR="00400CF4">
              <w:t xml:space="preserve">. </w:t>
            </w:r>
            <w:r w:rsidRPr="00D4120B">
              <w:t xml:space="preserve">In that case, </w:t>
            </w:r>
            <w:ins w:id="3456" w:author="Robert Snelick" w:date="2011-12-15T16:37:00Z">
              <w:r w:rsidR="00EB0FA2">
                <w:t xml:space="preserve">the second occurrence shall be valued with the following content: </w:t>
              </w:r>
            </w:ins>
            <w:del w:id="3457" w:author="Robert Snelick" w:date="2011-12-15T16:37:00Z">
              <w:r w:rsidRPr="00D4120B" w:rsidDel="00EB0FA2">
                <w:delText xml:space="preserve">HL7 recommends the following: </w:delText>
              </w:r>
            </w:del>
            <w:r w:rsidRPr="00D4120B">
              <w:t>|~^^^^^^U|</w:t>
            </w:r>
            <w:r w:rsidR="00400CF4">
              <w:t xml:space="preserve">. </w:t>
            </w:r>
            <w:r w:rsidRPr="00D4120B">
              <w:t>The "U" for the name type code in the second name indicates that it is unspecified</w:t>
            </w:r>
            <w:r w:rsidR="00400CF4">
              <w:t xml:space="preserve">. </w:t>
            </w:r>
            <w:r w:rsidRPr="00D4120B">
              <w:t>Since there may be no name components populated, this means there is no legal name, nor is there an alias</w:t>
            </w:r>
            <w:r w:rsidR="00400CF4">
              <w:t xml:space="preserve">. </w:t>
            </w:r>
            <w:r w:rsidRPr="00D4120B">
              <w:t>This guide will interpret this</w:t>
            </w:r>
            <w:r w:rsidR="00B440DA">
              <w:t xml:space="preserve"> seq</w:t>
            </w:r>
            <w:r w:rsidRPr="00D4120B">
              <w:t>uence to mean there is no patient name</w:t>
            </w:r>
            <w:r w:rsidR="00400CF4">
              <w:t xml:space="preserve">. </w:t>
            </w:r>
          </w:p>
          <w:p w14:paraId="507F2F47" w14:textId="77777777" w:rsidR="00667BA9" w:rsidRPr="00D4120B" w:rsidRDefault="002F2C4C" w:rsidP="008F7891">
            <w:pPr>
              <w:pStyle w:val="TableContent"/>
            </w:pPr>
            <w:del w:id="3458" w:author="Robert Snelick" w:date="2011-12-15T16:39:00Z">
              <w:r w:rsidRPr="00764E80" w:rsidDel="00EB0FA2">
                <w:delText>Stay with base V2.5.1 interpretation using ~ and U in component 7 of the second repeat when the name is unknown.</w:delText>
              </w:r>
            </w:del>
          </w:p>
        </w:tc>
      </w:tr>
      <w:tr w:rsidR="00667BA9" w:rsidRPr="00D4120B" w14:paraId="25AAD517" w14:textId="77777777">
        <w:trPr>
          <w:cantSplit/>
          <w:jc w:val="center"/>
        </w:trPr>
        <w:tc>
          <w:tcPr>
            <w:tcW w:w="512" w:type="dxa"/>
          </w:tcPr>
          <w:p w14:paraId="1A9C3F16" w14:textId="77777777" w:rsidR="00667BA9" w:rsidRPr="00D4120B" w:rsidRDefault="00667BA9" w:rsidP="008F7891">
            <w:pPr>
              <w:pStyle w:val="TableContent"/>
            </w:pPr>
            <w:r w:rsidRPr="00D4120B">
              <w:t>6</w:t>
            </w:r>
          </w:p>
        </w:tc>
        <w:tc>
          <w:tcPr>
            <w:tcW w:w="2241" w:type="dxa"/>
          </w:tcPr>
          <w:p w14:paraId="772CE816" w14:textId="77777777" w:rsidR="00667BA9" w:rsidRPr="00D4120B" w:rsidRDefault="00667BA9" w:rsidP="008F7891">
            <w:pPr>
              <w:pStyle w:val="TableContent"/>
            </w:pPr>
            <w:r w:rsidRPr="00D4120B">
              <w:t>Mother’s Maiden Name</w:t>
            </w:r>
          </w:p>
        </w:tc>
        <w:tc>
          <w:tcPr>
            <w:tcW w:w="738" w:type="dxa"/>
          </w:tcPr>
          <w:p w14:paraId="10D07D92" w14:textId="77777777" w:rsidR="00667BA9" w:rsidRPr="00D4120B" w:rsidRDefault="00667BA9" w:rsidP="008F7891">
            <w:pPr>
              <w:pStyle w:val="TableContent"/>
            </w:pPr>
            <w:r w:rsidRPr="00D4120B">
              <w:t>XPN</w:t>
            </w:r>
          </w:p>
        </w:tc>
        <w:tc>
          <w:tcPr>
            <w:tcW w:w="810" w:type="dxa"/>
          </w:tcPr>
          <w:p w14:paraId="296DFAF8" w14:textId="77777777" w:rsidR="00667BA9" w:rsidRPr="00D4120B" w:rsidRDefault="00667BA9" w:rsidP="008F7891">
            <w:pPr>
              <w:pStyle w:val="TableContent"/>
            </w:pPr>
            <w:r w:rsidRPr="00D4120B">
              <w:t>RE</w:t>
            </w:r>
          </w:p>
        </w:tc>
        <w:tc>
          <w:tcPr>
            <w:tcW w:w="1296" w:type="dxa"/>
          </w:tcPr>
          <w:p w14:paraId="7B41C705" w14:textId="77777777" w:rsidR="00667BA9" w:rsidRPr="00D4120B" w:rsidRDefault="00667BA9" w:rsidP="008F7891">
            <w:pPr>
              <w:pStyle w:val="TableContent"/>
            </w:pPr>
            <w:r w:rsidRPr="00D4120B">
              <w:t>[0..1]</w:t>
            </w:r>
          </w:p>
        </w:tc>
        <w:tc>
          <w:tcPr>
            <w:tcW w:w="873" w:type="dxa"/>
            <w:shd w:val="clear" w:color="auto" w:fill="auto"/>
          </w:tcPr>
          <w:p w14:paraId="257CFD3C" w14:textId="77777777" w:rsidR="00667BA9" w:rsidRPr="00D4120B" w:rsidRDefault="00667BA9" w:rsidP="008F7891">
            <w:pPr>
              <w:pStyle w:val="TableContent"/>
            </w:pPr>
          </w:p>
        </w:tc>
        <w:tc>
          <w:tcPr>
            <w:tcW w:w="855" w:type="dxa"/>
            <w:shd w:val="clear" w:color="auto" w:fill="auto"/>
          </w:tcPr>
          <w:p w14:paraId="470BA85C" w14:textId="77777777" w:rsidR="00667BA9" w:rsidRPr="00D4120B" w:rsidRDefault="00667BA9" w:rsidP="008F7891">
            <w:pPr>
              <w:pStyle w:val="TableContent"/>
            </w:pPr>
          </w:p>
        </w:tc>
        <w:tc>
          <w:tcPr>
            <w:tcW w:w="1440" w:type="dxa"/>
          </w:tcPr>
          <w:p w14:paraId="2546A8CA" w14:textId="77777777" w:rsidR="00667BA9" w:rsidRPr="00D4120B" w:rsidRDefault="00667BA9" w:rsidP="008F7891">
            <w:pPr>
              <w:pStyle w:val="TableContent"/>
            </w:pPr>
          </w:p>
        </w:tc>
        <w:tc>
          <w:tcPr>
            <w:tcW w:w="4930" w:type="dxa"/>
          </w:tcPr>
          <w:p w14:paraId="22C61F48" w14:textId="77777777" w:rsidR="00667BA9" w:rsidRPr="00D4120B" w:rsidRDefault="00667BA9" w:rsidP="008F7891">
            <w:pPr>
              <w:pStyle w:val="TableContent"/>
            </w:pPr>
            <w:r w:rsidRPr="00D4120B">
              <w:t>May be included for identification purposes</w:t>
            </w:r>
            <w:r w:rsidR="00400CF4" w:rsidRPr="00087AF8">
              <w:t xml:space="preserve">. </w:t>
            </w:r>
            <w:r w:rsidRPr="00087AF8">
              <w:t>Name type code is constrained to the value "M."</w:t>
            </w:r>
          </w:p>
        </w:tc>
      </w:tr>
      <w:tr w:rsidR="00667BA9" w:rsidRPr="00D4120B" w14:paraId="047C17EB" w14:textId="77777777">
        <w:trPr>
          <w:cantSplit/>
          <w:jc w:val="center"/>
        </w:trPr>
        <w:tc>
          <w:tcPr>
            <w:tcW w:w="512" w:type="dxa"/>
          </w:tcPr>
          <w:p w14:paraId="25BD9538" w14:textId="77777777" w:rsidR="00667BA9" w:rsidRPr="00D4120B" w:rsidRDefault="00667BA9" w:rsidP="008F7891">
            <w:pPr>
              <w:pStyle w:val="TableContent"/>
            </w:pPr>
            <w:r w:rsidRPr="00D4120B">
              <w:t>7</w:t>
            </w:r>
          </w:p>
        </w:tc>
        <w:tc>
          <w:tcPr>
            <w:tcW w:w="2241" w:type="dxa"/>
          </w:tcPr>
          <w:p w14:paraId="75125238" w14:textId="77777777" w:rsidR="00667BA9" w:rsidRPr="00D4120B" w:rsidRDefault="00667BA9" w:rsidP="008F7891">
            <w:pPr>
              <w:pStyle w:val="TableContent"/>
            </w:pPr>
            <w:r w:rsidRPr="00D4120B">
              <w:t>Date/Time of Birth</w:t>
            </w:r>
          </w:p>
        </w:tc>
        <w:tc>
          <w:tcPr>
            <w:tcW w:w="738" w:type="dxa"/>
          </w:tcPr>
          <w:p w14:paraId="5AE9161E" w14:textId="77777777" w:rsidR="00667BA9" w:rsidRPr="00D4120B" w:rsidRDefault="00667BA9" w:rsidP="008F7891">
            <w:pPr>
              <w:pStyle w:val="TableContent"/>
            </w:pPr>
            <w:r w:rsidRPr="00D4120B">
              <w:t>TS</w:t>
            </w:r>
          </w:p>
        </w:tc>
        <w:tc>
          <w:tcPr>
            <w:tcW w:w="810" w:type="dxa"/>
          </w:tcPr>
          <w:p w14:paraId="3B026CC4" w14:textId="77777777" w:rsidR="00667BA9" w:rsidRPr="00D4120B" w:rsidRDefault="00667BA9" w:rsidP="008F7891">
            <w:pPr>
              <w:pStyle w:val="TableContent"/>
            </w:pPr>
            <w:r w:rsidRPr="00D4120B">
              <w:t>RE</w:t>
            </w:r>
          </w:p>
        </w:tc>
        <w:tc>
          <w:tcPr>
            <w:tcW w:w="1296" w:type="dxa"/>
          </w:tcPr>
          <w:p w14:paraId="67137C4F" w14:textId="77777777" w:rsidR="00667BA9" w:rsidRPr="00D4120B" w:rsidRDefault="00667BA9" w:rsidP="008F7891">
            <w:pPr>
              <w:pStyle w:val="TableContent"/>
            </w:pPr>
            <w:r w:rsidRPr="00D4120B">
              <w:t>[0..1]</w:t>
            </w:r>
          </w:p>
        </w:tc>
        <w:tc>
          <w:tcPr>
            <w:tcW w:w="873" w:type="dxa"/>
            <w:shd w:val="clear" w:color="auto" w:fill="auto"/>
          </w:tcPr>
          <w:p w14:paraId="7194CC1F" w14:textId="77777777" w:rsidR="00667BA9" w:rsidRPr="00D4120B" w:rsidRDefault="00BE655A" w:rsidP="008F7891">
            <w:pPr>
              <w:pStyle w:val="TableContent"/>
            </w:pPr>
            <w:r>
              <w:t>4..24</w:t>
            </w:r>
          </w:p>
        </w:tc>
        <w:tc>
          <w:tcPr>
            <w:tcW w:w="855" w:type="dxa"/>
            <w:shd w:val="clear" w:color="auto" w:fill="auto"/>
          </w:tcPr>
          <w:p w14:paraId="7467B0E7" w14:textId="77777777" w:rsidR="00667BA9" w:rsidRPr="00D4120B" w:rsidRDefault="00BE655A" w:rsidP="008F7891">
            <w:pPr>
              <w:pStyle w:val="TableContent"/>
            </w:pPr>
            <w:r>
              <w:t>=</w:t>
            </w:r>
          </w:p>
        </w:tc>
        <w:tc>
          <w:tcPr>
            <w:tcW w:w="1440" w:type="dxa"/>
          </w:tcPr>
          <w:p w14:paraId="48FA80A2" w14:textId="77777777" w:rsidR="00667BA9" w:rsidRPr="00D4120B" w:rsidRDefault="00667BA9" w:rsidP="008F7891">
            <w:pPr>
              <w:pStyle w:val="TableContent"/>
            </w:pPr>
          </w:p>
        </w:tc>
        <w:tc>
          <w:tcPr>
            <w:tcW w:w="4930" w:type="dxa"/>
          </w:tcPr>
          <w:p w14:paraId="4D25A449" w14:textId="77777777" w:rsidR="00667BA9" w:rsidRPr="00D4120B" w:rsidRDefault="00667BA9" w:rsidP="008F7891">
            <w:pPr>
              <w:pStyle w:val="TableContent"/>
            </w:pPr>
            <w:r w:rsidRPr="00D4120B">
              <w:t>Patient’s date of birth</w:t>
            </w:r>
            <w:r w:rsidR="00400CF4">
              <w:t xml:space="preserve">. </w:t>
            </w:r>
            <w:r w:rsidRPr="00D4120B">
              <w:t>The time zone component is optional</w:t>
            </w:r>
            <w:r w:rsidR="00400CF4">
              <w:t xml:space="preserve">. </w:t>
            </w:r>
            <w:r w:rsidRPr="00D4120B">
              <w:t>Note that the granularity of the birth date may be important</w:t>
            </w:r>
            <w:r w:rsidR="00400CF4">
              <w:t xml:space="preserve">. </w:t>
            </w:r>
            <w:r w:rsidRPr="00D4120B">
              <w:t>For a newborn, birth date may be known down to the minute, while for adults it may be known only to the date</w:t>
            </w:r>
            <w:r w:rsidR="00400CF4">
              <w:t xml:space="preserve">. </w:t>
            </w:r>
            <w:r w:rsidRPr="00D4120B">
              <w:t>Birth date may be used by the lab to calculate an age for the patient, which may affect what normal ranges apply to particular test results</w:t>
            </w:r>
            <w:r w:rsidR="00400CF4">
              <w:t xml:space="preserve">. </w:t>
            </w:r>
            <w:r w:rsidRPr="00D4120B">
              <w:t xml:space="preserve">Format: YYYY[MM[DD[HH[MM[SS[.S[S[S[S]]]]]]]]][+/-ZZZZ] </w:t>
            </w:r>
          </w:p>
          <w:p w14:paraId="381C71C4" w14:textId="77777777" w:rsidR="00BE655A" w:rsidRPr="00DA7B58" w:rsidRDefault="00BE655A" w:rsidP="008F7891">
            <w:pPr>
              <w:pStyle w:val="TableContent"/>
            </w:pPr>
            <w:r w:rsidRPr="00DA7B58">
              <w:t>Timezone offset is optional.</w:t>
            </w:r>
          </w:p>
          <w:p w14:paraId="36453F99" w14:textId="77777777" w:rsidR="00BE655A" w:rsidRDefault="00BE655A" w:rsidP="008F7891">
            <w:pPr>
              <w:pStyle w:val="TableContent"/>
            </w:pPr>
            <w:r w:rsidRPr="00D24765">
              <w:t>Be as precise as appropriate and available.  Particularly important for newborns.  Precision at least YYYY</w:t>
            </w:r>
          </w:p>
          <w:p w14:paraId="19A5B0CB" w14:textId="77777777" w:rsidR="00667BA9" w:rsidRPr="00D4120B" w:rsidRDefault="00667BA9" w:rsidP="008F7891">
            <w:pPr>
              <w:pStyle w:val="TableContent"/>
            </w:pPr>
            <w:r w:rsidRPr="00D4120B">
              <w:t>Note: If a birth date is not provided in the PID, then the patient age at specimen collection must be reported as an observation associated with the specimen.</w:t>
            </w:r>
          </w:p>
        </w:tc>
      </w:tr>
      <w:tr w:rsidR="00667BA9" w:rsidRPr="00D4120B" w14:paraId="0587713B" w14:textId="77777777">
        <w:trPr>
          <w:cantSplit/>
          <w:jc w:val="center"/>
        </w:trPr>
        <w:tc>
          <w:tcPr>
            <w:tcW w:w="512" w:type="dxa"/>
            <w:tcBorders>
              <w:bottom w:val="single" w:sz="12" w:space="0" w:color="943634"/>
            </w:tcBorders>
          </w:tcPr>
          <w:p w14:paraId="27AE4061" w14:textId="77777777" w:rsidR="00667BA9" w:rsidRPr="00D4120B" w:rsidRDefault="00667BA9" w:rsidP="008F7891">
            <w:pPr>
              <w:pStyle w:val="TableContent"/>
            </w:pPr>
            <w:r w:rsidRPr="00D4120B">
              <w:t>8</w:t>
            </w:r>
          </w:p>
        </w:tc>
        <w:tc>
          <w:tcPr>
            <w:tcW w:w="2241" w:type="dxa"/>
            <w:tcBorders>
              <w:bottom w:val="single" w:sz="12" w:space="0" w:color="943634"/>
            </w:tcBorders>
          </w:tcPr>
          <w:p w14:paraId="62E890F1" w14:textId="77777777" w:rsidR="00667BA9" w:rsidRPr="00D4120B" w:rsidRDefault="00667BA9" w:rsidP="008F7891">
            <w:pPr>
              <w:pStyle w:val="TableContent"/>
            </w:pPr>
            <w:r w:rsidRPr="00D4120B">
              <w:t>Administrative Sex</w:t>
            </w:r>
          </w:p>
        </w:tc>
        <w:tc>
          <w:tcPr>
            <w:tcW w:w="738" w:type="dxa"/>
            <w:tcBorders>
              <w:bottom w:val="single" w:sz="12" w:space="0" w:color="943634"/>
            </w:tcBorders>
          </w:tcPr>
          <w:p w14:paraId="0F0D673D" w14:textId="77777777" w:rsidR="00667BA9" w:rsidRPr="00D4120B" w:rsidRDefault="00667BA9" w:rsidP="008F7891">
            <w:pPr>
              <w:pStyle w:val="TableContent"/>
            </w:pPr>
            <w:r w:rsidRPr="00D4120B">
              <w:t>IS</w:t>
            </w:r>
          </w:p>
        </w:tc>
        <w:tc>
          <w:tcPr>
            <w:tcW w:w="810" w:type="dxa"/>
            <w:tcBorders>
              <w:bottom w:val="single" w:sz="12" w:space="0" w:color="943634"/>
            </w:tcBorders>
          </w:tcPr>
          <w:p w14:paraId="103E420A" w14:textId="77777777" w:rsidR="00667BA9" w:rsidRPr="00D4120B" w:rsidRDefault="00667BA9" w:rsidP="008F7891">
            <w:pPr>
              <w:pStyle w:val="TableContent"/>
            </w:pPr>
            <w:r w:rsidRPr="00D4120B">
              <w:t>R</w:t>
            </w:r>
            <w:del w:id="3459" w:author="Robert Snelick" w:date="2011-12-15T16:47:00Z">
              <w:r w:rsidRPr="00D4120B" w:rsidDel="00946821">
                <w:delText>E</w:delText>
              </w:r>
            </w:del>
          </w:p>
        </w:tc>
        <w:tc>
          <w:tcPr>
            <w:tcW w:w="1296" w:type="dxa"/>
            <w:tcBorders>
              <w:bottom w:val="single" w:sz="12" w:space="0" w:color="943634"/>
            </w:tcBorders>
          </w:tcPr>
          <w:p w14:paraId="3F7839EC" w14:textId="77777777" w:rsidR="00667BA9" w:rsidRPr="00D4120B" w:rsidRDefault="00667BA9" w:rsidP="008F7891">
            <w:pPr>
              <w:pStyle w:val="TableContent"/>
            </w:pPr>
            <w:r w:rsidRPr="00D4120B">
              <w:t>[0..1]</w:t>
            </w:r>
          </w:p>
        </w:tc>
        <w:tc>
          <w:tcPr>
            <w:tcW w:w="873" w:type="dxa"/>
            <w:tcBorders>
              <w:bottom w:val="single" w:sz="12" w:space="0" w:color="943634"/>
            </w:tcBorders>
            <w:shd w:val="clear" w:color="auto" w:fill="auto"/>
          </w:tcPr>
          <w:p w14:paraId="0252E6BC" w14:textId="77777777" w:rsidR="00667BA9" w:rsidRPr="00D4120B" w:rsidRDefault="00667BA9" w:rsidP="008F7891">
            <w:pPr>
              <w:pStyle w:val="TableContent"/>
            </w:pPr>
            <w:r w:rsidRPr="00D4120B">
              <w:t>1..20</w:t>
            </w:r>
          </w:p>
        </w:tc>
        <w:tc>
          <w:tcPr>
            <w:tcW w:w="855" w:type="dxa"/>
            <w:tcBorders>
              <w:bottom w:val="single" w:sz="12" w:space="0" w:color="943634"/>
            </w:tcBorders>
            <w:shd w:val="clear" w:color="auto" w:fill="auto"/>
          </w:tcPr>
          <w:p w14:paraId="416A5F29" w14:textId="77777777" w:rsidR="00667BA9" w:rsidRPr="00D4120B" w:rsidRDefault="00667BA9" w:rsidP="008F7891">
            <w:pPr>
              <w:pStyle w:val="TableContent"/>
            </w:pPr>
          </w:p>
        </w:tc>
        <w:tc>
          <w:tcPr>
            <w:tcW w:w="1440" w:type="dxa"/>
            <w:tcBorders>
              <w:bottom w:val="single" w:sz="12" w:space="0" w:color="943634"/>
            </w:tcBorders>
          </w:tcPr>
          <w:p w14:paraId="28D18FD3" w14:textId="77777777" w:rsidR="00667BA9" w:rsidRPr="00D4120B" w:rsidRDefault="00667BA9" w:rsidP="008F7891">
            <w:pPr>
              <w:pStyle w:val="TableContent"/>
            </w:pPr>
            <w:r w:rsidRPr="00D4120B">
              <w:t>HL70001</w:t>
            </w:r>
          </w:p>
        </w:tc>
        <w:tc>
          <w:tcPr>
            <w:tcW w:w="4930" w:type="dxa"/>
            <w:tcBorders>
              <w:bottom w:val="single" w:sz="12" w:space="0" w:color="943634"/>
            </w:tcBorders>
          </w:tcPr>
          <w:p w14:paraId="0A8759A9" w14:textId="77777777" w:rsidR="00667BA9" w:rsidRPr="00D4120B" w:rsidRDefault="00667BA9" w:rsidP="008F7891">
            <w:pPr>
              <w:pStyle w:val="TableContent"/>
            </w:pPr>
            <w:r w:rsidRPr="00D4120B">
              <w:t>Patient’s gender.</w:t>
            </w:r>
          </w:p>
        </w:tc>
      </w:tr>
      <w:tr w:rsidR="00667BA9" w:rsidRPr="00D4120B" w14:paraId="36EEBD0D" w14:textId="77777777">
        <w:trPr>
          <w:cantSplit/>
          <w:jc w:val="center"/>
        </w:trPr>
        <w:tc>
          <w:tcPr>
            <w:tcW w:w="512" w:type="dxa"/>
            <w:shd w:val="clear" w:color="auto" w:fill="auto"/>
          </w:tcPr>
          <w:p w14:paraId="380F86D4" w14:textId="77777777" w:rsidR="00667BA9" w:rsidRPr="00D4120B" w:rsidRDefault="00667BA9" w:rsidP="008F7891">
            <w:pPr>
              <w:pStyle w:val="TableContent"/>
            </w:pPr>
            <w:r w:rsidRPr="00D4120B">
              <w:t>9</w:t>
            </w:r>
          </w:p>
        </w:tc>
        <w:tc>
          <w:tcPr>
            <w:tcW w:w="2241" w:type="dxa"/>
            <w:shd w:val="clear" w:color="auto" w:fill="auto"/>
          </w:tcPr>
          <w:p w14:paraId="46B434CD" w14:textId="77777777" w:rsidR="00667BA9" w:rsidRPr="00D4120B" w:rsidRDefault="00667BA9" w:rsidP="008F7891">
            <w:pPr>
              <w:pStyle w:val="TableContent"/>
            </w:pPr>
            <w:r w:rsidRPr="00D4120B">
              <w:t>Patient Alias</w:t>
            </w:r>
          </w:p>
        </w:tc>
        <w:tc>
          <w:tcPr>
            <w:tcW w:w="738" w:type="dxa"/>
            <w:shd w:val="clear" w:color="auto" w:fill="auto"/>
          </w:tcPr>
          <w:p w14:paraId="0A5A88BF" w14:textId="77777777" w:rsidR="00667BA9" w:rsidRPr="00D4120B" w:rsidRDefault="00667BA9" w:rsidP="008F7891">
            <w:pPr>
              <w:pStyle w:val="TableContent"/>
            </w:pPr>
            <w:r w:rsidRPr="00D4120B">
              <w:t>XPN</w:t>
            </w:r>
          </w:p>
        </w:tc>
        <w:tc>
          <w:tcPr>
            <w:tcW w:w="810" w:type="dxa"/>
            <w:shd w:val="clear" w:color="auto" w:fill="auto"/>
          </w:tcPr>
          <w:p w14:paraId="4E3CCCEB" w14:textId="77777777" w:rsidR="00667BA9" w:rsidRPr="00D4120B" w:rsidRDefault="00667BA9" w:rsidP="008F7891">
            <w:pPr>
              <w:pStyle w:val="TableContent"/>
            </w:pPr>
            <w:r w:rsidRPr="00D4120B">
              <w:t>X</w:t>
            </w:r>
          </w:p>
        </w:tc>
        <w:tc>
          <w:tcPr>
            <w:tcW w:w="1296" w:type="dxa"/>
            <w:shd w:val="clear" w:color="auto" w:fill="auto"/>
          </w:tcPr>
          <w:p w14:paraId="0D8E42CB" w14:textId="77777777" w:rsidR="00667BA9" w:rsidRPr="00D4120B" w:rsidRDefault="00667BA9" w:rsidP="008F7891">
            <w:pPr>
              <w:pStyle w:val="TableContent"/>
            </w:pPr>
            <w:r w:rsidRPr="00D4120B">
              <w:t>[0..0]</w:t>
            </w:r>
          </w:p>
        </w:tc>
        <w:tc>
          <w:tcPr>
            <w:tcW w:w="873" w:type="dxa"/>
            <w:shd w:val="clear" w:color="auto" w:fill="auto"/>
          </w:tcPr>
          <w:p w14:paraId="25A51D0C" w14:textId="77777777" w:rsidR="00667BA9" w:rsidRPr="00D4120B" w:rsidRDefault="00667BA9" w:rsidP="008F7891">
            <w:pPr>
              <w:pStyle w:val="TableContent"/>
            </w:pPr>
          </w:p>
        </w:tc>
        <w:tc>
          <w:tcPr>
            <w:tcW w:w="855" w:type="dxa"/>
            <w:shd w:val="clear" w:color="auto" w:fill="auto"/>
          </w:tcPr>
          <w:p w14:paraId="4A580AC8" w14:textId="77777777" w:rsidR="00667BA9" w:rsidRPr="00D4120B" w:rsidRDefault="00667BA9" w:rsidP="008F7891">
            <w:pPr>
              <w:pStyle w:val="TableContent"/>
            </w:pPr>
          </w:p>
        </w:tc>
        <w:tc>
          <w:tcPr>
            <w:tcW w:w="1440" w:type="dxa"/>
            <w:shd w:val="clear" w:color="auto" w:fill="auto"/>
          </w:tcPr>
          <w:p w14:paraId="2EA2880E" w14:textId="77777777" w:rsidR="00667BA9" w:rsidRPr="00D4120B" w:rsidRDefault="00667BA9" w:rsidP="008F7891">
            <w:pPr>
              <w:pStyle w:val="TableContent"/>
            </w:pPr>
          </w:p>
        </w:tc>
        <w:tc>
          <w:tcPr>
            <w:tcW w:w="4930" w:type="dxa"/>
            <w:shd w:val="clear" w:color="auto" w:fill="auto"/>
          </w:tcPr>
          <w:p w14:paraId="2C4A3C0E" w14:textId="77777777" w:rsidR="00667BA9" w:rsidRPr="00D4120B" w:rsidRDefault="00667BA9" w:rsidP="008F7891">
            <w:pPr>
              <w:pStyle w:val="TableContent"/>
            </w:pPr>
            <w:r w:rsidRPr="00D4120B">
              <w:t xml:space="preserve">Deprecated as of </w:t>
            </w:r>
            <w:r w:rsidRPr="00D4120B">
              <w:rPr>
                <w:i/>
              </w:rPr>
              <w:t>HL7 Version 2.4</w:t>
            </w:r>
            <w:r w:rsidR="00400CF4">
              <w:t xml:space="preserve">. </w:t>
            </w:r>
            <w:r w:rsidRPr="00D4120B">
              <w:t>See PID-5 Patient Name.</w:t>
            </w:r>
          </w:p>
        </w:tc>
      </w:tr>
      <w:tr w:rsidR="00667BA9" w:rsidRPr="00D4120B" w14:paraId="016C0777" w14:textId="77777777">
        <w:trPr>
          <w:cantSplit/>
          <w:jc w:val="center"/>
        </w:trPr>
        <w:tc>
          <w:tcPr>
            <w:tcW w:w="512" w:type="dxa"/>
          </w:tcPr>
          <w:p w14:paraId="7FD77F00" w14:textId="77777777" w:rsidR="00667BA9" w:rsidRPr="00D4120B" w:rsidRDefault="00667BA9" w:rsidP="008F7891">
            <w:pPr>
              <w:pStyle w:val="TableContent"/>
            </w:pPr>
            <w:r w:rsidRPr="00D4120B">
              <w:t>10</w:t>
            </w:r>
          </w:p>
        </w:tc>
        <w:tc>
          <w:tcPr>
            <w:tcW w:w="2241" w:type="dxa"/>
          </w:tcPr>
          <w:p w14:paraId="093016B1" w14:textId="77777777" w:rsidR="00667BA9" w:rsidRPr="00D4120B" w:rsidRDefault="00667BA9" w:rsidP="008F7891">
            <w:pPr>
              <w:pStyle w:val="TableContent"/>
            </w:pPr>
            <w:r w:rsidRPr="00D4120B">
              <w:t>Race</w:t>
            </w:r>
          </w:p>
        </w:tc>
        <w:tc>
          <w:tcPr>
            <w:tcW w:w="738" w:type="dxa"/>
          </w:tcPr>
          <w:p w14:paraId="14E3492A" w14:textId="77777777" w:rsidR="00667BA9" w:rsidRPr="00D4120B" w:rsidRDefault="00034F19" w:rsidP="008F7891">
            <w:pPr>
              <w:pStyle w:val="TableContent"/>
            </w:pPr>
            <w:r>
              <w:t>C</w:t>
            </w:r>
            <w:r w:rsidR="00667BA9" w:rsidRPr="00D4120B">
              <w:t>E</w:t>
            </w:r>
          </w:p>
        </w:tc>
        <w:tc>
          <w:tcPr>
            <w:tcW w:w="810" w:type="dxa"/>
          </w:tcPr>
          <w:p w14:paraId="6E7A80F5" w14:textId="77777777" w:rsidR="00667BA9" w:rsidRPr="00D4120B" w:rsidRDefault="00667BA9" w:rsidP="008F7891">
            <w:pPr>
              <w:pStyle w:val="TableContent"/>
            </w:pPr>
            <w:r w:rsidRPr="00D4120B">
              <w:t>RE</w:t>
            </w:r>
          </w:p>
        </w:tc>
        <w:tc>
          <w:tcPr>
            <w:tcW w:w="1296" w:type="dxa"/>
          </w:tcPr>
          <w:p w14:paraId="6CB239C0" w14:textId="77777777" w:rsidR="00667BA9" w:rsidRPr="00D4120B" w:rsidRDefault="00667BA9" w:rsidP="008F7891">
            <w:pPr>
              <w:pStyle w:val="TableContent"/>
            </w:pPr>
            <w:r w:rsidRPr="00D4120B">
              <w:t>[0..*]</w:t>
            </w:r>
          </w:p>
        </w:tc>
        <w:tc>
          <w:tcPr>
            <w:tcW w:w="873" w:type="dxa"/>
            <w:shd w:val="clear" w:color="auto" w:fill="auto"/>
          </w:tcPr>
          <w:p w14:paraId="0C5E799B" w14:textId="77777777" w:rsidR="00667BA9" w:rsidRPr="00D4120B" w:rsidRDefault="00667BA9" w:rsidP="008F7891">
            <w:pPr>
              <w:pStyle w:val="TableContent"/>
            </w:pPr>
          </w:p>
        </w:tc>
        <w:tc>
          <w:tcPr>
            <w:tcW w:w="855" w:type="dxa"/>
            <w:shd w:val="clear" w:color="auto" w:fill="auto"/>
          </w:tcPr>
          <w:p w14:paraId="1F6BF6B8" w14:textId="77777777" w:rsidR="00667BA9" w:rsidRPr="00D4120B" w:rsidRDefault="00667BA9" w:rsidP="008F7891">
            <w:pPr>
              <w:pStyle w:val="TableContent"/>
            </w:pPr>
          </w:p>
        </w:tc>
        <w:tc>
          <w:tcPr>
            <w:tcW w:w="1440" w:type="dxa"/>
          </w:tcPr>
          <w:p w14:paraId="0BE4A84B" w14:textId="77777777" w:rsidR="00667BA9" w:rsidRPr="00D4120B" w:rsidRDefault="00667BA9" w:rsidP="008F7891">
            <w:pPr>
              <w:pStyle w:val="TableContent"/>
            </w:pPr>
            <w:r w:rsidRPr="00D4120B">
              <w:t>HL70005</w:t>
            </w:r>
          </w:p>
        </w:tc>
        <w:tc>
          <w:tcPr>
            <w:tcW w:w="4930" w:type="dxa"/>
          </w:tcPr>
          <w:p w14:paraId="5E19089B" w14:textId="77777777" w:rsidR="00667BA9" w:rsidRPr="009447C2" w:rsidRDefault="00667BA9" w:rsidP="008F7891">
            <w:pPr>
              <w:pStyle w:val="TableContent"/>
            </w:pPr>
            <w:r w:rsidRPr="00D4120B">
              <w:t>One or more codes that broadly refer to the patient’s race(s).</w:t>
            </w:r>
            <w:r w:rsidR="009447C2">
              <w:t xml:space="preserve"> </w:t>
            </w:r>
            <w:r w:rsidR="009447C2" w:rsidRPr="009447C2">
              <w:t>Note that state regulations may dictate other behaviors.</w:t>
            </w:r>
          </w:p>
        </w:tc>
      </w:tr>
      <w:tr w:rsidR="00667BA9" w:rsidRPr="00D4120B" w14:paraId="0FD53678" w14:textId="77777777">
        <w:trPr>
          <w:cantSplit/>
          <w:jc w:val="center"/>
        </w:trPr>
        <w:tc>
          <w:tcPr>
            <w:tcW w:w="512" w:type="dxa"/>
            <w:tcBorders>
              <w:bottom w:val="single" w:sz="12" w:space="0" w:color="943634"/>
            </w:tcBorders>
          </w:tcPr>
          <w:p w14:paraId="28671BF3" w14:textId="77777777" w:rsidR="00667BA9" w:rsidRPr="00D4120B" w:rsidRDefault="00667BA9" w:rsidP="008F7891">
            <w:pPr>
              <w:pStyle w:val="TableContent"/>
            </w:pPr>
            <w:r w:rsidRPr="00D4120B">
              <w:t>11</w:t>
            </w:r>
          </w:p>
        </w:tc>
        <w:tc>
          <w:tcPr>
            <w:tcW w:w="2241" w:type="dxa"/>
            <w:tcBorders>
              <w:bottom w:val="single" w:sz="12" w:space="0" w:color="943634"/>
            </w:tcBorders>
          </w:tcPr>
          <w:p w14:paraId="16A80A34" w14:textId="77777777" w:rsidR="00667BA9" w:rsidRPr="00D4120B" w:rsidRDefault="00667BA9" w:rsidP="008F7891">
            <w:pPr>
              <w:pStyle w:val="TableContent"/>
            </w:pPr>
            <w:r w:rsidRPr="00D4120B">
              <w:t>Patient Address</w:t>
            </w:r>
          </w:p>
        </w:tc>
        <w:tc>
          <w:tcPr>
            <w:tcW w:w="738" w:type="dxa"/>
            <w:tcBorders>
              <w:bottom w:val="single" w:sz="12" w:space="0" w:color="943634"/>
            </w:tcBorders>
          </w:tcPr>
          <w:p w14:paraId="479C3276" w14:textId="77777777" w:rsidR="00667BA9" w:rsidRPr="00D4120B" w:rsidRDefault="00667BA9" w:rsidP="008F7891">
            <w:pPr>
              <w:pStyle w:val="TableContent"/>
            </w:pPr>
            <w:r w:rsidRPr="00D4120B">
              <w:t>XAD</w:t>
            </w:r>
          </w:p>
        </w:tc>
        <w:tc>
          <w:tcPr>
            <w:tcW w:w="810" w:type="dxa"/>
            <w:tcBorders>
              <w:bottom w:val="single" w:sz="12" w:space="0" w:color="943634"/>
            </w:tcBorders>
          </w:tcPr>
          <w:p w14:paraId="4E48B896" w14:textId="77777777" w:rsidR="00667BA9" w:rsidRPr="00D4120B" w:rsidRDefault="00034F19" w:rsidP="008F7891">
            <w:pPr>
              <w:pStyle w:val="TableContent"/>
            </w:pPr>
            <w:r>
              <w:t>O</w:t>
            </w:r>
          </w:p>
        </w:tc>
        <w:tc>
          <w:tcPr>
            <w:tcW w:w="1296" w:type="dxa"/>
            <w:tcBorders>
              <w:bottom w:val="single" w:sz="12" w:space="0" w:color="943634"/>
            </w:tcBorders>
          </w:tcPr>
          <w:p w14:paraId="56DE413C" w14:textId="77777777" w:rsidR="00667BA9" w:rsidRPr="00D4120B" w:rsidRDefault="00667BA9" w:rsidP="008F7891">
            <w:pPr>
              <w:pStyle w:val="TableContent"/>
            </w:pPr>
            <w:r w:rsidRPr="00D4120B">
              <w:t>[0..*]</w:t>
            </w:r>
          </w:p>
        </w:tc>
        <w:tc>
          <w:tcPr>
            <w:tcW w:w="873" w:type="dxa"/>
            <w:tcBorders>
              <w:bottom w:val="single" w:sz="12" w:space="0" w:color="943634"/>
            </w:tcBorders>
            <w:shd w:val="clear" w:color="auto" w:fill="auto"/>
          </w:tcPr>
          <w:p w14:paraId="27798678" w14:textId="77777777" w:rsidR="00667BA9" w:rsidRPr="00D4120B" w:rsidRDefault="00667BA9" w:rsidP="008F7891">
            <w:pPr>
              <w:pStyle w:val="TableContent"/>
            </w:pPr>
          </w:p>
        </w:tc>
        <w:tc>
          <w:tcPr>
            <w:tcW w:w="855" w:type="dxa"/>
            <w:tcBorders>
              <w:bottom w:val="single" w:sz="12" w:space="0" w:color="943634"/>
            </w:tcBorders>
            <w:shd w:val="clear" w:color="auto" w:fill="auto"/>
          </w:tcPr>
          <w:p w14:paraId="7C28841B" w14:textId="77777777" w:rsidR="00667BA9" w:rsidRPr="00D4120B" w:rsidRDefault="00667BA9" w:rsidP="008F7891">
            <w:pPr>
              <w:pStyle w:val="TableContent"/>
            </w:pPr>
          </w:p>
        </w:tc>
        <w:tc>
          <w:tcPr>
            <w:tcW w:w="1440" w:type="dxa"/>
            <w:tcBorders>
              <w:bottom w:val="single" w:sz="12" w:space="0" w:color="943634"/>
            </w:tcBorders>
          </w:tcPr>
          <w:p w14:paraId="3960E9D5" w14:textId="77777777" w:rsidR="00667BA9" w:rsidRPr="00D4120B" w:rsidRDefault="00667BA9" w:rsidP="008F7891">
            <w:pPr>
              <w:pStyle w:val="TableContent"/>
            </w:pPr>
          </w:p>
        </w:tc>
        <w:tc>
          <w:tcPr>
            <w:tcW w:w="4930" w:type="dxa"/>
            <w:tcBorders>
              <w:bottom w:val="single" w:sz="12" w:space="0" w:color="943634"/>
            </w:tcBorders>
          </w:tcPr>
          <w:p w14:paraId="55F76B1E" w14:textId="77777777" w:rsidR="00667BA9" w:rsidRPr="00D4120B" w:rsidRDefault="00667BA9" w:rsidP="008F7891">
            <w:pPr>
              <w:pStyle w:val="TableContent"/>
            </w:pPr>
          </w:p>
        </w:tc>
      </w:tr>
      <w:tr w:rsidR="00667BA9" w:rsidRPr="00D4120B" w14:paraId="5D198F4A" w14:textId="77777777">
        <w:trPr>
          <w:cantSplit/>
          <w:jc w:val="center"/>
        </w:trPr>
        <w:tc>
          <w:tcPr>
            <w:tcW w:w="512" w:type="dxa"/>
            <w:shd w:val="clear" w:color="auto" w:fill="auto"/>
          </w:tcPr>
          <w:p w14:paraId="01974189" w14:textId="77777777" w:rsidR="00667BA9" w:rsidRPr="00D4120B" w:rsidRDefault="00667BA9" w:rsidP="008F7891">
            <w:pPr>
              <w:pStyle w:val="TableContent"/>
            </w:pPr>
            <w:r w:rsidRPr="00D4120B">
              <w:t>12</w:t>
            </w:r>
          </w:p>
        </w:tc>
        <w:tc>
          <w:tcPr>
            <w:tcW w:w="2241" w:type="dxa"/>
            <w:shd w:val="clear" w:color="auto" w:fill="auto"/>
          </w:tcPr>
          <w:p w14:paraId="22B9D121" w14:textId="77777777" w:rsidR="00667BA9" w:rsidRPr="00D4120B" w:rsidRDefault="00667BA9" w:rsidP="008F7891">
            <w:pPr>
              <w:pStyle w:val="TableContent"/>
            </w:pPr>
            <w:r w:rsidRPr="00D4120B">
              <w:t>County Code</w:t>
            </w:r>
          </w:p>
        </w:tc>
        <w:tc>
          <w:tcPr>
            <w:tcW w:w="738" w:type="dxa"/>
            <w:shd w:val="clear" w:color="auto" w:fill="auto"/>
          </w:tcPr>
          <w:p w14:paraId="4D98A6D8" w14:textId="77777777" w:rsidR="00667BA9" w:rsidRPr="00D4120B" w:rsidRDefault="00667BA9" w:rsidP="008F7891">
            <w:pPr>
              <w:pStyle w:val="TableContent"/>
            </w:pPr>
            <w:r w:rsidRPr="00D4120B">
              <w:t>IS</w:t>
            </w:r>
          </w:p>
        </w:tc>
        <w:tc>
          <w:tcPr>
            <w:tcW w:w="810" w:type="dxa"/>
            <w:shd w:val="clear" w:color="auto" w:fill="auto"/>
          </w:tcPr>
          <w:p w14:paraId="74459939" w14:textId="77777777" w:rsidR="00667BA9" w:rsidRPr="00D4120B" w:rsidRDefault="00667BA9" w:rsidP="008F7891">
            <w:pPr>
              <w:pStyle w:val="TableContent"/>
            </w:pPr>
            <w:r w:rsidRPr="00D4120B">
              <w:t>X</w:t>
            </w:r>
          </w:p>
        </w:tc>
        <w:tc>
          <w:tcPr>
            <w:tcW w:w="1296" w:type="dxa"/>
            <w:shd w:val="clear" w:color="auto" w:fill="auto"/>
          </w:tcPr>
          <w:p w14:paraId="2D1425AE" w14:textId="77777777" w:rsidR="00667BA9" w:rsidRPr="00D4120B" w:rsidRDefault="00667BA9" w:rsidP="008F7891">
            <w:pPr>
              <w:pStyle w:val="TableContent"/>
            </w:pPr>
            <w:r w:rsidRPr="00D4120B">
              <w:t>[0..0]</w:t>
            </w:r>
          </w:p>
        </w:tc>
        <w:tc>
          <w:tcPr>
            <w:tcW w:w="873" w:type="dxa"/>
            <w:shd w:val="clear" w:color="auto" w:fill="auto"/>
          </w:tcPr>
          <w:p w14:paraId="78F6555B" w14:textId="77777777" w:rsidR="00667BA9" w:rsidRPr="00D4120B" w:rsidRDefault="00667BA9" w:rsidP="008F7891">
            <w:pPr>
              <w:pStyle w:val="TableContent"/>
            </w:pPr>
            <w:r w:rsidRPr="00D4120B">
              <w:t>1..20</w:t>
            </w:r>
          </w:p>
        </w:tc>
        <w:tc>
          <w:tcPr>
            <w:tcW w:w="855" w:type="dxa"/>
            <w:shd w:val="clear" w:color="auto" w:fill="auto"/>
          </w:tcPr>
          <w:p w14:paraId="1D357966" w14:textId="77777777" w:rsidR="00667BA9" w:rsidRPr="00D4120B" w:rsidRDefault="00667BA9" w:rsidP="008F7891">
            <w:pPr>
              <w:pStyle w:val="TableContent"/>
            </w:pPr>
          </w:p>
        </w:tc>
        <w:tc>
          <w:tcPr>
            <w:tcW w:w="1440" w:type="dxa"/>
            <w:shd w:val="clear" w:color="auto" w:fill="auto"/>
          </w:tcPr>
          <w:p w14:paraId="277F02EA" w14:textId="77777777" w:rsidR="00667BA9" w:rsidRPr="00D4120B" w:rsidRDefault="00667BA9" w:rsidP="008F7891">
            <w:pPr>
              <w:pStyle w:val="TableContent"/>
            </w:pPr>
          </w:p>
        </w:tc>
        <w:tc>
          <w:tcPr>
            <w:tcW w:w="4930" w:type="dxa"/>
            <w:shd w:val="clear" w:color="auto" w:fill="auto"/>
          </w:tcPr>
          <w:p w14:paraId="4E9FA213" w14:textId="77777777" w:rsidR="00667BA9" w:rsidRPr="00D4120B" w:rsidRDefault="00667BA9" w:rsidP="008F7891">
            <w:pPr>
              <w:pStyle w:val="TableContent"/>
            </w:pPr>
            <w:r w:rsidRPr="00D4120B">
              <w:t xml:space="preserve">Deprecated as of </w:t>
            </w:r>
            <w:r w:rsidRPr="00D4120B">
              <w:rPr>
                <w:i/>
              </w:rPr>
              <w:t>HL7 Version 2.3</w:t>
            </w:r>
            <w:r w:rsidR="00400CF4">
              <w:t xml:space="preserve">. </w:t>
            </w:r>
            <w:r w:rsidRPr="00D4120B">
              <w:t>See PID-11 - Patient Address, component 9 County/Parish Code.</w:t>
            </w:r>
          </w:p>
        </w:tc>
      </w:tr>
      <w:tr w:rsidR="00667BA9" w:rsidRPr="00D4120B" w14:paraId="2CBE73E2" w14:textId="77777777">
        <w:trPr>
          <w:cantSplit/>
          <w:jc w:val="center"/>
        </w:trPr>
        <w:tc>
          <w:tcPr>
            <w:tcW w:w="512" w:type="dxa"/>
          </w:tcPr>
          <w:p w14:paraId="389AE24D" w14:textId="77777777" w:rsidR="00667BA9" w:rsidRPr="00D4120B" w:rsidRDefault="00667BA9" w:rsidP="008F7891">
            <w:pPr>
              <w:pStyle w:val="TableContent"/>
            </w:pPr>
            <w:r w:rsidRPr="00D4120B">
              <w:t>13</w:t>
            </w:r>
          </w:p>
        </w:tc>
        <w:tc>
          <w:tcPr>
            <w:tcW w:w="2241" w:type="dxa"/>
          </w:tcPr>
          <w:p w14:paraId="28E86456" w14:textId="77777777" w:rsidR="00667BA9" w:rsidRPr="00D4120B" w:rsidRDefault="00667BA9" w:rsidP="008F7891">
            <w:pPr>
              <w:pStyle w:val="TableContent"/>
            </w:pPr>
            <w:r w:rsidRPr="00D4120B">
              <w:t>Phone Number – Home</w:t>
            </w:r>
          </w:p>
        </w:tc>
        <w:tc>
          <w:tcPr>
            <w:tcW w:w="738" w:type="dxa"/>
          </w:tcPr>
          <w:p w14:paraId="765E1234" w14:textId="77777777" w:rsidR="00667BA9" w:rsidRPr="00D4120B" w:rsidRDefault="00667BA9" w:rsidP="008F7891">
            <w:pPr>
              <w:pStyle w:val="TableContent"/>
            </w:pPr>
            <w:r w:rsidRPr="00D4120B">
              <w:t>XTN</w:t>
            </w:r>
          </w:p>
        </w:tc>
        <w:tc>
          <w:tcPr>
            <w:tcW w:w="810" w:type="dxa"/>
          </w:tcPr>
          <w:p w14:paraId="11ED425D" w14:textId="77777777" w:rsidR="00667BA9" w:rsidRPr="00D4120B" w:rsidRDefault="00034F19" w:rsidP="008F7891">
            <w:pPr>
              <w:pStyle w:val="TableContent"/>
            </w:pPr>
            <w:r>
              <w:t>O</w:t>
            </w:r>
          </w:p>
        </w:tc>
        <w:tc>
          <w:tcPr>
            <w:tcW w:w="1296" w:type="dxa"/>
          </w:tcPr>
          <w:p w14:paraId="5617ABCC" w14:textId="77777777" w:rsidR="00667BA9" w:rsidRPr="00D4120B" w:rsidRDefault="00667BA9" w:rsidP="008F7891">
            <w:pPr>
              <w:pStyle w:val="TableContent"/>
            </w:pPr>
            <w:r w:rsidRPr="00D4120B">
              <w:t>[0..*]</w:t>
            </w:r>
          </w:p>
        </w:tc>
        <w:tc>
          <w:tcPr>
            <w:tcW w:w="873" w:type="dxa"/>
            <w:shd w:val="clear" w:color="auto" w:fill="auto"/>
          </w:tcPr>
          <w:p w14:paraId="65268BEC" w14:textId="77777777" w:rsidR="00667BA9" w:rsidRPr="00D4120B" w:rsidRDefault="00667BA9" w:rsidP="008F7891">
            <w:pPr>
              <w:pStyle w:val="TableContent"/>
            </w:pPr>
          </w:p>
        </w:tc>
        <w:tc>
          <w:tcPr>
            <w:tcW w:w="855" w:type="dxa"/>
            <w:shd w:val="clear" w:color="auto" w:fill="auto"/>
          </w:tcPr>
          <w:p w14:paraId="12D2BC45" w14:textId="77777777" w:rsidR="00667BA9" w:rsidRPr="00D4120B" w:rsidRDefault="00667BA9" w:rsidP="008F7891">
            <w:pPr>
              <w:pStyle w:val="TableContent"/>
            </w:pPr>
          </w:p>
        </w:tc>
        <w:tc>
          <w:tcPr>
            <w:tcW w:w="1440" w:type="dxa"/>
          </w:tcPr>
          <w:p w14:paraId="398D6D3F" w14:textId="77777777" w:rsidR="00667BA9" w:rsidRPr="00D4120B" w:rsidRDefault="00667BA9" w:rsidP="008F7891">
            <w:pPr>
              <w:pStyle w:val="TableContent"/>
            </w:pPr>
          </w:p>
        </w:tc>
        <w:tc>
          <w:tcPr>
            <w:tcW w:w="4930" w:type="dxa"/>
          </w:tcPr>
          <w:p w14:paraId="01A4DCFC" w14:textId="77777777" w:rsidR="00667BA9" w:rsidRPr="00D4120B" w:rsidRDefault="00667BA9" w:rsidP="008F7891">
            <w:pPr>
              <w:pStyle w:val="TableContent"/>
            </w:pPr>
          </w:p>
        </w:tc>
      </w:tr>
      <w:tr w:rsidR="00667BA9" w:rsidRPr="00D4120B" w14:paraId="4CBCBEE1" w14:textId="77777777">
        <w:trPr>
          <w:cantSplit/>
          <w:jc w:val="center"/>
        </w:trPr>
        <w:tc>
          <w:tcPr>
            <w:tcW w:w="512" w:type="dxa"/>
          </w:tcPr>
          <w:p w14:paraId="217071C2" w14:textId="77777777" w:rsidR="00667BA9" w:rsidRPr="00D4120B" w:rsidRDefault="00667BA9" w:rsidP="008F7891">
            <w:pPr>
              <w:pStyle w:val="TableContent"/>
            </w:pPr>
            <w:r w:rsidRPr="00D4120B">
              <w:t>14</w:t>
            </w:r>
          </w:p>
        </w:tc>
        <w:tc>
          <w:tcPr>
            <w:tcW w:w="2241" w:type="dxa"/>
          </w:tcPr>
          <w:p w14:paraId="71C8D77C" w14:textId="77777777" w:rsidR="00667BA9" w:rsidRPr="00D4120B" w:rsidRDefault="00667BA9" w:rsidP="008F7891">
            <w:pPr>
              <w:pStyle w:val="TableContent"/>
            </w:pPr>
            <w:r w:rsidRPr="00D4120B">
              <w:t>Phone Number – Business</w:t>
            </w:r>
          </w:p>
        </w:tc>
        <w:tc>
          <w:tcPr>
            <w:tcW w:w="738" w:type="dxa"/>
          </w:tcPr>
          <w:p w14:paraId="40FF947D" w14:textId="77777777" w:rsidR="00667BA9" w:rsidRPr="00D4120B" w:rsidRDefault="00667BA9" w:rsidP="008F7891">
            <w:pPr>
              <w:pStyle w:val="TableContent"/>
            </w:pPr>
            <w:r w:rsidRPr="00D4120B">
              <w:t>XTN</w:t>
            </w:r>
          </w:p>
        </w:tc>
        <w:tc>
          <w:tcPr>
            <w:tcW w:w="810" w:type="dxa"/>
          </w:tcPr>
          <w:p w14:paraId="27F058F4" w14:textId="77777777" w:rsidR="00667BA9" w:rsidRPr="00D4120B" w:rsidRDefault="00034F19" w:rsidP="008F7891">
            <w:pPr>
              <w:pStyle w:val="TableContent"/>
            </w:pPr>
            <w:r>
              <w:t>O</w:t>
            </w:r>
          </w:p>
        </w:tc>
        <w:tc>
          <w:tcPr>
            <w:tcW w:w="1296" w:type="dxa"/>
          </w:tcPr>
          <w:p w14:paraId="4A913E70" w14:textId="77777777" w:rsidR="00667BA9" w:rsidRPr="00D4120B" w:rsidRDefault="00667BA9" w:rsidP="008F7891">
            <w:pPr>
              <w:pStyle w:val="TableContent"/>
            </w:pPr>
            <w:r w:rsidRPr="00D4120B">
              <w:t>[0..*]</w:t>
            </w:r>
          </w:p>
        </w:tc>
        <w:tc>
          <w:tcPr>
            <w:tcW w:w="873" w:type="dxa"/>
            <w:shd w:val="clear" w:color="auto" w:fill="auto"/>
          </w:tcPr>
          <w:p w14:paraId="41153890" w14:textId="77777777" w:rsidR="00667BA9" w:rsidRPr="00D4120B" w:rsidRDefault="00667BA9" w:rsidP="008F7891">
            <w:pPr>
              <w:pStyle w:val="TableContent"/>
            </w:pPr>
          </w:p>
        </w:tc>
        <w:tc>
          <w:tcPr>
            <w:tcW w:w="855" w:type="dxa"/>
            <w:shd w:val="clear" w:color="auto" w:fill="auto"/>
          </w:tcPr>
          <w:p w14:paraId="6627B909" w14:textId="77777777" w:rsidR="00667BA9" w:rsidRPr="00D4120B" w:rsidRDefault="00667BA9" w:rsidP="008F7891">
            <w:pPr>
              <w:pStyle w:val="TableContent"/>
            </w:pPr>
          </w:p>
        </w:tc>
        <w:tc>
          <w:tcPr>
            <w:tcW w:w="1440" w:type="dxa"/>
          </w:tcPr>
          <w:p w14:paraId="1CF28E79" w14:textId="77777777" w:rsidR="00667BA9" w:rsidRPr="00D4120B" w:rsidRDefault="00667BA9" w:rsidP="008F7891">
            <w:pPr>
              <w:pStyle w:val="TableContent"/>
            </w:pPr>
          </w:p>
        </w:tc>
        <w:tc>
          <w:tcPr>
            <w:tcW w:w="4930" w:type="dxa"/>
          </w:tcPr>
          <w:p w14:paraId="205089A2" w14:textId="77777777" w:rsidR="00667BA9" w:rsidRPr="00D4120B" w:rsidRDefault="00667BA9" w:rsidP="008F7891">
            <w:pPr>
              <w:pStyle w:val="TableContent"/>
            </w:pPr>
          </w:p>
        </w:tc>
      </w:tr>
      <w:tr w:rsidR="00667BA9" w:rsidRPr="00D4120B" w14:paraId="73AC8110" w14:textId="77777777">
        <w:trPr>
          <w:cantSplit/>
          <w:jc w:val="center"/>
        </w:trPr>
        <w:tc>
          <w:tcPr>
            <w:tcW w:w="512" w:type="dxa"/>
          </w:tcPr>
          <w:p w14:paraId="7FF38BF6" w14:textId="77777777" w:rsidR="00667BA9" w:rsidRPr="00D4120B" w:rsidRDefault="00667BA9" w:rsidP="008F7891">
            <w:pPr>
              <w:pStyle w:val="TableContent"/>
            </w:pPr>
            <w:r w:rsidRPr="00D4120B">
              <w:t>15</w:t>
            </w:r>
          </w:p>
        </w:tc>
        <w:tc>
          <w:tcPr>
            <w:tcW w:w="2241" w:type="dxa"/>
          </w:tcPr>
          <w:p w14:paraId="3D4D4E7C" w14:textId="77777777" w:rsidR="00667BA9" w:rsidRPr="00D4120B" w:rsidRDefault="00667BA9" w:rsidP="008F7891">
            <w:pPr>
              <w:pStyle w:val="TableContent"/>
            </w:pPr>
            <w:r w:rsidRPr="00D4120B">
              <w:t>Primary Language</w:t>
            </w:r>
          </w:p>
        </w:tc>
        <w:tc>
          <w:tcPr>
            <w:tcW w:w="738" w:type="dxa"/>
          </w:tcPr>
          <w:p w14:paraId="59C8B719" w14:textId="77777777" w:rsidR="00667BA9" w:rsidRPr="00D4120B" w:rsidRDefault="00667BA9" w:rsidP="008F7891">
            <w:pPr>
              <w:pStyle w:val="TableContent"/>
            </w:pPr>
            <w:r w:rsidRPr="00D4120B">
              <w:t>CWE</w:t>
            </w:r>
          </w:p>
        </w:tc>
        <w:tc>
          <w:tcPr>
            <w:tcW w:w="810" w:type="dxa"/>
          </w:tcPr>
          <w:p w14:paraId="042521F0" w14:textId="77777777" w:rsidR="00667BA9" w:rsidRPr="00D4120B" w:rsidRDefault="00667BA9" w:rsidP="008F7891">
            <w:pPr>
              <w:pStyle w:val="TableContent"/>
            </w:pPr>
            <w:r w:rsidRPr="00D4120B">
              <w:t>O</w:t>
            </w:r>
          </w:p>
        </w:tc>
        <w:tc>
          <w:tcPr>
            <w:tcW w:w="1296" w:type="dxa"/>
          </w:tcPr>
          <w:p w14:paraId="1F939E39" w14:textId="77777777" w:rsidR="00667BA9" w:rsidRPr="00D4120B" w:rsidRDefault="00667BA9" w:rsidP="008F7891">
            <w:pPr>
              <w:pStyle w:val="TableContent"/>
            </w:pPr>
            <w:r w:rsidRPr="00D4120B">
              <w:t>[0..*]</w:t>
            </w:r>
          </w:p>
        </w:tc>
        <w:tc>
          <w:tcPr>
            <w:tcW w:w="873" w:type="dxa"/>
            <w:shd w:val="clear" w:color="auto" w:fill="auto"/>
          </w:tcPr>
          <w:p w14:paraId="7D29C6B9" w14:textId="77777777" w:rsidR="00667BA9" w:rsidRPr="00D4120B" w:rsidRDefault="00667BA9" w:rsidP="008F7891">
            <w:pPr>
              <w:pStyle w:val="TableContent"/>
            </w:pPr>
          </w:p>
        </w:tc>
        <w:tc>
          <w:tcPr>
            <w:tcW w:w="855" w:type="dxa"/>
            <w:shd w:val="clear" w:color="auto" w:fill="auto"/>
          </w:tcPr>
          <w:p w14:paraId="46B99520" w14:textId="77777777" w:rsidR="00667BA9" w:rsidRPr="00D4120B" w:rsidRDefault="00667BA9" w:rsidP="008F7891">
            <w:pPr>
              <w:pStyle w:val="TableContent"/>
            </w:pPr>
          </w:p>
        </w:tc>
        <w:tc>
          <w:tcPr>
            <w:tcW w:w="1440" w:type="dxa"/>
          </w:tcPr>
          <w:p w14:paraId="589AD872" w14:textId="77777777" w:rsidR="00667BA9" w:rsidRPr="00D4120B" w:rsidRDefault="00475CCA" w:rsidP="008F7891">
            <w:pPr>
              <w:pStyle w:val="TableContent"/>
            </w:pPr>
            <w:del w:id="3460" w:author="Bob Yencha" w:date="2011-11-29T09:58:00Z">
              <w:r w:rsidRPr="00D4120B" w:rsidDel="00647989">
                <w:delText>PHVS_Language_ISO_639-2_Alpha3</w:delText>
              </w:r>
            </w:del>
          </w:p>
        </w:tc>
        <w:tc>
          <w:tcPr>
            <w:tcW w:w="4930" w:type="dxa"/>
          </w:tcPr>
          <w:p w14:paraId="476E75DD" w14:textId="77777777" w:rsidR="00667BA9" w:rsidRPr="007E6531" w:rsidRDefault="00667BA9" w:rsidP="008F7891">
            <w:pPr>
              <w:pStyle w:val="TableContent"/>
            </w:pPr>
            <w:del w:id="3461" w:author="Bob Yencha" w:date="2011-11-29T09:58:00Z">
              <w:r w:rsidRPr="007E6531" w:rsidDel="00647989">
                <w:delText>Need language for communication with the patient (i.e., phone, email, letter, etc.)</w:delText>
              </w:r>
            </w:del>
          </w:p>
        </w:tc>
      </w:tr>
      <w:tr w:rsidR="00667BA9" w:rsidRPr="00D4120B" w14:paraId="682A0764" w14:textId="77777777">
        <w:trPr>
          <w:cantSplit/>
          <w:jc w:val="center"/>
        </w:trPr>
        <w:tc>
          <w:tcPr>
            <w:tcW w:w="512" w:type="dxa"/>
          </w:tcPr>
          <w:p w14:paraId="3BE04497" w14:textId="77777777" w:rsidR="00667BA9" w:rsidRPr="00D4120B" w:rsidRDefault="00667BA9" w:rsidP="008F7891">
            <w:pPr>
              <w:pStyle w:val="TableContent"/>
            </w:pPr>
            <w:r w:rsidRPr="00D4120B">
              <w:t>16</w:t>
            </w:r>
          </w:p>
        </w:tc>
        <w:tc>
          <w:tcPr>
            <w:tcW w:w="2241" w:type="dxa"/>
          </w:tcPr>
          <w:p w14:paraId="25B41F69" w14:textId="77777777" w:rsidR="00667BA9" w:rsidRPr="00D4120B" w:rsidRDefault="00667BA9" w:rsidP="008F7891">
            <w:pPr>
              <w:pStyle w:val="TableContent"/>
            </w:pPr>
            <w:r w:rsidRPr="00D4120B">
              <w:t>Marital Status</w:t>
            </w:r>
          </w:p>
        </w:tc>
        <w:tc>
          <w:tcPr>
            <w:tcW w:w="738" w:type="dxa"/>
          </w:tcPr>
          <w:p w14:paraId="0A25CEB9" w14:textId="77777777" w:rsidR="00667BA9" w:rsidRPr="00D4120B" w:rsidRDefault="00667BA9" w:rsidP="008F7891">
            <w:pPr>
              <w:pStyle w:val="TableContent"/>
            </w:pPr>
            <w:r w:rsidRPr="00D4120B">
              <w:t>CWE</w:t>
            </w:r>
          </w:p>
        </w:tc>
        <w:tc>
          <w:tcPr>
            <w:tcW w:w="810" w:type="dxa"/>
          </w:tcPr>
          <w:p w14:paraId="67783EEF" w14:textId="77777777" w:rsidR="00667BA9" w:rsidRPr="00D4120B" w:rsidRDefault="00667BA9" w:rsidP="008F7891">
            <w:pPr>
              <w:pStyle w:val="TableContent"/>
            </w:pPr>
            <w:r w:rsidRPr="00D4120B">
              <w:t>O</w:t>
            </w:r>
          </w:p>
        </w:tc>
        <w:tc>
          <w:tcPr>
            <w:tcW w:w="1296" w:type="dxa"/>
          </w:tcPr>
          <w:p w14:paraId="0B134BB7" w14:textId="77777777" w:rsidR="00667BA9" w:rsidRPr="00D4120B" w:rsidRDefault="00667BA9" w:rsidP="008F7891">
            <w:pPr>
              <w:pStyle w:val="TableContent"/>
            </w:pPr>
            <w:r w:rsidRPr="00D4120B">
              <w:t>[0..1]</w:t>
            </w:r>
          </w:p>
        </w:tc>
        <w:tc>
          <w:tcPr>
            <w:tcW w:w="873" w:type="dxa"/>
            <w:shd w:val="clear" w:color="auto" w:fill="auto"/>
          </w:tcPr>
          <w:p w14:paraId="7E4C6CBD" w14:textId="77777777" w:rsidR="00667BA9" w:rsidRPr="00D4120B" w:rsidRDefault="00667BA9" w:rsidP="008F7891">
            <w:pPr>
              <w:pStyle w:val="TableContent"/>
            </w:pPr>
          </w:p>
        </w:tc>
        <w:tc>
          <w:tcPr>
            <w:tcW w:w="855" w:type="dxa"/>
            <w:shd w:val="clear" w:color="auto" w:fill="auto"/>
          </w:tcPr>
          <w:p w14:paraId="54F496E1" w14:textId="77777777" w:rsidR="00667BA9" w:rsidRPr="00D4120B" w:rsidRDefault="00667BA9" w:rsidP="008F7891">
            <w:pPr>
              <w:pStyle w:val="TableContent"/>
            </w:pPr>
          </w:p>
        </w:tc>
        <w:tc>
          <w:tcPr>
            <w:tcW w:w="1440" w:type="dxa"/>
          </w:tcPr>
          <w:p w14:paraId="464D1845" w14:textId="77777777" w:rsidR="00667BA9" w:rsidRPr="00D4120B" w:rsidRDefault="00667BA9" w:rsidP="008F7891">
            <w:pPr>
              <w:pStyle w:val="TableContent"/>
            </w:pPr>
            <w:del w:id="3462" w:author="Bob Yencha" w:date="2011-11-29T09:58:00Z">
              <w:r w:rsidRPr="00D4120B" w:rsidDel="00647989">
                <w:delText>HL70002</w:delText>
              </w:r>
            </w:del>
          </w:p>
        </w:tc>
        <w:tc>
          <w:tcPr>
            <w:tcW w:w="4930" w:type="dxa"/>
          </w:tcPr>
          <w:p w14:paraId="16A8E370" w14:textId="77777777" w:rsidR="00667BA9" w:rsidRPr="00D4120B" w:rsidRDefault="00667BA9" w:rsidP="008F7891">
            <w:pPr>
              <w:pStyle w:val="TableContent"/>
            </w:pPr>
          </w:p>
        </w:tc>
      </w:tr>
      <w:tr w:rsidR="00667BA9" w:rsidRPr="00D4120B" w14:paraId="2043E260" w14:textId="77777777">
        <w:trPr>
          <w:cantSplit/>
          <w:jc w:val="center"/>
        </w:trPr>
        <w:tc>
          <w:tcPr>
            <w:tcW w:w="512" w:type="dxa"/>
            <w:tcBorders>
              <w:bottom w:val="single" w:sz="12" w:space="0" w:color="943634" w:themeColor="accent2" w:themeShade="BF"/>
            </w:tcBorders>
          </w:tcPr>
          <w:p w14:paraId="2F6A8103" w14:textId="77777777" w:rsidR="00667BA9" w:rsidRPr="00D4120B" w:rsidRDefault="00667BA9" w:rsidP="008F7891">
            <w:pPr>
              <w:pStyle w:val="TableContent"/>
            </w:pPr>
            <w:r w:rsidRPr="00D4120B">
              <w:t>17</w:t>
            </w:r>
          </w:p>
        </w:tc>
        <w:tc>
          <w:tcPr>
            <w:tcW w:w="2241" w:type="dxa"/>
            <w:tcBorders>
              <w:bottom w:val="single" w:sz="12" w:space="0" w:color="943634" w:themeColor="accent2" w:themeShade="BF"/>
            </w:tcBorders>
          </w:tcPr>
          <w:p w14:paraId="23E42955" w14:textId="77777777" w:rsidR="00667BA9" w:rsidRPr="00D4120B" w:rsidRDefault="00667BA9" w:rsidP="008F7891">
            <w:pPr>
              <w:pStyle w:val="TableContent"/>
            </w:pPr>
            <w:r w:rsidRPr="00D4120B">
              <w:t>Religion</w:t>
            </w:r>
          </w:p>
        </w:tc>
        <w:tc>
          <w:tcPr>
            <w:tcW w:w="738" w:type="dxa"/>
            <w:tcBorders>
              <w:bottom w:val="single" w:sz="12" w:space="0" w:color="943634" w:themeColor="accent2" w:themeShade="BF"/>
            </w:tcBorders>
          </w:tcPr>
          <w:p w14:paraId="0312622C" w14:textId="77777777" w:rsidR="00667BA9" w:rsidRPr="00D4120B" w:rsidRDefault="00667BA9" w:rsidP="008F7891">
            <w:pPr>
              <w:pStyle w:val="TableContent"/>
            </w:pPr>
            <w:r w:rsidRPr="00D4120B">
              <w:t>CWE</w:t>
            </w:r>
          </w:p>
        </w:tc>
        <w:tc>
          <w:tcPr>
            <w:tcW w:w="810" w:type="dxa"/>
            <w:tcBorders>
              <w:bottom w:val="single" w:sz="12" w:space="0" w:color="943634" w:themeColor="accent2" w:themeShade="BF"/>
            </w:tcBorders>
          </w:tcPr>
          <w:p w14:paraId="734CDF9D" w14:textId="77777777" w:rsidR="00667BA9" w:rsidRPr="00D4120B" w:rsidRDefault="00667BA9" w:rsidP="008F7891">
            <w:pPr>
              <w:pStyle w:val="TableContent"/>
            </w:pPr>
            <w:r w:rsidRPr="00D4120B">
              <w:t>O</w:t>
            </w:r>
          </w:p>
        </w:tc>
        <w:tc>
          <w:tcPr>
            <w:tcW w:w="1296" w:type="dxa"/>
            <w:tcBorders>
              <w:bottom w:val="single" w:sz="12" w:space="0" w:color="943634" w:themeColor="accent2" w:themeShade="BF"/>
            </w:tcBorders>
          </w:tcPr>
          <w:p w14:paraId="672B7BA0" w14:textId="77777777" w:rsidR="00667BA9" w:rsidRPr="00D4120B" w:rsidRDefault="00667BA9" w:rsidP="008F7891">
            <w:pPr>
              <w:pStyle w:val="TableContent"/>
            </w:pPr>
            <w:r w:rsidRPr="00D4120B">
              <w:t>[0..1]</w:t>
            </w:r>
          </w:p>
        </w:tc>
        <w:tc>
          <w:tcPr>
            <w:tcW w:w="873" w:type="dxa"/>
            <w:tcBorders>
              <w:bottom w:val="single" w:sz="12" w:space="0" w:color="943634" w:themeColor="accent2" w:themeShade="BF"/>
            </w:tcBorders>
            <w:shd w:val="clear" w:color="auto" w:fill="auto"/>
          </w:tcPr>
          <w:p w14:paraId="0A32A822" w14:textId="77777777" w:rsidR="00667BA9" w:rsidRPr="00D4120B" w:rsidRDefault="00667BA9" w:rsidP="008F7891">
            <w:pPr>
              <w:pStyle w:val="TableContent"/>
            </w:pPr>
          </w:p>
        </w:tc>
        <w:tc>
          <w:tcPr>
            <w:tcW w:w="855" w:type="dxa"/>
            <w:tcBorders>
              <w:bottom w:val="single" w:sz="12" w:space="0" w:color="943634" w:themeColor="accent2" w:themeShade="BF"/>
            </w:tcBorders>
            <w:shd w:val="clear" w:color="auto" w:fill="auto"/>
          </w:tcPr>
          <w:p w14:paraId="5468CF41" w14:textId="77777777" w:rsidR="00667BA9" w:rsidRPr="00D4120B" w:rsidRDefault="00667BA9" w:rsidP="008F7891">
            <w:pPr>
              <w:pStyle w:val="TableContent"/>
            </w:pPr>
          </w:p>
        </w:tc>
        <w:tc>
          <w:tcPr>
            <w:tcW w:w="1440" w:type="dxa"/>
            <w:tcBorders>
              <w:bottom w:val="single" w:sz="12" w:space="0" w:color="943634" w:themeColor="accent2" w:themeShade="BF"/>
            </w:tcBorders>
          </w:tcPr>
          <w:p w14:paraId="53E3E593" w14:textId="77777777" w:rsidR="00667BA9" w:rsidRPr="00D4120B" w:rsidRDefault="00667BA9" w:rsidP="008F7891">
            <w:pPr>
              <w:pStyle w:val="TableContent"/>
            </w:pPr>
            <w:del w:id="3463" w:author="Bob Yencha" w:date="2011-11-29T09:58:00Z">
              <w:r w:rsidRPr="00D4120B" w:rsidDel="00647989">
                <w:delText>HL70006</w:delText>
              </w:r>
            </w:del>
          </w:p>
        </w:tc>
        <w:tc>
          <w:tcPr>
            <w:tcW w:w="4930" w:type="dxa"/>
            <w:tcBorders>
              <w:bottom w:val="single" w:sz="12" w:space="0" w:color="943634" w:themeColor="accent2" w:themeShade="BF"/>
            </w:tcBorders>
          </w:tcPr>
          <w:p w14:paraId="68EB26FF" w14:textId="77777777" w:rsidR="00667BA9" w:rsidRPr="00D4120B" w:rsidRDefault="00667BA9" w:rsidP="008F7891">
            <w:pPr>
              <w:pStyle w:val="TableContent"/>
            </w:pPr>
          </w:p>
        </w:tc>
      </w:tr>
      <w:tr w:rsidR="00667BA9" w:rsidRPr="00D4120B" w14:paraId="4CD1BD66" w14:textId="77777777">
        <w:trPr>
          <w:cantSplit/>
          <w:jc w:val="center"/>
        </w:trPr>
        <w:tc>
          <w:tcPr>
            <w:tcW w:w="512" w:type="dxa"/>
            <w:tcBorders>
              <w:top w:val="single" w:sz="12" w:space="0" w:color="943634" w:themeColor="accent2" w:themeShade="BF"/>
              <w:bottom w:val="single" w:sz="12" w:space="0" w:color="943634" w:themeColor="accent2" w:themeShade="BF"/>
            </w:tcBorders>
          </w:tcPr>
          <w:p w14:paraId="67503944" w14:textId="77777777" w:rsidR="00667BA9" w:rsidRPr="00D4120B" w:rsidRDefault="00667BA9" w:rsidP="008F7891">
            <w:pPr>
              <w:pStyle w:val="TableContent"/>
            </w:pPr>
            <w:r w:rsidRPr="00D4120B">
              <w:t>18</w:t>
            </w:r>
          </w:p>
        </w:tc>
        <w:tc>
          <w:tcPr>
            <w:tcW w:w="2241" w:type="dxa"/>
            <w:tcBorders>
              <w:top w:val="single" w:sz="12" w:space="0" w:color="943634" w:themeColor="accent2" w:themeShade="BF"/>
              <w:bottom w:val="single" w:sz="12" w:space="0" w:color="943634" w:themeColor="accent2" w:themeShade="BF"/>
            </w:tcBorders>
          </w:tcPr>
          <w:p w14:paraId="0BB1CEFB" w14:textId="77777777" w:rsidR="00667BA9" w:rsidRPr="00D4120B" w:rsidRDefault="00667BA9" w:rsidP="008F7891">
            <w:pPr>
              <w:pStyle w:val="TableContent"/>
            </w:pPr>
            <w:r w:rsidRPr="00D4120B">
              <w:t>Patient Account Number</w:t>
            </w:r>
          </w:p>
        </w:tc>
        <w:tc>
          <w:tcPr>
            <w:tcW w:w="738" w:type="dxa"/>
            <w:tcBorders>
              <w:top w:val="single" w:sz="12" w:space="0" w:color="943634" w:themeColor="accent2" w:themeShade="BF"/>
              <w:bottom w:val="single" w:sz="12" w:space="0" w:color="943634" w:themeColor="accent2" w:themeShade="BF"/>
            </w:tcBorders>
          </w:tcPr>
          <w:p w14:paraId="3F5E2E87" w14:textId="77777777" w:rsidR="00667BA9" w:rsidRPr="00D4120B" w:rsidRDefault="00667BA9" w:rsidP="008F7891">
            <w:pPr>
              <w:pStyle w:val="TableContent"/>
            </w:pPr>
            <w:r w:rsidRPr="00D4120B">
              <w:t>CX</w:t>
            </w:r>
          </w:p>
        </w:tc>
        <w:tc>
          <w:tcPr>
            <w:tcW w:w="810" w:type="dxa"/>
            <w:tcBorders>
              <w:top w:val="single" w:sz="12" w:space="0" w:color="943634" w:themeColor="accent2" w:themeShade="BF"/>
              <w:bottom w:val="single" w:sz="12" w:space="0" w:color="943634" w:themeColor="accent2" w:themeShade="BF"/>
            </w:tcBorders>
          </w:tcPr>
          <w:p w14:paraId="1B2BC57D" w14:textId="77777777" w:rsidR="00667BA9" w:rsidRPr="00D4120B" w:rsidRDefault="00034F19" w:rsidP="008F7891">
            <w:pPr>
              <w:pStyle w:val="TableContent"/>
            </w:pPr>
            <w:r>
              <w:t>O</w:t>
            </w:r>
          </w:p>
        </w:tc>
        <w:tc>
          <w:tcPr>
            <w:tcW w:w="1296" w:type="dxa"/>
            <w:tcBorders>
              <w:top w:val="single" w:sz="12" w:space="0" w:color="943634" w:themeColor="accent2" w:themeShade="BF"/>
              <w:bottom w:val="single" w:sz="12" w:space="0" w:color="943634" w:themeColor="accent2" w:themeShade="BF"/>
            </w:tcBorders>
          </w:tcPr>
          <w:p w14:paraId="79441B15" w14:textId="77777777" w:rsidR="00667BA9" w:rsidRPr="00D4120B" w:rsidRDefault="00667BA9" w:rsidP="008F7891">
            <w:pPr>
              <w:pStyle w:val="TableContent"/>
            </w:pPr>
            <w:r w:rsidRPr="00D4120B">
              <w:t>[0..1]</w:t>
            </w:r>
          </w:p>
        </w:tc>
        <w:tc>
          <w:tcPr>
            <w:tcW w:w="873" w:type="dxa"/>
            <w:tcBorders>
              <w:top w:val="single" w:sz="12" w:space="0" w:color="943634" w:themeColor="accent2" w:themeShade="BF"/>
              <w:bottom w:val="single" w:sz="12" w:space="0" w:color="943634" w:themeColor="accent2" w:themeShade="BF"/>
            </w:tcBorders>
            <w:shd w:val="clear" w:color="auto" w:fill="auto"/>
          </w:tcPr>
          <w:p w14:paraId="44CFEA31" w14:textId="77777777" w:rsidR="00667BA9" w:rsidRPr="00D4120B" w:rsidRDefault="00667BA9" w:rsidP="008F7891">
            <w:pPr>
              <w:pStyle w:val="TableContent"/>
            </w:pPr>
          </w:p>
        </w:tc>
        <w:tc>
          <w:tcPr>
            <w:tcW w:w="855" w:type="dxa"/>
            <w:tcBorders>
              <w:top w:val="single" w:sz="12" w:space="0" w:color="943634" w:themeColor="accent2" w:themeShade="BF"/>
              <w:bottom w:val="single" w:sz="12" w:space="0" w:color="943634" w:themeColor="accent2" w:themeShade="BF"/>
            </w:tcBorders>
            <w:shd w:val="clear" w:color="auto" w:fill="auto"/>
          </w:tcPr>
          <w:p w14:paraId="7758337D" w14:textId="77777777" w:rsidR="00667BA9" w:rsidRPr="00D4120B" w:rsidRDefault="00667BA9" w:rsidP="008F7891">
            <w:pPr>
              <w:pStyle w:val="TableContent"/>
            </w:pPr>
          </w:p>
        </w:tc>
        <w:tc>
          <w:tcPr>
            <w:tcW w:w="1440" w:type="dxa"/>
            <w:tcBorders>
              <w:top w:val="single" w:sz="12" w:space="0" w:color="943634" w:themeColor="accent2" w:themeShade="BF"/>
              <w:bottom w:val="single" w:sz="12" w:space="0" w:color="943634" w:themeColor="accent2" w:themeShade="BF"/>
            </w:tcBorders>
          </w:tcPr>
          <w:p w14:paraId="0DBC2C83" w14:textId="77777777" w:rsidR="00667BA9" w:rsidRPr="00D4120B" w:rsidRDefault="00667BA9" w:rsidP="008F7891">
            <w:pPr>
              <w:pStyle w:val="TableContent"/>
            </w:pPr>
          </w:p>
        </w:tc>
        <w:tc>
          <w:tcPr>
            <w:tcW w:w="4930" w:type="dxa"/>
            <w:tcBorders>
              <w:top w:val="single" w:sz="12" w:space="0" w:color="943634" w:themeColor="accent2" w:themeShade="BF"/>
              <w:bottom w:val="single" w:sz="12" w:space="0" w:color="943634" w:themeColor="accent2" w:themeShade="BF"/>
            </w:tcBorders>
          </w:tcPr>
          <w:p w14:paraId="070458DD" w14:textId="77777777" w:rsidR="00667BA9" w:rsidRPr="00D4120B" w:rsidRDefault="00667BA9" w:rsidP="008F7891">
            <w:pPr>
              <w:pStyle w:val="TableContent"/>
            </w:pPr>
          </w:p>
        </w:tc>
      </w:tr>
      <w:tr w:rsidR="00667BA9" w:rsidRPr="00D4120B" w14:paraId="71553F19" w14:textId="77777777">
        <w:trPr>
          <w:cantSplit/>
          <w:jc w:val="center"/>
        </w:trPr>
        <w:tc>
          <w:tcPr>
            <w:tcW w:w="512" w:type="dxa"/>
            <w:tcBorders>
              <w:top w:val="single" w:sz="12" w:space="0" w:color="943634" w:themeColor="accent2" w:themeShade="BF"/>
              <w:bottom w:val="single" w:sz="12" w:space="0" w:color="943634" w:themeColor="accent2" w:themeShade="BF"/>
            </w:tcBorders>
            <w:shd w:val="clear" w:color="auto" w:fill="auto"/>
          </w:tcPr>
          <w:p w14:paraId="255BC4DA" w14:textId="77777777" w:rsidR="00667BA9" w:rsidRPr="00D4120B" w:rsidRDefault="00667BA9" w:rsidP="008F7891">
            <w:pPr>
              <w:pStyle w:val="TableContent"/>
            </w:pPr>
            <w:r w:rsidRPr="00D4120B">
              <w:t>19</w:t>
            </w:r>
          </w:p>
        </w:tc>
        <w:tc>
          <w:tcPr>
            <w:tcW w:w="2241" w:type="dxa"/>
            <w:tcBorders>
              <w:top w:val="single" w:sz="12" w:space="0" w:color="943634" w:themeColor="accent2" w:themeShade="BF"/>
              <w:bottom w:val="single" w:sz="12" w:space="0" w:color="943634" w:themeColor="accent2" w:themeShade="BF"/>
            </w:tcBorders>
            <w:shd w:val="clear" w:color="auto" w:fill="auto"/>
          </w:tcPr>
          <w:p w14:paraId="4C9BAE05" w14:textId="77777777" w:rsidR="00667BA9" w:rsidRPr="00D4120B" w:rsidRDefault="00667BA9" w:rsidP="008F7891">
            <w:pPr>
              <w:pStyle w:val="TableContent"/>
            </w:pPr>
            <w:r w:rsidRPr="00D4120B">
              <w:t>SSN Number – Patient</w:t>
            </w:r>
          </w:p>
        </w:tc>
        <w:tc>
          <w:tcPr>
            <w:tcW w:w="738" w:type="dxa"/>
            <w:tcBorders>
              <w:top w:val="single" w:sz="12" w:space="0" w:color="943634" w:themeColor="accent2" w:themeShade="BF"/>
              <w:bottom w:val="single" w:sz="12" w:space="0" w:color="943634" w:themeColor="accent2" w:themeShade="BF"/>
            </w:tcBorders>
            <w:shd w:val="clear" w:color="auto" w:fill="auto"/>
          </w:tcPr>
          <w:p w14:paraId="0B6FD2F5" w14:textId="77777777" w:rsidR="00667BA9" w:rsidRPr="00D4120B" w:rsidRDefault="00667BA9" w:rsidP="008F7891">
            <w:pPr>
              <w:pStyle w:val="TableContent"/>
            </w:pPr>
            <w:r w:rsidRPr="00D4120B">
              <w:t>ST</w:t>
            </w:r>
          </w:p>
        </w:tc>
        <w:tc>
          <w:tcPr>
            <w:tcW w:w="810" w:type="dxa"/>
            <w:tcBorders>
              <w:top w:val="single" w:sz="12" w:space="0" w:color="943634" w:themeColor="accent2" w:themeShade="BF"/>
              <w:bottom w:val="single" w:sz="12" w:space="0" w:color="943634" w:themeColor="accent2" w:themeShade="BF"/>
            </w:tcBorders>
            <w:shd w:val="clear" w:color="auto" w:fill="auto"/>
          </w:tcPr>
          <w:p w14:paraId="5BFCAC03" w14:textId="77777777" w:rsidR="00667BA9" w:rsidRPr="00D4120B" w:rsidRDefault="00667BA9" w:rsidP="008F7891">
            <w:pPr>
              <w:pStyle w:val="TableContent"/>
            </w:pPr>
            <w:r w:rsidRPr="00D4120B">
              <w:t>X</w:t>
            </w:r>
          </w:p>
        </w:tc>
        <w:tc>
          <w:tcPr>
            <w:tcW w:w="1296" w:type="dxa"/>
            <w:tcBorders>
              <w:top w:val="single" w:sz="12" w:space="0" w:color="943634" w:themeColor="accent2" w:themeShade="BF"/>
              <w:bottom w:val="single" w:sz="12" w:space="0" w:color="943634" w:themeColor="accent2" w:themeShade="BF"/>
            </w:tcBorders>
            <w:shd w:val="clear" w:color="auto" w:fill="auto"/>
          </w:tcPr>
          <w:p w14:paraId="075FD2F9" w14:textId="77777777" w:rsidR="00667BA9" w:rsidRPr="00D4120B" w:rsidRDefault="00667BA9" w:rsidP="008F7891">
            <w:pPr>
              <w:pStyle w:val="TableContent"/>
            </w:pPr>
            <w:r w:rsidRPr="00D4120B">
              <w:t>[0..0]</w:t>
            </w:r>
          </w:p>
        </w:tc>
        <w:tc>
          <w:tcPr>
            <w:tcW w:w="873" w:type="dxa"/>
            <w:tcBorders>
              <w:top w:val="single" w:sz="12" w:space="0" w:color="943634" w:themeColor="accent2" w:themeShade="BF"/>
              <w:bottom w:val="single" w:sz="12" w:space="0" w:color="943634" w:themeColor="accent2" w:themeShade="BF"/>
            </w:tcBorders>
            <w:shd w:val="clear" w:color="auto" w:fill="auto"/>
          </w:tcPr>
          <w:p w14:paraId="022D52CF" w14:textId="77777777" w:rsidR="00667BA9" w:rsidRPr="00D4120B" w:rsidRDefault="00667BA9" w:rsidP="008F7891">
            <w:pPr>
              <w:pStyle w:val="TableContent"/>
            </w:pPr>
          </w:p>
        </w:tc>
        <w:tc>
          <w:tcPr>
            <w:tcW w:w="855" w:type="dxa"/>
            <w:tcBorders>
              <w:top w:val="single" w:sz="12" w:space="0" w:color="943634" w:themeColor="accent2" w:themeShade="BF"/>
              <w:bottom w:val="single" w:sz="12" w:space="0" w:color="943634" w:themeColor="accent2" w:themeShade="BF"/>
            </w:tcBorders>
            <w:shd w:val="clear" w:color="auto" w:fill="auto"/>
          </w:tcPr>
          <w:p w14:paraId="1FCE7318" w14:textId="77777777" w:rsidR="00667BA9" w:rsidRPr="00D4120B" w:rsidRDefault="00667BA9" w:rsidP="008F7891">
            <w:pPr>
              <w:pStyle w:val="TableContent"/>
            </w:pPr>
          </w:p>
        </w:tc>
        <w:tc>
          <w:tcPr>
            <w:tcW w:w="1440" w:type="dxa"/>
            <w:tcBorders>
              <w:top w:val="single" w:sz="12" w:space="0" w:color="943634" w:themeColor="accent2" w:themeShade="BF"/>
              <w:bottom w:val="single" w:sz="12" w:space="0" w:color="943634" w:themeColor="accent2" w:themeShade="BF"/>
            </w:tcBorders>
            <w:shd w:val="clear" w:color="auto" w:fill="auto"/>
          </w:tcPr>
          <w:p w14:paraId="4E22136C" w14:textId="77777777" w:rsidR="00667BA9" w:rsidRPr="00D4120B" w:rsidRDefault="00667BA9" w:rsidP="008F7891">
            <w:pPr>
              <w:pStyle w:val="TableContent"/>
            </w:pPr>
          </w:p>
        </w:tc>
        <w:tc>
          <w:tcPr>
            <w:tcW w:w="4930" w:type="dxa"/>
            <w:tcBorders>
              <w:top w:val="single" w:sz="12" w:space="0" w:color="943634" w:themeColor="accent2" w:themeShade="BF"/>
              <w:bottom w:val="single" w:sz="12" w:space="0" w:color="943634" w:themeColor="accent2" w:themeShade="BF"/>
            </w:tcBorders>
            <w:shd w:val="clear" w:color="auto" w:fill="auto"/>
          </w:tcPr>
          <w:p w14:paraId="0C4FED74" w14:textId="77777777" w:rsidR="00667BA9" w:rsidRPr="00D4120B" w:rsidRDefault="00667BA9" w:rsidP="008F7891">
            <w:pPr>
              <w:pStyle w:val="TableContent"/>
            </w:pPr>
            <w:r w:rsidRPr="00D4120B">
              <w:t xml:space="preserve">Deprecated as of </w:t>
            </w:r>
            <w:r w:rsidR="00515434" w:rsidRPr="00515434">
              <w:t>HL7 Version 2.3.1</w:t>
            </w:r>
            <w:r w:rsidR="00400CF4">
              <w:t xml:space="preserve">. </w:t>
            </w:r>
            <w:r w:rsidRPr="00D4120B">
              <w:t>See PID-3 Patient Identifier List.</w:t>
            </w:r>
          </w:p>
        </w:tc>
      </w:tr>
      <w:tr w:rsidR="00667BA9" w:rsidRPr="00D4120B" w14:paraId="062E30E2" w14:textId="77777777">
        <w:trPr>
          <w:cantSplit/>
          <w:jc w:val="center"/>
        </w:trPr>
        <w:tc>
          <w:tcPr>
            <w:tcW w:w="512" w:type="dxa"/>
            <w:tcBorders>
              <w:top w:val="single" w:sz="12" w:space="0" w:color="943634" w:themeColor="accent2" w:themeShade="BF"/>
              <w:bottom w:val="single" w:sz="12" w:space="0" w:color="943634" w:themeColor="accent2" w:themeShade="BF"/>
            </w:tcBorders>
            <w:shd w:val="clear" w:color="auto" w:fill="auto"/>
          </w:tcPr>
          <w:p w14:paraId="6E62989E" w14:textId="77777777" w:rsidR="00667BA9" w:rsidRPr="00D4120B" w:rsidRDefault="00667BA9" w:rsidP="008F7891">
            <w:pPr>
              <w:pStyle w:val="TableContent"/>
            </w:pPr>
            <w:r w:rsidRPr="00D4120B">
              <w:t>20</w:t>
            </w:r>
          </w:p>
        </w:tc>
        <w:tc>
          <w:tcPr>
            <w:tcW w:w="2241" w:type="dxa"/>
            <w:tcBorders>
              <w:top w:val="single" w:sz="12" w:space="0" w:color="943634" w:themeColor="accent2" w:themeShade="BF"/>
              <w:bottom w:val="single" w:sz="12" w:space="0" w:color="943634" w:themeColor="accent2" w:themeShade="BF"/>
            </w:tcBorders>
            <w:shd w:val="clear" w:color="auto" w:fill="auto"/>
          </w:tcPr>
          <w:p w14:paraId="5785CD06" w14:textId="77777777" w:rsidR="00667BA9" w:rsidRPr="00D4120B" w:rsidRDefault="00667BA9" w:rsidP="008F7891">
            <w:pPr>
              <w:pStyle w:val="TableContent"/>
            </w:pPr>
            <w:r w:rsidRPr="00D4120B">
              <w:t>Driver’s License Number – Patient</w:t>
            </w:r>
          </w:p>
        </w:tc>
        <w:tc>
          <w:tcPr>
            <w:tcW w:w="738" w:type="dxa"/>
            <w:tcBorders>
              <w:top w:val="single" w:sz="12" w:space="0" w:color="943634" w:themeColor="accent2" w:themeShade="BF"/>
              <w:bottom w:val="single" w:sz="12" w:space="0" w:color="943634" w:themeColor="accent2" w:themeShade="BF"/>
            </w:tcBorders>
            <w:shd w:val="clear" w:color="auto" w:fill="auto"/>
          </w:tcPr>
          <w:p w14:paraId="4317411C" w14:textId="77777777" w:rsidR="00667BA9" w:rsidRPr="00D4120B" w:rsidRDefault="00667BA9" w:rsidP="008F7891">
            <w:pPr>
              <w:pStyle w:val="TableContent"/>
            </w:pPr>
            <w:r w:rsidRPr="00D4120B">
              <w:t>DLN</w:t>
            </w:r>
          </w:p>
        </w:tc>
        <w:tc>
          <w:tcPr>
            <w:tcW w:w="810" w:type="dxa"/>
            <w:tcBorders>
              <w:top w:val="single" w:sz="12" w:space="0" w:color="943634" w:themeColor="accent2" w:themeShade="BF"/>
              <w:bottom w:val="single" w:sz="12" w:space="0" w:color="943634" w:themeColor="accent2" w:themeShade="BF"/>
            </w:tcBorders>
            <w:shd w:val="clear" w:color="auto" w:fill="auto"/>
          </w:tcPr>
          <w:p w14:paraId="6E29B885" w14:textId="77777777" w:rsidR="00667BA9" w:rsidRPr="00D4120B" w:rsidRDefault="00667BA9" w:rsidP="008F7891">
            <w:pPr>
              <w:pStyle w:val="TableContent"/>
            </w:pPr>
            <w:r w:rsidRPr="00D4120B">
              <w:t>X</w:t>
            </w:r>
          </w:p>
        </w:tc>
        <w:tc>
          <w:tcPr>
            <w:tcW w:w="1296" w:type="dxa"/>
            <w:tcBorders>
              <w:top w:val="single" w:sz="12" w:space="0" w:color="943634" w:themeColor="accent2" w:themeShade="BF"/>
              <w:bottom w:val="single" w:sz="12" w:space="0" w:color="943634" w:themeColor="accent2" w:themeShade="BF"/>
            </w:tcBorders>
            <w:shd w:val="clear" w:color="auto" w:fill="auto"/>
          </w:tcPr>
          <w:p w14:paraId="5198AEFE" w14:textId="77777777" w:rsidR="00667BA9" w:rsidRPr="00D4120B" w:rsidRDefault="00667BA9" w:rsidP="008F7891">
            <w:pPr>
              <w:pStyle w:val="TableContent"/>
            </w:pPr>
            <w:r w:rsidRPr="00D4120B">
              <w:t>[0..0]</w:t>
            </w:r>
          </w:p>
        </w:tc>
        <w:tc>
          <w:tcPr>
            <w:tcW w:w="873" w:type="dxa"/>
            <w:tcBorders>
              <w:top w:val="single" w:sz="12" w:space="0" w:color="943634" w:themeColor="accent2" w:themeShade="BF"/>
              <w:bottom w:val="single" w:sz="12" w:space="0" w:color="943634" w:themeColor="accent2" w:themeShade="BF"/>
            </w:tcBorders>
            <w:shd w:val="clear" w:color="auto" w:fill="auto"/>
          </w:tcPr>
          <w:p w14:paraId="697E16AB" w14:textId="77777777" w:rsidR="00667BA9" w:rsidRPr="00D4120B" w:rsidRDefault="00667BA9" w:rsidP="008F7891">
            <w:pPr>
              <w:pStyle w:val="TableContent"/>
            </w:pPr>
          </w:p>
        </w:tc>
        <w:tc>
          <w:tcPr>
            <w:tcW w:w="855" w:type="dxa"/>
            <w:tcBorders>
              <w:top w:val="single" w:sz="12" w:space="0" w:color="943634" w:themeColor="accent2" w:themeShade="BF"/>
              <w:bottom w:val="single" w:sz="12" w:space="0" w:color="943634" w:themeColor="accent2" w:themeShade="BF"/>
            </w:tcBorders>
            <w:shd w:val="clear" w:color="auto" w:fill="auto"/>
          </w:tcPr>
          <w:p w14:paraId="25389A81" w14:textId="77777777" w:rsidR="00667BA9" w:rsidRPr="00D4120B" w:rsidRDefault="00667BA9" w:rsidP="008F7891">
            <w:pPr>
              <w:pStyle w:val="TableContent"/>
            </w:pPr>
          </w:p>
        </w:tc>
        <w:tc>
          <w:tcPr>
            <w:tcW w:w="1440" w:type="dxa"/>
            <w:tcBorders>
              <w:top w:val="single" w:sz="12" w:space="0" w:color="943634" w:themeColor="accent2" w:themeShade="BF"/>
              <w:bottom w:val="single" w:sz="12" w:space="0" w:color="943634" w:themeColor="accent2" w:themeShade="BF"/>
            </w:tcBorders>
            <w:shd w:val="clear" w:color="auto" w:fill="auto"/>
          </w:tcPr>
          <w:p w14:paraId="078C0E6C" w14:textId="77777777" w:rsidR="00667BA9" w:rsidRPr="00D4120B" w:rsidRDefault="00667BA9" w:rsidP="008F7891">
            <w:pPr>
              <w:pStyle w:val="TableContent"/>
            </w:pPr>
          </w:p>
        </w:tc>
        <w:tc>
          <w:tcPr>
            <w:tcW w:w="4930" w:type="dxa"/>
            <w:tcBorders>
              <w:top w:val="single" w:sz="12" w:space="0" w:color="943634" w:themeColor="accent2" w:themeShade="BF"/>
              <w:bottom w:val="single" w:sz="12" w:space="0" w:color="943634" w:themeColor="accent2" w:themeShade="BF"/>
            </w:tcBorders>
            <w:shd w:val="clear" w:color="auto" w:fill="auto"/>
          </w:tcPr>
          <w:p w14:paraId="23120A9F" w14:textId="77777777" w:rsidR="00667BA9" w:rsidRPr="00D4120B" w:rsidRDefault="00667BA9" w:rsidP="008F7891">
            <w:pPr>
              <w:pStyle w:val="TableContent"/>
            </w:pPr>
            <w:r w:rsidRPr="00D4120B">
              <w:t xml:space="preserve">Deprecated as of </w:t>
            </w:r>
            <w:r w:rsidR="00515434" w:rsidRPr="00515434">
              <w:t>HL7 Version 2.5</w:t>
            </w:r>
            <w:r w:rsidR="00400CF4">
              <w:t xml:space="preserve">. </w:t>
            </w:r>
            <w:r w:rsidRPr="00D4120B">
              <w:t>See PID-3 Patient Identifier List.</w:t>
            </w:r>
          </w:p>
        </w:tc>
      </w:tr>
      <w:tr w:rsidR="00667BA9" w:rsidRPr="00D4120B" w14:paraId="6C64927B" w14:textId="77777777">
        <w:trPr>
          <w:cantSplit/>
          <w:jc w:val="center"/>
        </w:trPr>
        <w:tc>
          <w:tcPr>
            <w:tcW w:w="512" w:type="dxa"/>
            <w:tcBorders>
              <w:top w:val="single" w:sz="12" w:space="0" w:color="943634" w:themeColor="accent2" w:themeShade="BF"/>
              <w:bottom w:val="single" w:sz="12" w:space="0" w:color="943634" w:themeColor="accent2" w:themeShade="BF"/>
            </w:tcBorders>
          </w:tcPr>
          <w:p w14:paraId="35160DA4" w14:textId="77777777" w:rsidR="00667BA9" w:rsidRPr="00D4120B" w:rsidRDefault="00667BA9" w:rsidP="008F7891">
            <w:pPr>
              <w:pStyle w:val="TableContent"/>
            </w:pPr>
            <w:r w:rsidRPr="00D4120B">
              <w:t>21</w:t>
            </w:r>
          </w:p>
        </w:tc>
        <w:tc>
          <w:tcPr>
            <w:tcW w:w="2241" w:type="dxa"/>
            <w:tcBorders>
              <w:top w:val="single" w:sz="12" w:space="0" w:color="943634" w:themeColor="accent2" w:themeShade="BF"/>
              <w:bottom w:val="single" w:sz="12" w:space="0" w:color="943634" w:themeColor="accent2" w:themeShade="BF"/>
            </w:tcBorders>
          </w:tcPr>
          <w:p w14:paraId="2A16279E" w14:textId="77777777" w:rsidR="00667BA9" w:rsidRPr="00D4120B" w:rsidRDefault="00667BA9" w:rsidP="008F7891">
            <w:pPr>
              <w:pStyle w:val="TableContent"/>
            </w:pPr>
            <w:r w:rsidRPr="00D4120B">
              <w:t>Mother’s Identifier</w:t>
            </w:r>
          </w:p>
        </w:tc>
        <w:tc>
          <w:tcPr>
            <w:tcW w:w="738" w:type="dxa"/>
            <w:tcBorders>
              <w:top w:val="single" w:sz="12" w:space="0" w:color="943634" w:themeColor="accent2" w:themeShade="BF"/>
              <w:bottom w:val="single" w:sz="12" w:space="0" w:color="943634" w:themeColor="accent2" w:themeShade="BF"/>
            </w:tcBorders>
          </w:tcPr>
          <w:p w14:paraId="2EFAA67A" w14:textId="77777777" w:rsidR="00667BA9" w:rsidRPr="00D4120B" w:rsidRDefault="00667BA9" w:rsidP="008F7891">
            <w:pPr>
              <w:pStyle w:val="TableContent"/>
            </w:pPr>
            <w:r w:rsidRPr="00D4120B">
              <w:t>CX</w:t>
            </w:r>
          </w:p>
        </w:tc>
        <w:tc>
          <w:tcPr>
            <w:tcW w:w="810" w:type="dxa"/>
            <w:tcBorders>
              <w:top w:val="single" w:sz="12" w:space="0" w:color="943634" w:themeColor="accent2" w:themeShade="BF"/>
              <w:bottom w:val="single" w:sz="12" w:space="0" w:color="943634" w:themeColor="accent2" w:themeShade="BF"/>
            </w:tcBorders>
          </w:tcPr>
          <w:p w14:paraId="60D15422" w14:textId="77777777" w:rsidR="00667BA9" w:rsidRPr="00D4120B" w:rsidRDefault="00667BA9" w:rsidP="008F7891">
            <w:pPr>
              <w:pStyle w:val="TableContent"/>
            </w:pPr>
            <w:r w:rsidRPr="00D4120B">
              <w:t>O</w:t>
            </w:r>
          </w:p>
        </w:tc>
        <w:tc>
          <w:tcPr>
            <w:tcW w:w="1296" w:type="dxa"/>
            <w:tcBorders>
              <w:top w:val="single" w:sz="12" w:space="0" w:color="943634" w:themeColor="accent2" w:themeShade="BF"/>
              <w:bottom w:val="single" w:sz="12" w:space="0" w:color="943634" w:themeColor="accent2" w:themeShade="BF"/>
            </w:tcBorders>
          </w:tcPr>
          <w:p w14:paraId="599596EF" w14:textId="77777777" w:rsidR="00667BA9" w:rsidRPr="00D4120B" w:rsidRDefault="00667BA9" w:rsidP="008F7891">
            <w:pPr>
              <w:pStyle w:val="TableContent"/>
            </w:pPr>
            <w:r w:rsidRPr="00D4120B">
              <w:t>[0..*]</w:t>
            </w:r>
          </w:p>
        </w:tc>
        <w:tc>
          <w:tcPr>
            <w:tcW w:w="873" w:type="dxa"/>
            <w:tcBorders>
              <w:top w:val="single" w:sz="12" w:space="0" w:color="943634" w:themeColor="accent2" w:themeShade="BF"/>
              <w:bottom w:val="single" w:sz="12" w:space="0" w:color="943634" w:themeColor="accent2" w:themeShade="BF"/>
            </w:tcBorders>
            <w:shd w:val="clear" w:color="auto" w:fill="auto"/>
          </w:tcPr>
          <w:p w14:paraId="5ACC2EF5" w14:textId="77777777" w:rsidR="00667BA9" w:rsidRPr="00D4120B" w:rsidRDefault="00667BA9" w:rsidP="008F7891">
            <w:pPr>
              <w:pStyle w:val="TableContent"/>
            </w:pPr>
          </w:p>
        </w:tc>
        <w:tc>
          <w:tcPr>
            <w:tcW w:w="855" w:type="dxa"/>
            <w:tcBorders>
              <w:top w:val="single" w:sz="12" w:space="0" w:color="943634" w:themeColor="accent2" w:themeShade="BF"/>
              <w:bottom w:val="single" w:sz="12" w:space="0" w:color="943634" w:themeColor="accent2" w:themeShade="BF"/>
            </w:tcBorders>
            <w:shd w:val="clear" w:color="auto" w:fill="auto"/>
          </w:tcPr>
          <w:p w14:paraId="66324890" w14:textId="77777777" w:rsidR="00667BA9" w:rsidRPr="00D4120B" w:rsidRDefault="00667BA9" w:rsidP="008F7891">
            <w:pPr>
              <w:pStyle w:val="TableContent"/>
            </w:pPr>
          </w:p>
        </w:tc>
        <w:tc>
          <w:tcPr>
            <w:tcW w:w="1440" w:type="dxa"/>
            <w:tcBorders>
              <w:top w:val="single" w:sz="12" w:space="0" w:color="943634" w:themeColor="accent2" w:themeShade="BF"/>
              <w:bottom w:val="single" w:sz="12" w:space="0" w:color="943634" w:themeColor="accent2" w:themeShade="BF"/>
            </w:tcBorders>
          </w:tcPr>
          <w:p w14:paraId="3216BB2B" w14:textId="77777777" w:rsidR="00667BA9" w:rsidRPr="00D4120B" w:rsidRDefault="00667BA9" w:rsidP="008F7891">
            <w:pPr>
              <w:pStyle w:val="TableContent"/>
            </w:pPr>
          </w:p>
        </w:tc>
        <w:tc>
          <w:tcPr>
            <w:tcW w:w="4930" w:type="dxa"/>
            <w:tcBorders>
              <w:top w:val="single" w:sz="12" w:space="0" w:color="943634" w:themeColor="accent2" w:themeShade="BF"/>
              <w:bottom w:val="single" w:sz="12" w:space="0" w:color="943634" w:themeColor="accent2" w:themeShade="BF"/>
            </w:tcBorders>
          </w:tcPr>
          <w:p w14:paraId="2D1727F4" w14:textId="77777777" w:rsidR="00667BA9" w:rsidRPr="00D4120B" w:rsidRDefault="00667BA9" w:rsidP="008F7891">
            <w:pPr>
              <w:pStyle w:val="TableContent"/>
            </w:pPr>
          </w:p>
        </w:tc>
      </w:tr>
      <w:tr w:rsidR="00667BA9" w:rsidRPr="00D4120B" w14:paraId="4133CB61" w14:textId="77777777">
        <w:trPr>
          <w:cantSplit/>
          <w:jc w:val="center"/>
        </w:trPr>
        <w:tc>
          <w:tcPr>
            <w:tcW w:w="512" w:type="dxa"/>
            <w:tcBorders>
              <w:top w:val="single" w:sz="12" w:space="0" w:color="943634" w:themeColor="accent2" w:themeShade="BF"/>
            </w:tcBorders>
          </w:tcPr>
          <w:p w14:paraId="69546687" w14:textId="77777777" w:rsidR="00667BA9" w:rsidRPr="00D4120B" w:rsidRDefault="00667BA9" w:rsidP="008F7891">
            <w:pPr>
              <w:pStyle w:val="TableContent"/>
            </w:pPr>
            <w:r w:rsidRPr="00D4120B">
              <w:t>22</w:t>
            </w:r>
          </w:p>
        </w:tc>
        <w:tc>
          <w:tcPr>
            <w:tcW w:w="2241" w:type="dxa"/>
            <w:tcBorders>
              <w:top w:val="single" w:sz="12" w:space="0" w:color="943634" w:themeColor="accent2" w:themeShade="BF"/>
            </w:tcBorders>
          </w:tcPr>
          <w:p w14:paraId="65EE2DF8" w14:textId="77777777" w:rsidR="00667BA9" w:rsidRPr="00D4120B" w:rsidRDefault="00667BA9" w:rsidP="008F7891">
            <w:pPr>
              <w:pStyle w:val="TableContent"/>
            </w:pPr>
            <w:r w:rsidRPr="00D4120B">
              <w:t>Ethnic Group</w:t>
            </w:r>
          </w:p>
        </w:tc>
        <w:tc>
          <w:tcPr>
            <w:tcW w:w="738" w:type="dxa"/>
            <w:tcBorders>
              <w:top w:val="single" w:sz="12" w:space="0" w:color="943634" w:themeColor="accent2" w:themeShade="BF"/>
            </w:tcBorders>
          </w:tcPr>
          <w:p w14:paraId="7D6676A1" w14:textId="77777777" w:rsidR="00667BA9" w:rsidRPr="00D4120B" w:rsidRDefault="00667BA9" w:rsidP="008F7891">
            <w:pPr>
              <w:pStyle w:val="TableContent"/>
            </w:pPr>
            <w:r w:rsidRPr="00D4120B">
              <w:t>CWE</w:t>
            </w:r>
          </w:p>
        </w:tc>
        <w:tc>
          <w:tcPr>
            <w:tcW w:w="810" w:type="dxa"/>
            <w:tcBorders>
              <w:top w:val="single" w:sz="12" w:space="0" w:color="943634" w:themeColor="accent2" w:themeShade="BF"/>
            </w:tcBorders>
          </w:tcPr>
          <w:p w14:paraId="5EE20223" w14:textId="77777777" w:rsidR="00667BA9" w:rsidRPr="00D4120B" w:rsidRDefault="00034F19" w:rsidP="008F7891">
            <w:pPr>
              <w:pStyle w:val="TableContent"/>
            </w:pPr>
            <w:r>
              <w:t>O</w:t>
            </w:r>
          </w:p>
        </w:tc>
        <w:tc>
          <w:tcPr>
            <w:tcW w:w="1296" w:type="dxa"/>
            <w:tcBorders>
              <w:top w:val="single" w:sz="12" w:space="0" w:color="943634" w:themeColor="accent2" w:themeShade="BF"/>
            </w:tcBorders>
          </w:tcPr>
          <w:p w14:paraId="1F78D81A" w14:textId="77777777" w:rsidR="00667BA9" w:rsidRPr="00D4120B" w:rsidRDefault="00667BA9" w:rsidP="008F7891">
            <w:pPr>
              <w:pStyle w:val="TableContent"/>
            </w:pPr>
            <w:r w:rsidRPr="00D4120B">
              <w:t>[0..*]</w:t>
            </w:r>
          </w:p>
        </w:tc>
        <w:tc>
          <w:tcPr>
            <w:tcW w:w="873" w:type="dxa"/>
            <w:tcBorders>
              <w:top w:val="single" w:sz="12" w:space="0" w:color="943634" w:themeColor="accent2" w:themeShade="BF"/>
            </w:tcBorders>
            <w:shd w:val="clear" w:color="auto" w:fill="auto"/>
          </w:tcPr>
          <w:p w14:paraId="7A0719AF" w14:textId="77777777" w:rsidR="00667BA9" w:rsidRPr="00D4120B" w:rsidRDefault="00667BA9" w:rsidP="008F7891">
            <w:pPr>
              <w:pStyle w:val="TableContent"/>
            </w:pPr>
          </w:p>
        </w:tc>
        <w:tc>
          <w:tcPr>
            <w:tcW w:w="855" w:type="dxa"/>
            <w:tcBorders>
              <w:top w:val="single" w:sz="12" w:space="0" w:color="943634" w:themeColor="accent2" w:themeShade="BF"/>
            </w:tcBorders>
            <w:shd w:val="clear" w:color="auto" w:fill="auto"/>
          </w:tcPr>
          <w:p w14:paraId="7D715046" w14:textId="77777777" w:rsidR="00667BA9" w:rsidRPr="00D4120B" w:rsidRDefault="00667BA9" w:rsidP="008F7891">
            <w:pPr>
              <w:pStyle w:val="TableContent"/>
            </w:pPr>
          </w:p>
        </w:tc>
        <w:tc>
          <w:tcPr>
            <w:tcW w:w="1440" w:type="dxa"/>
            <w:tcBorders>
              <w:top w:val="single" w:sz="12" w:space="0" w:color="943634" w:themeColor="accent2" w:themeShade="BF"/>
            </w:tcBorders>
          </w:tcPr>
          <w:p w14:paraId="7F217773" w14:textId="77777777" w:rsidR="00667BA9" w:rsidRPr="00D4120B" w:rsidRDefault="00667BA9" w:rsidP="008F7891">
            <w:pPr>
              <w:pStyle w:val="TableContent"/>
            </w:pPr>
            <w:del w:id="3464" w:author="Bob Yencha" w:date="2011-11-29T09:58:00Z">
              <w:r w:rsidRPr="00D4120B" w:rsidDel="00647989">
                <w:delText>HL70189</w:delText>
              </w:r>
            </w:del>
          </w:p>
        </w:tc>
        <w:tc>
          <w:tcPr>
            <w:tcW w:w="4930" w:type="dxa"/>
            <w:tcBorders>
              <w:top w:val="single" w:sz="12" w:space="0" w:color="943634" w:themeColor="accent2" w:themeShade="BF"/>
            </w:tcBorders>
          </w:tcPr>
          <w:p w14:paraId="41F077E1" w14:textId="77777777" w:rsidR="00667BA9" w:rsidRPr="00D4120B" w:rsidRDefault="00667BA9" w:rsidP="008F7891">
            <w:pPr>
              <w:pStyle w:val="TableContent"/>
            </w:pPr>
          </w:p>
        </w:tc>
      </w:tr>
      <w:tr w:rsidR="00667BA9" w:rsidRPr="00D4120B" w14:paraId="61CCE35E" w14:textId="77777777">
        <w:trPr>
          <w:cantSplit/>
          <w:jc w:val="center"/>
        </w:trPr>
        <w:tc>
          <w:tcPr>
            <w:tcW w:w="512" w:type="dxa"/>
          </w:tcPr>
          <w:p w14:paraId="7B0E1D81" w14:textId="77777777" w:rsidR="00667BA9" w:rsidRPr="00D4120B" w:rsidRDefault="00667BA9" w:rsidP="008F7891">
            <w:pPr>
              <w:pStyle w:val="TableContent"/>
            </w:pPr>
            <w:r w:rsidRPr="00D4120B">
              <w:t>23</w:t>
            </w:r>
          </w:p>
        </w:tc>
        <w:tc>
          <w:tcPr>
            <w:tcW w:w="2241" w:type="dxa"/>
          </w:tcPr>
          <w:p w14:paraId="678ED2D3" w14:textId="77777777" w:rsidR="00667BA9" w:rsidRPr="00D4120B" w:rsidRDefault="00667BA9" w:rsidP="008F7891">
            <w:pPr>
              <w:pStyle w:val="TableContent"/>
            </w:pPr>
            <w:r w:rsidRPr="00D4120B">
              <w:t>Birth Place</w:t>
            </w:r>
          </w:p>
        </w:tc>
        <w:tc>
          <w:tcPr>
            <w:tcW w:w="738" w:type="dxa"/>
          </w:tcPr>
          <w:p w14:paraId="6D3AD752" w14:textId="77777777" w:rsidR="00667BA9" w:rsidRPr="00D4120B" w:rsidRDefault="00667BA9" w:rsidP="008F7891">
            <w:pPr>
              <w:pStyle w:val="TableContent"/>
            </w:pPr>
            <w:r w:rsidRPr="00D4120B">
              <w:t>ST</w:t>
            </w:r>
          </w:p>
        </w:tc>
        <w:tc>
          <w:tcPr>
            <w:tcW w:w="810" w:type="dxa"/>
          </w:tcPr>
          <w:p w14:paraId="0563497F" w14:textId="77777777" w:rsidR="00667BA9" w:rsidRPr="00D4120B" w:rsidRDefault="00667BA9" w:rsidP="008F7891">
            <w:pPr>
              <w:pStyle w:val="TableContent"/>
            </w:pPr>
            <w:r w:rsidRPr="00D4120B">
              <w:t>O</w:t>
            </w:r>
          </w:p>
        </w:tc>
        <w:tc>
          <w:tcPr>
            <w:tcW w:w="1296" w:type="dxa"/>
          </w:tcPr>
          <w:p w14:paraId="4D074568" w14:textId="77777777" w:rsidR="00667BA9" w:rsidRPr="00D4120B" w:rsidRDefault="00667BA9" w:rsidP="008F7891">
            <w:pPr>
              <w:pStyle w:val="TableContent"/>
            </w:pPr>
            <w:r w:rsidRPr="00D4120B">
              <w:t>[0..1]</w:t>
            </w:r>
          </w:p>
        </w:tc>
        <w:tc>
          <w:tcPr>
            <w:tcW w:w="873" w:type="dxa"/>
            <w:shd w:val="clear" w:color="auto" w:fill="auto"/>
          </w:tcPr>
          <w:p w14:paraId="2AFE906F" w14:textId="77777777" w:rsidR="00667BA9" w:rsidRPr="00D4120B" w:rsidRDefault="00667BA9" w:rsidP="008F7891">
            <w:pPr>
              <w:pStyle w:val="TableContent"/>
            </w:pPr>
            <w:r w:rsidRPr="00D4120B">
              <w:t>1..250</w:t>
            </w:r>
          </w:p>
        </w:tc>
        <w:tc>
          <w:tcPr>
            <w:tcW w:w="855" w:type="dxa"/>
            <w:shd w:val="clear" w:color="auto" w:fill="auto"/>
          </w:tcPr>
          <w:p w14:paraId="02F7AA26" w14:textId="77777777" w:rsidR="00667BA9" w:rsidRPr="00D4120B" w:rsidRDefault="00667BA9" w:rsidP="008F7891">
            <w:pPr>
              <w:pStyle w:val="TableContent"/>
            </w:pPr>
          </w:p>
        </w:tc>
        <w:tc>
          <w:tcPr>
            <w:tcW w:w="1440" w:type="dxa"/>
          </w:tcPr>
          <w:p w14:paraId="724733A4" w14:textId="77777777" w:rsidR="00667BA9" w:rsidRPr="00D4120B" w:rsidRDefault="00667BA9" w:rsidP="008F7891">
            <w:pPr>
              <w:pStyle w:val="TableContent"/>
            </w:pPr>
          </w:p>
        </w:tc>
        <w:tc>
          <w:tcPr>
            <w:tcW w:w="4930" w:type="dxa"/>
          </w:tcPr>
          <w:p w14:paraId="3095117E" w14:textId="77777777" w:rsidR="00667BA9" w:rsidRPr="00D4120B" w:rsidRDefault="00667BA9" w:rsidP="008F7891">
            <w:pPr>
              <w:pStyle w:val="TableContent"/>
            </w:pPr>
          </w:p>
        </w:tc>
      </w:tr>
      <w:tr w:rsidR="00667BA9" w:rsidRPr="00D4120B" w14:paraId="1AA963CE" w14:textId="77777777">
        <w:trPr>
          <w:cantSplit/>
          <w:jc w:val="center"/>
        </w:trPr>
        <w:tc>
          <w:tcPr>
            <w:tcW w:w="512" w:type="dxa"/>
          </w:tcPr>
          <w:p w14:paraId="0C3B69C3" w14:textId="77777777" w:rsidR="00667BA9" w:rsidRPr="00D4120B" w:rsidRDefault="00667BA9" w:rsidP="008F7891">
            <w:pPr>
              <w:pStyle w:val="TableContent"/>
            </w:pPr>
            <w:r w:rsidRPr="00D4120B">
              <w:t>24</w:t>
            </w:r>
          </w:p>
        </w:tc>
        <w:tc>
          <w:tcPr>
            <w:tcW w:w="2241" w:type="dxa"/>
          </w:tcPr>
          <w:p w14:paraId="5E5524CC" w14:textId="77777777" w:rsidR="00667BA9" w:rsidRPr="00D4120B" w:rsidRDefault="00667BA9" w:rsidP="008F7891">
            <w:pPr>
              <w:pStyle w:val="TableContent"/>
            </w:pPr>
            <w:r w:rsidRPr="00D4120B">
              <w:t>Multiple Birth Indicator</w:t>
            </w:r>
          </w:p>
        </w:tc>
        <w:tc>
          <w:tcPr>
            <w:tcW w:w="738" w:type="dxa"/>
          </w:tcPr>
          <w:p w14:paraId="0371807A" w14:textId="77777777" w:rsidR="00667BA9" w:rsidRPr="00D4120B" w:rsidRDefault="00667BA9" w:rsidP="008F7891">
            <w:pPr>
              <w:pStyle w:val="TableContent"/>
            </w:pPr>
            <w:r w:rsidRPr="00D4120B">
              <w:t>ID</w:t>
            </w:r>
          </w:p>
        </w:tc>
        <w:tc>
          <w:tcPr>
            <w:tcW w:w="810" w:type="dxa"/>
          </w:tcPr>
          <w:p w14:paraId="345A7E0C" w14:textId="77777777" w:rsidR="00667BA9" w:rsidRPr="00D4120B" w:rsidRDefault="00667BA9" w:rsidP="008F7891">
            <w:pPr>
              <w:pStyle w:val="TableContent"/>
            </w:pPr>
            <w:r w:rsidRPr="00D4120B">
              <w:t>O</w:t>
            </w:r>
          </w:p>
        </w:tc>
        <w:tc>
          <w:tcPr>
            <w:tcW w:w="1296" w:type="dxa"/>
          </w:tcPr>
          <w:p w14:paraId="0EA24EE8" w14:textId="77777777" w:rsidR="00667BA9" w:rsidRPr="00D4120B" w:rsidRDefault="00667BA9" w:rsidP="008F7891">
            <w:pPr>
              <w:pStyle w:val="TableContent"/>
            </w:pPr>
            <w:r w:rsidRPr="00D4120B">
              <w:t>[0..1]</w:t>
            </w:r>
          </w:p>
        </w:tc>
        <w:tc>
          <w:tcPr>
            <w:tcW w:w="873" w:type="dxa"/>
            <w:shd w:val="clear" w:color="auto" w:fill="auto"/>
          </w:tcPr>
          <w:p w14:paraId="03B9C4C5" w14:textId="77777777" w:rsidR="00667BA9" w:rsidRPr="00D4120B" w:rsidRDefault="00667BA9" w:rsidP="008F7891">
            <w:pPr>
              <w:pStyle w:val="TableContent"/>
            </w:pPr>
            <w:r w:rsidRPr="00D4120B">
              <w:t>1..1</w:t>
            </w:r>
          </w:p>
        </w:tc>
        <w:tc>
          <w:tcPr>
            <w:tcW w:w="855" w:type="dxa"/>
            <w:shd w:val="clear" w:color="auto" w:fill="auto"/>
          </w:tcPr>
          <w:p w14:paraId="08BE6CAC" w14:textId="77777777" w:rsidR="00667BA9" w:rsidRPr="00D4120B" w:rsidRDefault="00667BA9" w:rsidP="008F7891">
            <w:pPr>
              <w:pStyle w:val="TableContent"/>
            </w:pPr>
          </w:p>
        </w:tc>
        <w:tc>
          <w:tcPr>
            <w:tcW w:w="1440" w:type="dxa"/>
          </w:tcPr>
          <w:p w14:paraId="0C5BB151" w14:textId="77777777" w:rsidR="00667BA9" w:rsidRPr="00D4120B" w:rsidRDefault="00C150A4" w:rsidP="008F7891">
            <w:pPr>
              <w:pStyle w:val="TableContent"/>
            </w:pPr>
            <w:del w:id="3465" w:author="Bob Yencha" w:date="2011-11-29T09:58:00Z">
              <w:r w:rsidRPr="00D4120B" w:rsidDel="00647989">
                <w:delText>HL70136</w:delText>
              </w:r>
            </w:del>
          </w:p>
        </w:tc>
        <w:tc>
          <w:tcPr>
            <w:tcW w:w="4930" w:type="dxa"/>
          </w:tcPr>
          <w:p w14:paraId="34AE380F" w14:textId="77777777" w:rsidR="00667BA9" w:rsidRPr="00D4120B" w:rsidRDefault="00667BA9" w:rsidP="008F7891">
            <w:pPr>
              <w:pStyle w:val="TableContent"/>
            </w:pPr>
          </w:p>
        </w:tc>
      </w:tr>
      <w:tr w:rsidR="00667BA9" w:rsidRPr="00D4120B" w14:paraId="07911802" w14:textId="77777777">
        <w:trPr>
          <w:cantSplit/>
          <w:jc w:val="center"/>
        </w:trPr>
        <w:tc>
          <w:tcPr>
            <w:tcW w:w="512" w:type="dxa"/>
          </w:tcPr>
          <w:p w14:paraId="6F668CD5" w14:textId="77777777" w:rsidR="00667BA9" w:rsidRPr="00D4120B" w:rsidRDefault="00667BA9" w:rsidP="008F7891">
            <w:pPr>
              <w:pStyle w:val="TableContent"/>
            </w:pPr>
            <w:r w:rsidRPr="00D4120B">
              <w:t>25</w:t>
            </w:r>
          </w:p>
        </w:tc>
        <w:tc>
          <w:tcPr>
            <w:tcW w:w="2241" w:type="dxa"/>
          </w:tcPr>
          <w:p w14:paraId="4C35ADA8" w14:textId="77777777" w:rsidR="00667BA9" w:rsidRPr="00D4120B" w:rsidRDefault="00667BA9" w:rsidP="008F7891">
            <w:pPr>
              <w:pStyle w:val="TableContent"/>
            </w:pPr>
            <w:r w:rsidRPr="00D4120B">
              <w:t>Birth Order</w:t>
            </w:r>
          </w:p>
        </w:tc>
        <w:tc>
          <w:tcPr>
            <w:tcW w:w="738" w:type="dxa"/>
          </w:tcPr>
          <w:p w14:paraId="4253DD9F" w14:textId="77777777" w:rsidR="00667BA9" w:rsidRPr="00D4120B" w:rsidRDefault="00667BA9" w:rsidP="008F7891">
            <w:pPr>
              <w:pStyle w:val="TableContent"/>
            </w:pPr>
            <w:r w:rsidRPr="00D4120B">
              <w:t>NM</w:t>
            </w:r>
          </w:p>
        </w:tc>
        <w:tc>
          <w:tcPr>
            <w:tcW w:w="810" w:type="dxa"/>
          </w:tcPr>
          <w:p w14:paraId="266A0391" w14:textId="77777777" w:rsidR="00667BA9" w:rsidRPr="00D4120B" w:rsidRDefault="00667BA9" w:rsidP="008F7891">
            <w:pPr>
              <w:pStyle w:val="TableContent"/>
            </w:pPr>
            <w:r w:rsidRPr="00D4120B">
              <w:t>O</w:t>
            </w:r>
          </w:p>
        </w:tc>
        <w:tc>
          <w:tcPr>
            <w:tcW w:w="1296" w:type="dxa"/>
          </w:tcPr>
          <w:p w14:paraId="4C178D3E" w14:textId="77777777" w:rsidR="00667BA9" w:rsidRPr="00D4120B" w:rsidRDefault="00667BA9" w:rsidP="008F7891">
            <w:pPr>
              <w:pStyle w:val="TableContent"/>
            </w:pPr>
            <w:r w:rsidRPr="00D4120B">
              <w:t>[0..1]</w:t>
            </w:r>
          </w:p>
        </w:tc>
        <w:tc>
          <w:tcPr>
            <w:tcW w:w="873" w:type="dxa"/>
            <w:shd w:val="clear" w:color="auto" w:fill="auto"/>
          </w:tcPr>
          <w:p w14:paraId="3E926CDF" w14:textId="77777777" w:rsidR="00667BA9" w:rsidRPr="00D4120B" w:rsidRDefault="00667BA9" w:rsidP="008F7891">
            <w:pPr>
              <w:pStyle w:val="TableContent"/>
            </w:pPr>
            <w:r w:rsidRPr="00D4120B">
              <w:t>1..2</w:t>
            </w:r>
          </w:p>
        </w:tc>
        <w:tc>
          <w:tcPr>
            <w:tcW w:w="855" w:type="dxa"/>
            <w:shd w:val="clear" w:color="auto" w:fill="auto"/>
          </w:tcPr>
          <w:p w14:paraId="12678FB1" w14:textId="77777777" w:rsidR="00667BA9" w:rsidRPr="00D4120B" w:rsidRDefault="00667BA9" w:rsidP="008F7891">
            <w:pPr>
              <w:pStyle w:val="TableContent"/>
            </w:pPr>
          </w:p>
        </w:tc>
        <w:tc>
          <w:tcPr>
            <w:tcW w:w="1440" w:type="dxa"/>
          </w:tcPr>
          <w:p w14:paraId="2A002343" w14:textId="77777777" w:rsidR="00667BA9" w:rsidRPr="00D4120B" w:rsidRDefault="00667BA9" w:rsidP="008F7891">
            <w:pPr>
              <w:pStyle w:val="TableContent"/>
            </w:pPr>
          </w:p>
        </w:tc>
        <w:tc>
          <w:tcPr>
            <w:tcW w:w="4930" w:type="dxa"/>
          </w:tcPr>
          <w:p w14:paraId="62559063" w14:textId="77777777" w:rsidR="00667BA9" w:rsidRPr="00D4120B" w:rsidRDefault="00667BA9" w:rsidP="008F7891">
            <w:pPr>
              <w:pStyle w:val="TableContent"/>
            </w:pPr>
          </w:p>
        </w:tc>
      </w:tr>
      <w:tr w:rsidR="00667BA9" w:rsidRPr="00D4120B" w14:paraId="44D29320" w14:textId="77777777">
        <w:trPr>
          <w:cantSplit/>
          <w:jc w:val="center"/>
        </w:trPr>
        <w:tc>
          <w:tcPr>
            <w:tcW w:w="512" w:type="dxa"/>
          </w:tcPr>
          <w:p w14:paraId="6452C9BC" w14:textId="77777777" w:rsidR="00667BA9" w:rsidRPr="00D4120B" w:rsidRDefault="00667BA9" w:rsidP="008F7891">
            <w:pPr>
              <w:pStyle w:val="TableContent"/>
            </w:pPr>
            <w:r w:rsidRPr="00D4120B">
              <w:t>26</w:t>
            </w:r>
          </w:p>
        </w:tc>
        <w:tc>
          <w:tcPr>
            <w:tcW w:w="2241" w:type="dxa"/>
          </w:tcPr>
          <w:p w14:paraId="5712164D" w14:textId="77777777" w:rsidR="00667BA9" w:rsidRPr="00D4120B" w:rsidRDefault="00667BA9" w:rsidP="008F7891">
            <w:pPr>
              <w:pStyle w:val="TableContent"/>
            </w:pPr>
            <w:r w:rsidRPr="00D4120B">
              <w:t>Citizenship</w:t>
            </w:r>
          </w:p>
        </w:tc>
        <w:tc>
          <w:tcPr>
            <w:tcW w:w="738" w:type="dxa"/>
          </w:tcPr>
          <w:p w14:paraId="6BEE5C1D" w14:textId="77777777" w:rsidR="00667BA9" w:rsidRPr="00D4120B" w:rsidRDefault="00667BA9" w:rsidP="008F7891">
            <w:pPr>
              <w:pStyle w:val="TableContent"/>
            </w:pPr>
            <w:r w:rsidRPr="00D4120B">
              <w:t>CWE</w:t>
            </w:r>
          </w:p>
        </w:tc>
        <w:tc>
          <w:tcPr>
            <w:tcW w:w="810" w:type="dxa"/>
          </w:tcPr>
          <w:p w14:paraId="3250C410" w14:textId="77777777" w:rsidR="00667BA9" w:rsidRPr="00D4120B" w:rsidRDefault="00667BA9" w:rsidP="008F7891">
            <w:pPr>
              <w:pStyle w:val="TableContent"/>
            </w:pPr>
            <w:r w:rsidRPr="00D4120B">
              <w:t>O</w:t>
            </w:r>
          </w:p>
        </w:tc>
        <w:tc>
          <w:tcPr>
            <w:tcW w:w="1296" w:type="dxa"/>
          </w:tcPr>
          <w:p w14:paraId="5F7E79A5" w14:textId="77777777" w:rsidR="00667BA9" w:rsidRPr="00D4120B" w:rsidRDefault="00667BA9" w:rsidP="008F7891">
            <w:pPr>
              <w:pStyle w:val="TableContent"/>
            </w:pPr>
            <w:r w:rsidRPr="00D4120B">
              <w:t>[0..*]</w:t>
            </w:r>
          </w:p>
        </w:tc>
        <w:tc>
          <w:tcPr>
            <w:tcW w:w="873" w:type="dxa"/>
            <w:shd w:val="clear" w:color="auto" w:fill="auto"/>
          </w:tcPr>
          <w:p w14:paraId="120D94FF" w14:textId="77777777" w:rsidR="00667BA9" w:rsidRPr="00D4120B" w:rsidRDefault="00667BA9" w:rsidP="008F7891">
            <w:pPr>
              <w:pStyle w:val="TableContent"/>
            </w:pPr>
          </w:p>
        </w:tc>
        <w:tc>
          <w:tcPr>
            <w:tcW w:w="855" w:type="dxa"/>
            <w:shd w:val="clear" w:color="auto" w:fill="auto"/>
          </w:tcPr>
          <w:p w14:paraId="2E19BD40" w14:textId="77777777" w:rsidR="00667BA9" w:rsidRPr="00D4120B" w:rsidRDefault="00667BA9" w:rsidP="008F7891">
            <w:pPr>
              <w:pStyle w:val="TableContent"/>
            </w:pPr>
          </w:p>
        </w:tc>
        <w:tc>
          <w:tcPr>
            <w:tcW w:w="1440" w:type="dxa"/>
          </w:tcPr>
          <w:p w14:paraId="2C7E0616" w14:textId="77777777" w:rsidR="00667BA9" w:rsidRPr="00D4120B" w:rsidRDefault="00FE0F1D" w:rsidP="008F7891">
            <w:pPr>
              <w:pStyle w:val="TableContent"/>
            </w:pPr>
            <w:del w:id="3466" w:author="Bob Yencha" w:date="2011-11-29T09:58:00Z">
              <w:r w:rsidRPr="00D4120B" w:rsidDel="00647989">
                <w:delText>HL70171</w:delText>
              </w:r>
            </w:del>
          </w:p>
        </w:tc>
        <w:tc>
          <w:tcPr>
            <w:tcW w:w="4930" w:type="dxa"/>
          </w:tcPr>
          <w:p w14:paraId="79BC388E" w14:textId="77777777" w:rsidR="00667BA9" w:rsidRPr="00D4120B" w:rsidRDefault="00667BA9" w:rsidP="008F7891">
            <w:pPr>
              <w:pStyle w:val="TableContent"/>
            </w:pPr>
          </w:p>
        </w:tc>
      </w:tr>
      <w:tr w:rsidR="00667BA9" w:rsidRPr="00D4120B" w14:paraId="25F99801" w14:textId="77777777">
        <w:trPr>
          <w:cantSplit/>
          <w:jc w:val="center"/>
        </w:trPr>
        <w:tc>
          <w:tcPr>
            <w:tcW w:w="512" w:type="dxa"/>
            <w:tcBorders>
              <w:bottom w:val="single" w:sz="12" w:space="0" w:color="943634"/>
            </w:tcBorders>
          </w:tcPr>
          <w:p w14:paraId="5D63100F" w14:textId="77777777" w:rsidR="00667BA9" w:rsidRPr="00D4120B" w:rsidRDefault="00667BA9" w:rsidP="008F7891">
            <w:pPr>
              <w:pStyle w:val="TableContent"/>
            </w:pPr>
            <w:r w:rsidRPr="00D4120B">
              <w:t>27</w:t>
            </w:r>
          </w:p>
        </w:tc>
        <w:tc>
          <w:tcPr>
            <w:tcW w:w="2241" w:type="dxa"/>
            <w:tcBorders>
              <w:bottom w:val="single" w:sz="12" w:space="0" w:color="943634"/>
            </w:tcBorders>
          </w:tcPr>
          <w:p w14:paraId="3C6BFCB2" w14:textId="77777777" w:rsidR="00667BA9" w:rsidRPr="00D4120B" w:rsidRDefault="00667BA9" w:rsidP="008F7891">
            <w:pPr>
              <w:pStyle w:val="TableContent"/>
            </w:pPr>
            <w:r w:rsidRPr="00D4120B">
              <w:t>Veterans Military Status</w:t>
            </w:r>
          </w:p>
        </w:tc>
        <w:tc>
          <w:tcPr>
            <w:tcW w:w="738" w:type="dxa"/>
            <w:tcBorders>
              <w:bottom w:val="single" w:sz="12" w:space="0" w:color="943634"/>
            </w:tcBorders>
          </w:tcPr>
          <w:p w14:paraId="15CA0C10" w14:textId="77777777" w:rsidR="00667BA9" w:rsidRPr="00D4120B" w:rsidRDefault="00667BA9" w:rsidP="008F7891">
            <w:pPr>
              <w:pStyle w:val="TableContent"/>
            </w:pPr>
            <w:r w:rsidRPr="00D4120B">
              <w:t>CWE</w:t>
            </w:r>
          </w:p>
        </w:tc>
        <w:tc>
          <w:tcPr>
            <w:tcW w:w="810" w:type="dxa"/>
            <w:tcBorders>
              <w:bottom w:val="single" w:sz="12" w:space="0" w:color="943634"/>
            </w:tcBorders>
          </w:tcPr>
          <w:p w14:paraId="033D7BA9" w14:textId="77777777" w:rsidR="00667BA9" w:rsidRPr="00D4120B" w:rsidRDefault="00667BA9" w:rsidP="008F7891">
            <w:pPr>
              <w:pStyle w:val="TableContent"/>
            </w:pPr>
            <w:r w:rsidRPr="00D4120B">
              <w:t>O</w:t>
            </w:r>
          </w:p>
        </w:tc>
        <w:tc>
          <w:tcPr>
            <w:tcW w:w="1296" w:type="dxa"/>
            <w:tcBorders>
              <w:bottom w:val="single" w:sz="12" w:space="0" w:color="943634"/>
            </w:tcBorders>
          </w:tcPr>
          <w:p w14:paraId="68BDBE8F" w14:textId="77777777" w:rsidR="00667BA9" w:rsidRPr="00D4120B" w:rsidRDefault="00667BA9" w:rsidP="008F7891">
            <w:pPr>
              <w:pStyle w:val="TableContent"/>
            </w:pPr>
            <w:r w:rsidRPr="00D4120B">
              <w:t>[0..1]</w:t>
            </w:r>
          </w:p>
        </w:tc>
        <w:tc>
          <w:tcPr>
            <w:tcW w:w="873" w:type="dxa"/>
            <w:tcBorders>
              <w:bottom w:val="single" w:sz="12" w:space="0" w:color="943634"/>
            </w:tcBorders>
            <w:shd w:val="clear" w:color="auto" w:fill="auto"/>
          </w:tcPr>
          <w:p w14:paraId="52446EAF" w14:textId="77777777" w:rsidR="00667BA9" w:rsidRPr="00D4120B" w:rsidRDefault="00667BA9" w:rsidP="008F7891">
            <w:pPr>
              <w:pStyle w:val="TableContent"/>
            </w:pPr>
          </w:p>
        </w:tc>
        <w:tc>
          <w:tcPr>
            <w:tcW w:w="855" w:type="dxa"/>
            <w:tcBorders>
              <w:bottom w:val="single" w:sz="12" w:space="0" w:color="943634"/>
            </w:tcBorders>
            <w:shd w:val="clear" w:color="auto" w:fill="auto"/>
          </w:tcPr>
          <w:p w14:paraId="26570E49" w14:textId="77777777" w:rsidR="00667BA9" w:rsidRPr="00D4120B" w:rsidRDefault="00667BA9" w:rsidP="008F7891">
            <w:pPr>
              <w:pStyle w:val="TableContent"/>
            </w:pPr>
          </w:p>
        </w:tc>
        <w:tc>
          <w:tcPr>
            <w:tcW w:w="1440" w:type="dxa"/>
            <w:tcBorders>
              <w:bottom w:val="single" w:sz="12" w:space="0" w:color="943634"/>
            </w:tcBorders>
          </w:tcPr>
          <w:p w14:paraId="74CBD0C5" w14:textId="77777777" w:rsidR="00667BA9" w:rsidRPr="00D4120B" w:rsidRDefault="00FE0F1D" w:rsidP="008F7891">
            <w:pPr>
              <w:pStyle w:val="TableContent"/>
            </w:pPr>
            <w:del w:id="3467" w:author="Bob Yencha" w:date="2011-11-29T09:58:00Z">
              <w:r w:rsidRPr="00D4120B" w:rsidDel="00647989">
                <w:delText>HL70172</w:delText>
              </w:r>
            </w:del>
          </w:p>
        </w:tc>
        <w:tc>
          <w:tcPr>
            <w:tcW w:w="4930" w:type="dxa"/>
            <w:tcBorders>
              <w:bottom w:val="single" w:sz="12" w:space="0" w:color="943634"/>
            </w:tcBorders>
          </w:tcPr>
          <w:p w14:paraId="4A1515FE" w14:textId="77777777" w:rsidR="00667BA9" w:rsidRPr="00D4120B" w:rsidRDefault="00667BA9" w:rsidP="008F7891">
            <w:pPr>
              <w:pStyle w:val="TableContent"/>
            </w:pPr>
          </w:p>
        </w:tc>
      </w:tr>
      <w:tr w:rsidR="00667BA9" w:rsidRPr="00D4120B" w14:paraId="44D15AB6" w14:textId="77777777">
        <w:trPr>
          <w:cantSplit/>
          <w:jc w:val="center"/>
        </w:trPr>
        <w:tc>
          <w:tcPr>
            <w:tcW w:w="512" w:type="dxa"/>
            <w:shd w:val="clear" w:color="auto" w:fill="auto"/>
          </w:tcPr>
          <w:p w14:paraId="734912F6" w14:textId="77777777" w:rsidR="00667BA9" w:rsidRPr="00D4120B" w:rsidRDefault="00667BA9" w:rsidP="008F7891">
            <w:pPr>
              <w:pStyle w:val="TableContent"/>
            </w:pPr>
            <w:r w:rsidRPr="00D4120B">
              <w:t>28</w:t>
            </w:r>
          </w:p>
        </w:tc>
        <w:tc>
          <w:tcPr>
            <w:tcW w:w="2241" w:type="dxa"/>
            <w:shd w:val="clear" w:color="auto" w:fill="auto"/>
          </w:tcPr>
          <w:p w14:paraId="556954D6" w14:textId="77777777" w:rsidR="00667BA9" w:rsidRPr="00D4120B" w:rsidRDefault="00667BA9" w:rsidP="008F7891">
            <w:pPr>
              <w:pStyle w:val="TableContent"/>
            </w:pPr>
            <w:r w:rsidRPr="00D4120B">
              <w:t xml:space="preserve">Nationality </w:t>
            </w:r>
          </w:p>
        </w:tc>
        <w:tc>
          <w:tcPr>
            <w:tcW w:w="738" w:type="dxa"/>
            <w:shd w:val="clear" w:color="auto" w:fill="auto"/>
          </w:tcPr>
          <w:p w14:paraId="44E87E1E" w14:textId="77777777" w:rsidR="00667BA9" w:rsidRPr="00D4120B" w:rsidRDefault="00667BA9" w:rsidP="008F7891">
            <w:pPr>
              <w:pStyle w:val="TableContent"/>
            </w:pPr>
            <w:r w:rsidRPr="00D4120B">
              <w:t>CWE</w:t>
            </w:r>
          </w:p>
        </w:tc>
        <w:tc>
          <w:tcPr>
            <w:tcW w:w="810" w:type="dxa"/>
            <w:shd w:val="clear" w:color="auto" w:fill="auto"/>
          </w:tcPr>
          <w:p w14:paraId="263B1FB7" w14:textId="77777777" w:rsidR="00667BA9" w:rsidRPr="00D4120B" w:rsidRDefault="00667BA9" w:rsidP="008F7891">
            <w:pPr>
              <w:pStyle w:val="TableContent"/>
            </w:pPr>
            <w:r w:rsidRPr="00D4120B">
              <w:t>X</w:t>
            </w:r>
          </w:p>
        </w:tc>
        <w:tc>
          <w:tcPr>
            <w:tcW w:w="1296" w:type="dxa"/>
            <w:shd w:val="clear" w:color="auto" w:fill="auto"/>
          </w:tcPr>
          <w:p w14:paraId="453C68A7" w14:textId="77777777" w:rsidR="00667BA9" w:rsidRPr="00D4120B" w:rsidRDefault="00667BA9" w:rsidP="008F7891">
            <w:pPr>
              <w:pStyle w:val="TableContent"/>
            </w:pPr>
            <w:r w:rsidRPr="00D4120B">
              <w:t>[0..0]</w:t>
            </w:r>
          </w:p>
        </w:tc>
        <w:tc>
          <w:tcPr>
            <w:tcW w:w="873" w:type="dxa"/>
            <w:shd w:val="clear" w:color="auto" w:fill="auto"/>
          </w:tcPr>
          <w:p w14:paraId="398798D9" w14:textId="77777777" w:rsidR="00667BA9" w:rsidRPr="00D4120B" w:rsidRDefault="00667BA9" w:rsidP="008F7891">
            <w:pPr>
              <w:pStyle w:val="TableContent"/>
            </w:pPr>
          </w:p>
        </w:tc>
        <w:tc>
          <w:tcPr>
            <w:tcW w:w="855" w:type="dxa"/>
            <w:shd w:val="clear" w:color="auto" w:fill="auto"/>
          </w:tcPr>
          <w:p w14:paraId="21FF8FEE" w14:textId="77777777" w:rsidR="00667BA9" w:rsidRPr="00D4120B" w:rsidRDefault="00667BA9" w:rsidP="008F7891">
            <w:pPr>
              <w:pStyle w:val="TableContent"/>
            </w:pPr>
          </w:p>
        </w:tc>
        <w:tc>
          <w:tcPr>
            <w:tcW w:w="1440" w:type="dxa"/>
            <w:shd w:val="clear" w:color="auto" w:fill="auto"/>
          </w:tcPr>
          <w:p w14:paraId="644161CB" w14:textId="77777777" w:rsidR="00667BA9" w:rsidRPr="00D4120B" w:rsidRDefault="00667BA9" w:rsidP="008F7891">
            <w:pPr>
              <w:pStyle w:val="TableContent"/>
            </w:pPr>
          </w:p>
        </w:tc>
        <w:tc>
          <w:tcPr>
            <w:tcW w:w="4930" w:type="dxa"/>
            <w:shd w:val="clear" w:color="auto" w:fill="auto"/>
          </w:tcPr>
          <w:p w14:paraId="3B519BC3" w14:textId="77777777" w:rsidR="00667BA9" w:rsidRPr="00D4120B" w:rsidRDefault="00667BA9" w:rsidP="008F7891">
            <w:pPr>
              <w:pStyle w:val="TableContent"/>
            </w:pPr>
            <w:r w:rsidRPr="00D4120B">
              <w:t xml:space="preserve">Deprecated as of </w:t>
            </w:r>
            <w:r w:rsidRPr="00D4120B">
              <w:rPr>
                <w:i/>
              </w:rPr>
              <w:t>HL7 Version 2.4</w:t>
            </w:r>
            <w:r w:rsidR="00400CF4">
              <w:t xml:space="preserve">. </w:t>
            </w:r>
            <w:r w:rsidRPr="00D4120B">
              <w:t>See PID-10 Race, PID-22 Ethnic Group, and PID-26 Citizenship.</w:t>
            </w:r>
          </w:p>
        </w:tc>
      </w:tr>
      <w:tr w:rsidR="00667BA9" w:rsidRPr="00D4120B" w14:paraId="6E695DE1" w14:textId="77777777">
        <w:trPr>
          <w:cantSplit/>
          <w:jc w:val="center"/>
        </w:trPr>
        <w:tc>
          <w:tcPr>
            <w:tcW w:w="512" w:type="dxa"/>
          </w:tcPr>
          <w:p w14:paraId="2E91CDE9" w14:textId="77777777" w:rsidR="00667BA9" w:rsidRPr="00D4120B" w:rsidRDefault="00667BA9" w:rsidP="008F7891">
            <w:pPr>
              <w:pStyle w:val="TableContent"/>
            </w:pPr>
            <w:r w:rsidRPr="00D4120B">
              <w:t>29</w:t>
            </w:r>
          </w:p>
        </w:tc>
        <w:tc>
          <w:tcPr>
            <w:tcW w:w="2241" w:type="dxa"/>
          </w:tcPr>
          <w:p w14:paraId="2A953CA9" w14:textId="77777777" w:rsidR="00667BA9" w:rsidRPr="00D4120B" w:rsidRDefault="00667BA9" w:rsidP="008F7891">
            <w:pPr>
              <w:pStyle w:val="TableContent"/>
            </w:pPr>
            <w:r w:rsidRPr="00D4120B">
              <w:t>Patient Death Date and Time</w:t>
            </w:r>
          </w:p>
        </w:tc>
        <w:tc>
          <w:tcPr>
            <w:tcW w:w="738" w:type="dxa"/>
          </w:tcPr>
          <w:p w14:paraId="3A44F124" w14:textId="77777777" w:rsidR="00667BA9" w:rsidRPr="00D4120B" w:rsidRDefault="00667BA9" w:rsidP="008F7891">
            <w:pPr>
              <w:pStyle w:val="TableContent"/>
            </w:pPr>
            <w:r w:rsidRPr="00D4120B">
              <w:t>TS</w:t>
            </w:r>
          </w:p>
        </w:tc>
        <w:tc>
          <w:tcPr>
            <w:tcW w:w="810" w:type="dxa"/>
          </w:tcPr>
          <w:p w14:paraId="01E3D271" w14:textId="77777777" w:rsidR="00667BA9" w:rsidRPr="00D4120B" w:rsidRDefault="00034F19" w:rsidP="008F7891">
            <w:pPr>
              <w:pStyle w:val="TableContent"/>
            </w:pPr>
            <w:r>
              <w:t>O</w:t>
            </w:r>
          </w:p>
        </w:tc>
        <w:tc>
          <w:tcPr>
            <w:tcW w:w="1296" w:type="dxa"/>
          </w:tcPr>
          <w:p w14:paraId="1C0CDCCB" w14:textId="77777777" w:rsidR="00667BA9" w:rsidRPr="00D4120B" w:rsidRDefault="00667BA9" w:rsidP="008F7891">
            <w:pPr>
              <w:pStyle w:val="TableContent"/>
            </w:pPr>
            <w:r w:rsidRPr="00D4120B">
              <w:t>[0..1]</w:t>
            </w:r>
          </w:p>
        </w:tc>
        <w:tc>
          <w:tcPr>
            <w:tcW w:w="873" w:type="dxa"/>
            <w:shd w:val="clear" w:color="auto" w:fill="auto"/>
          </w:tcPr>
          <w:p w14:paraId="347F23E0" w14:textId="77777777" w:rsidR="00667BA9" w:rsidRPr="00D4120B" w:rsidRDefault="00667BA9" w:rsidP="008F7891">
            <w:pPr>
              <w:pStyle w:val="TableContent"/>
            </w:pPr>
          </w:p>
        </w:tc>
        <w:tc>
          <w:tcPr>
            <w:tcW w:w="855" w:type="dxa"/>
            <w:shd w:val="clear" w:color="auto" w:fill="auto"/>
          </w:tcPr>
          <w:p w14:paraId="0C9027D6" w14:textId="77777777" w:rsidR="00667BA9" w:rsidRPr="00D4120B" w:rsidRDefault="00667BA9" w:rsidP="008F7891">
            <w:pPr>
              <w:pStyle w:val="TableContent"/>
            </w:pPr>
          </w:p>
        </w:tc>
        <w:tc>
          <w:tcPr>
            <w:tcW w:w="1440" w:type="dxa"/>
          </w:tcPr>
          <w:p w14:paraId="1154FFF5" w14:textId="77777777" w:rsidR="00667BA9" w:rsidRPr="00D4120B" w:rsidRDefault="00667BA9" w:rsidP="008F7891">
            <w:pPr>
              <w:pStyle w:val="TableContent"/>
            </w:pPr>
          </w:p>
        </w:tc>
        <w:tc>
          <w:tcPr>
            <w:tcW w:w="4930" w:type="dxa"/>
          </w:tcPr>
          <w:p w14:paraId="04EC0ADC" w14:textId="77777777" w:rsidR="00667BA9" w:rsidRPr="00D4120B" w:rsidRDefault="00667BA9" w:rsidP="008F7891">
            <w:pPr>
              <w:pStyle w:val="TableContent"/>
            </w:pPr>
            <w:del w:id="3468" w:author="Robert Snelick" w:date="2011-12-15T11:05:00Z">
              <w:r w:rsidRPr="00D4120B" w:rsidDel="00084002">
                <w:delText>Format: YYYY[MM[DD[HH[MM[SS[.S[S[S[S]]]]]]]]][+/-ZZZZ]</w:delText>
              </w:r>
            </w:del>
          </w:p>
        </w:tc>
      </w:tr>
      <w:tr w:rsidR="00667BA9" w:rsidRPr="00D4120B" w14:paraId="59B63B9F" w14:textId="77777777">
        <w:trPr>
          <w:cantSplit/>
          <w:jc w:val="center"/>
        </w:trPr>
        <w:tc>
          <w:tcPr>
            <w:tcW w:w="512" w:type="dxa"/>
          </w:tcPr>
          <w:p w14:paraId="5B437746" w14:textId="77777777" w:rsidR="00667BA9" w:rsidRPr="00D4120B" w:rsidRDefault="00667BA9" w:rsidP="008F7891">
            <w:pPr>
              <w:pStyle w:val="TableContent"/>
            </w:pPr>
            <w:r w:rsidRPr="00D4120B">
              <w:t>30</w:t>
            </w:r>
          </w:p>
        </w:tc>
        <w:tc>
          <w:tcPr>
            <w:tcW w:w="2241" w:type="dxa"/>
          </w:tcPr>
          <w:p w14:paraId="4643A00E" w14:textId="77777777" w:rsidR="00667BA9" w:rsidRPr="00D4120B" w:rsidRDefault="00667BA9" w:rsidP="008F7891">
            <w:pPr>
              <w:pStyle w:val="TableContent"/>
            </w:pPr>
            <w:r w:rsidRPr="00D4120B">
              <w:t>Patient Death Indicator</w:t>
            </w:r>
          </w:p>
        </w:tc>
        <w:tc>
          <w:tcPr>
            <w:tcW w:w="738" w:type="dxa"/>
          </w:tcPr>
          <w:p w14:paraId="2B601AF2" w14:textId="77777777" w:rsidR="00667BA9" w:rsidRPr="00D4120B" w:rsidRDefault="00667BA9" w:rsidP="008F7891">
            <w:pPr>
              <w:pStyle w:val="TableContent"/>
            </w:pPr>
            <w:r w:rsidRPr="00D4120B">
              <w:t>ID</w:t>
            </w:r>
          </w:p>
        </w:tc>
        <w:tc>
          <w:tcPr>
            <w:tcW w:w="810" w:type="dxa"/>
          </w:tcPr>
          <w:p w14:paraId="20F671EF" w14:textId="77777777" w:rsidR="00667BA9" w:rsidRPr="00D4120B" w:rsidRDefault="00034F19" w:rsidP="008F7891">
            <w:pPr>
              <w:pStyle w:val="TableContent"/>
            </w:pPr>
            <w:r>
              <w:t>O</w:t>
            </w:r>
          </w:p>
        </w:tc>
        <w:tc>
          <w:tcPr>
            <w:tcW w:w="1296" w:type="dxa"/>
          </w:tcPr>
          <w:p w14:paraId="297DA442" w14:textId="77777777" w:rsidR="00667BA9" w:rsidRPr="00D4120B" w:rsidRDefault="00667BA9" w:rsidP="008F7891">
            <w:pPr>
              <w:pStyle w:val="TableContent"/>
            </w:pPr>
            <w:r w:rsidRPr="00D4120B">
              <w:t>[0..1]</w:t>
            </w:r>
          </w:p>
        </w:tc>
        <w:tc>
          <w:tcPr>
            <w:tcW w:w="873" w:type="dxa"/>
            <w:shd w:val="clear" w:color="auto" w:fill="auto"/>
          </w:tcPr>
          <w:p w14:paraId="541347ED" w14:textId="77777777" w:rsidR="00667BA9" w:rsidRPr="00D4120B" w:rsidRDefault="00667BA9" w:rsidP="008F7891">
            <w:pPr>
              <w:pStyle w:val="TableContent"/>
            </w:pPr>
            <w:r w:rsidRPr="00D4120B">
              <w:t>1..1</w:t>
            </w:r>
          </w:p>
        </w:tc>
        <w:tc>
          <w:tcPr>
            <w:tcW w:w="855" w:type="dxa"/>
            <w:shd w:val="clear" w:color="auto" w:fill="auto"/>
          </w:tcPr>
          <w:p w14:paraId="02BB21AC" w14:textId="77777777" w:rsidR="00667BA9" w:rsidRPr="00D4120B" w:rsidRDefault="00667BA9" w:rsidP="008F7891">
            <w:pPr>
              <w:pStyle w:val="TableContent"/>
            </w:pPr>
          </w:p>
        </w:tc>
        <w:tc>
          <w:tcPr>
            <w:tcW w:w="1440" w:type="dxa"/>
          </w:tcPr>
          <w:p w14:paraId="60077D67" w14:textId="77777777" w:rsidR="00667BA9" w:rsidRPr="00D4120B" w:rsidRDefault="00667BA9" w:rsidP="008F7891">
            <w:pPr>
              <w:pStyle w:val="TableContent"/>
            </w:pPr>
            <w:del w:id="3469" w:author="Bob Yencha" w:date="2011-11-29T10:01:00Z">
              <w:r w:rsidRPr="00D4120B" w:rsidDel="00097903">
                <w:delText>HL70136</w:delText>
              </w:r>
            </w:del>
          </w:p>
        </w:tc>
        <w:tc>
          <w:tcPr>
            <w:tcW w:w="4930" w:type="dxa"/>
          </w:tcPr>
          <w:p w14:paraId="1A62C1EC" w14:textId="77777777" w:rsidR="00667BA9" w:rsidRPr="00D4120B" w:rsidRDefault="00667BA9" w:rsidP="008F7891">
            <w:pPr>
              <w:pStyle w:val="TableContent"/>
            </w:pPr>
            <w:del w:id="3470" w:author="Bob Yencha" w:date="2011-11-29T10:01:00Z">
              <w:r w:rsidRPr="00D4120B" w:rsidDel="00097903">
                <w:delText>If PID-29 is valued, then this field should be populated with “Y” since the patient is known to be dead.</w:delText>
              </w:r>
            </w:del>
          </w:p>
        </w:tc>
      </w:tr>
      <w:tr w:rsidR="00667BA9" w:rsidRPr="00D4120B" w14:paraId="0930BD17" w14:textId="77777777">
        <w:trPr>
          <w:cantSplit/>
          <w:jc w:val="center"/>
        </w:trPr>
        <w:tc>
          <w:tcPr>
            <w:tcW w:w="512" w:type="dxa"/>
          </w:tcPr>
          <w:p w14:paraId="3F1A2824" w14:textId="77777777" w:rsidR="00667BA9" w:rsidRPr="00D4120B" w:rsidRDefault="00667BA9" w:rsidP="008F7891">
            <w:pPr>
              <w:pStyle w:val="TableContent"/>
            </w:pPr>
            <w:r w:rsidRPr="00D4120B">
              <w:t>31</w:t>
            </w:r>
          </w:p>
        </w:tc>
        <w:tc>
          <w:tcPr>
            <w:tcW w:w="2241" w:type="dxa"/>
          </w:tcPr>
          <w:p w14:paraId="6982BDB3" w14:textId="77777777" w:rsidR="00667BA9" w:rsidRPr="00D4120B" w:rsidRDefault="00667BA9" w:rsidP="008F7891">
            <w:pPr>
              <w:pStyle w:val="TableContent"/>
            </w:pPr>
            <w:r w:rsidRPr="00D4120B">
              <w:t>Identity Unknown Indicator</w:t>
            </w:r>
          </w:p>
        </w:tc>
        <w:tc>
          <w:tcPr>
            <w:tcW w:w="738" w:type="dxa"/>
          </w:tcPr>
          <w:p w14:paraId="57B466F3" w14:textId="77777777" w:rsidR="00667BA9" w:rsidRPr="00D4120B" w:rsidRDefault="00667BA9" w:rsidP="008F7891">
            <w:pPr>
              <w:pStyle w:val="TableContent"/>
            </w:pPr>
            <w:r w:rsidRPr="00D4120B">
              <w:t>ID</w:t>
            </w:r>
          </w:p>
        </w:tc>
        <w:tc>
          <w:tcPr>
            <w:tcW w:w="810" w:type="dxa"/>
          </w:tcPr>
          <w:p w14:paraId="3EDE59D6" w14:textId="77777777" w:rsidR="00667BA9" w:rsidRPr="00D4120B" w:rsidRDefault="000045B6" w:rsidP="008F7891">
            <w:pPr>
              <w:pStyle w:val="TableContent"/>
            </w:pPr>
            <w:ins w:id="3471" w:author="Robert Snelick" w:date="2011-12-14T19:39:00Z">
              <w:r>
                <w:t>X</w:t>
              </w:r>
            </w:ins>
            <w:del w:id="3472" w:author="Robert Snelick" w:date="2011-12-14T19:39:00Z">
              <w:r w:rsidR="00667BA9" w:rsidRPr="00D4120B" w:rsidDel="000045B6">
                <w:delText>RE</w:delText>
              </w:r>
            </w:del>
          </w:p>
        </w:tc>
        <w:tc>
          <w:tcPr>
            <w:tcW w:w="1296" w:type="dxa"/>
          </w:tcPr>
          <w:p w14:paraId="73292D3F" w14:textId="77777777" w:rsidR="00667BA9" w:rsidRPr="00D4120B" w:rsidRDefault="00667BA9" w:rsidP="008F7891">
            <w:pPr>
              <w:pStyle w:val="TableContent"/>
            </w:pPr>
            <w:r w:rsidRPr="00D4120B">
              <w:t>[0..1]</w:t>
            </w:r>
          </w:p>
        </w:tc>
        <w:tc>
          <w:tcPr>
            <w:tcW w:w="873" w:type="dxa"/>
            <w:shd w:val="clear" w:color="auto" w:fill="auto"/>
          </w:tcPr>
          <w:p w14:paraId="0DB9C72C" w14:textId="77777777" w:rsidR="00667BA9" w:rsidRPr="00D4120B" w:rsidRDefault="00667BA9" w:rsidP="008F7891">
            <w:pPr>
              <w:pStyle w:val="TableContent"/>
            </w:pPr>
            <w:r w:rsidRPr="00D4120B">
              <w:t>1..1</w:t>
            </w:r>
          </w:p>
        </w:tc>
        <w:tc>
          <w:tcPr>
            <w:tcW w:w="855" w:type="dxa"/>
            <w:shd w:val="clear" w:color="auto" w:fill="auto"/>
          </w:tcPr>
          <w:p w14:paraId="2B1A8B13" w14:textId="77777777" w:rsidR="00667BA9" w:rsidRPr="00D4120B" w:rsidRDefault="00667BA9" w:rsidP="008F7891">
            <w:pPr>
              <w:pStyle w:val="TableContent"/>
            </w:pPr>
          </w:p>
        </w:tc>
        <w:tc>
          <w:tcPr>
            <w:tcW w:w="1440" w:type="dxa"/>
          </w:tcPr>
          <w:p w14:paraId="34561233" w14:textId="77777777" w:rsidR="00667BA9" w:rsidRPr="00D4120B" w:rsidRDefault="00667BA9" w:rsidP="008F7891">
            <w:pPr>
              <w:pStyle w:val="TableContent"/>
            </w:pPr>
            <w:del w:id="3473" w:author="Robert Snelick" w:date="2011-12-14T19:39:00Z">
              <w:r w:rsidRPr="00D4120B" w:rsidDel="000045B6">
                <w:delText>HL70136</w:delText>
              </w:r>
            </w:del>
          </w:p>
        </w:tc>
        <w:tc>
          <w:tcPr>
            <w:tcW w:w="4930" w:type="dxa"/>
          </w:tcPr>
          <w:p w14:paraId="6504EE24" w14:textId="77777777" w:rsidR="00667BA9" w:rsidRPr="00D4120B" w:rsidRDefault="00667BA9" w:rsidP="008F7891">
            <w:pPr>
              <w:pStyle w:val="TableContent"/>
            </w:pPr>
          </w:p>
        </w:tc>
      </w:tr>
      <w:tr w:rsidR="00667BA9" w:rsidRPr="00D4120B" w14:paraId="76BD75E4" w14:textId="77777777">
        <w:trPr>
          <w:cantSplit/>
          <w:jc w:val="center"/>
        </w:trPr>
        <w:tc>
          <w:tcPr>
            <w:tcW w:w="512" w:type="dxa"/>
          </w:tcPr>
          <w:p w14:paraId="2DD2BEF3" w14:textId="77777777" w:rsidR="00667BA9" w:rsidRPr="00D4120B" w:rsidRDefault="00667BA9" w:rsidP="008F7891">
            <w:pPr>
              <w:pStyle w:val="TableContent"/>
            </w:pPr>
            <w:r w:rsidRPr="00D4120B">
              <w:t>32</w:t>
            </w:r>
          </w:p>
        </w:tc>
        <w:tc>
          <w:tcPr>
            <w:tcW w:w="2241" w:type="dxa"/>
          </w:tcPr>
          <w:p w14:paraId="08F42E79" w14:textId="77777777" w:rsidR="00667BA9" w:rsidRPr="00D4120B" w:rsidRDefault="00667BA9" w:rsidP="008F7891">
            <w:pPr>
              <w:pStyle w:val="TableContent"/>
            </w:pPr>
            <w:r w:rsidRPr="00D4120B">
              <w:t>Identity Reliability Code</w:t>
            </w:r>
          </w:p>
        </w:tc>
        <w:tc>
          <w:tcPr>
            <w:tcW w:w="738" w:type="dxa"/>
          </w:tcPr>
          <w:p w14:paraId="1AA7824B" w14:textId="77777777" w:rsidR="00667BA9" w:rsidRPr="00D4120B" w:rsidRDefault="00667BA9" w:rsidP="008F7891">
            <w:pPr>
              <w:pStyle w:val="TableContent"/>
            </w:pPr>
            <w:r w:rsidRPr="00D4120B">
              <w:t>IS</w:t>
            </w:r>
          </w:p>
        </w:tc>
        <w:tc>
          <w:tcPr>
            <w:tcW w:w="810" w:type="dxa"/>
          </w:tcPr>
          <w:p w14:paraId="273E42C7" w14:textId="77777777" w:rsidR="00667BA9" w:rsidRPr="00D4120B" w:rsidRDefault="00667BA9" w:rsidP="008F7891">
            <w:pPr>
              <w:pStyle w:val="TableContent"/>
            </w:pPr>
            <w:r w:rsidRPr="00D4120B">
              <w:t>O</w:t>
            </w:r>
          </w:p>
        </w:tc>
        <w:tc>
          <w:tcPr>
            <w:tcW w:w="1296" w:type="dxa"/>
          </w:tcPr>
          <w:p w14:paraId="1A94835E" w14:textId="77777777" w:rsidR="00667BA9" w:rsidRPr="00D4120B" w:rsidRDefault="00667BA9" w:rsidP="008F7891">
            <w:pPr>
              <w:pStyle w:val="TableContent"/>
            </w:pPr>
            <w:r w:rsidRPr="00D4120B">
              <w:t>[0..*]</w:t>
            </w:r>
          </w:p>
        </w:tc>
        <w:tc>
          <w:tcPr>
            <w:tcW w:w="873" w:type="dxa"/>
            <w:shd w:val="clear" w:color="auto" w:fill="auto"/>
          </w:tcPr>
          <w:p w14:paraId="4E807408" w14:textId="77777777" w:rsidR="00667BA9" w:rsidRPr="00D4120B" w:rsidRDefault="00667BA9" w:rsidP="008F7891">
            <w:pPr>
              <w:pStyle w:val="TableContent"/>
            </w:pPr>
            <w:r w:rsidRPr="00D4120B">
              <w:t>1..20</w:t>
            </w:r>
          </w:p>
        </w:tc>
        <w:tc>
          <w:tcPr>
            <w:tcW w:w="855" w:type="dxa"/>
            <w:shd w:val="clear" w:color="auto" w:fill="auto"/>
          </w:tcPr>
          <w:p w14:paraId="30F02A4D" w14:textId="77777777" w:rsidR="00667BA9" w:rsidRPr="00D4120B" w:rsidRDefault="00667BA9" w:rsidP="008F7891">
            <w:pPr>
              <w:pStyle w:val="TableContent"/>
            </w:pPr>
          </w:p>
        </w:tc>
        <w:tc>
          <w:tcPr>
            <w:tcW w:w="1440" w:type="dxa"/>
          </w:tcPr>
          <w:p w14:paraId="0893AC2F" w14:textId="77777777" w:rsidR="00667BA9" w:rsidRPr="00D4120B" w:rsidRDefault="007937D6" w:rsidP="008F7891">
            <w:pPr>
              <w:pStyle w:val="TableContent"/>
            </w:pPr>
            <w:del w:id="3474" w:author="Bob Yencha" w:date="2011-11-29T10:01:00Z">
              <w:r w:rsidRPr="00D4120B" w:rsidDel="00097903">
                <w:delText>HL70445</w:delText>
              </w:r>
            </w:del>
          </w:p>
        </w:tc>
        <w:tc>
          <w:tcPr>
            <w:tcW w:w="4930" w:type="dxa"/>
          </w:tcPr>
          <w:p w14:paraId="2441433E" w14:textId="77777777" w:rsidR="00667BA9" w:rsidRPr="00D4120B" w:rsidRDefault="00667BA9" w:rsidP="008F7891">
            <w:pPr>
              <w:pStyle w:val="TableContent"/>
            </w:pPr>
          </w:p>
        </w:tc>
      </w:tr>
      <w:tr w:rsidR="00667BA9" w:rsidRPr="00D4120B" w14:paraId="1164AF55" w14:textId="77777777">
        <w:trPr>
          <w:cantSplit/>
          <w:jc w:val="center"/>
        </w:trPr>
        <w:tc>
          <w:tcPr>
            <w:tcW w:w="512" w:type="dxa"/>
          </w:tcPr>
          <w:p w14:paraId="5D6099E5" w14:textId="77777777" w:rsidR="00667BA9" w:rsidRPr="00D4120B" w:rsidRDefault="00667BA9" w:rsidP="008F7891">
            <w:pPr>
              <w:pStyle w:val="TableContent"/>
            </w:pPr>
            <w:r w:rsidRPr="00D4120B">
              <w:t>33</w:t>
            </w:r>
          </w:p>
        </w:tc>
        <w:tc>
          <w:tcPr>
            <w:tcW w:w="2241" w:type="dxa"/>
          </w:tcPr>
          <w:p w14:paraId="5DFCDFF3" w14:textId="77777777" w:rsidR="00667BA9" w:rsidRPr="00D4120B" w:rsidRDefault="00667BA9" w:rsidP="008F7891">
            <w:pPr>
              <w:pStyle w:val="TableContent"/>
            </w:pPr>
            <w:r w:rsidRPr="00D4120B">
              <w:t>Last Update Date/Time</w:t>
            </w:r>
          </w:p>
        </w:tc>
        <w:tc>
          <w:tcPr>
            <w:tcW w:w="738" w:type="dxa"/>
          </w:tcPr>
          <w:p w14:paraId="49284D7C" w14:textId="77777777" w:rsidR="00667BA9" w:rsidRPr="00D4120B" w:rsidRDefault="00667BA9" w:rsidP="008F7891">
            <w:pPr>
              <w:pStyle w:val="TableContent"/>
            </w:pPr>
            <w:r w:rsidRPr="00D4120B">
              <w:t>TS</w:t>
            </w:r>
          </w:p>
        </w:tc>
        <w:tc>
          <w:tcPr>
            <w:tcW w:w="810" w:type="dxa"/>
          </w:tcPr>
          <w:p w14:paraId="2A317094" w14:textId="77777777" w:rsidR="00667BA9" w:rsidRPr="00D4120B" w:rsidRDefault="00034F19" w:rsidP="008F7891">
            <w:pPr>
              <w:pStyle w:val="TableContent"/>
            </w:pPr>
            <w:r>
              <w:t>O</w:t>
            </w:r>
          </w:p>
        </w:tc>
        <w:tc>
          <w:tcPr>
            <w:tcW w:w="1296" w:type="dxa"/>
          </w:tcPr>
          <w:p w14:paraId="45B8B223" w14:textId="77777777" w:rsidR="00667BA9" w:rsidRPr="00D4120B" w:rsidRDefault="00667BA9" w:rsidP="008F7891">
            <w:pPr>
              <w:pStyle w:val="TableContent"/>
            </w:pPr>
            <w:r w:rsidRPr="00D4120B">
              <w:t>[0..1]</w:t>
            </w:r>
          </w:p>
        </w:tc>
        <w:tc>
          <w:tcPr>
            <w:tcW w:w="873" w:type="dxa"/>
            <w:shd w:val="clear" w:color="auto" w:fill="auto"/>
          </w:tcPr>
          <w:p w14:paraId="5996B06C" w14:textId="77777777" w:rsidR="00667BA9" w:rsidRPr="00D4120B" w:rsidRDefault="00667BA9" w:rsidP="008F7891">
            <w:pPr>
              <w:pStyle w:val="TableContent"/>
            </w:pPr>
          </w:p>
        </w:tc>
        <w:tc>
          <w:tcPr>
            <w:tcW w:w="855" w:type="dxa"/>
            <w:shd w:val="clear" w:color="auto" w:fill="auto"/>
          </w:tcPr>
          <w:p w14:paraId="04FAF28F" w14:textId="77777777" w:rsidR="00667BA9" w:rsidRPr="00D4120B" w:rsidRDefault="00667BA9" w:rsidP="008F7891">
            <w:pPr>
              <w:pStyle w:val="TableContent"/>
            </w:pPr>
          </w:p>
        </w:tc>
        <w:tc>
          <w:tcPr>
            <w:tcW w:w="1440" w:type="dxa"/>
          </w:tcPr>
          <w:p w14:paraId="2A380AD4" w14:textId="77777777" w:rsidR="00667BA9" w:rsidRPr="00D4120B" w:rsidRDefault="00667BA9" w:rsidP="008F7891">
            <w:pPr>
              <w:pStyle w:val="TableContent"/>
            </w:pPr>
          </w:p>
        </w:tc>
        <w:tc>
          <w:tcPr>
            <w:tcW w:w="4930" w:type="dxa"/>
          </w:tcPr>
          <w:p w14:paraId="4304274E" w14:textId="77777777" w:rsidR="00667BA9" w:rsidRPr="00D4120B" w:rsidRDefault="00667BA9" w:rsidP="008F7891">
            <w:pPr>
              <w:pStyle w:val="TableContent"/>
            </w:pPr>
            <w:del w:id="3475" w:author="Bob Yencha" w:date="2011-11-29T10:01:00Z">
              <w:r w:rsidRPr="00D4120B" w:rsidDel="00097903">
                <w:delText>Note:  Used to indicate when demographics were last updated</w:delText>
              </w:r>
              <w:r w:rsidR="00400CF4" w:rsidDel="00097903">
                <w:delText xml:space="preserve">. </w:delText>
              </w:r>
              <w:r w:rsidRPr="00D4120B" w:rsidDel="00097903">
                <w:delText>Format: YYYY[MM[DD[HH[MM[SS[.S[S[S[S]]]]]]]]][+/-ZZZZ]</w:delText>
              </w:r>
            </w:del>
          </w:p>
        </w:tc>
      </w:tr>
      <w:tr w:rsidR="00667BA9" w:rsidRPr="00D4120B" w14:paraId="53911A7A" w14:textId="77777777">
        <w:trPr>
          <w:cantSplit/>
          <w:jc w:val="center"/>
        </w:trPr>
        <w:tc>
          <w:tcPr>
            <w:tcW w:w="512" w:type="dxa"/>
            <w:tcBorders>
              <w:bottom w:val="single" w:sz="12" w:space="0" w:color="943634"/>
            </w:tcBorders>
          </w:tcPr>
          <w:p w14:paraId="5EA71B1B" w14:textId="77777777" w:rsidR="00667BA9" w:rsidRPr="00D4120B" w:rsidRDefault="00667BA9" w:rsidP="008F7891">
            <w:pPr>
              <w:pStyle w:val="TableContent"/>
            </w:pPr>
            <w:r w:rsidRPr="00D4120B">
              <w:t>34</w:t>
            </w:r>
          </w:p>
        </w:tc>
        <w:tc>
          <w:tcPr>
            <w:tcW w:w="2241" w:type="dxa"/>
            <w:tcBorders>
              <w:bottom w:val="single" w:sz="12" w:space="0" w:color="943634"/>
            </w:tcBorders>
          </w:tcPr>
          <w:p w14:paraId="4BC7C2BC" w14:textId="77777777" w:rsidR="00667BA9" w:rsidRPr="00D4120B" w:rsidRDefault="00667BA9" w:rsidP="008F7891">
            <w:pPr>
              <w:pStyle w:val="TableContent"/>
            </w:pPr>
            <w:r w:rsidRPr="00D4120B">
              <w:t>Last Update Facility</w:t>
            </w:r>
          </w:p>
        </w:tc>
        <w:tc>
          <w:tcPr>
            <w:tcW w:w="738" w:type="dxa"/>
            <w:tcBorders>
              <w:bottom w:val="single" w:sz="12" w:space="0" w:color="943634"/>
            </w:tcBorders>
          </w:tcPr>
          <w:p w14:paraId="49867DAA" w14:textId="77777777" w:rsidR="00667BA9" w:rsidRPr="00D4120B" w:rsidRDefault="00667BA9" w:rsidP="008F7891">
            <w:pPr>
              <w:pStyle w:val="TableContent"/>
            </w:pPr>
            <w:r w:rsidRPr="00D4120B">
              <w:t>HD</w:t>
            </w:r>
          </w:p>
        </w:tc>
        <w:tc>
          <w:tcPr>
            <w:tcW w:w="810" w:type="dxa"/>
            <w:tcBorders>
              <w:bottom w:val="single" w:sz="12" w:space="0" w:color="943634"/>
            </w:tcBorders>
          </w:tcPr>
          <w:p w14:paraId="478FB4A8" w14:textId="77777777" w:rsidR="00667BA9" w:rsidRPr="00D4120B" w:rsidRDefault="00034F19" w:rsidP="008F7891">
            <w:pPr>
              <w:pStyle w:val="TableContent"/>
            </w:pPr>
            <w:r>
              <w:t>O</w:t>
            </w:r>
          </w:p>
        </w:tc>
        <w:tc>
          <w:tcPr>
            <w:tcW w:w="1296" w:type="dxa"/>
            <w:tcBorders>
              <w:bottom w:val="single" w:sz="12" w:space="0" w:color="943634"/>
            </w:tcBorders>
          </w:tcPr>
          <w:p w14:paraId="6F1258F6" w14:textId="77777777" w:rsidR="00667BA9" w:rsidRPr="00D4120B" w:rsidRDefault="00667BA9" w:rsidP="008F7891">
            <w:pPr>
              <w:pStyle w:val="TableContent"/>
            </w:pPr>
            <w:r w:rsidRPr="00D4120B">
              <w:t>[0..1]</w:t>
            </w:r>
          </w:p>
        </w:tc>
        <w:tc>
          <w:tcPr>
            <w:tcW w:w="873" w:type="dxa"/>
            <w:tcBorders>
              <w:bottom w:val="single" w:sz="12" w:space="0" w:color="943634"/>
            </w:tcBorders>
            <w:shd w:val="clear" w:color="auto" w:fill="auto"/>
          </w:tcPr>
          <w:p w14:paraId="2DEBBD98" w14:textId="77777777" w:rsidR="00667BA9" w:rsidRPr="00D4120B" w:rsidRDefault="00667BA9" w:rsidP="008F7891">
            <w:pPr>
              <w:pStyle w:val="TableContent"/>
            </w:pPr>
          </w:p>
        </w:tc>
        <w:tc>
          <w:tcPr>
            <w:tcW w:w="855" w:type="dxa"/>
            <w:tcBorders>
              <w:bottom w:val="single" w:sz="12" w:space="0" w:color="943634"/>
            </w:tcBorders>
            <w:shd w:val="clear" w:color="auto" w:fill="auto"/>
          </w:tcPr>
          <w:p w14:paraId="47D53D2C" w14:textId="77777777" w:rsidR="00667BA9" w:rsidRPr="00D4120B" w:rsidRDefault="00667BA9" w:rsidP="008F7891">
            <w:pPr>
              <w:pStyle w:val="TableContent"/>
            </w:pPr>
          </w:p>
        </w:tc>
        <w:tc>
          <w:tcPr>
            <w:tcW w:w="1440" w:type="dxa"/>
            <w:tcBorders>
              <w:bottom w:val="single" w:sz="12" w:space="0" w:color="943634"/>
            </w:tcBorders>
          </w:tcPr>
          <w:p w14:paraId="5A98895D" w14:textId="77777777" w:rsidR="00667BA9" w:rsidRPr="00D4120B" w:rsidRDefault="00667BA9" w:rsidP="008F7891">
            <w:pPr>
              <w:pStyle w:val="TableContent"/>
            </w:pPr>
          </w:p>
        </w:tc>
        <w:tc>
          <w:tcPr>
            <w:tcW w:w="4930" w:type="dxa"/>
            <w:tcBorders>
              <w:bottom w:val="single" w:sz="12" w:space="0" w:color="943634"/>
            </w:tcBorders>
          </w:tcPr>
          <w:p w14:paraId="28DAA075" w14:textId="77777777" w:rsidR="00667BA9" w:rsidRPr="00D4120B" w:rsidDel="00097903" w:rsidRDefault="00667BA9" w:rsidP="008F7891">
            <w:pPr>
              <w:pStyle w:val="TableContent"/>
              <w:rPr>
                <w:del w:id="3476" w:author="Bob Yencha" w:date="2011-11-29T10:01:00Z"/>
              </w:rPr>
            </w:pPr>
            <w:del w:id="3477" w:author="Bob Yencha" w:date="2011-11-29T10:01:00Z">
              <w:r w:rsidRPr="00D4120B" w:rsidDel="00097903">
                <w:delText>This is the facility that originated the demographic update.</w:delText>
              </w:r>
            </w:del>
          </w:p>
          <w:p w14:paraId="664A8304" w14:textId="77777777" w:rsidR="00667BA9" w:rsidRPr="00D4120B" w:rsidRDefault="00667BA9" w:rsidP="008F7891">
            <w:pPr>
              <w:pStyle w:val="TableContent"/>
            </w:pPr>
            <w:del w:id="3478" w:author="Bob Yencha" w:date="2011-11-29T10:01:00Z">
              <w:r w:rsidRPr="00087AF8" w:rsidDel="00097903">
                <w:delText>: Condition predicate: If PID-33 is present this is required.</w:delText>
              </w:r>
            </w:del>
          </w:p>
        </w:tc>
      </w:tr>
      <w:tr w:rsidR="00667BA9" w:rsidRPr="00D4120B" w14:paraId="2C27A58F" w14:textId="77777777">
        <w:trPr>
          <w:cantSplit/>
          <w:jc w:val="center"/>
        </w:trPr>
        <w:tc>
          <w:tcPr>
            <w:tcW w:w="512" w:type="dxa"/>
            <w:tcBorders>
              <w:bottom w:val="single" w:sz="12" w:space="0" w:color="943634"/>
            </w:tcBorders>
            <w:shd w:val="clear" w:color="auto" w:fill="auto"/>
          </w:tcPr>
          <w:p w14:paraId="00B194FD" w14:textId="77777777" w:rsidR="00667BA9" w:rsidRPr="00D4120B" w:rsidRDefault="00667BA9" w:rsidP="008F7891">
            <w:pPr>
              <w:pStyle w:val="TableContent"/>
            </w:pPr>
            <w:r w:rsidRPr="00D4120B">
              <w:t>35</w:t>
            </w:r>
          </w:p>
        </w:tc>
        <w:tc>
          <w:tcPr>
            <w:tcW w:w="2241" w:type="dxa"/>
            <w:tcBorders>
              <w:bottom w:val="single" w:sz="12" w:space="0" w:color="943634"/>
            </w:tcBorders>
            <w:shd w:val="clear" w:color="auto" w:fill="auto"/>
          </w:tcPr>
          <w:p w14:paraId="37AD5925" w14:textId="77777777" w:rsidR="00667BA9" w:rsidRPr="00D4120B" w:rsidRDefault="00667BA9" w:rsidP="008F7891">
            <w:pPr>
              <w:pStyle w:val="TableContent"/>
            </w:pPr>
            <w:r w:rsidRPr="00D4120B">
              <w:t>Species Code</w:t>
            </w:r>
          </w:p>
        </w:tc>
        <w:tc>
          <w:tcPr>
            <w:tcW w:w="738" w:type="dxa"/>
            <w:tcBorders>
              <w:bottom w:val="single" w:sz="12" w:space="0" w:color="943634"/>
            </w:tcBorders>
            <w:shd w:val="clear" w:color="auto" w:fill="auto"/>
          </w:tcPr>
          <w:p w14:paraId="1041B2DE" w14:textId="77777777" w:rsidR="00667BA9" w:rsidRPr="00D4120B" w:rsidRDefault="00667BA9" w:rsidP="008F7891">
            <w:pPr>
              <w:pStyle w:val="TableContent"/>
            </w:pPr>
            <w:r w:rsidRPr="00D4120B">
              <w:t>CWE</w:t>
            </w:r>
          </w:p>
        </w:tc>
        <w:tc>
          <w:tcPr>
            <w:tcW w:w="810" w:type="dxa"/>
            <w:tcBorders>
              <w:bottom w:val="single" w:sz="12" w:space="0" w:color="943634"/>
            </w:tcBorders>
            <w:shd w:val="clear" w:color="auto" w:fill="auto"/>
          </w:tcPr>
          <w:p w14:paraId="4377A618" w14:textId="77777777" w:rsidR="00667BA9" w:rsidRPr="00D4120B" w:rsidRDefault="00034F19" w:rsidP="008F7891">
            <w:pPr>
              <w:pStyle w:val="TableContent"/>
            </w:pPr>
            <w:r>
              <w:t>X</w:t>
            </w:r>
          </w:p>
        </w:tc>
        <w:tc>
          <w:tcPr>
            <w:tcW w:w="1296" w:type="dxa"/>
            <w:tcBorders>
              <w:bottom w:val="single" w:sz="12" w:space="0" w:color="943634"/>
            </w:tcBorders>
            <w:shd w:val="clear" w:color="auto" w:fill="auto"/>
          </w:tcPr>
          <w:p w14:paraId="602BD071" w14:textId="77777777" w:rsidR="00667BA9" w:rsidRPr="00D4120B" w:rsidRDefault="00667BA9" w:rsidP="008F7891">
            <w:pPr>
              <w:pStyle w:val="TableContent"/>
            </w:pPr>
            <w:r w:rsidRPr="00D4120B">
              <w:t>[0..1]</w:t>
            </w:r>
          </w:p>
        </w:tc>
        <w:tc>
          <w:tcPr>
            <w:tcW w:w="873" w:type="dxa"/>
            <w:tcBorders>
              <w:bottom w:val="single" w:sz="12" w:space="0" w:color="943634"/>
            </w:tcBorders>
            <w:shd w:val="clear" w:color="auto" w:fill="auto"/>
          </w:tcPr>
          <w:p w14:paraId="0BE86435" w14:textId="77777777" w:rsidR="00667BA9" w:rsidRPr="00D4120B" w:rsidRDefault="00667BA9" w:rsidP="008F7891">
            <w:pPr>
              <w:pStyle w:val="TableContent"/>
            </w:pPr>
          </w:p>
        </w:tc>
        <w:tc>
          <w:tcPr>
            <w:tcW w:w="855" w:type="dxa"/>
            <w:tcBorders>
              <w:bottom w:val="single" w:sz="12" w:space="0" w:color="943634"/>
            </w:tcBorders>
            <w:shd w:val="clear" w:color="auto" w:fill="auto"/>
          </w:tcPr>
          <w:p w14:paraId="6D5900F8" w14:textId="77777777" w:rsidR="00667BA9" w:rsidRPr="00D4120B" w:rsidRDefault="00667BA9" w:rsidP="008F7891">
            <w:pPr>
              <w:pStyle w:val="TableContent"/>
            </w:pPr>
          </w:p>
        </w:tc>
        <w:tc>
          <w:tcPr>
            <w:tcW w:w="1440" w:type="dxa"/>
            <w:tcBorders>
              <w:bottom w:val="single" w:sz="12" w:space="0" w:color="943634"/>
            </w:tcBorders>
            <w:shd w:val="clear" w:color="auto" w:fill="auto"/>
          </w:tcPr>
          <w:p w14:paraId="0A872162" w14:textId="77777777" w:rsidR="00667BA9" w:rsidRPr="00D4120B" w:rsidRDefault="007937D6" w:rsidP="008F7891">
            <w:pPr>
              <w:pStyle w:val="TableContent"/>
            </w:pPr>
            <w:del w:id="3479" w:author="Bob Yencha" w:date="2011-11-29T10:02:00Z">
              <w:r w:rsidRPr="00D4120B" w:rsidDel="00097903">
                <w:delText>PHVS_Animal_CDC</w:delText>
              </w:r>
            </w:del>
          </w:p>
        </w:tc>
        <w:tc>
          <w:tcPr>
            <w:tcW w:w="4930" w:type="dxa"/>
            <w:tcBorders>
              <w:bottom w:val="single" w:sz="12" w:space="0" w:color="943634"/>
            </w:tcBorders>
            <w:shd w:val="clear" w:color="auto" w:fill="auto"/>
          </w:tcPr>
          <w:p w14:paraId="7D1866AB" w14:textId="77777777" w:rsidR="00667BA9" w:rsidRPr="00D4120B" w:rsidRDefault="00667BA9" w:rsidP="008F7891">
            <w:pPr>
              <w:pStyle w:val="TableContent"/>
            </w:pPr>
          </w:p>
        </w:tc>
      </w:tr>
      <w:tr w:rsidR="00667BA9" w:rsidRPr="00D4120B" w14:paraId="56EA7F1C" w14:textId="77777777">
        <w:trPr>
          <w:cantSplit/>
          <w:jc w:val="center"/>
        </w:trPr>
        <w:tc>
          <w:tcPr>
            <w:tcW w:w="512" w:type="dxa"/>
            <w:tcBorders>
              <w:bottom w:val="single" w:sz="12" w:space="0" w:color="943634"/>
            </w:tcBorders>
            <w:shd w:val="clear" w:color="auto" w:fill="auto"/>
          </w:tcPr>
          <w:p w14:paraId="0807271C" w14:textId="77777777" w:rsidR="00667BA9" w:rsidRPr="00D4120B" w:rsidRDefault="00667BA9" w:rsidP="008F7891">
            <w:pPr>
              <w:pStyle w:val="TableContent"/>
            </w:pPr>
            <w:r w:rsidRPr="00D4120B">
              <w:t>36</w:t>
            </w:r>
          </w:p>
        </w:tc>
        <w:tc>
          <w:tcPr>
            <w:tcW w:w="2241" w:type="dxa"/>
            <w:tcBorders>
              <w:bottom w:val="single" w:sz="12" w:space="0" w:color="943634"/>
            </w:tcBorders>
            <w:shd w:val="clear" w:color="auto" w:fill="auto"/>
          </w:tcPr>
          <w:p w14:paraId="15740D94" w14:textId="77777777" w:rsidR="00667BA9" w:rsidRPr="00D4120B" w:rsidRDefault="00667BA9" w:rsidP="008F7891">
            <w:pPr>
              <w:pStyle w:val="TableContent"/>
            </w:pPr>
            <w:r w:rsidRPr="00D4120B">
              <w:t>Breed Code</w:t>
            </w:r>
          </w:p>
        </w:tc>
        <w:tc>
          <w:tcPr>
            <w:tcW w:w="738" w:type="dxa"/>
            <w:tcBorders>
              <w:bottom w:val="single" w:sz="12" w:space="0" w:color="943634"/>
            </w:tcBorders>
            <w:shd w:val="clear" w:color="auto" w:fill="auto"/>
          </w:tcPr>
          <w:p w14:paraId="2039A748" w14:textId="77777777" w:rsidR="00667BA9" w:rsidRPr="00D4120B" w:rsidRDefault="00667BA9" w:rsidP="008F7891">
            <w:pPr>
              <w:pStyle w:val="TableContent"/>
            </w:pPr>
            <w:r w:rsidRPr="00D4120B">
              <w:t>CWE</w:t>
            </w:r>
          </w:p>
        </w:tc>
        <w:tc>
          <w:tcPr>
            <w:tcW w:w="810" w:type="dxa"/>
            <w:tcBorders>
              <w:bottom w:val="single" w:sz="12" w:space="0" w:color="943634"/>
            </w:tcBorders>
            <w:shd w:val="clear" w:color="auto" w:fill="auto"/>
          </w:tcPr>
          <w:p w14:paraId="5ED337B1" w14:textId="77777777" w:rsidR="00667BA9" w:rsidRPr="00D4120B" w:rsidRDefault="00034F19" w:rsidP="008F7891">
            <w:pPr>
              <w:pStyle w:val="TableContent"/>
            </w:pPr>
            <w:r>
              <w:t>X</w:t>
            </w:r>
          </w:p>
        </w:tc>
        <w:tc>
          <w:tcPr>
            <w:tcW w:w="1296" w:type="dxa"/>
            <w:tcBorders>
              <w:bottom w:val="single" w:sz="12" w:space="0" w:color="943634"/>
            </w:tcBorders>
            <w:shd w:val="clear" w:color="auto" w:fill="auto"/>
          </w:tcPr>
          <w:p w14:paraId="680C6687" w14:textId="77777777" w:rsidR="00667BA9" w:rsidRPr="00D4120B" w:rsidRDefault="00667BA9" w:rsidP="008F7891">
            <w:pPr>
              <w:pStyle w:val="TableContent"/>
            </w:pPr>
            <w:r w:rsidRPr="00D4120B">
              <w:t>[0..1]</w:t>
            </w:r>
          </w:p>
        </w:tc>
        <w:tc>
          <w:tcPr>
            <w:tcW w:w="873" w:type="dxa"/>
            <w:tcBorders>
              <w:bottom w:val="single" w:sz="12" w:space="0" w:color="943634"/>
            </w:tcBorders>
            <w:shd w:val="clear" w:color="auto" w:fill="auto"/>
          </w:tcPr>
          <w:p w14:paraId="3EC63218" w14:textId="77777777" w:rsidR="00667BA9" w:rsidRPr="00D4120B" w:rsidRDefault="00667BA9" w:rsidP="008F7891">
            <w:pPr>
              <w:pStyle w:val="TableContent"/>
            </w:pPr>
          </w:p>
        </w:tc>
        <w:tc>
          <w:tcPr>
            <w:tcW w:w="855" w:type="dxa"/>
            <w:tcBorders>
              <w:bottom w:val="single" w:sz="12" w:space="0" w:color="943634"/>
            </w:tcBorders>
            <w:shd w:val="clear" w:color="auto" w:fill="auto"/>
          </w:tcPr>
          <w:p w14:paraId="547C8F85" w14:textId="77777777" w:rsidR="00667BA9" w:rsidRPr="00D4120B" w:rsidRDefault="00667BA9" w:rsidP="008F7891">
            <w:pPr>
              <w:pStyle w:val="TableContent"/>
            </w:pPr>
          </w:p>
        </w:tc>
        <w:tc>
          <w:tcPr>
            <w:tcW w:w="1440" w:type="dxa"/>
            <w:tcBorders>
              <w:bottom w:val="single" w:sz="12" w:space="0" w:color="943634"/>
            </w:tcBorders>
            <w:shd w:val="clear" w:color="auto" w:fill="auto"/>
          </w:tcPr>
          <w:p w14:paraId="499AC220" w14:textId="77777777" w:rsidR="00667BA9" w:rsidRPr="00D4120B" w:rsidRDefault="00667BA9" w:rsidP="008F7891">
            <w:pPr>
              <w:pStyle w:val="TableContent"/>
            </w:pPr>
            <w:del w:id="3480" w:author="Bob Yencha" w:date="2011-11-29T10:02:00Z">
              <w:r w:rsidRPr="00D4120B" w:rsidDel="00097903">
                <w:delText>Local</w:delText>
              </w:r>
            </w:del>
          </w:p>
        </w:tc>
        <w:tc>
          <w:tcPr>
            <w:tcW w:w="4930" w:type="dxa"/>
            <w:tcBorders>
              <w:bottom w:val="single" w:sz="12" w:space="0" w:color="943634"/>
            </w:tcBorders>
            <w:shd w:val="clear" w:color="auto" w:fill="auto"/>
          </w:tcPr>
          <w:p w14:paraId="5116132D" w14:textId="77777777" w:rsidR="00667BA9" w:rsidRPr="00D4120B" w:rsidRDefault="007A393E" w:rsidP="008F7891">
            <w:pPr>
              <w:pStyle w:val="TableContent"/>
            </w:pPr>
            <w:del w:id="3481" w:author="Bob Yencha" w:date="2011-11-29T10:02:00Z">
              <w:r w:rsidDel="00097903">
                <w:delText>Not supported</w:delText>
              </w:r>
            </w:del>
          </w:p>
        </w:tc>
      </w:tr>
      <w:tr w:rsidR="00667BA9" w:rsidRPr="00D4120B" w14:paraId="46D8AC85" w14:textId="77777777">
        <w:trPr>
          <w:cantSplit/>
          <w:jc w:val="center"/>
        </w:trPr>
        <w:tc>
          <w:tcPr>
            <w:tcW w:w="512" w:type="dxa"/>
            <w:shd w:val="clear" w:color="auto" w:fill="auto"/>
          </w:tcPr>
          <w:p w14:paraId="7D1B463C" w14:textId="77777777" w:rsidR="00667BA9" w:rsidRPr="00D4120B" w:rsidRDefault="00667BA9" w:rsidP="008F7891">
            <w:pPr>
              <w:pStyle w:val="TableContent"/>
            </w:pPr>
            <w:r w:rsidRPr="00D4120B">
              <w:t>37</w:t>
            </w:r>
          </w:p>
        </w:tc>
        <w:tc>
          <w:tcPr>
            <w:tcW w:w="2241" w:type="dxa"/>
            <w:shd w:val="clear" w:color="auto" w:fill="auto"/>
          </w:tcPr>
          <w:p w14:paraId="1A626FAC" w14:textId="77777777" w:rsidR="00667BA9" w:rsidRPr="00D4120B" w:rsidRDefault="00667BA9" w:rsidP="008F7891">
            <w:pPr>
              <w:pStyle w:val="TableContent"/>
            </w:pPr>
            <w:r w:rsidRPr="00D4120B">
              <w:t>Strain</w:t>
            </w:r>
          </w:p>
        </w:tc>
        <w:tc>
          <w:tcPr>
            <w:tcW w:w="738" w:type="dxa"/>
            <w:shd w:val="clear" w:color="auto" w:fill="auto"/>
          </w:tcPr>
          <w:p w14:paraId="4D62E756" w14:textId="77777777" w:rsidR="00667BA9" w:rsidRPr="00D4120B" w:rsidRDefault="00667BA9" w:rsidP="008F7891">
            <w:pPr>
              <w:pStyle w:val="TableContent"/>
            </w:pPr>
            <w:r w:rsidRPr="00D4120B">
              <w:t>ST</w:t>
            </w:r>
          </w:p>
        </w:tc>
        <w:tc>
          <w:tcPr>
            <w:tcW w:w="810" w:type="dxa"/>
            <w:shd w:val="clear" w:color="auto" w:fill="auto"/>
          </w:tcPr>
          <w:p w14:paraId="66519D84" w14:textId="77777777" w:rsidR="00667BA9" w:rsidRPr="00D4120B" w:rsidRDefault="00034F19" w:rsidP="008F7891">
            <w:pPr>
              <w:pStyle w:val="TableContent"/>
            </w:pPr>
            <w:r>
              <w:t>X</w:t>
            </w:r>
          </w:p>
        </w:tc>
        <w:tc>
          <w:tcPr>
            <w:tcW w:w="1296" w:type="dxa"/>
            <w:shd w:val="clear" w:color="auto" w:fill="auto"/>
          </w:tcPr>
          <w:p w14:paraId="6414B189" w14:textId="77777777" w:rsidR="00667BA9" w:rsidRPr="00D4120B" w:rsidRDefault="00667BA9" w:rsidP="008F7891">
            <w:pPr>
              <w:pStyle w:val="TableContent"/>
            </w:pPr>
            <w:r w:rsidRPr="00D4120B">
              <w:t>[0..1]</w:t>
            </w:r>
          </w:p>
        </w:tc>
        <w:tc>
          <w:tcPr>
            <w:tcW w:w="873" w:type="dxa"/>
            <w:shd w:val="clear" w:color="auto" w:fill="auto"/>
          </w:tcPr>
          <w:p w14:paraId="08EBB3C8" w14:textId="77777777" w:rsidR="00667BA9" w:rsidRPr="00D4120B" w:rsidRDefault="00667BA9" w:rsidP="008F7891">
            <w:pPr>
              <w:pStyle w:val="TableContent"/>
            </w:pPr>
            <w:del w:id="3482" w:author="Bob Yencha" w:date="2011-11-29T10:02:00Z">
              <w:r w:rsidRPr="00D4120B" w:rsidDel="00097903">
                <w:delText>1..80</w:delText>
              </w:r>
            </w:del>
          </w:p>
        </w:tc>
        <w:tc>
          <w:tcPr>
            <w:tcW w:w="855" w:type="dxa"/>
            <w:shd w:val="clear" w:color="auto" w:fill="auto"/>
          </w:tcPr>
          <w:p w14:paraId="555CBF6B" w14:textId="77777777" w:rsidR="00667BA9" w:rsidRPr="00D4120B" w:rsidRDefault="00667BA9" w:rsidP="008F7891">
            <w:pPr>
              <w:pStyle w:val="TableContent"/>
            </w:pPr>
          </w:p>
        </w:tc>
        <w:tc>
          <w:tcPr>
            <w:tcW w:w="1440" w:type="dxa"/>
            <w:shd w:val="clear" w:color="auto" w:fill="auto"/>
          </w:tcPr>
          <w:p w14:paraId="62285BD0" w14:textId="77777777" w:rsidR="00667BA9" w:rsidRPr="00D4120B" w:rsidRDefault="00667BA9" w:rsidP="008F7891">
            <w:pPr>
              <w:pStyle w:val="TableContent"/>
            </w:pPr>
          </w:p>
        </w:tc>
        <w:tc>
          <w:tcPr>
            <w:tcW w:w="4930" w:type="dxa"/>
            <w:shd w:val="clear" w:color="auto" w:fill="auto"/>
          </w:tcPr>
          <w:p w14:paraId="415722A3" w14:textId="77777777" w:rsidR="00667BA9" w:rsidRPr="00D4120B" w:rsidRDefault="00667BA9" w:rsidP="008F7891">
            <w:pPr>
              <w:pStyle w:val="TableContent"/>
            </w:pPr>
          </w:p>
        </w:tc>
      </w:tr>
      <w:tr w:rsidR="00667BA9" w:rsidRPr="00D4120B" w14:paraId="2BC4AD27" w14:textId="77777777">
        <w:trPr>
          <w:cantSplit/>
          <w:jc w:val="center"/>
        </w:trPr>
        <w:tc>
          <w:tcPr>
            <w:tcW w:w="512" w:type="dxa"/>
            <w:shd w:val="clear" w:color="auto" w:fill="auto"/>
          </w:tcPr>
          <w:p w14:paraId="015F33FA" w14:textId="77777777" w:rsidR="00667BA9" w:rsidRPr="00D4120B" w:rsidRDefault="00667BA9" w:rsidP="008F7891">
            <w:pPr>
              <w:pStyle w:val="TableContent"/>
            </w:pPr>
            <w:r w:rsidRPr="00D4120B">
              <w:t>38</w:t>
            </w:r>
          </w:p>
        </w:tc>
        <w:tc>
          <w:tcPr>
            <w:tcW w:w="2241" w:type="dxa"/>
            <w:shd w:val="clear" w:color="auto" w:fill="auto"/>
          </w:tcPr>
          <w:p w14:paraId="3C59A023" w14:textId="77777777" w:rsidR="00667BA9" w:rsidRPr="00D4120B" w:rsidRDefault="00667BA9" w:rsidP="008F7891">
            <w:pPr>
              <w:pStyle w:val="TableContent"/>
            </w:pPr>
            <w:r w:rsidRPr="00D4120B">
              <w:t>Production Class Code</w:t>
            </w:r>
          </w:p>
        </w:tc>
        <w:tc>
          <w:tcPr>
            <w:tcW w:w="738" w:type="dxa"/>
            <w:shd w:val="clear" w:color="auto" w:fill="auto"/>
          </w:tcPr>
          <w:p w14:paraId="55613FE6" w14:textId="77777777" w:rsidR="00667BA9" w:rsidRPr="00D4120B" w:rsidRDefault="00667BA9" w:rsidP="008F7891">
            <w:pPr>
              <w:pStyle w:val="TableContent"/>
            </w:pPr>
            <w:r w:rsidRPr="00D4120B">
              <w:t>CWE</w:t>
            </w:r>
          </w:p>
        </w:tc>
        <w:tc>
          <w:tcPr>
            <w:tcW w:w="810" w:type="dxa"/>
            <w:shd w:val="clear" w:color="auto" w:fill="auto"/>
          </w:tcPr>
          <w:p w14:paraId="0EDD300D" w14:textId="77777777" w:rsidR="00667BA9" w:rsidRPr="00D4120B" w:rsidRDefault="00034F19" w:rsidP="008F7891">
            <w:pPr>
              <w:pStyle w:val="TableContent"/>
            </w:pPr>
            <w:r>
              <w:t>X</w:t>
            </w:r>
          </w:p>
        </w:tc>
        <w:tc>
          <w:tcPr>
            <w:tcW w:w="1296" w:type="dxa"/>
            <w:shd w:val="clear" w:color="auto" w:fill="auto"/>
          </w:tcPr>
          <w:p w14:paraId="56891FDD" w14:textId="77777777" w:rsidR="00667BA9" w:rsidRPr="00D4120B" w:rsidRDefault="00667BA9" w:rsidP="008F7891">
            <w:pPr>
              <w:pStyle w:val="TableContent"/>
            </w:pPr>
            <w:r w:rsidRPr="00D4120B">
              <w:t>[0..2]</w:t>
            </w:r>
          </w:p>
        </w:tc>
        <w:tc>
          <w:tcPr>
            <w:tcW w:w="873" w:type="dxa"/>
            <w:shd w:val="clear" w:color="auto" w:fill="auto"/>
          </w:tcPr>
          <w:p w14:paraId="65984384" w14:textId="77777777" w:rsidR="00667BA9" w:rsidRPr="00D4120B" w:rsidRDefault="00667BA9" w:rsidP="008F7891">
            <w:pPr>
              <w:pStyle w:val="TableContent"/>
            </w:pPr>
          </w:p>
        </w:tc>
        <w:tc>
          <w:tcPr>
            <w:tcW w:w="855" w:type="dxa"/>
            <w:shd w:val="clear" w:color="auto" w:fill="auto"/>
          </w:tcPr>
          <w:p w14:paraId="1D62FDD1" w14:textId="77777777" w:rsidR="00667BA9" w:rsidRPr="00D4120B" w:rsidRDefault="00667BA9" w:rsidP="008F7891">
            <w:pPr>
              <w:pStyle w:val="TableContent"/>
            </w:pPr>
          </w:p>
        </w:tc>
        <w:tc>
          <w:tcPr>
            <w:tcW w:w="1440" w:type="dxa"/>
            <w:shd w:val="clear" w:color="auto" w:fill="auto"/>
          </w:tcPr>
          <w:p w14:paraId="79AFECC0" w14:textId="77777777" w:rsidR="00667BA9" w:rsidRPr="00D4120B" w:rsidRDefault="009C2FD2" w:rsidP="008F7891">
            <w:pPr>
              <w:pStyle w:val="TableContent"/>
            </w:pPr>
            <w:del w:id="3483" w:author="Bob Yencha" w:date="2011-11-29T10:02:00Z">
              <w:r w:rsidRPr="00D4120B" w:rsidDel="00097903">
                <w:delText>HL70429</w:delText>
              </w:r>
            </w:del>
          </w:p>
        </w:tc>
        <w:tc>
          <w:tcPr>
            <w:tcW w:w="4930" w:type="dxa"/>
            <w:shd w:val="clear" w:color="auto" w:fill="auto"/>
          </w:tcPr>
          <w:p w14:paraId="6D1A79EF" w14:textId="77777777" w:rsidR="00667BA9" w:rsidRPr="00D4120B" w:rsidRDefault="00667BA9" w:rsidP="008F7891">
            <w:pPr>
              <w:pStyle w:val="TableContent"/>
            </w:pPr>
          </w:p>
        </w:tc>
      </w:tr>
      <w:tr w:rsidR="00667BA9" w:rsidRPr="00D4120B" w14:paraId="6906D0E7" w14:textId="77777777">
        <w:trPr>
          <w:cantSplit/>
          <w:jc w:val="center"/>
        </w:trPr>
        <w:tc>
          <w:tcPr>
            <w:tcW w:w="512" w:type="dxa"/>
            <w:shd w:val="clear" w:color="auto" w:fill="auto"/>
          </w:tcPr>
          <w:p w14:paraId="3333773A" w14:textId="77777777" w:rsidR="00667BA9" w:rsidRPr="00D4120B" w:rsidRDefault="00667BA9" w:rsidP="008F7891">
            <w:pPr>
              <w:pStyle w:val="TableContent"/>
            </w:pPr>
            <w:r w:rsidRPr="00D4120B">
              <w:t>39</w:t>
            </w:r>
          </w:p>
        </w:tc>
        <w:tc>
          <w:tcPr>
            <w:tcW w:w="2241" w:type="dxa"/>
            <w:shd w:val="clear" w:color="auto" w:fill="auto"/>
          </w:tcPr>
          <w:p w14:paraId="5871BF8A" w14:textId="77777777" w:rsidR="00667BA9" w:rsidRPr="00D4120B" w:rsidRDefault="00667BA9" w:rsidP="008F7891">
            <w:pPr>
              <w:pStyle w:val="TableContent"/>
            </w:pPr>
            <w:r w:rsidRPr="00D4120B">
              <w:t>Tribal Citizenship</w:t>
            </w:r>
          </w:p>
        </w:tc>
        <w:tc>
          <w:tcPr>
            <w:tcW w:w="738" w:type="dxa"/>
            <w:shd w:val="clear" w:color="auto" w:fill="auto"/>
          </w:tcPr>
          <w:p w14:paraId="1ECDF850" w14:textId="77777777" w:rsidR="00667BA9" w:rsidRPr="00D4120B" w:rsidRDefault="00667BA9" w:rsidP="008F7891">
            <w:pPr>
              <w:pStyle w:val="TableContent"/>
            </w:pPr>
            <w:r w:rsidRPr="00D4120B">
              <w:t>CWE</w:t>
            </w:r>
          </w:p>
        </w:tc>
        <w:tc>
          <w:tcPr>
            <w:tcW w:w="810" w:type="dxa"/>
            <w:shd w:val="clear" w:color="auto" w:fill="auto"/>
          </w:tcPr>
          <w:p w14:paraId="5EBBCD1B" w14:textId="77777777" w:rsidR="00667BA9" w:rsidRPr="00D4120B" w:rsidRDefault="00034F19" w:rsidP="008F7891">
            <w:pPr>
              <w:pStyle w:val="TableContent"/>
            </w:pPr>
            <w:r>
              <w:t>X</w:t>
            </w:r>
          </w:p>
        </w:tc>
        <w:tc>
          <w:tcPr>
            <w:tcW w:w="1296" w:type="dxa"/>
            <w:shd w:val="clear" w:color="auto" w:fill="auto"/>
          </w:tcPr>
          <w:p w14:paraId="65B87FEA" w14:textId="77777777" w:rsidR="00667BA9" w:rsidRPr="00D4120B" w:rsidRDefault="00667BA9" w:rsidP="008F7891">
            <w:pPr>
              <w:pStyle w:val="TableContent"/>
            </w:pPr>
            <w:r w:rsidRPr="00D4120B">
              <w:t>[0..*]</w:t>
            </w:r>
          </w:p>
        </w:tc>
        <w:tc>
          <w:tcPr>
            <w:tcW w:w="873" w:type="dxa"/>
            <w:shd w:val="clear" w:color="auto" w:fill="auto"/>
          </w:tcPr>
          <w:p w14:paraId="72101E8E" w14:textId="77777777" w:rsidR="00667BA9" w:rsidRPr="00D4120B" w:rsidRDefault="00667BA9" w:rsidP="008F7891">
            <w:pPr>
              <w:pStyle w:val="TableContent"/>
            </w:pPr>
          </w:p>
        </w:tc>
        <w:tc>
          <w:tcPr>
            <w:tcW w:w="855" w:type="dxa"/>
            <w:shd w:val="clear" w:color="auto" w:fill="auto"/>
          </w:tcPr>
          <w:p w14:paraId="6F7112A9" w14:textId="77777777" w:rsidR="00667BA9" w:rsidRPr="00D4120B" w:rsidRDefault="00667BA9" w:rsidP="008F7891">
            <w:pPr>
              <w:pStyle w:val="TableContent"/>
            </w:pPr>
          </w:p>
        </w:tc>
        <w:tc>
          <w:tcPr>
            <w:tcW w:w="1440" w:type="dxa"/>
            <w:shd w:val="clear" w:color="auto" w:fill="auto"/>
          </w:tcPr>
          <w:p w14:paraId="5FE5DEF2" w14:textId="77777777" w:rsidR="00667BA9" w:rsidRPr="00D4120B" w:rsidRDefault="00667BA9" w:rsidP="008F7891">
            <w:pPr>
              <w:pStyle w:val="TableContent"/>
            </w:pPr>
          </w:p>
        </w:tc>
        <w:tc>
          <w:tcPr>
            <w:tcW w:w="4930" w:type="dxa"/>
            <w:shd w:val="clear" w:color="auto" w:fill="auto"/>
          </w:tcPr>
          <w:p w14:paraId="10A6C601" w14:textId="77777777" w:rsidR="00667BA9" w:rsidRPr="00D4120B" w:rsidRDefault="00667BA9" w:rsidP="008F7891">
            <w:pPr>
              <w:pStyle w:val="TableContent"/>
            </w:pPr>
          </w:p>
        </w:tc>
      </w:tr>
    </w:tbl>
    <w:p w14:paraId="45892521" w14:textId="77777777" w:rsidR="000C26EF" w:rsidRDefault="000C26EF" w:rsidP="00DB631E">
      <w:pPr>
        <w:pStyle w:val="ConfTitle"/>
      </w:pPr>
      <w:bookmarkStart w:id="3484" w:name="_Ref130691202"/>
      <w:bookmarkStart w:id="3485" w:name="_Toc149388804"/>
      <w:bookmarkStart w:id="3486" w:name="_Toc207005874"/>
      <w:bookmarkStart w:id="3487" w:name="_Toc169057928"/>
      <w:bookmarkStart w:id="3488" w:name="_Ref169502030"/>
      <w:bookmarkStart w:id="3489" w:name="_Ref169502065"/>
      <w:bookmarkStart w:id="3490" w:name="_Toc171137847"/>
      <w:r>
        <w:t>Conformance Statement: Base Profile</w:t>
      </w:r>
    </w:p>
    <w:p w14:paraId="39623C74" w14:textId="77777777" w:rsidR="00F74C33" w:rsidRPr="00DE2590" w:rsidRDefault="00F06901" w:rsidP="00D24765">
      <w:pPr>
        <w:pStyle w:val="ConfStmt"/>
        <w:rPr>
          <w:ins w:id="3491" w:author="Robert Snelick" w:date="2011-12-15T10:34:00Z"/>
        </w:rPr>
      </w:pPr>
      <w:ins w:id="3492" w:author="Robert Snelick" w:date="2011-12-15T10:34:00Z">
        <w:r w:rsidRPr="00F06901">
          <w:t>LRI-XXX-X PID.1 (Set ID</w:t>
        </w:r>
      </w:ins>
      <w:ins w:id="3493" w:author="Robert Snelick" w:date="2011-12-15T10:41:00Z">
        <w:r w:rsidRPr="00F06901">
          <w:t xml:space="preserve"> - PID</w:t>
        </w:r>
      </w:ins>
      <w:ins w:id="3494" w:author="Robert Snelick" w:date="2011-12-15T10:34:00Z">
        <w:r w:rsidRPr="00F06901">
          <w:t xml:space="preserve">) SHALL </w:t>
        </w:r>
      </w:ins>
      <w:ins w:id="3495" w:author="Robert Snelick" w:date="2011-12-15T11:06:00Z">
        <w:r w:rsidRPr="00F06901">
          <w:t>be valued with</w:t>
        </w:r>
      </w:ins>
      <w:ins w:id="3496" w:author="Robert Snelick" w:date="2011-12-15T10:34:00Z">
        <w:r w:rsidRPr="00F06901">
          <w:t xml:space="preserve"> the constant value ‘1’.</w:t>
        </w:r>
      </w:ins>
    </w:p>
    <w:p w14:paraId="08B60356" w14:textId="77777777" w:rsidR="00D24765" w:rsidRPr="00DE2590" w:rsidRDefault="000C26EF" w:rsidP="00D24765">
      <w:pPr>
        <w:pStyle w:val="ConfStmt"/>
      </w:pPr>
      <w:commentRangeStart w:id="3497"/>
      <w:r w:rsidRPr="00E63D53">
        <w:rPr>
          <w:b/>
        </w:rPr>
        <w:t>LRI-</w:t>
      </w:r>
      <w:r>
        <w:rPr>
          <w:b/>
        </w:rPr>
        <w:t>PID</w:t>
      </w:r>
      <w:r w:rsidRPr="00E63D53">
        <w:rPr>
          <w:b/>
        </w:rPr>
        <w:t>-1:</w:t>
      </w:r>
      <w:r>
        <w:t xml:space="preserve"> </w:t>
      </w:r>
      <w:r w:rsidR="00D24765">
        <w:t>PID</w:t>
      </w:r>
      <w:r>
        <w:t xml:space="preserve">.7 (Date/Time of Birth) </w:t>
      </w:r>
      <w:del w:id="3498" w:author="Robert Snelick" w:date="2011-12-15T16:33:00Z">
        <w:r w:rsidR="00F06901" w:rsidRPr="00F06901">
          <w:delText>and PID.29 (Patient Death Date and Time)</w:delText>
        </w:r>
        <w:r w:rsidR="000934A5" w:rsidDel="00E37BDF">
          <w:delText xml:space="preserve"> </w:delText>
        </w:r>
      </w:del>
      <w:r w:rsidRPr="00E63D53">
        <w:rPr>
          <w:b/>
        </w:rPr>
        <w:t>SHALL</w:t>
      </w:r>
      <w:r w:rsidRPr="00E63D53">
        <w:t xml:space="preserve"> be valued </w:t>
      </w:r>
      <w:r>
        <w:t xml:space="preserve">with precision to the Year (YYYY) </w:t>
      </w:r>
      <w:r w:rsidRPr="00DE2590">
        <w:t xml:space="preserve">and </w:t>
      </w:r>
      <w:r w:rsidRPr="00DE2590">
        <w:rPr>
          <w:b/>
        </w:rPr>
        <w:t>SHOULD</w:t>
      </w:r>
      <w:r w:rsidRPr="00DE2590">
        <w:t xml:space="preserve"> be precise to the hour.</w:t>
      </w:r>
      <w:commentRangeEnd w:id="3497"/>
      <w:r w:rsidR="006D5BE0" w:rsidRPr="00DE2590">
        <w:rPr>
          <w:rStyle w:val="CommentReference"/>
        </w:rPr>
        <w:commentReference w:id="3497"/>
      </w:r>
    </w:p>
    <w:p w14:paraId="49AAC1E0" w14:textId="77777777" w:rsidR="000C26EF" w:rsidDel="00677B8C" w:rsidRDefault="00D24765" w:rsidP="00D24765">
      <w:pPr>
        <w:pStyle w:val="ConfStmt"/>
        <w:rPr>
          <w:del w:id="3499" w:author="Robert Snelick" w:date="2011-12-14T19:41:00Z"/>
        </w:rPr>
      </w:pPr>
      <w:del w:id="3500" w:author="Robert Snelick" w:date="2011-12-14T19:41:00Z">
        <w:r w:rsidRPr="00E63D53" w:rsidDel="000045B6">
          <w:rPr>
            <w:b/>
          </w:rPr>
          <w:delText>LRI-</w:delText>
        </w:r>
        <w:r w:rsidDel="000045B6">
          <w:rPr>
            <w:b/>
          </w:rPr>
          <w:delText>PID-2</w:delText>
        </w:r>
        <w:r w:rsidRPr="00E63D53" w:rsidDel="000045B6">
          <w:rPr>
            <w:b/>
          </w:rPr>
          <w:delText>:</w:delText>
        </w:r>
        <w:r w:rsidRPr="00D24765" w:rsidDel="000045B6">
          <w:delText xml:space="preserve"> PID</w:delText>
        </w:r>
        <w:r w:rsidR="00436127" w:rsidDel="000045B6">
          <w:delText>.15 (Primary Language), PID.16 (Marital Status), PID.17 (Religion)</w:delText>
        </w:r>
        <w:r w:rsidR="00562B3A" w:rsidDel="000045B6">
          <w:delText>, PID.22 (Ethnic Group), PID.26 (Citizenship), and PID.27 (Veterans Military Status)</w:delText>
        </w:r>
        <w:r w:rsidR="00436127" w:rsidDel="000045B6">
          <w:delText xml:space="preserve"> </w:delText>
        </w:r>
        <w:r w:rsidR="00436127" w:rsidRPr="00436127" w:rsidDel="000045B6">
          <w:rPr>
            <w:b/>
          </w:rPr>
          <w:delText>SHALL</w:delText>
        </w:r>
        <w:r w:rsidR="00436127" w:rsidDel="000045B6">
          <w:delText xml:space="preserve"> be valued using the </w:delText>
        </w:r>
        <w:r w:rsidR="00D826AD" w:rsidDel="000045B6">
          <w:fldChar w:fldCharType="begin"/>
        </w:r>
        <w:r w:rsidR="00346B17" w:rsidDel="000045B6">
          <w:delInstrText>HYPERLINK \l "_CWE_–_Coded_1"</w:delInstrText>
        </w:r>
        <w:r w:rsidR="00D826AD" w:rsidDel="000045B6">
          <w:fldChar w:fldCharType="separate"/>
        </w:r>
        <w:r w:rsidR="00A64161" w:rsidRPr="00201754" w:rsidDel="000045B6">
          <w:rPr>
            <w:rStyle w:val="Hyperlink"/>
            <w:rFonts w:ascii="Times New Roman" w:hAnsi="Times New Roman"/>
            <w:sz w:val="24"/>
          </w:rPr>
          <w:delText>CWE – Coded with Exceptions – All Fields Except OBX-5</w:delText>
        </w:r>
        <w:r w:rsidR="00D826AD" w:rsidDel="000045B6">
          <w:fldChar w:fldCharType="end"/>
        </w:r>
        <w:r w:rsidR="00436127" w:rsidRPr="00201754" w:rsidDel="000045B6">
          <w:delText xml:space="preserve"> </w:delText>
        </w:r>
        <w:r w:rsidR="00436127" w:rsidDel="000045B6">
          <w:delText>datatype definition and constraints.</w:delText>
        </w:r>
      </w:del>
    </w:p>
    <w:p w14:paraId="36DC7ABA" w14:textId="77777777" w:rsidR="000B0F93" w:rsidRDefault="00F06901">
      <w:pPr>
        <w:ind w:left="288"/>
        <w:rPr>
          <w:ins w:id="3501" w:author="Robert Snelick" w:date="2011-12-15T16:27:00Z"/>
        </w:rPr>
      </w:pPr>
      <w:ins w:id="3502" w:author="Robert Snelick" w:date="2011-12-15T16:27:00Z">
        <w:r w:rsidRPr="00F06901">
          <w:rPr>
            <w:b/>
          </w:rPr>
          <w:t>LRI-XXX-X:</w:t>
        </w:r>
        <w:r w:rsidR="00677B8C">
          <w:t xml:space="preserve"> If </w:t>
        </w:r>
        <w:r w:rsidRPr="00F06901">
          <w:rPr>
            <w:b/>
          </w:rPr>
          <w:t>PID.5</w:t>
        </w:r>
        <w:r w:rsidR="00677B8C">
          <w:t xml:space="preserve"> (Patient Name) is unknown then the first occurrence of PID.5 </w:t>
        </w:r>
        <w:r w:rsidRPr="00F06901">
          <w:rPr>
            <w:b/>
          </w:rPr>
          <w:t>SHALL NOT</w:t>
        </w:r>
        <w:r w:rsidR="00677B8C">
          <w:t xml:space="preserve"> be </w:t>
        </w:r>
      </w:ins>
      <w:ins w:id="3503" w:author="Robert Snelick" w:date="2011-12-15T16:28:00Z">
        <w:r w:rsidR="00677B8C">
          <w:t>valued</w:t>
        </w:r>
      </w:ins>
      <w:ins w:id="3504" w:author="Robert Snelick" w:date="2011-12-15T16:27:00Z">
        <w:r w:rsidR="00677B8C">
          <w:t>.</w:t>
        </w:r>
      </w:ins>
    </w:p>
    <w:p w14:paraId="435D0EEE" w14:textId="77777777" w:rsidR="000B0F93" w:rsidRDefault="00F06901">
      <w:pPr>
        <w:ind w:left="288"/>
        <w:rPr>
          <w:ins w:id="3505" w:author="Robert Snelick" w:date="2011-12-15T16:27:00Z"/>
        </w:rPr>
      </w:pPr>
      <w:ins w:id="3506" w:author="Robert Snelick" w:date="2011-12-15T16:27:00Z">
        <w:r w:rsidRPr="00F06901">
          <w:rPr>
            <w:b/>
          </w:rPr>
          <w:t>LRI-XXX-X:</w:t>
        </w:r>
        <w:r w:rsidR="00677B8C">
          <w:t xml:space="preserve"> If </w:t>
        </w:r>
        <w:r w:rsidRPr="00F06901">
          <w:rPr>
            <w:b/>
          </w:rPr>
          <w:t>PID.5</w:t>
        </w:r>
        <w:r w:rsidR="00677B8C">
          <w:t xml:space="preserve"> (Patient Name) is unknown the second occurrence of PID.5 </w:t>
        </w:r>
        <w:r w:rsidRPr="00F06901">
          <w:rPr>
            <w:b/>
          </w:rPr>
          <w:t>SHALL</w:t>
        </w:r>
        <w:r w:rsidR="00677B8C">
          <w:t xml:space="preserve"> be </w:t>
        </w:r>
      </w:ins>
      <w:ins w:id="3507" w:author="Robert Snelick" w:date="2011-12-15T16:28:00Z">
        <w:r w:rsidR="00677B8C">
          <w:t>valued</w:t>
        </w:r>
      </w:ins>
      <w:ins w:id="3508" w:author="Robert Snelick" w:date="2011-12-15T16:27:00Z">
        <w:r w:rsidR="00677B8C">
          <w:t xml:space="preserve"> and </w:t>
        </w:r>
      </w:ins>
      <w:ins w:id="3509" w:author="Robert Snelick" w:date="2011-12-15T16:40:00Z">
        <w:r w:rsidR="003476FD">
          <w:t xml:space="preserve">only </w:t>
        </w:r>
      </w:ins>
      <w:ins w:id="3510" w:author="Robert Snelick" w:date="2011-12-15T16:27:00Z">
        <w:r w:rsidR="00677B8C">
          <w:t xml:space="preserve">PID.5.7 (Name Type Code) shall </w:t>
        </w:r>
      </w:ins>
      <w:ins w:id="3511" w:author="Robert Snelick" w:date="2011-12-15T16:29:00Z">
        <w:r w:rsidR="00677B8C">
          <w:t>be valued with the constant value</w:t>
        </w:r>
      </w:ins>
      <w:ins w:id="3512" w:author="Robert Snelick" w:date="2011-12-15T16:27:00Z">
        <w:r w:rsidR="003476FD">
          <w:t xml:space="preserve"> "U"</w:t>
        </w:r>
      </w:ins>
      <w:ins w:id="3513" w:author="Robert Snelick" w:date="2011-12-15T16:41:00Z">
        <w:r w:rsidR="003476FD">
          <w:t xml:space="preserve"> (i.e., the second occurrence of PID.5 shall be value as </w:t>
        </w:r>
      </w:ins>
      <w:ins w:id="3514" w:author="Robert Snelick" w:date="2011-12-15T16:42:00Z">
        <w:r w:rsidR="003476FD" w:rsidRPr="00D4120B">
          <w:t>|~^^^^^^U|</w:t>
        </w:r>
        <w:r w:rsidR="003476FD">
          <w:t>.</w:t>
        </w:r>
      </w:ins>
    </w:p>
    <w:p w14:paraId="6412A6BC" w14:textId="77777777" w:rsidR="00084002" w:rsidRPr="00D24765" w:rsidRDefault="00084002" w:rsidP="00D24765">
      <w:pPr>
        <w:pStyle w:val="ConfStmt"/>
        <w:rPr>
          <w:ins w:id="3515" w:author="Robert Snelick" w:date="2011-12-15T11:02:00Z"/>
          <w:b/>
        </w:rPr>
      </w:pPr>
      <w:ins w:id="3516" w:author="Robert Snelick" w:date="2011-12-15T11:02:00Z">
        <w:r>
          <w:rPr>
            <w:b/>
          </w:rPr>
          <w:t>LRI-XXX-X PID.6</w:t>
        </w:r>
      </w:ins>
      <w:ins w:id="3517" w:author="Robert Snelick" w:date="2011-12-15T11:03:00Z">
        <w:r>
          <w:rPr>
            <w:b/>
          </w:rPr>
          <w:t>.1</w:t>
        </w:r>
      </w:ins>
      <w:ins w:id="3518" w:author="Robert Snelick" w:date="2011-12-15T11:02:00Z">
        <w:r>
          <w:rPr>
            <w:b/>
          </w:rPr>
          <w:t xml:space="preserve"> (</w:t>
        </w:r>
      </w:ins>
      <w:ins w:id="3519" w:author="Robert Snelick" w:date="2011-12-15T11:03:00Z">
        <w:r>
          <w:t>Name Type Code</w:t>
        </w:r>
      </w:ins>
      <w:ins w:id="3520" w:author="Robert Snelick" w:date="2011-12-15T11:02:00Z">
        <w:r>
          <w:t>)</w:t>
        </w:r>
      </w:ins>
      <w:ins w:id="3521" w:author="Robert Snelick" w:date="2011-12-15T11:03:00Z">
        <w:r>
          <w:t xml:space="preserve"> </w:t>
        </w:r>
        <w:r w:rsidR="00515434" w:rsidRPr="00515434">
          <w:rPr>
            <w:b/>
          </w:rPr>
          <w:t>SHALL</w:t>
        </w:r>
        <w:r>
          <w:t xml:space="preserve"> be valued with the constant value </w:t>
        </w:r>
      </w:ins>
      <w:ins w:id="3522" w:author="Robert Snelick" w:date="2011-12-15T11:04:00Z">
        <w:r>
          <w:t>‘M’.</w:t>
        </w:r>
      </w:ins>
    </w:p>
    <w:p w14:paraId="3A93782D" w14:textId="77777777" w:rsidR="00DB631E" w:rsidRPr="00647DE3" w:rsidDel="00242CD8" w:rsidRDefault="00DB631E" w:rsidP="00DB631E">
      <w:pPr>
        <w:pStyle w:val="ConfTitle"/>
        <w:numPr>
          <w:ilvl w:val="2"/>
          <w:numId w:val="23"/>
        </w:numPr>
        <w:rPr>
          <w:del w:id="3523" w:author="Bob Yencha" w:date="2011-12-19T18:55:00Z"/>
        </w:rPr>
      </w:pPr>
      <w:del w:id="3524" w:author="Bob Yencha" w:date="2011-12-19T18:55:00Z">
        <w:r w:rsidRPr="00647DE3" w:rsidDel="00242CD8">
          <w:delText>Conformance Statement: LRI-GU Profile</w:delText>
        </w:r>
      </w:del>
    </w:p>
    <w:p w14:paraId="4676362E" w14:textId="77777777" w:rsidR="009F68CF" w:rsidDel="00242CD8" w:rsidRDefault="00DB631E" w:rsidP="00DB631E">
      <w:pPr>
        <w:pStyle w:val="ConfStmt"/>
        <w:numPr>
          <w:ilvl w:val="2"/>
          <w:numId w:val="23"/>
        </w:numPr>
        <w:rPr>
          <w:del w:id="3525" w:author="Bob Yencha" w:date="2011-12-19T18:55:00Z"/>
        </w:rPr>
      </w:pPr>
      <w:del w:id="3526" w:author="Bob Yencha" w:date="2011-12-19T18:55:00Z">
        <w:r w:rsidRPr="00E63D53" w:rsidDel="00242CD8">
          <w:rPr>
            <w:b/>
          </w:rPr>
          <w:delText>LRI-</w:delText>
        </w:r>
        <w:r w:rsidDel="00242CD8">
          <w:rPr>
            <w:b/>
          </w:rPr>
          <w:delText>PID</w:delText>
        </w:r>
        <w:r w:rsidR="00D24765" w:rsidDel="00242CD8">
          <w:rPr>
            <w:b/>
          </w:rPr>
          <w:delText>-3</w:delText>
        </w:r>
        <w:r w:rsidRPr="00E63D53" w:rsidDel="00242CD8">
          <w:rPr>
            <w:b/>
          </w:rPr>
          <w:delText>:</w:delText>
        </w:r>
        <w:r w:rsidDel="00242CD8">
          <w:delText xml:space="preserve"> </w:delText>
        </w:r>
        <w:r w:rsidR="00D24765" w:rsidDel="00242CD8">
          <w:delText>PID</w:delText>
        </w:r>
        <w:r w:rsidDel="00242CD8">
          <w:delText>.3 (</w:delText>
        </w:r>
        <w:r w:rsidRPr="00D4120B" w:rsidDel="00242CD8">
          <w:delText>Patient Identifier List</w:delText>
        </w:r>
        <w:r w:rsidDel="00242CD8">
          <w:delText xml:space="preserve">) </w:delText>
        </w:r>
        <w:r w:rsidRPr="00E63D53" w:rsidDel="00242CD8">
          <w:rPr>
            <w:b/>
          </w:rPr>
          <w:delText>SHALL</w:delText>
        </w:r>
        <w:r w:rsidRPr="00E63D53" w:rsidDel="00242CD8">
          <w:delText xml:space="preserve"> be valued </w:delText>
        </w:r>
        <w:r w:rsidDel="00242CD8">
          <w:delText xml:space="preserve">using the CX-GU </w:delText>
        </w:r>
        <w:r w:rsidRPr="00E63D53" w:rsidDel="00242CD8">
          <w:delText>(</w:delText>
        </w:r>
        <w:r w:rsidRPr="00D4120B" w:rsidDel="00242CD8">
          <w:delText>Extended Composite ID with Check Digit</w:delText>
        </w:r>
        <w:r w:rsidDel="00242CD8">
          <w:delText xml:space="preserve"> – Globally Unique</w:delText>
        </w:r>
        <w:r w:rsidRPr="00E63D53" w:rsidDel="00242CD8">
          <w:delText>)</w:delText>
        </w:r>
        <w:r w:rsidDel="00242CD8">
          <w:delText xml:space="preserve"> datatype constraints.</w:delText>
        </w:r>
      </w:del>
    </w:p>
    <w:p w14:paraId="400968C3" w14:textId="77777777" w:rsidR="00DB631E" w:rsidRPr="009F68CF" w:rsidDel="00242CD8" w:rsidRDefault="009F68CF" w:rsidP="00DB631E">
      <w:pPr>
        <w:pStyle w:val="ConfStmt"/>
        <w:numPr>
          <w:ilvl w:val="2"/>
          <w:numId w:val="23"/>
        </w:numPr>
        <w:rPr>
          <w:del w:id="3527" w:author="Bob Yencha" w:date="2011-12-19T18:55:00Z"/>
        </w:rPr>
      </w:pPr>
      <w:del w:id="3528" w:author="Bob Yencha" w:date="2011-12-19T18:55:00Z">
        <w:r w:rsidDel="00242CD8">
          <w:rPr>
            <w:b/>
          </w:rPr>
          <w:delText>LRI-PID-4:</w:delText>
        </w:r>
        <w:r w:rsidDel="00242CD8">
          <w:delText xml:space="preserve"> If valued, PID.34 </w:delText>
        </w:r>
        <w:r w:rsidRPr="009F68CF" w:rsidDel="00242CD8">
          <w:rPr>
            <w:b/>
          </w:rPr>
          <w:delText>SHALL</w:delText>
        </w:r>
        <w:r w:rsidDel="00242CD8">
          <w:delText xml:space="preserve"> be valued per </w:delText>
        </w:r>
        <w:r w:rsidRPr="009F68CF" w:rsidDel="00242CD8">
          <w:delText xml:space="preserve">the </w:delText>
        </w:r>
        <w:r w:rsidR="00D826AD" w:rsidDel="00242CD8">
          <w:fldChar w:fldCharType="begin"/>
        </w:r>
        <w:r w:rsidR="00346B17" w:rsidDel="00242CD8">
          <w:delInstrText>HYPERLINK \l "_HD_GU_–_3"</w:delInstrText>
        </w:r>
        <w:r w:rsidR="00D826AD" w:rsidDel="00242CD8">
          <w:fldChar w:fldCharType="separate"/>
        </w:r>
        <w:r w:rsidRPr="0038182C" w:rsidDel="00242CD8">
          <w:rPr>
            <w:color w:val="0000FF"/>
            <w:u w:val="single"/>
          </w:rPr>
          <w:delText>HD – GU (Hierarchic Designator – Globally Unique)</w:delText>
        </w:r>
        <w:r w:rsidR="00D826AD" w:rsidDel="00242CD8">
          <w:fldChar w:fldCharType="end"/>
        </w:r>
        <w:r w:rsidRPr="009F68CF" w:rsidDel="00242CD8">
          <w:delText xml:space="preserve"> datatype definition and constraints.</w:delText>
        </w:r>
      </w:del>
    </w:p>
    <w:p w14:paraId="4404E9D1" w14:textId="77777777" w:rsidR="00DB631E" w:rsidRPr="00647DE3" w:rsidDel="00242CD8" w:rsidRDefault="00DB631E" w:rsidP="00DB631E">
      <w:pPr>
        <w:pStyle w:val="ConfTitle"/>
        <w:numPr>
          <w:ilvl w:val="2"/>
          <w:numId w:val="23"/>
        </w:numPr>
        <w:rPr>
          <w:del w:id="3529" w:author="Bob Yencha" w:date="2011-12-19T18:55:00Z"/>
        </w:rPr>
      </w:pPr>
      <w:del w:id="3530" w:author="Bob Yencha" w:date="2011-12-19T18:55:00Z">
        <w:r w:rsidRPr="00647DE3" w:rsidDel="00242CD8">
          <w:delText>Conformance Statement: LRI-</w:delText>
        </w:r>
        <w:r w:rsidDel="00242CD8">
          <w:delText>NG</w:delText>
        </w:r>
        <w:r w:rsidRPr="00647DE3" w:rsidDel="00242CD8">
          <w:delText xml:space="preserve"> Profile</w:delText>
        </w:r>
      </w:del>
    </w:p>
    <w:p w14:paraId="0B8ABCC3" w14:textId="77777777" w:rsidR="00667BA9" w:rsidRPr="00D24765" w:rsidDel="00761C93" w:rsidRDefault="00DB631E" w:rsidP="00D24765">
      <w:pPr>
        <w:pStyle w:val="ConfStmt"/>
        <w:numPr>
          <w:ilvl w:val="2"/>
          <w:numId w:val="23"/>
        </w:numPr>
        <w:rPr>
          <w:del w:id="3531" w:author="Robert Snelick" w:date="2011-12-14T19:30:00Z"/>
          <w:b/>
        </w:rPr>
      </w:pPr>
      <w:del w:id="3532" w:author="Robert Snelick" w:date="2011-12-14T19:30:00Z">
        <w:r w:rsidRPr="00E63D53" w:rsidDel="00761C93">
          <w:rPr>
            <w:b/>
          </w:rPr>
          <w:delText>LRI-</w:delText>
        </w:r>
        <w:r w:rsidR="00A17468" w:rsidDel="00761C93">
          <w:rPr>
            <w:b/>
          </w:rPr>
          <w:delText>PID-5</w:delText>
        </w:r>
        <w:r w:rsidRPr="00E63D53" w:rsidDel="00761C93">
          <w:rPr>
            <w:b/>
          </w:rPr>
          <w:delText>:</w:delText>
        </w:r>
        <w:r w:rsidDel="00761C93">
          <w:delText xml:space="preserve"> </w:delText>
        </w:r>
        <w:r w:rsidR="00D24765" w:rsidDel="00761C93">
          <w:delText>PID</w:delText>
        </w:r>
        <w:r w:rsidDel="00761C93">
          <w:delText>.3 (</w:delText>
        </w:r>
        <w:r w:rsidRPr="00D4120B" w:rsidDel="00761C93">
          <w:delText>Patient Identifier List</w:delText>
        </w:r>
        <w:r w:rsidDel="00761C93">
          <w:delText xml:space="preserve">) </w:delText>
        </w:r>
        <w:r w:rsidRPr="00E63D53" w:rsidDel="00761C93">
          <w:rPr>
            <w:b/>
          </w:rPr>
          <w:delText>SHALL</w:delText>
        </w:r>
        <w:r w:rsidRPr="00E63D53" w:rsidDel="00761C93">
          <w:delText xml:space="preserve"> be valued </w:delText>
        </w:r>
        <w:r w:rsidDel="00761C93">
          <w:delText xml:space="preserve">using the </w:delText>
        </w:r>
        <w:r w:rsidR="00D826AD" w:rsidDel="00761C93">
          <w:fldChar w:fldCharType="begin"/>
        </w:r>
        <w:r w:rsidR="00346B17" w:rsidDel="00761C93">
          <w:delInstrText>HYPERLINK \l "_CX_–_NG"</w:delInstrText>
        </w:r>
        <w:r w:rsidR="00D826AD" w:rsidDel="00761C93">
          <w:fldChar w:fldCharType="separate"/>
        </w:r>
        <w:r w:rsidRPr="009F68CF" w:rsidDel="00761C93">
          <w:rPr>
            <w:rStyle w:val="Hyperlink"/>
            <w:rFonts w:ascii="Times New Roman" w:hAnsi="Times New Roman"/>
            <w:sz w:val="24"/>
          </w:rPr>
          <w:delText>CX-NG (</w:delText>
        </w:r>
        <w:r w:rsidR="00B440DA" w:rsidRPr="009F68CF" w:rsidDel="00761C93">
          <w:rPr>
            <w:rStyle w:val="Hyperlink"/>
            <w:rFonts w:ascii="Times New Roman" w:hAnsi="Times New Roman"/>
            <w:sz w:val="24"/>
          </w:rPr>
          <w:delText xml:space="preserve">Extended Composite ID with Check Digit </w:delText>
        </w:r>
        <w:r w:rsidRPr="009F68CF" w:rsidDel="00761C93">
          <w:rPr>
            <w:rStyle w:val="Hyperlink"/>
            <w:rFonts w:ascii="Times New Roman" w:hAnsi="Times New Roman"/>
            <w:sz w:val="24"/>
          </w:rPr>
          <w:delText>– Non-Globally Unique)</w:delText>
        </w:r>
        <w:r w:rsidR="00D826AD" w:rsidDel="00761C93">
          <w:fldChar w:fldCharType="end"/>
        </w:r>
        <w:r w:rsidDel="00761C93">
          <w:delText xml:space="preserve"> datatype constraints.</w:delText>
        </w:r>
      </w:del>
    </w:p>
    <w:p w14:paraId="64784367" w14:textId="77777777" w:rsidR="00667BA9" w:rsidRPr="00A6434E" w:rsidRDefault="00667BA9" w:rsidP="00A6434E">
      <w:pPr>
        <w:pStyle w:val="Heading2"/>
        <w:numPr>
          <w:ilvl w:val="2"/>
          <w:numId w:val="23"/>
        </w:numPr>
        <w:tabs>
          <w:tab w:val="left" w:pos="630"/>
        </w:tabs>
      </w:pPr>
      <w:bookmarkStart w:id="3533" w:name="_Toc189111999"/>
      <w:r w:rsidRPr="00A6434E">
        <w:t>NK1 – Next of Kin Segment</w:t>
      </w:r>
      <w:bookmarkEnd w:id="3484"/>
      <w:bookmarkEnd w:id="3485"/>
      <w:bookmarkEnd w:id="3486"/>
      <w:del w:id="3534" w:author="Bob Yencha" w:date="2012-01-26T14:22:00Z">
        <w:r w:rsidR="005730F3" w:rsidRPr="00A6434E" w:rsidDel="004C4B5B">
          <w:delText xml:space="preserve"> – make</w:delText>
        </w:r>
      </w:del>
      <w:r w:rsidR="005730F3" w:rsidRPr="00A6434E">
        <w:t xml:space="preserve"> </w:t>
      </w:r>
      <w:del w:id="3535" w:author="Bob Yencha" w:date="2012-01-26T14:22:00Z">
        <w:r w:rsidR="005730F3" w:rsidRPr="00A6434E" w:rsidDel="004C4B5B">
          <w:delText>ref</w:delText>
        </w:r>
      </w:del>
      <w:bookmarkEnd w:id="3533"/>
    </w:p>
    <w:p w14:paraId="74BEB9F4" w14:textId="77777777" w:rsidR="009C2FD2" w:rsidRDefault="009C2FD2" w:rsidP="009C2FD2">
      <w:del w:id="3536" w:author="Bob Yencha" w:date="2011-12-03T13:15:00Z">
        <w:r w:rsidRPr="00D4120B" w:rsidDel="000A0F56">
          <w:delText xml:space="preserve">If the subject of the testing is something other than a person, the NK1 will document the person or organization responsible for or owning the subject.  For patients who are persons, the NK1 documents the next of kin of the patient.  This is particularly important for lead testing of minors, since the NK1 is used to document information about the parent or guardian.  For animal patients, the NK1 documents the person or organization that owns or is responsible for the animal.  </w:delText>
        </w:r>
        <w:r w:rsidDel="000A0F56">
          <w:delText>This is</w:delText>
        </w:r>
        <w:r w:rsidRPr="00D4120B" w:rsidDel="000A0F56">
          <w:delText xml:space="preserve"> where the employment information for the patient is documented.</w:delText>
        </w:r>
        <w:r w:rsidR="005730F3" w:rsidDel="000A0F56">
          <w:delText xml:space="preserve"> R</w:delText>
        </w:r>
      </w:del>
      <w:ins w:id="3537" w:author="Bob Yencha" w:date="2011-12-03T13:15:00Z">
        <w:r w:rsidR="007523F0">
          <w:t>The Next of Kin s</w:t>
        </w:r>
        <w:r w:rsidR="000A0F56">
          <w:t>e</w:t>
        </w:r>
        <w:r w:rsidR="007523F0">
          <w:t>gment is optional</w:t>
        </w:r>
        <w:r w:rsidR="000A0F56">
          <w:t>;</w:t>
        </w:r>
      </w:ins>
      <w:ins w:id="3538" w:author="Bob Yencha" w:date="2012-01-26T14:12:00Z">
        <w:r w:rsidR="007523F0">
          <w:t xml:space="preserve"> please </w:t>
        </w:r>
      </w:ins>
      <w:ins w:id="3539" w:author="Bob Yencha" w:date="2011-12-03T13:15:00Z">
        <w:r w:rsidR="000A0F56">
          <w:t>r</w:t>
        </w:r>
      </w:ins>
      <w:r w:rsidR="005730F3">
        <w:t>efer to</w:t>
      </w:r>
      <w:ins w:id="3540" w:author="Bob Yencha" w:date="2012-01-26T14:12:00Z">
        <w:r w:rsidR="007523F0">
          <w:t xml:space="preserve"> the</w:t>
        </w:r>
      </w:ins>
      <w:r w:rsidR="005730F3">
        <w:t xml:space="preserve"> base standard</w:t>
      </w:r>
      <w:ins w:id="3541" w:author="Bob Yencha" w:date="2012-01-26T14:12:00Z">
        <w:r w:rsidR="007523F0">
          <w:t xml:space="preserve"> for detailed information.</w:t>
        </w:r>
      </w:ins>
    </w:p>
    <w:p w14:paraId="53F0C94A" w14:textId="77777777" w:rsidR="00667BA9" w:rsidRDefault="00667BA9" w:rsidP="00A6434E">
      <w:pPr>
        <w:pStyle w:val="Heading2"/>
        <w:numPr>
          <w:ilvl w:val="2"/>
          <w:numId w:val="23"/>
        </w:numPr>
        <w:tabs>
          <w:tab w:val="left" w:pos="630"/>
        </w:tabs>
      </w:pPr>
      <w:bookmarkStart w:id="3542" w:name="_Toc171137844"/>
      <w:bookmarkStart w:id="3543" w:name="_Toc207006238"/>
      <w:bookmarkStart w:id="3544" w:name="_Ref207089512"/>
      <w:bookmarkStart w:id="3545" w:name="_Toc189112000"/>
      <w:r w:rsidRPr="00D4120B">
        <w:t>PV1 – Patient Visit Information</w:t>
      </w:r>
      <w:bookmarkEnd w:id="3542"/>
      <w:bookmarkEnd w:id="3543"/>
      <w:bookmarkEnd w:id="3544"/>
      <w:bookmarkEnd w:id="3545"/>
    </w:p>
    <w:p w14:paraId="5766FB44" w14:textId="77777777" w:rsidR="004C4B5B" w:rsidRDefault="00CB6578" w:rsidP="000A1D70">
      <w:pPr>
        <w:numPr>
          <w:ins w:id="3546" w:author="Bob Yencha" w:date="2012-01-05T15:09:00Z"/>
        </w:numPr>
        <w:rPr>
          <w:ins w:id="3547" w:author="Bob Yencha" w:date="2012-01-05T15:09:00Z"/>
        </w:rPr>
      </w:pPr>
      <w:ins w:id="3548" w:author="Bob Yencha" w:date="2012-01-05T15:09:00Z">
        <w:r w:rsidRPr="00D4120B">
          <w:t>The PV</w:t>
        </w:r>
        <w:r>
          <w:t>1</w:t>
        </w:r>
        <w:r w:rsidRPr="00D4120B">
          <w:t xml:space="preserve"> </w:t>
        </w:r>
      </w:ins>
      <w:ins w:id="3549" w:author="Bob Yencha" w:date="2012-01-26T14:12:00Z">
        <w:r w:rsidR="007523F0">
          <w:t>egment is optional; please refer to the base standard for detailed information.</w:t>
        </w:r>
      </w:ins>
    </w:p>
    <w:p w14:paraId="24C24250" w14:textId="77777777" w:rsidR="004C4B5B" w:rsidRPr="000A1D70" w:rsidRDefault="004C4B5B" w:rsidP="000A1D70">
      <w:pPr>
        <w:numPr>
          <w:ins w:id="3550" w:author="Bob Yencha" w:date="2012-01-05T15:09:00Z"/>
        </w:numPr>
        <w:rPr>
          <w:ins w:id="3551" w:author="Bob Yencha" w:date="2012-01-05T15:09:00Z"/>
        </w:rPr>
      </w:pPr>
    </w:p>
    <w:p w14:paraId="4B76AC09" w14:textId="77777777" w:rsidR="004C4B5B" w:rsidRPr="000A1D70" w:rsidRDefault="004C4B5B" w:rsidP="000A1D70">
      <w:pPr>
        <w:numPr>
          <w:ins w:id="3552" w:author="Bob Yencha" w:date="2012-01-05T15:09:00Z"/>
        </w:numPr>
        <w:rPr>
          <w:ins w:id="3553" w:author="Bob Yencha" w:date="2012-01-05T15:09:00Z"/>
        </w:rPr>
      </w:pPr>
    </w:p>
    <w:p w14:paraId="22B2BF38" w14:textId="77777777" w:rsidR="00667BA9" w:rsidDel="00FB15B1" w:rsidRDefault="00667BA9" w:rsidP="00667BA9">
      <w:pPr>
        <w:keepNext/>
        <w:rPr>
          <w:del w:id="3554" w:author="Bob Yencha" w:date="2012-01-05T15:07:00Z"/>
        </w:rPr>
      </w:pPr>
      <w:del w:id="3555" w:author="Bob Yencha" w:date="2012-01-05T15:07:00Z">
        <w:r w:rsidRPr="00D4120B" w:rsidDel="00FB15B1">
          <w:delText>This segment contains basic inpatient or outpatient encounter information.</w:delText>
        </w:r>
      </w:del>
    </w:p>
    <w:tbl>
      <w:tblPr>
        <w:tblW w:w="4975" w:type="pct"/>
        <w:jc w:val="center"/>
        <w:tblBorders>
          <w:top w:val="single" w:sz="12" w:space="0" w:color="943634" w:themeColor="accent2" w:themeShade="BF"/>
          <w:left w:val="single" w:sz="4" w:space="0" w:color="C0C0C0"/>
          <w:bottom w:val="single" w:sz="12" w:space="0" w:color="943634" w:themeColor="accent2" w:themeShade="BF"/>
          <w:right w:val="single" w:sz="4" w:space="0" w:color="C0C0C0"/>
          <w:insideH w:val="single" w:sz="12" w:space="0" w:color="943634" w:themeColor="accent2" w:themeShade="BF"/>
          <w:insideV w:val="single" w:sz="4" w:space="0" w:color="C0C0C0"/>
        </w:tblBorders>
        <w:tblLayout w:type="fixed"/>
        <w:tblCellMar>
          <w:left w:w="58" w:type="dxa"/>
          <w:right w:w="58" w:type="dxa"/>
        </w:tblCellMar>
        <w:tblLook w:val="0000" w:firstRow="0" w:lastRow="0" w:firstColumn="0" w:lastColumn="0" w:noHBand="0" w:noVBand="0"/>
      </w:tblPr>
      <w:tblGrid>
        <w:gridCol w:w="546"/>
        <w:gridCol w:w="2214"/>
        <w:gridCol w:w="720"/>
        <w:gridCol w:w="828"/>
        <w:gridCol w:w="1296"/>
        <w:gridCol w:w="846"/>
        <w:gridCol w:w="855"/>
        <w:gridCol w:w="1458"/>
        <w:gridCol w:w="4964"/>
      </w:tblGrid>
      <w:tr w:rsidR="006A0D67" w:rsidRPr="006E2B4A" w:rsidDel="00FB15B1" w14:paraId="05A3E2BF" w14:textId="77777777">
        <w:trPr>
          <w:cantSplit/>
          <w:trHeight w:hRule="exact" w:val="360"/>
          <w:tblHeader/>
          <w:jc w:val="center"/>
          <w:del w:id="3556" w:author="Bob Yencha" w:date="2012-01-05T15:07:00Z"/>
        </w:trPr>
        <w:tc>
          <w:tcPr>
            <w:tcW w:w="13727" w:type="dxa"/>
            <w:gridSpan w:val="9"/>
            <w:shd w:val="clear" w:color="auto" w:fill="F3F3F3"/>
          </w:tcPr>
          <w:p w14:paraId="3E5E9B0A" w14:textId="77777777" w:rsidR="00FB15B1" w:rsidRDefault="00FB15B1" w:rsidP="00FB15B1">
            <w:pPr>
              <w:numPr>
                <w:ins w:id="3557" w:author="Bob Yencha" w:date="2012-01-05T15:07:00Z"/>
              </w:numPr>
              <w:rPr>
                <w:ins w:id="3558" w:author="Bob Yencha" w:date="2012-01-05T15:07:00Z"/>
              </w:rPr>
            </w:pPr>
            <w:ins w:id="3559" w:author="Bob Yencha" w:date="2012-01-05T15:07:00Z">
              <w:r w:rsidRPr="00D4120B">
                <w:t xml:space="preserve">The PV2 segment is </w:t>
              </w:r>
              <w:r>
                <w:t>an optional segment that is a</w:t>
              </w:r>
              <w:r w:rsidRPr="00D4120B">
                <w:t xml:space="preserve"> continuation of information contained </w:t>
              </w:r>
              <w:r>
                <w:t>in the PV1 segment.</w:t>
              </w:r>
            </w:ins>
          </w:p>
          <w:p w14:paraId="4E6EA45A" w14:textId="77777777" w:rsidR="006A0D67" w:rsidRPr="00D4120B" w:rsidDel="00FB15B1" w:rsidRDefault="006A0D67" w:rsidP="006A0D67">
            <w:pPr>
              <w:pStyle w:val="Caption"/>
              <w:rPr>
                <w:del w:id="3560" w:author="Bob Yencha" w:date="2012-01-05T15:07:00Z"/>
              </w:rPr>
            </w:pPr>
            <w:del w:id="3561" w:author="Bob Yencha" w:date="2012-01-05T15:07:00Z">
              <w:r w:rsidDel="00FB15B1">
                <w:delText xml:space="preserve">Table </w:delText>
              </w:r>
              <w:r w:rsidR="00D826AD" w:rsidDel="00FB15B1">
                <w:fldChar w:fldCharType="begin"/>
              </w:r>
              <w:r w:rsidR="00B7423F" w:rsidDel="00FB15B1">
                <w:delInstrText xml:space="preserve"> STYLEREF 1 \s </w:delInstrText>
              </w:r>
              <w:r w:rsidR="00D826AD" w:rsidDel="00FB15B1">
                <w:fldChar w:fldCharType="separate"/>
              </w:r>
              <w:r w:rsidR="002B0A1D" w:rsidDel="00FB15B1">
                <w:rPr>
                  <w:noProof/>
                </w:rPr>
                <w:delText>3</w:delText>
              </w:r>
              <w:r w:rsidR="00D826AD" w:rsidDel="00FB15B1">
                <w:fldChar w:fldCharType="end"/>
              </w:r>
              <w:r w:rsidDel="00FB15B1">
                <w:noBreakHyphen/>
              </w:r>
              <w:r w:rsidR="00D826AD" w:rsidDel="00FB15B1">
                <w:fldChar w:fldCharType="begin"/>
              </w:r>
              <w:r w:rsidR="00B7423F" w:rsidDel="00FB15B1">
                <w:delInstrText xml:space="preserve"> SEQ Table \* ARABIC \s 1 </w:delInstrText>
              </w:r>
              <w:r w:rsidR="00D826AD" w:rsidDel="00FB15B1">
                <w:fldChar w:fldCharType="separate"/>
              </w:r>
              <w:r w:rsidR="002B0A1D" w:rsidDel="00FB15B1">
                <w:rPr>
                  <w:noProof/>
                </w:rPr>
                <w:delText>7</w:delText>
              </w:r>
              <w:r w:rsidR="00D826AD" w:rsidDel="00FB15B1">
                <w:fldChar w:fldCharType="end"/>
              </w:r>
              <w:r w:rsidDel="00FB15B1">
                <w:delText>. Patient Visit Information (PV1)</w:delText>
              </w:r>
            </w:del>
          </w:p>
        </w:tc>
      </w:tr>
      <w:tr w:rsidR="00667BA9" w:rsidRPr="006E2B4A" w:rsidDel="00FB15B1" w14:paraId="3637B777" w14:textId="77777777">
        <w:trPr>
          <w:cantSplit/>
          <w:trHeight w:hRule="exact" w:val="360"/>
          <w:tblHeader/>
          <w:jc w:val="center"/>
          <w:del w:id="3562" w:author="Bob Yencha" w:date="2012-01-05T15:07:00Z"/>
        </w:trPr>
        <w:tc>
          <w:tcPr>
            <w:tcW w:w="546" w:type="dxa"/>
            <w:shd w:val="clear" w:color="auto" w:fill="F3F3F3"/>
          </w:tcPr>
          <w:p w14:paraId="7B3E68E3" w14:textId="77777777" w:rsidR="00667BA9" w:rsidRPr="00D4120B" w:rsidDel="00FB15B1" w:rsidRDefault="00667BA9" w:rsidP="00667BA9">
            <w:pPr>
              <w:pStyle w:val="TableHeadingA"/>
              <w:rPr>
                <w:del w:id="3563" w:author="Bob Yencha" w:date="2012-01-05T15:07:00Z"/>
              </w:rPr>
            </w:pPr>
            <w:del w:id="3564" w:author="Bob Yencha" w:date="2012-01-05T15:07:00Z">
              <w:r w:rsidRPr="00D4120B" w:rsidDel="00FB15B1">
                <w:delText>S</w:delText>
              </w:r>
              <w:r w:rsidDel="00FB15B1">
                <w:delText>EQ</w:delText>
              </w:r>
            </w:del>
          </w:p>
        </w:tc>
        <w:tc>
          <w:tcPr>
            <w:tcW w:w="2214" w:type="dxa"/>
            <w:shd w:val="clear" w:color="auto" w:fill="F3F3F3"/>
          </w:tcPr>
          <w:p w14:paraId="244AD2D0" w14:textId="77777777" w:rsidR="00667BA9" w:rsidRPr="00D4120B" w:rsidDel="00FB15B1" w:rsidRDefault="00667BA9" w:rsidP="00667BA9">
            <w:pPr>
              <w:pStyle w:val="TableHeadingA"/>
              <w:rPr>
                <w:del w:id="3565" w:author="Bob Yencha" w:date="2012-01-05T15:07:00Z"/>
              </w:rPr>
            </w:pPr>
            <w:del w:id="3566" w:author="Bob Yencha" w:date="2012-01-05T15:07:00Z">
              <w:r w:rsidDel="00FB15B1">
                <w:delText>Element Name</w:delText>
              </w:r>
            </w:del>
          </w:p>
        </w:tc>
        <w:tc>
          <w:tcPr>
            <w:tcW w:w="720" w:type="dxa"/>
            <w:shd w:val="clear" w:color="auto" w:fill="F3F3F3"/>
          </w:tcPr>
          <w:p w14:paraId="65864343" w14:textId="77777777" w:rsidR="00667BA9" w:rsidRPr="00D4120B" w:rsidDel="00FB15B1" w:rsidRDefault="00667BA9" w:rsidP="00667BA9">
            <w:pPr>
              <w:pStyle w:val="TableHeadingA"/>
              <w:rPr>
                <w:del w:id="3567" w:author="Bob Yencha" w:date="2012-01-05T15:07:00Z"/>
              </w:rPr>
            </w:pPr>
            <w:del w:id="3568" w:author="Bob Yencha" w:date="2012-01-05T15:07:00Z">
              <w:r w:rsidRPr="00D4120B" w:rsidDel="00FB15B1">
                <w:delText>DT</w:delText>
              </w:r>
            </w:del>
          </w:p>
        </w:tc>
        <w:tc>
          <w:tcPr>
            <w:tcW w:w="828" w:type="dxa"/>
            <w:shd w:val="clear" w:color="auto" w:fill="F3F3F3"/>
          </w:tcPr>
          <w:p w14:paraId="6ACF490A" w14:textId="77777777" w:rsidR="00667BA9" w:rsidRPr="00D4120B" w:rsidDel="00FB15B1" w:rsidRDefault="00667BA9" w:rsidP="00667BA9">
            <w:pPr>
              <w:pStyle w:val="TableHeadingA"/>
              <w:rPr>
                <w:del w:id="3569" w:author="Bob Yencha" w:date="2012-01-05T15:07:00Z"/>
              </w:rPr>
            </w:pPr>
            <w:del w:id="3570" w:author="Bob Yencha" w:date="2012-01-05T15:07:00Z">
              <w:r w:rsidDel="00FB15B1">
                <w:delText>Us</w:delText>
              </w:r>
            </w:del>
            <w:ins w:id="3571" w:author="Swain, Ashley" w:date="2011-11-27T21:15:00Z">
              <w:del w:id="3572" w:author="Bob Yencha" w:date="2012-01-05T15:07:00Z">
                <w:r w:rsidR="006A2BBD" w:rsidDel="00FB15B1">
                  <w:delText>ag</w:delText>
                </w:r>
              </w:del>
            </w:ins>
            <w:del w:id="3573" w:author="Bob Yencha" w:date="2012-01-05T15:07:00Z">
              <w:r w:rsidDel="00FB15B1">
                <w:delText>e</w:delText>
              </w:r>
            </w:del>
          </w:p>
        </w:tc>
        <w:tc>
          <w:tcPr>
            <w:tcW w:w="1296" w:type="dxa"/>
            <w:shd w:val="clear" w:color="auto" w:fill="F3F3F3"/>
          </w:tcPr>
          <w:p w14:paraId="2D31ED75" w14:textId="77777777" w:rsidR="00667BA9" w:rsidRPr="00D4120B" w:rsidDel="00FB15B1" w:rsidRDefault="00667BA9" w:rsidP="00667BA9">
            <w:pPr>
              <w:pStyle w:val="TableHeadingA"/>
              <w:rPr>
                <w:del w:id="3574" w:author="Bob Yencha" w:date="2012-01-05T15:07:00Z"/>
              </w:rPr>
            </w:pPr>
            <w:del w:id="3575" w:author="Bob Yencha" w:date="2012-01-05T15:07:00Z">
              <w:r w:rsidRPr="00D4120B" w:rsidDel="00FB15B1">
                <w:delText>Cardinality</w:delText>
              </w:r>
            </w:del>
          </w:p>
        </w:tc>
        <w:tc>
          <w:tcPr>
            <w:tcW w:w="846" w:type="dxa"/>
            <w:shd w:val="clear" w:color="auto" w:fill="F3F3F3"/>
          </w:tcPr>
          <w:p w14:paraId="6F6F7FD6" w14:textId="77777777" w:rsidR="00667BA9" w:rsidDel="00FB15B1" w:rsidRDefault="00667BA9" w:rsidP="00667BA9">
            <w:pPr>
              <w:pStyle w:val="TableHeadingA"/>
              <w:rPr>
                <w:del w:id="3576" w:author="Bob Yencha" w:date="2012-01-05T15:07:00Z"/>
              </w:rPr>
            </w:pPr>
            <w:del w:id="3577" w:author="Bob Yencha" w:date="2012-01-05T15:07:00Z">
              <w:r w:rsidDel="00FB15B1">
                <w:delText>LEN</w:delText>
              </w:r>
            </w:del>
          </w:p>
        </w:tc>
        <w:tc>
          <w:tcPr>
            <w:tcW w:w="855" w:type="dxa"/>
            <w:shd w:val="clear" w:color="auto" w:fill="F3F3F3"/>
          </w:tcPr>
          <w:p w14:paraId="238828E2" w14:textId="77777777" w:rsidR="00667BA9" w:rsidRPr="00D4120B" w:rsidDel="00FB15B1" w:rsidRDefault="00667BA9" w:rsidP="00667BA9">
            <w:pPr>
              <w:pStyle w:val="TableHeadingA"/>
              <w:rPr>
                <w:del w:id="3578" w:author="Bob Yencha" w:date="2012-01-05T15:07:00Z"/>
              </w:rPr>
            </w:pPr>
            <w:del w:id="3579" w:author="Bob Yencha" w:date="2012-01-05T15:07:00Z">
              <w:r w:rsidDel="00FB15B1">
                <w:delText>C.LEN</w:delText>
              </w:r>
            </w:del>
          </w:p>
        </w:tc>
        <w:tc>
          <w:tcPr>
            <w:tcW w:w="1458" w:type="dxa"/>
            <w:shd w:val="clear" w:color="auto" w:fill="F3F3F3"/>
          </w:tcPr>
          <w:p w14:paraId="39952E8F" w14:textId="77777777" w:rsidR="00667BA9" w:rsidRPr="00087AF8" w:rsidDel="00FB15B1" w:rsidRDefault="00667BA9" w:rsidP="00667BA9">
            <w:pPr>
              <w:pStyle w:val="TableHeadingA"/>
              <w:rPr>
                <w:del w:id="3580" w:author="Bob Yencha" w:date="2012-01-05T15:07:00Z"/>
              </w:rPr>
            </w:pPr>
            <w:del w:id="3581" w:author="Bob Yencha" w:date="2012-01-05T15:07:00Z">
              <w:r w:rsidRPr="00087AF8" w:rsidDel="00FB15B1">
                <w:delText>Value Set</w:delText>
              </w:r>
            </w:del>
          </w:p>
        </w:tc>
        <w:tc>
          <w:tcPr>
            <w:tcW w:w="4964" w:type="dxa"/>
            <w:shd w:val="clear" w:color="auto" w:fill="F3F3F3"/>
          </w:tcPr>
          <w:p w14:paraId="2B27F03A" w14:textId="77777777" w:rsidR="00667BA9" w:rsidRPr="00087AF8" w:rsidDel="00FB15B1" w:rsidRDefault="00667BA9" w:rsidP="00667BA9">
            <w:pPr>
              <w:pStyle w:val="TableHeadingA"/>
              <w:rPr>
                <w:del w:id="3582" w:author="Bob Yencha" w:date="2012-01-05T15:07:00Z"/>
              </w:rPr>
            </w:pPr>
            <w:del w:id="3583" w:author="Bob Yencha" w:date="2012-01-05T15:07:00Z">
              <w:r w:rsidRPr="00087AF8" w:rsidDel="00FB15B1">
                <w:delText>Description/Comments</w:delText>
              </w:r>
            </w:del>
          </w:p>
        </w:tc>
      </w:tr>
      <w:tr w:rsidR="00667BA9" w:rsidRPr="00D4120B" w:rsidDel="00FB15B1" w14:paraId="7E08211E" w14:textId="77777777">
        <w:trPr>
          <w:cantSplit/>
          <w:jc w:val="center"/>
          <w:del w:id="3584" w:author="Bob Yencha" w:date="2012-01-05T15:07:00Z"/>
        </w:trPr>
        <w:tc>
          <w:tcPr>
            <w:tcW w:w="546" w:type="dxa"/>
          </w:tcPr>
          <w:p w14:paraId="12861445" w14:textId="77777777" w:rsidR="00667BA9" w:rsidRPr="00D4120B" w:rsidDel="00FB15B1" w:rsidRDefault="00667BA9" w:rsidP="008F7891">
            <w:pPr>
              <w:pStyle w:val="TableContent"/>
              <w:rPr>
                <w:del w:id="3585" w:author="Bob Yencha" w:date="2012-01-05T15:07:00Z"/>
              </w:rPr>
            </w:pPr>
            <w:del w:id="3586" w:author="Bob Yencha" w:date="2012-01-05T15:07:00Z">
              <w:r w:rsidRPr="00D4120B" w:rsidDel="00FB15B1">
                <w:delText>1</w:delText>
              </w:r>
            </w:del>
          </w:p>
        </w:tc>
        <w:tc>
          <w:tcPr>
            <w:tcW w:w="2214" w:type="dxa"/>
          </w:tcPr>
          <w:p w14:paraId="3CC44BD8" w14:textId="77777777" w:rsidR="00667BA9" w:rsidRPr="00D4120B" w:rsidDel="00FB15B1" w:rsidRDefault="00667BA9" w:rsidP="008F7891">
            <w:pPr>
              <w:pStyle w:val="TableContent"/>
              <w:rPr>
                <w:del w:id="3587" w:author="Bob Yencha" w:date="2012-01-05T15:07:00Z"/>
              </w:rPr>
            </w:pPr>
            <w:del w:id="3588" w:author="Bob Yencha" w:date="2012-01-05T15:07:00Z">
              <w:r w:rsidRPr="00D4120B" w:rsidDel="00FB15B1">
                <w:delText>Set ID - PV1</w:delText>
              </w:r>
            </w:del>
          </w:p>
        </w:tc>
        <w:tc>
          <w:tcPr>
            <w:tcW w:w="720" w:type="dxa"/>
          </w:tcPr>
          <w:p w14:paraId="519E80D3" w14:textId="77777777" w:rsidR="00667BA9" w:rsidRPr="00D4120B" w:rsidDel="00FB15B1" w:rsidRDefault="00667BA9" w:rsidP="008F7891">
            <w:pPr>
              <w:pStyle w:val="TableContent"/>
              <w:rPr>
                <w:del w:id="3589" w:author="Bob Yencha" w:date="2012-01-05T15:07:00Z"/>
              </w:rPr>
            </w:pPr>
            <w:del w:id="3590" w:author="Bob Yencha" w:date="2012-01-05T15:07:00Z">
              <w:r w:rsidRPr="00D4120B" w:rsidDel="00FB15B1">
                <w:delText>SI</w:delText>
              </w:r>
            </w:del>
          </w:p>
        </w:tc>
        <w:tc>
          <w:tcPr>
            <w:tcW w:w="828" w:type="dxa"/>
            <w:shd w:val="clear" w:color="auto" w:fill="auto"/>
          </w:tcPr>
          <w:p w14:paraId="48C0F2F2" w14:textId="77777777" w:rsidR="00667BA9" w:rsidRPr="00D4120B" w:rsidDel="00FB15B1" w:rsidRDefault="00667BA9" w:rsidP="008F7891">
            <w:pPr>
              <w:pStyle w:val="TableContent"/>
              <w:rPr>
                <w:del w:id="3591" w:author="Bob Yencha" w:date="2012-01-05T15:07:00Z"/>
              </w:rPr>
            </w:pPr>
            <w:del w:id="3592" w:author="Bob Yencha" w:date="2012-01-05T15:07:00Z">
              <w:r w:rsidRPr="00D4120B" w:rsidDel="00FB15B1">
                <w:delText>R</w:delText>
              </w:r>
            </w:del>
          </w:p>
        </w:tc>
        <w:tc>
          <w:tcPr>
            <w:tcW w:w="1296" w:type="dxa"/>
            <w:shd w:val="clear" w:color="auto" w:fill="auto"/>
          </w:tcPr>
          <w:p w14:paraId="2D351504" w14:textId="77777777" w:rsidR="00667BA9" w:rsidRPr="00D4120B" w:rsidDel="00FB15B1" w:rsidRDefault="00667BA9" w:rsidP="008F7891">
            <w:pPr>
              <w:pStyle w:val="TableContent"/>
              <w:rPr>
                <w:del w:id="3593" w:author="Bob Yencha" w:date="2012-01-05T15:07:00Z"/>
              </w:rPr>
            </w:pPr>
            <w:del w:id="3594" w:author="Bob Yencha" w:date="2012-01-05T15:07:00Z">
              <w:r w:rsidRPr="00D4120B" w:rsidDel="00FB15B1">
                <w:delText>[1..1]</w:delText>
              </w:r>
            </w:del>
          </w:p>
        </w:tc>
        <w:tc>
          <w:tcPr>
            <w:tcW w:w="846" w:type="dxa"/>
            <w:shd w:val="clear" w:color="auto" w:fill="auto"/>
          </w:tcPr>
          <w:p w14:paraId="687411E4" w14:textId="77777777" w:rsidR="00667BA9" w:rsidRPr="00D4120B" w:rsidDel="00FB15B1" w:rsidRDefault="00667BA9" w:rsidP="008F7891">
            <w:pPr>
              <w:pStyle w:val="TableContent"/>
              <w:rPr>
                <w:del w:id="3595" w:author="Bob Yencha" w:date="2012-01-05T15:07:00Z"/>
              </w:rPr>
            </w:pPr>
            <w:del w:id="3596" w:author="Bob Yencha" w:date="2012-01-05T15:07:00Z">
              <w:r w:rsidRPr="00D4120B" w:rsidDel="00FB15B1">
                <w:delText>1..4</w:delText>
              </w:r>
            </w:del>
          </w:p>
        </w:tc>
        <w:tc>
          <w:tcPr>
            <w:tcW w:w="855" w:type="dxa"/>
            <w:shd w:val="clear" w:color="auto" w:fill="auto"/>
          </w:tcPr>
          <w:p w14:paraId="47DF570E" w14:textId="77777777" w:rsidR="00667BA9" w:rsidRPr="00D4120B" w:rsidDel="00FB15B1" w:rsidRDefault="00667BA9" w:rsidP="008F7891">
            <w:pPr>
              <w:pStyle w:val="TableContent"/>
              <w:rPr>
                <w:del w:id="3597" w:author="Bob Yencha" w:date="2012-01-05T15:07:00Z"/>
              </w:rPr>
            </w:pPr>
          </w:p>
        </w:tc>
        <w:tc>
          <w:tcPr>
            <w:tcW w:w="1458" w:type="dxa"/>
          </w:tcPr>
          <w:p w14:paraId="5E1B9E42" w14:textId="77777777" w:rsidR="00667BA9" w:rsidRPr="00087AF8" w:rsidDel="00FB15B1" w:rsidRDefault="00667BA9" w:rsidP="008F7891">
            <w:pPr>
              <w:pStyle w:val="TableContent"/>
              <w:rPr>
                <w:del w:id="3598" w:author="Bob Yencha" w:date="2012-01-05T15:07:00Z"/>
              </w:rPr>
            </w:pPr>
          </w:p>
        </w:tc>
        <w:tc>
          <w:tcPr>
            <w:tcW w:w="4964" w:type="dxa"/>
          </w:tcPr>
          <w:p w14:paraId="64933293" w14:textId="77777777" w:rsidR="00667BA9" w:rsidRPr="00087AF8" w:rsidDel="00FB15B1" w:rsidRDefault="00A54046" w:rsidP="008F7891">
            <w:pPr>
              <w:pStyle w:val="TableContent"/>
              <w:rPr>
                <w:del w:id="3599" w:author="Bob Yencha" w:date="2012-01-05T15:07:00Z"/>
              </w:rPr>
            </w:pPr>
            <w:ins w:id="3600" w:author="Robert Snelick" w:date="2011-12-15T11:05:00Z">
              <w:del w:id="3601" w:author="Bob Yencha" w:date="2012-01-05T15:07:00Z">
                <w:r w:rsidDel="00FB15B1">
                  <w:delText>Constrained to the l</w:delText>
                </w:r>
              </w:del>
            </w:ins>
            <w:del w:id="3602" w:author="Bob Yencha" w:date="2012-01-05T15:07:00Z">
              <w:r w:rsidR="00667BA9" w:rsidRPr="00087AF8" w:rsidDel="00FB15B1">
                <w:delText xml:space="preserve">Literal </w:delText>
              </w:r>
            </w:del>
            <w:ins w:id="3603" w:author="Robert Snelick" w:date="2011-12-15T11:05:00Z">
              <w:del w:id="3604" w:author="Bob Yencha" w:date="2012-01-05T15:07:00Z">
                <w:r w:rsidDel="00FB15B1">
                  <w:delText>v</w:delText>
                </w:r>
              </w:del>
            </w:ins>
            <w:del w:id="3605" w:author="Bob Yencha" w:date="2012-01-05T15:07:00Z">
              <w:r w:rsidR="00667BA9" w:rsidRPr="00087AF8" w:rsidDel="00FB15B1">
                <w:delText>Value: ‘1’.</w:delText>
              </w:r>
            </w:del>
          </w:p>
        </w:tc>
      </w:tr>
      <w:tr w:rsidR="00667BA9" w:rsidRPr="00D4120B" w:rsidDel="00FB15B1" w14:paraId="1A0362DC" w14:textId="77777777">
        <w:trPr>
          <w:cantSplit/>
          <w:jc w:val="center"/>
          <w:del w:id="3606" w:author="Bob Yencha" w:date="2012-01-05T15:07:00Z"/>
        </w:trPr>
        <w:tc>
          <w:tcPr>
            <w:tcW w:w="546" w:type="dxa"/>
          </w:tcPr>
          <w:p w14:paraId="18EB756F" w14:textId="77777777" w:rsidR="00667BA9" w:rsidRPr="00D4120B" w:rsidDel="00FB15B1" w:rsidRDefault="00667BA9" w:rsidP="008F7891">
            <w:pPr>
              <w:pStyle w:val="TableContent"/>
              <w:rPr>
                <w:del w:id="3607" w:author="Bob Yencha" w:date="2012-01-05T15:07:00Z"/>
              </w:rPr>
            </w:pPr>
            <w:del w:id="3608" w:author="Bob Yencha" w:date="2012-01-05T15:07:00Z">
              <w:r w:rsidRPr="00D4120B" w:rsidDel="00FB15B1">
                <w:delText>2</w:delText>
              </w:r>
            </w:del>
          </w:p>
        </w:tc>
        <w:tc>
          <w:tcPr>
            <w:tcW w:w="2214" w:type="dxa"/>
          </w:tcPr>
          <w:p w14:paraId="1C04EEC8" w14:textId="77777777" w:rsidR="00667BA9" w:rsidRPr="00D4120B" w:rsidDel="00FB15B1" w:rsidRDefault="00667BA9" w:rsidP="008F7891">
            <w:pPr>
              <w:pStyle w:val="TableContent"/>
              <w:rPr>
                <w:del w:id="3609" w:author="Bob Yencha" w:date="2012-01-05T15:07:00Z"/>
              </w:rPr>
            </w:pPr>
            <w:del w:id="3610" w:author="Bob Yencha" w:date="2012-01-05T15:07:00Z">
              <w:r w:rsidRPr="00D4120B" w:rsidDel="00FB15B1">
                <w:delText>Patient Class</w:delText>
              </w:r>
            </w:del>
          </w:p>
        </w:tc>
        <w:tc>
          <w:tcPr>
            <w:tcW w:w="720" w:type="dxa"/>
          </w:tcPr>
          <w:p w14:paraId="04491EC4" w14:textId="77777777" w:rsidR="00667BA9" w:rsidRPr="00D4120B" w:rsidDel="00FB15B1" w:rsidRDefault="00667BA9" w:rsidP="008F7891">
            <w:pPr>
              <w:pStyle w:val="TableContent"/>
              <w:rPr>
                <w:del w:id="3611" w:author="Bob Yencha" w:date="2012-01-05T15:07:00Z"/>
              </w:rPr>
            </w:pPr>
            <w:del w:id="3612" w:author="Bob Yencha" w:date="2012-01-05T15:07:00Z">
              <w:r w:rsidRPr="00D4120B" w:rsidDel="00FB15B1">
                <w:delText>IS</w:delText>
              </w:r>
            </w:del>
          </w:p>
        </w:tc>
        <w:tc>
          <w:tcPr>
            <w:tcW w:w="828" w:type="dxa"/>
            <w:shd w:val="clear" w:color="auto" w:fill="auto"/>
          </w:tcPr>
          <w:p w14:paraId="042DE9D9" w14:textId="77777777" w:rsidR="00667BA9" w:rsidRPr="00D4120B" w:rsidDel="00FB15B1" w:rsidRDefault="00667BA9" w:rsidP="008F7891">
            <w:pPr>
              <w:pStyle w:val="TableContent"/>
              <w:rPr>
                <w:del w:id="3613" w:author="Bob Yencha" w:date="2012-01-05T15:07:00Z"/>
              </w:rPr>
            </w:pPr>
            <w:del w:id="3614" w:author="Bob Yencha" w:date="2012-01-05T15:07:00Z">
              <w:r w:rsidRPr="00D4120B" w:rsidDel="00FB15B1">
                <w:delText>R</w:delText>
              </w:r>
            </w:del>
          </w:p>
        </w:tc>
        <w:tc>
          <w:tcPr>
            <w:tcW w:w="1296" w:type="dxa"/>
            <w:shd w:val="clear" w:color="auto" w:fill="auto"/>
          </w:tcPr>
          <w:p w14:paraId="7070D67D" w14:textId="77777777" w:rsidR="00667BA9" w:rsidRPr="00D4120B" w:rsidDel="00FB15B1" w:rsidRDefault="00667BA9" w:rsidP="008F7891">
            <w:pPr>
              <w:pStyle w:val="TableContent"/>
              <w:rPr>
                <w:del w:id="3615" w:author="Bob Yencha" w:date="2012-01-05T15:07:00Z"/>
              </w:rPr>
            </w:pPr>
            <w:del w:id="3616" w:author="Bob Yencha" w:date="2012-01-05T15:07:00Z">
              <w:r w:rsidRPr="00D4120B" w:rsidDel="00FB15B1">
                <w:delText>[1..1]</w:delText>
              </w:r>
            </w:del>
          </w:p>
        </w:tc>
        <w:tc>
          <w:tcPr>
            <w:tcW w:w="846" w:type="dxa"/>
            <w:shd w:val="clear" w:color="auto" w:fill="auto"/>
          </w:tcPr>
          <w:p w14:paraId="33E15D24" w14:textId="77777777" w:rsidR="00667BA9" w:rsidRPr="00D4120B" w:rsidDel="00FB15B1" w:rsidRDefault="00667BA9" w:rsidP="008F7891">
            <w:pPr>
              <w:pStyle w:val="TableContent"/>
              <w:rPr>
                <w:del w:id="3617" w:author="Bob Yencha" w:date="2012-01-05T15:07:00Z"/>
              </w:rPr>
            </w:pPr>
            <w:del w:id="3618" w:author="Bob Yencha" w:date="2012-01-05T15:07:00Z">
              <w:r w:rsidRPr="00D4120B" w:rsidDel="00FB15B1">
                <w:delText>1..20</w:delText>
              </w:r>
            </w:del>
          </w:p>
        </w:tc>
        <w:tc>
          <w:tcPr>
            <w:tcW w:w="855" w:type="dxa"/>
            <w:shd w:val="clear" w:color="auto" w:fill="auto"/>
          </w:tcPr>
          <w:p w14:paraId="67BEFEEC" w14:textId="77777777" w:rsidR="00667BA9" w:rsidRPr="00D4120B" w:rsidDel="00FB15B1" w:rsidRDefault="00071B88" w:rsidP="008F7891">
            <w:pPr>
              <w:pStyle w:val="TableContent"/>
              <w:rPr>
                <w:del w:id="3619" w:author="Bob Yencha" w:date="2012-01-05T15:07:00Z"/>
              </w:rPr>
            </w:pPr>
            <w:del w:id="3620" w:author="Bob Yencha" w:date="2012-01-05T15:07:00Z">
              <w:r w:rsidDel="00FB15B1">
                <w:delText>=</w:delText>
              </w:r>
            </w:del>
          </w:p>
        </w:tc>
        <w:tc>
          <w:tcPr>
            <w:tcW w:w="1458" w:type="dxa"/>
          </w:tcPr>
          <w:p w14:paraId="2546A390" w14:textId="77777777" w:rsidR="00667BA9" w:rsidRPr="00D4120B" w:rsidDel="00FB15B1" w:rsidRDefault="00667BA9" w:rsidP="008F7891">
            <w:pPr>
              <w:pStyle w:val="TableContent"/>
              <w:rPr>
                <w:del w:id="3621" w:author="Bob Yencha" w:date="2012-01-05T15:07:00Z"/>
              </w:rPr>
            </w:pPr>
            <w:del w:id="3622" w:author="Bob Yencha" w:date="2012-01-05T15:07:00Z">
              <w:r w:rsidRPr="00D4120B" w:rsidDel="00FB15B1">
                <w:delText>HL70004</w:delText>
              </w:r>
            </w:del>
          </w:p>
        </w:tc>
        <w:tc>
          <w:tcPr>
            <w:tcW w:w="4964" w:type="dxa"/>
          </w:tcPr>
          <w:p w14:paraId="21FDA082" w14:textId="77777777" w:rsidR="00667BA9" w:rsidRPr="00D4120B" w:rsidDel="00FB15B1" w:rsidRDefault="00667BA9" w:rsidP="008F7891">
            <w:pPr>
              <w:pStyle w:val="TableContent"/>
              <w:rPr>
                <w:del w:id="3623" w:author="Bob Yencha" w:date="2012-01-05T15:07:00Z"/>
              </w:rPr>
            </w:pPr>
            <w:del w:id="3624" w:author="Bob Yencha" w:date="2012-01-05T15:07:00Z">
              <w:r w:rsidRPr="00D4120B" w:rsidDel="00FB15B1">
                <w:delText xml:space="preserve">A gross identification of the classification of patient’s visit </w:delText>
              </w:r>
            </w:del>
          </w:p>
        </w:tc>
      </w:tr>
      <w:tr w:rsidR="00667BA9" w:rsidRPr="00D4120B" w:rsidDel="00FB15B1" w14:paraId="4387F551" w14:textId="77777777">
        <w:trPr>
          <w:cantSplit/>
          <w:jc w:val="center"/>
          <w:del w:id="3625" w:author="Bob Yencha" w:date="2012-01-05T15:07:00Z"/>
        </w:trPr>
        <w:tc>
          <w:tcPr>
            <w:tcW w:w="546" w:type="dxa"/>
          </w:tcPr>
          <w:p w14:paraId="0EF45E47" w14:textId="77777777" w:rsidR="00667BA9" w:rsidRPr="00D4120B" w:rsidDel="00FB15B1" w:rsidRDefault="00667BA9" w:rsidP="008F7891">
            <w:pPr>
              <w:pStyle w:val="TableContent"/>
              <w:rPr>
                <w:del w:id="3626" w:author="Bob Yencha" w:date="2012-01-05T15:07:00Z"/>
              </w:rPr>
            </w:pPr>
            <w:del w:id="3627" w:author="Bob Yencha" w:date="2012-01-05T15:07:00Z">
              <w:r w:rsidRPr="00D4120B" w:rsidDel="00FB15B1">
                <w:delText>3</w:delText>
              </w:r>
            </w:del>
          </w:p>
        </w:tc>
        <w:tc>
          <w:tcPr>
            <w:tcW w:w="2214" w:type="dxa"/>
          </w:tcPr>
          <w:p w14:paraId="4FD180CA" w14:textId="77777777" w:rsidR="00667BA9" w:rsidRPr="00D4120B" w:rsidDel="00FB15B1" w:rsidRDefault="00667BA9" w:rsidP="008F7891">
            <w:pPr>
              <w:pStyle w:val="TableContent"/>
              <w:rPr>
                <w:del w:id="3628" w:author="Bob Yencha" w:date="2012-01-05T15:07:00Z"/>
              </w:rPr>
            </w:pPr>
            <w:del w:id="3629" w:author="Bob Yencha" w:date="2012-01-05T15:07:00Z">
              <w:r w:rsidRPr="00D4120B" w:rsidDel="00FB15B1">
                <w:delText>Assigned Patient Location</w:delText>
              </w:r>
            </w:del>
          </w:p>
        </w:tc>
        <w:tc>
          <w:tcPr>
            <w:tcW w:w="720" w:type="dxa"/>
          </w:tcPr>
          <w:p w14:paraId="3346ABA9" w14:textId="77777777" w:rsidR="00667BA9" w:rsidRPr="00D4120B" w:rsidDel="00FB15B1" w:rsidRDefault="00667BA9" w:rsidP="008F7891">
            <w:pPr>
              <w:pStyle w:val="TableContent"/>
              <w:rPr>
                <w:del w:id="3630" w:author="Bob Yencha" w:date="2012-01-05T15:07:00Z"/>
              </w:rPr>
            </w:pPr>
            <w:del w:id="3631" w:author="Bob Yencha" w:date="2012-01-05T15:07:00Z">
              <w:r w:rsidRPr="00D4120B" w:rsidDel="00FB15B1">
                <w:delText>PL</w:delText>
              </w:r>
            </w:del>
          </w:p>
        </w:tc>
        <w:tc>
          <w:tcPr>
            <w:tcW w:w="828" w:type="dxa"/>
            <w:shd w:val="clear" w:color="auto" w:fill="auto"/>
          </w:tcPr>
          <w:p w14:paraId="393449E9" w14:textId="77777777" w:rsidR="00667BA9" w:rsidRPr="00D4120B" w:rsidDel="00FB15B1" w:rsidRDefault="001846B6" w:rsidP="008F7891">
            <w:pPr>
              <w:pStyle w:val="TableContent"/>
              <w:rPr>
                <w:del w:id="3632" w:author="Bob Yencha" w:date="2012-01-05T15:07:00Z"/>
              </w:rPr>
            </w:pPr>
            <w:del w:id="3633" w:author="Bob Yencha" w:date="2012-01-05T15:07:00Z">
              <w:r w:rsidDel="00FB15B1">
                <w:delText>O</w:delText>
              </w:r>
            </w:del>
          </w:p>
        </w:tc>
        <w:tc>
          <w:tcPr>
            <w:tcW w:w="1296" w:type="dxa"/>
            <w:shd w:val="clear" w:color="auto" w:fill="auto"/>
          </w:tcPr>
          <w:p w14:paraId="26044F7B" w14:textId="77777777" w:rsidR="00667BA9" w:rsidRPr="00D4120B" w:rsidDel="00FB15B1" w:rsidRDefault="00667BA9" w:rsidP="008F7891">
            <w:pPr>
              <w:pStyle w:val="TableContent"/>
              <w:rPr>
                <w:del w:id="3634" w:author="Bob Yencha" w:date="2012-01-05T15:07:00Z"/>
              </w:rPr>
            </w:pPr>
            <w:del w:id="3635" w:author="Bob Yencha" w:date="2012-01-05T15:07:00Z">
              <w:r w:rsidRPr="00D4120B" w:rsidDel="00FB15B1">
                <w:delText>[0..1]</w:delText>
              </w:r>
            </w:del>
          </w:p>
        </w:tc>
        <w:tc>
          <w:tcPr>
            <w:tcW w:w="846" w:type="dxa"/>
            <w:shd w:val="clear" w:color="auto" w:fill="auto"/>
          </w:tcPr>
          <w:p w14:paraId="0E69E160" w14:textId="77777777" w:rsidR="00667BA9" w:rsidRPr="00D4120B" w:rsidDel="00FB15B1" w:rsidRDefault="00667BA9" w:rsidP="008F7891">
            <w:pPr>
              <w:pStyle w:val="TableContent"/>
              <w:rPr>
                <w:del w:id="3636" w:author="Bob Yencha" w:date="2012-01-05T15:07:00Z"/>
              </w:rPr>
            </w:pPr>
          </w:p>
        </w:tc>
        <w:tc>
          <w:tcPr>
            <w:tcW w:w="855" w:type="dxa"/>
            <w:shd w:val="clear" w:color="auto" w:fill="auto"/>
          </w:tcPr>
          <w:p w14:paraId="0EF7E27D" w14:textId="77777777" w:rsidR="00667BA9" w:rsidRPr="00D4120B" w:rsidDel="00FB15B1" w:rsidRDefault="00667BA9" w:rsidP="008F7891">
            <w:pPr>
              <w:pStyle w:val="TableContent"/>
              <w:rPr>
                <w:del w:id="3637" w:author="Bob Yencha" w:date="2012-01-05T15:07:00Z"/>
              </w:rPr>
            </w:pPr>
          </w:p>
        </w:tc>
        <w:tc>
          <w:tcPr>
            <w:tcW w:w="1458" w:type="dxa"/>
          </w:tcPr>
          <w:p w14:paraId="56B89B3E" w14:textId="77777777" w:rsidR="00667BA9" w:rsidRPr="00D4120B" w:rsidDel="00FB15B1" w:rsidRDefault="00667BA9" w:rsidP="008F7891">
            <w:pPr>
              <w:pStyle w:val="TableContent"/>
              <w:rPr>
                <w:del w:id="3638" w:author="Bob Yencha" w:date="2012-01-05T15:07:00Z"/>
              </w:rPr>
            </w:pPr>
          </w:p>
        </w:tc>
        <w:tc>
          <w:tcPr>
            <w:tcW w:w="4964" w:type="dxa"/>
          </w:tcPr>
          <w:p w14:paraId="03287E75" w14:textId="77777777" w:rsidR="00667BA9" w:rsidRPr="00D03D2F" w:rsidDel="00FB15B1" w:rsidRDefault="00667BA9" w:rsidP="008F7891">
            <w:pPr>
              <w:pStyle w:val="TableContent"/>
              <w:rPr>
                <w:del w:id="3639" w:author="Bob Yencha" w:date="2012-01-05T15:07:00Z"/>
                <w:highlight w:val="yellow"/>
              </w:rPr>
            </w:pPr>
          </w:p>
        </w:tc>
      </w:tr>
      <w:tr w:rsidR="00667BA9" w:rsidRPr="00D4120B" w:rsidDel="00FB15B1" w14:paraId="3D6A3F34" w14:textId="77777777">
        <w:trPr>
          <w:cantSplit/>
          <w:jc w:val="center"/>
          <w:del w:id="3640" w:author="Bob Yencha" w:date="2012-01-05T15:07:00Z"/>
        </w:trPr>
        <w:tc>
          <w:tcPr>
            <w:tcW w:w="546" w:type="dxa"/>
          </w:tcPr>
          <w:p w14:paraId="51DB01B7" w14:textId="77777777" w:rsidR="00667BA9" w:rsidRPr="00D4120B" w:rsidDel="00FB15B1" w:rsidRDefault="00667BA9" w:rsidP="008F7891">
            <w:pPr>
              <w:pStyle w:val="TableContent"/>
              <w:rPr>
                <w:del w:id="3641" w:author="Bob Yencha" w:date="2012-01-05T15:07:00Z"/>
              </w:rPr>
            </w:pPr>
            <w:del w:id="3642" w:author="Bob Yencha" w:date="2012-01-05T15:07:00Z">
              <w:r w:rsidRPr="00D4120B" w:rsidDel="00FB15B1">
                <w:delText>4</w:delText>
              </w:r>
            </w:del>
          </w:p>
        </w:tc>
        <w:tc>
          <w:tcPr>
            <w:tcW w:w="2214" w:type="dxa"/>
          </w:tcPr>
          <w:p w14:paraId="59DD996D" w14:textId="77777777" w:rsidR="00667BA9" w:rsidRPr="00D4120B" w:rsidDel="00FB15B1" w:rsidRDefault="00667BA9" w:rsidP="008F7891">
            <w:pPr>
              <w:pStyle w:val="TableContent"/>
              <w:rPr>
                <w:del w:id="3643" w:author="Bob Yencha" w:date="2012-01-05T15:07:00Z"/>
              </w:rPr>
            </w:pPr>
            <w:del w:id="3644" w:author="Bob Yencha" w:date="2012-01-05T15:07:00Z">
              <w:r w:rsidRPr="00D4120B" w:rsidDel="00FB15B1">
                <w:delText>Admission Type</w:delText>
              </w:r>
            </w:del>
          </w:p>
        </w:tc>
        <w:tc>
          <w:tcPr>
            <w:tcW w:w="720" w:type="dxa"/>
          </w:tcPr>
          <w:p w14:paraId="2553E389" w14:textId="77777777" w:rsidR="00667BA9" w:rsidRPr="00D4120B" w:rsidDel="00FB15B1" w:rsidRDefault="00667BA9" w:rsidP="008F7891">
            <w:pPr>
              <w:pStyle w:val="TableContent"/>
              <w:rPr>
                <w:del w:id="3645" w:author="Bob Yencha" w:date="2012-01-05T15:07:00Z"/>
              </w:rPr>
            </w:pPr>
            <w:del w:id="3646" w:author="Bob Yencha" w:date="2012-01-05T15:07:00Z">
              <w:r w:rsidRPr="00D4120B" w:rsidDel="00FB15B1">
                <w:delText>IS</w:delText>
              </w:r>
            </w:del>
          </w:p>
        </w:tc>
        <w:tc>
          <w:tcPr>
            <w:tcW w:w="828" w:type="dxa"/>
            <w:shd w:val="clear" w:color="auto" w:fill="auto"/>
          </w:tcPr>
          <w:p w14:paraId="1E4CB8B1" w14:textId="77777777" w:rsidR="00667BA9" w:rsidRPr="00D4120B" w:rsidDel="00FB15B1" w:rsidRDefault="001846B6" w:rsidP="008F7891">
            <w:pPr>
              <w:pStyle w:val="TableContent"/>
              <w:rPr>
                <w:del w:id="3647" w:author="Bob Yencha" w:date="2012-01-05T15:07:00Z"/>
              </w:rPr>
            </w:pPr>
            <w:del w:id="3648" w:author="Bob Yencha" w:date="2012-01-05T15:07:00Z">
              <w:r w:rsidDel="00FB15B1">
                <w:delText>O</w:delText>
              </w:r>
            </w:del>
          </w:p>
        </w:tc>
        <w:tc>
          <w:tcPr>
            <w:tcW w:w="1296" w:type="dxa"/>
            <w:shd w:val="clear" w:color="auto" w:fill="auto"/>
          </w:tcPr>
          <w:p w14:paraId="00562171" w14:textId="77777777" w:rsidR="00667BA9" w:rsidRPr="00D4120B" w:rsidDel="00FB15B1" w:rsidRDefault="00667BA9" w:rsidP="008F7891">
            <w:pPr>
              <w:pStyle w:val="TableContent"/>
              <w:rPr>
                <w:del w:id="3649" w:author="Bob Yencha" w:date="2012-01-05T15:07:00Z"/>
              </w:rPr>
            </w:pPr>
            <w:del w:id="3650" w:author="Bob Yencha" w:date="2012-01-05T15:07:00Z">
              <w:r w:rsidRPr="00D4120B" w:rsidDel="00FB15B1">
                <w:delText>[0..1]</w:delText>
              </w:r>
            </w:del>
          </w:p>
        </w:tc>
        <w:tc>
          <w:tcPr>
            <w:tcW w:w="846" w:type="dxa"/>
            <w:shd w:val="clear" w:color="auto" w:fill="auto"/>
          </w:tcPr>
          <w:p w14:paraId="034D95F1" w14:textId="77777777" w:rsidR="00667BA9" w:rsidRPr="00D4120B" w:rsidDel="00FB15B1" w:rsidRDefault="00667BA9" w:rsidP="008F7891">
            <w:pPr>
              <w:pStyle w:val="TableContent"/>
              <w:rPr>
                <w:del w:id="3651" w:author="Bob Yencha" w:date="2012-01-05T15:07:00Z"/>
              </w:rPr>
            </w:pPr>
            <w:del w:id="3652" w:author="Bob Yencha" w:date="2012-01-05T15:07:00Z">
              <w:r w:rsidRPr="00D4120B" w:rsidDel="00FB15B1">
                <w:delText>1..20</w:delText>
              </w:r>
            </w:del>
          </w:p>
        </w:tc>
        <w:tc>
          <w:tcPr>
            <w:tcW w:w="855" w:type="dxa"/>
            <w:shd w:val="clear" w:color="auto" w:fill="auto"/>
          </w:tcPr>
          <w:p w14:paraId="527DE045" w14:textId="77777777" w:rsidR="00667BA9" w:rsidRPr="00D4120B" w:rsidDel="00FB15B1" w:rsidRDefault="00667BA9" w:rsidP="008F7891">
            <w:pPr>
              <w:pStyle w:val="TableContent"/>
              <w:rPr>
                <w:del w:id="3653" w:author="Bob Yencha" w:date="2012-01-05T15:07:00Z"/>
              </w:rPr>
            </w:pPr>
          </w:p>
        </w:tc>
        <w:tc>
          <w:tcPr>
            <w:tcW w:w="1458" w:type="dxa"/>
          </w:tcPr>
          <w:p w14:paraId="4211953D" w14:textId="77777777" w:rsidR="00667BA9" w:rsidRPr="00D4120B" w:rsidDel="00FB15B1" w:rsidRDefault="00667BA9" w:rsidP="008F7891">
            <w:pPr>
              <w:pStyle w:val="TableContent"/>
              <w:rPr>
                <w:del w:id="3654" w:author="Bob Yencha" w:date="2012-01-05T15:07:00Z"/>
              </w:rPr>
            </w:pPr>
            <w:del w:id="3655" w:author="Bob Yencha" w:date="2011-11-29T10:02:00Z">
              <w:r w:rsidRPr="00D4120B" w:rsidDel="00097903">
                <w:delText>Admission Type Value Set</w:delText>
              </w:r>
            </w:del>
          </w:p>
        </w:tc>
        <w:tc>
          <w:tcPr>
            <w:tcW w:w="4964" w:type="dxa"/>
          </w:tcPr>
          <w:p w14:paraId="37972B70" w14:textId="77777777" w:rsidR="00667BA9" w:rsidRPr="00D03D2F" w:rsidDel="00FB15B1" w:rsidRDefault="00667BA9" w:rsidP="008F7891">
            <w:pPr>
              <w:pStyle w:val="TableContent"/>
              <w:rPr>
                <w:del w:id="3656" w:author="Bob Yencha" w:date="2012-01-05T15:07:00Z"/>
                <w:highlight w:val="yellow"/>
              </w:rPr>
            </w:pPr>
          </w:p>
        </w:tc>
      </w:tr>
      <w:tr w:rsidR="00667BA9" w:rsidRPr="00D4120B" w:rsidDel="00FB15B1" w14:paraId="135B8905" w14:textId="77777777">
        <w:trPr>
          <w:cantSplit/>
          <w:jc w:val="center"/>
          <w:del w:id="3657" w:author="Bob Yencha" w:date="2012-01-05T15:07:00Z"/>
        </w:trPr>
        <w:tc>
          <w:tcPr>
            <w:tcW w:w="546" w:type="dxa"/>
          </w:tcPr>
          <w:p w14:paraId="30078DBA" w14:textId="77777777" w:rsidR="00667BA9" w:rsidRPr="00D4120B" w:rsidDel="00FB15B1" w:rsidRDefault="00667BA9" w:rsidP="008F7891">
            <w:pPr>
              <w:pStyle w:val="TableContent"/>
              <w:rPr>
                <w:del w:id="3658" w:author="Bob Yencha" w:date="2012-01-05T15:07:00Z"/>
              </w:rPr>
            </w:pPr>
            <w:del w:id="3659" w:author="Bob Yencha" w:date="2012-01-05T15:07:00Z">
              <w:r w:rsidRPr="00D4120B" w:rsidDel="00FB15B1">
                <w:delText>5</w:delText>
              </w:r>
            </w:del>
          </w:p>
        </w:tc>
        <w:tc>
          <w:tcPr>
            <w:tcW w:w="2214" w:type="dxa"/>
          </w:tcPr>
          <w:p w14:paraId="2CD4D843" w14:textId="77777777" w:rsidR="00667BA9" w:rsidRPr="00D4120B" w:rsidDel="00FB15B1" w:rsidRDefault="00667BA9" w:rsidP="008F7891">
            <w:pPr>
              <w:pStyle w:val="TableContent"/>
              <w:rPr>
                <w:del w:id="3660" w:author="Bob Yencha" w:date="2012-01-05T15:07:00Z"/>
              </w:rPr>
            </w:pPr>
            <w:del w:id="3661" w:author="Bob Yencha" w:date="2012-01-05T15:07:00Z">
              <w:r w:rsidRPr="00D4120B" w:rsidDel="00FB15B1">
                <w:delText>Preadmit Number</w:delText>
              </w:r>
            </w:del>
          </w:p>
        </w:tc>
        <w:tc>
          <w:tcPr>
            <w:tcW w:w="720" w:type="dxa"/>
          </w:tcPr>
          <w:p w14:paraId="7C7944F3" w14:textId="77777777" w:rsidR="00667BA9" w:rsidRPr="00D4120B" w:rsidDel="00FB15B1" w:rsidRDefault="00667BA9" w:rsidP="008F7891">
            <w:pPr>
              <w:pStyle w:val="TableContent"/>
              <w:rPr>
                <w:del w:id="3662" w:author="Bob Yencha" w:date="2012-01-05T15:07:00Z"/>
              </w:rPr>
            </w:pPr>
            <w:del w:id="3663" w:author="Bob Yencha" w:date="2012-01-05T15:07:00Z">
              <w:r w:rsidRPr="00D4120B" w:rsidDel="00FB15B1">
                <w:delText>CX</w:delText>
              </w:r>
            </w:del>
          </w:p>
        </w:tc>
        <w:tc>
          <w:tcPr>
            <w:tcW w:w="828" w:type="dxa"/>
            <w:shd w:val="clear" w:color="auto" w:fill="auto"/>
          </w:tcPr>
          <w:p w14:paraId="53570A79" w14:textId="77777777" w:rsidR="00667BA9" w:rsidRPr="00D4120B" w:rsidDel="00FB15B1" w:rsidRDefault="00667BA9" w:rsidP="008F7891">
            <w:pPr>
              <w:pStyle w:val="TableContent"/>
              <w:rPr>
                <w:del w:id="3664" w:author="Bob Yencha" w:date="2012-01-05T15:07:00Z"/>
              </w:rPr>
            </w:pPr>
            <w:del w:id="3665" w:author="Bob Yencha" w:date="2012-01-05T15:07:00Z">
              <w:r w:rsidRPr="00D4120B" w:rsidDel="00FB15B1">
                <w:delText>O</w:delText>
              </w:r>
            </w:del>
          </w:p>
        </w:tc>
        <w:tc>
          <w:tcPr>
            <w:tcW w:w="1296" w:type="dxa"/>
            <w:shd w:val="clear" w:color="auto" w:fill="auto"/>
          </w:tcPr>
          <w:p w14:paraId="4D39A8E3" w14:textId="77777777" w:rsidR="00667BA9" w:rsidRPr="00D4120B" w:rsidDel="00FB15B1" w:rsidRDefault="00667BA9" w:rsidP="008F7891">
            <w:pPr>
              <w:pStyle w:val="TableContent"/>
              <w:rPr>
                <w:del w:id="3666" w:author="Bob Yencha" w:date="2012-01-05T15:07:00Z"/>
              </w:rPr>
            </w:pPr>
            <w:del w:id="3667" w:author="Bob Yencha" w:date="2012-01-05T15:07:00Z">
              <w:r w:rsidRPr="00D4120B" w:rsidDel="00FB15B1">
                <w:delText>[0..1]</w:delText>
              </w:r>
            </w:del>
          </w:p>
        </w:tc>
        <w:tc>
          <w:tcPr>
            <w:tcW w:w="846" w:type="dxa"/>
            <w:shd w:val="clear" w:color="auto" w:fill="auto"/>
          </w:tcPr>
          <w:p w14:paraId="3810D9A4" w14:textId="77777777" w:rsidR="00667BA9" w:rsidRPr="00D4120B" w:rsidDel="00FB15B1" w:rsidRDefault="00667BA9" w:rsidP="008F7891">
            <w:pPr>
              <w:pStyle w:val="TableContent"/>
              <w:rPr>
                <w:del w:id="3668" w:author="Bob Yencha" w:date="2012-01-05T15:07:00Z"/>
              </w:rPr>
            </w:pPr>
          </w:p>
        </w:tc>
        <w:tc>
          <w:tcPr>
            <w:tcW w:w="855" w:type="dxa"/>
            <w:shd w:val="clear" w:color="auto" w:fill="auto"/>
          </w:tcPr>
          <w:p w14:paraId="797A45DC" w14:textId="77777777" w:rsidR="00667BA9" w:rsidRPr="00D4120B" w:rsidDel="00FB15B1" w:rsidRDefault="00667BA9" w:rsidP="008F7891">
            <w:pPr>
              <w:pStyle w:val="TableContent"/>
              <w:rPr>
                <w:del w:id="3669" w:author="Bob Yencha" w:date="2012-01-05T15:07:00Z"/>
              </w:rPr>
            </w:pPr>
          </w:p>
        </w:tc>
        <w:tc>
          <w:tcPr>
            <w:tcW w:w="1458" w:type="dxa"/>
          </w:tcPr>
          <w:p w14:paraId="62D70E98" w14:textId="77777777" w:rsidR="00667BA9" w:rsidRPr="00D4120B" w:rsidDel="00FB15B1" w:rsidRDefault="00667BA9" w:rsidP="008F7891">
            <w:pPr>
              <w:pStyle w:val="TableContent"/>
              <w:rPr>
                <w:del w:id="3670" w:author="Bob Yencha" w:date="2012-01-05T15:07:00Z"/>
              </w:rPr>
            </w:pPr>
          </w:p>
        </w:tc>
        <w:tc>
          <w:tcPr>
            <w:tcW w:w="4964" w:type="dxa"/>
          </w:tcPr>
          <w:p w14:paraId="6F57B8DA" w14:textId="77777777" w:rsidR="00667BA9" w:rsidRPr="00D4120B" w:rsidDel="00FB15B1" w:rsidRDefault="00667BA9" w:rsidP="008F7891">
            <w:pPr>
              <w:pStyle w:val="TableContent"/>
              <w:rPr>
                <w:del w:id="3671" w:author="Bob Yencha" w:date="2012-01-05T15:07:00Z"/>
              </w:rPr>
            </w:pPr>
          </w:p>
        </w:tc>
      </w:tr>
      <w:tr w:rsidR="00667BA9" w:rsidRPr="00D4120B" w:rsidDel="00FB15B1" w14:paraId="5B99BE71" w14:textId="77777777">
        <w:trPr>
          <w:cantSplit/>
          <w:jc w:val="center"/>
          <w:del w:id="3672" w:author="Bob Yencha" w:date="2012-01-05T15:07:00Z"/>
        </w:trPr>
        <w:tc>
          <w:tcPr>
            <w:tcW w:w="546" w:type="dxa"/>
          </w:tcPr>
          <w:p w14:paraId="39A4482D" w14:textId="77777777" w:rsidR="00667BA9" w:rsidRPr="00D4120B" w:rsidDel="00FB15B1" w:rsidRDefault="00667BA9" w:rsidP="008F7891">
            <w:pPr>
              <w:pStyle w:val="TableContent"/>
              <w:rPr>
                <w:del w:id="3673" w:author="Bob Yencha" w:date="2012-01-05T15:07:00Z"/>
              </w:rPr>
            </w:pPr>
            <w:del w:id="3674" w:author="Bob Yencha" w:date="2012-01-05T15:07:00Z">
              <w:r w:rsidRPr="00D4120B" w:rsidDel="00FB15B1">
                <w:delText>6</w:delText>
              </w:r>
            </w:del>
          </w:p>
        </w:tc>
        <w:tc>
          <w:tcPr>
            <w:tcW w:w="2214" w:type="dxa"/>
          </w:tcPr>
          <w:p w14:paraId="6E71CB80" w14:textId="77777777" w:rsidR="00667BA9" w:rsidRPr="00D4120B" w:rsidDel="00FB15B1" w:rsidRDefault="00667BA9" w:rsidP="008F7891">
            <w:pPr>
              <w:pStyle w:val="TableContent"/>
              <w:rPr>
                <w:del w:id="3675" w:author="Bob Yencha" w:date="2012-01-05T15:07:00Z"/>
              </w:rPr>
            </w:pPr>
            <w:del w:id="3676" w:author="Bob Yencha" w:date="2012-01-05T15:07:00Z">
              <w:r w:rsidRPr="00D4120B" w:rsidDel="00FB15B1">
                <w:delText>Prior Patient Location</w:delText>
              </w:r>
            </w:del>
          </w:p>
        </w:tc>
        <w:tc>
          <w:tcPr>
            <w:tcW w:w="720" w:type="dxa"/>
          </w:tcPr>
          <w:p w14:paraId="1E98CF95" w14:textId="77777777" w:rsidR="00667BA9" w:rsidRPr="00D4120B" w:rsidDel="00FB15B1" w:rsidRDefault="00667BA9" w:rsidP="008F7891">
            <w:pPr>
              <w:pStyle w:val="TableContent"/>
              <w:rPr>
                <w:del w:id="3677" w:author="Bob Yencha" w:date="2012-01-05T15:07:00Z"/>
              </w:rPr>
            </w:pPr>
            <w:del w:id="3678" w:author="Bob Yencha" w:date="2012-01-05T15:07:00Z">
              <w:r w:rsidRPr="00D4120B" w:rsidDel="00FB15B1">
                <w:delText>PL</w:delText>
              </w:r>
            </w:del>
          </w:p>
        </w:tc>
        <w:tc>
          <w:tcPr>
            <w:tcW w:w="828" w:type="dxa"/>
            <w:shd w:val="clear" w:color="auto" w:fill="auto"/>
          </w:tcPr>
          <w:p w14:paraId="67605820" w14:textId="77777777" w:rsidR="00667BA9" w:rsidRPr="00D4120B" w:rsidDel="00FB15B1" w:rsidRDefault="00667BA9" w:rsidP="008F7891">
            <w:pPr>
              <w:pStyle w:val="TableContent"/>
              <w:rPr>
                <w:del w:id="3679" w:author="Bob Yencha" w:date="2012-01-05T15:07:00Z"/>
              </w:rPr>
            </w:pPr>
            <w:del w:id="3680" w:author="Bob Yencha" w:date="2012-01-05T15:07:00Z">
              <w:r w:rsidRPr="00D4120B" w:rsidDel="00FB15B1">
                <w:delText>O</w:delText>
              </w:r>
            </w:del>
          </w:p>
        </w:tc>
        <w:tc>
          <w:tcPr>
            <w:tcW w:w="1296" w:type="dxa"/>
            <w:shd w:val="clear" w:color="auto" w:fill="auto"/>
          </w:tcPr>
          <w:p w14:paraId="7621AB06" w14:textId="77777777" w:rsidR="00667BA9" w:rsidRPr="00D4120B" w:rsidDel="00FB15B1" w:rsidRDefault="00667BA9" w:rsidP="008F7891">
            <w:pPr>
              <w:pStyle w:val="TableContent"/>
              <w:rPr>
                <w:del w:id="3681" w:author="Bob Yencha" w:date="2012-01-05T15:07:00Z"/>
              </w:rPr>
            </w:pPr>
            <w:del w:id="3682" w:author="Bob Yencha" w:date="2012-01-05T15:07:00Z">
              <w:r w:rsidRPr="00D4120B" w:rsidDel="00FB15B1">
                <w:delText>[0..1]</w:delText>
              </w:r>
            </w:del>
          </w:p>
        </w:tc>
        <w:tc>
          <w:tcPr>
            <w:tcW w:w="846" w:type="dxa"/>
            <w:shd w:val="clear" w:color="auto" w:fill="auto"/>
          </w:tcPr>
          <w:p w14:paraId="04AAF880" w14:textId="77777777" w:rsidR="00667BA9" w:rsidRPr="00D4120B" w:rsidDel="00FB15B1" w:rsidRDefault="00667BA9" w:rsidP="008F7891">
            <w:pPr>
              <w:pStyle w:val="TableContent"/>
              <w:rPr>
                <w:del w:id="3683" w:author="Bob Yencha" w:date="2012-01-05T15:07:00Z"/>
              </w:rPr>
            </w:pPr>
          </w:p>
        </w:tc>
        <w:tc>
          <w:tcPr>
            <w:tcW w:w="855" w:type="dxa"/>
            <w:shd w:val="clear" w:color="auto" w:fill="auto"/>
          </w:tcPr>
          <w:p w14:paraId="2E0BE898" w14:textId="77777777" w:rsidR="00667BA9" w:rsidRPr="00D4120B" w:rsidDel="00FB15B1" w:rsidRDefault="00667BA9" w:rsidP="008F7891">
            <w:pPr>
              <w:pStyle w:val="TableContent"/>
              <w:rPr>
                <w:del w:id="3684" w:author="Bob Yencha" w:date="2012-01-05T15:07:00Z"/>
              </w:rPr>
            </w:pPr>
          </w:p>
        </w:tc>
        <w:tc>
          <w:tcPr>
            <w:tcW w:w="1458" w:type="dxa"/>
          </w:tcPr>
          <w:p w14:paraId="19E6DB80" w14:textId="77777777" w:rsidR="00667BA9" w:rsidRPr="00D4120B" w:rsidDel="00FB15B1" w:rsidRDefault="00667BA9" w:rsidP="008F7891">
            <w:pPr>
              <w:pStyle w:val="TableContent"/>
              <w:rPr>
                <w:del w:id="3685" w:author="Bob Yencha" w:date="2012-01-05T15:07:00Z"/>
              </w:rPr>
            </w:pPr>
          </w:p>
        </w:tc>
        <w:tc>
          <w:tcPr>
            <w:tcW w:w="4964" w:type="dxa"/>
          </w:tcPr>
          <w:p w14:paraId="487F6D87" w14:textId="77777777" w:rsidR="00667BA9" w:rsidRPr="00D4120B" w:rsidDel="00FB15B1" w:rsidRDefault="00667BA9" w:rsidP="008F7891">
            <w:pPr>
              <w:pStyle w:val="TableContent"/>
              <w:rPr>
                <w:del w:id="3686" w:author="Bob Yencha" w:date="2012-01-05T15:07:00Z"/>
              </w:rPr>
            </w:pPr>
          </w:p>
        </w:tc>
      </w:tr>
      <w:tr w:rsidR="00667BA9" w:rsidRPr="00D4120B" w:rsidDel="00FB15B1" w14:paraId="723CF8E3" w14:textId="77777777">
        <w:trPr>
          <w:cantSplit/>
          <w:jc w:val="center"/>
          <w:del w:id="3687" w:author="Bob Yencha" w:date="2012-01-05T15:07:00Z"/>
        </w:trPr>
        <w:tc>
          <w:tcPr>
            <w:tcW w:w="546" w:type="dxa"/>
          </w:tcPr>
          <w:p w14:paraId="342BCC32" w14:textId="77777777" w:rsidR="00667BA9" w:rsidRPr="00D4120B" w:rsidDel="00FB15B1" w:rsidRDefault="00667BA9" w:rsidP="008F7891">
            <w:pPr>
              <w:pStyle w:val="TableContent"/>
              <w:rPr>
                <w:del w:id="3688" w:author="Bob Yencha" w:date="2012-01-05T15:07:00Z"/>
              </w:rPr>
            </w:pPr>
            <w:del w:id="3689" w:author="Bob Yencha" w:date="2012-01-05T15:07:00Z">
              <w:r w:rsidRPr="00D4120B" w:rsidDel="00FB15B1">
                <w:delText>7</w:delText>
              </w:r>
            </w:del>
          </w:p>
        </w:tc>
        <w:tc>
          <w:tcPr>
            <w:tcW w:w="2214" w:type="dxa"/>
          </w:tcPr>
          <w:p w14:paraId="0F455729" w14:textId="77777777" w:rsidR="00667BA9" w:rsidRPr="00D4120B" w:rsidDel="00FB15B1" w:rsidRDefault="00667BA9" w:rsidP="008F7891">
            <w:pPr>
              <w:pStyle w:val="TableContent"/>
              <w:rPr>
                <w:del w:id="3690" w:author="Bob Yencha" w:date="2012-01-05T15:07:00Z"/>
              </w:rPr>
            </w:pPr>
            <w:del w:id="3691" w:author="Bob Yencha" w:date="2012-01-05T15:07:00Z">
              <w:r w:rsidRPr="00D4120B" w:rsidDel="00FB15B1">
                <w:delText>Attending Doctor</w:delText>
              </w:r>
            </w:del>
          </w:p>
        </w:tc>
        <w:tc>
          <w:tcPr>
            <w:tcW w:w="720" w:type="dxa"/>
          </w:tcPr>
          <w:p w14:paraId="722D6DD3" w14:textId="77777777" w:rsidR="00667BA9" w:rsidRPr="00D4120B" w:rsidDel="00FB15B1" w:rsidRDefault="00667BA9" w:rsidP="008F7891">
            <w:pPr>
              <w:pStyle w:val="TableContent"/>
              <w:rPr>
                <w:del w:id="3692" w:author="Bob Yencha" w:date="2012-01-05T15:07:00Z"/>
              </w:rPr>
            </w:pPr>
            <w:del w:id="3693" w:author="Bob Yencha" w:date="2012-01-05T15:07:00Z">
              <w:r w:rsidRPr="00D4120B" w:rsidDel="00FB15B1">
                <w:delText>XCN</w:delText>
              </w:r>
            </w:del>
          </w:p>
        </w:tc>
        <w:tc>
          <w:tcPr>
            <w:tcW w:w="828" w:type="dxa"/>
            <w:shd w:val="clear" w:color="auto" w:fill="auto"/>
          </w:tcPr>
          <w:p w14:paraId="53DB1EC1" w14:textId="77777777" w:rsidR="00667BA9" w:rsidRPr="00D4120B" w:rsidDel="00FB15B1" w:rsidRDefault="00667BA9" w:rsidP="008F7891">
            <w:pPr>
              <w:pStyle w:val="TableContent"/>
              <w:rPr>
                <w:del w:id="3694" w:author="Bob Yencha" w:date="2012-01-05T15:07:00Z"/>
              </w:rPr>
            </w:pPr>
            <w:del w:id="3695" w:author="Bob Yencha" w:date="2012-01-05T15:07:00Z">
              <w:r w:rsidRPr="00D4120B" w:rsidDel="00FB15B1">
                <w:delText>O</w:delText>
              </w:r>
            </w:del>
          </w:p>
        </w:tc>
        <w:tc>
          <w:tcPr>
            <w:tcW w:w="1296" w:type="dxa"/>
            <w:shd w:val="clear" w:color="auto" w:fill="auto"/>
          </w:tcPr>
          <w:p w14:paraId="1837A98F" w14:textId="77777777" w:rsidR="00667BA9" w:rsidRPr="00D4120B" w:rsidDel="00FB15B1" w:rsidRDefault="00667BA9" w:rsidP="008F7891">
            <w:pPr>
              <w:pStyle w:val="TableContent"/>
              <w:rPr>
                <w:del w:id="3696" w:author="Bob Yencha" w:date="2012-01-05T15:07:00Z"/>
              </w:rPr>
            </w:pPr>
            <w:del w:id="3697" w:author="Bob Yencha" w:date="2012-01-05T15:07:00Z">
              <w:r w:rsidRPr="00D4120B" w:rsidDel="00FB15B1">
                <w:delText>[0..*]</w:delText>
              </w:r>
            </w:del>
          </w:p>
        </w:tc>
        <w:tc>
          <w:tcPr>
            <w:tcW w:w="846" w:type="dxa"/>
            <w:shd w:val="clear" w:color="auto" w:fill="auto"/>
          </w:tcPr>
          <w:p w14:paraId="2A708574" w14:textId="77777777" w:rsidR="00667BA9" w:rsidRPr="00D4120B" w:rsidDel="00FB15B1" w:rsidRDefault="00667BA9" w:rsidP="008F7891">
            <w:pPr>
              <w:pStyle w:val="TableContent"/>
              <w:rPr>
                <w:del w:id="3698" w:author="Bob Yencha" w:date="2012-01-05T15:07:00Z"/>
              </w:rPr>
            </w:pPr>
          </w:p>
        </w:tc>
        <w:tc>
          <w:tcPr>
            <w:tcW w:w="855" w:type="dxa"/>
            <w:shd w:val="clear" w:color="auto" w:fill="auto"/>
          </w:tcPr>
          <w:p w14:paraId="39BC76F4" w14:textId="77777777" w:rsidR="00667BA9" w:rsidRPr="00D4120B" w:rsidDel="00FB15B1" w:rsidRDefault="00667BA9" w:rsidP="008F7891">
            <w:pPr>
              <w:pStyle w:val="TableContent"/>
              <w:rPr>
                <w:del w:id="3699" w:author="Bob Yencha" w:date="2012-01-05T15:07:00Z"/>
              </w:rPr>
            </w:pPr>
          </w:p>
        </w:tc>
        <w:tc>
          <w:tcPr>
            <w:tcW w:w="1458" w:type="dxa"/>
          </w:tcPr>
          <w:p w14:paraId="0E2C30E1" w14:textId="77777777" w:rsidR="00667BA9" w:rsidRPr="00D4120B" w:rsidDel="00FB15B1" w:rsidRDefault="00667BA9" w:rsidP="008F7891">
            <w:pPr>
              <w:pStyle w:val="TableContent"/>
              <w:rPr>
                <w:del w:id="3700" w:author="Bob Yencha" w:date="2012-01-05T15:07:00Z"/>
              </w:rPr>
            </w:pPr>
          </w:p>
        </w:tc>
        <w:tc>
          <w:tcPr>
            <w:tcW w:w="4964" w:type="dxa"/>
          </w:tcPr>
          <w:p w14:paraId="505BF118" w14:textId="77777777" w:rsidR="00667BA9" w:rsidRPr="00D4120B" w:rsidDel="00FB15B1" w:rsidRDefault="00667BA9" w:rsidP="008F7891">
            <w:pPr>
              <w:pStyle w:val="TableContent"/>
              <w:rPr>
                <w:del w:id="3701" w:author="Bob Yencha" w:date="2012-01-05T15:07:00Z"/>
              </w:rPr>
            </w:pPr>
          </w:p>
        </w:tc>
      </w:tr>
      <w:tr w:rsidR="00667BA9" w:rsidRPr="00D4120B" w:rsidDel="00FB15B1" w14:paraId="0BA7CDBE" w14:textId="77777777">
        <w:trPr>
          <w:cantSplit/>
          <w:jc w:val="center"/>
          <w:del w:id="3702" w:author="Bob Yencha" w:date="2012-01-05T15:07:00Z"/>
        </w:trPr>
        <w:tc>
          <w:tcPr>
            <w:tcW w:w="546" w:type="dxa"/>
          </w:tcPr>
          <w:p w14:paraId="28250E22" w14:textId="77777777" w:rsidR="00667BA9" w:rsidRPr="00D4120B" w:rsidDel="00FB15B1" w:rsidRDefault="00667BA9" w:rsidP="008F7891">
            <w:pPr>
              <w:pStyle w:val="TableContent"/>
              <w:rPr>
                <w:del w:id="3703" w:author="Bob Yencha" w:date="2012-01-05T15:07:00Z"/>
              </w:rPr>
            </w:pPr>
            <w:del w:id="3704" w:author="Bob Yencha" w:date="2012-01-05T15:07:00Z">
              <w:r w:rsidRPr="00D4120B" w:rsidDel="00FB15B1">
                <w:delText>8</w:delText>
              </w:r>
            </w:del>
          </w:p>
        </w:tc>
        <w:tc>
          <w:tcPr>
            <w:tcW w:w="2214" w:type="dxa"/>
          </w:tcPr>
          <w:p w14:paraId="309BF6F5" w14:textId="77777777" w:rsidR="00667BA9" w:rsidRPr="00D4120B" w:rsidDel="00FB15B1" w:rsidRDefault="00667BA9" w:rsidP="008F7891">
            <w:pPr>
              <w:pStyle w:val="TableContent"/>
              <w:rPr>
                <w:del w:id="3705" w:author="Bob Yencha" w:date="2012-01-05T15:07:00Z"/>
              </w:rPr>
            </w:pPr>
            <w:del w:id="3706" w:author="Bob Yencha" w:date="2012-01-05T15:07:00Z">
              <w:r w:rsidRPr="00D4120B" w:rsidDel="00FB15B1">
                <w:delText>Referring Doctor</w:delText>
              </w:r>
            </w:del>
          </w:p>
        </w:tc>
        <w:tc>
          <w:tcPr>
            <w:tcW w:w="720" w:type="dxa"/>
          </w:tcPr>
          <w:p w14:paraId="6A5DEF37" w14:textId="77777777" w:rsidR="00667BA9" w:rsidRPr="00D4120B" w:rsidDel="00FB15B1" w:rsidRDefault="00667BA9" w:rsidP="008F7891">
            <w:pPr>
              <w:pStyle w:val="TableContent"/>
              <w:rPr>
                <w:del w:id="3707" w:author="Bob Yencha" w:date="2012-01-05T15:07:00Z"/>
              </w:rPr>
            </w:pPr>
            <w:del w:id="3708" w:author="Bob Yencha" w:date="2012-01-05T15:07:00Z">
              <w:r w:rsidRPr="00D4120B" w:rsidDel="00FB15B1">
                <w:delText>XCN</w:delText>
              </w:r>
            </w:del>
          </w:p>
        </w:tc>
        <w:tc>
          <w:tcPr>
            <w:tcW w:w="828" w:type="dxa"/>
            <w:shd w:val="clear" w:color="auto" w:fill="auto"/>
          </w:tcPr>
          <w:p w14:paraId="30AF057F" w14:textId="77777777" w:rsidR="00667BA9" w:rsidRPr="00D4120B" w:rsidDel="00FB15B1" w:rsidRDefault="00667BA9" w:rsidP="008F7891">
            <w:pPr>
              <w:pStyle w:val="TableContent"/>
              <w:rPr>
                <w:del w:id="3709" w:author="Bob Yencha" w:date="2012-01-05T15:07:00Z"/>
              </w:rPr>
            </w:pPr>
            <w:del w:id="3710" w:author="Bob Yencha" w:date="2012-01-05T15:07:00Z">
              <w:r w:rsidRPr="00D4120B" w:rsidDel="00FB15B1">
                <w:delText>O</w:delText>
              </w:r>
            </w:del>
          </w:p>
        </w:tc>
        <w:tc>
          <w:tcPr>
            <w:tcW w:w="1296" w:type="dxa"/>
            <w:shd w:val="clear" w:color="auto" w:fill="auto"/>
          </w:tcPr>
          <w:p w14:paraId="45729DEC" w14:textId="77777777" w:rsidR="00667BA9" w:rsidRPr="00D4120B" w:rsidDel="00FB15B1" w:rsidRDefault="00667BA9" w:rsidP="008F7891">
            <w:pPr>
              <w:pStyle w:val="TableContent"/>
              <w:rPr>
                <w:del w:id="3711" w:author="Bob Yencha" w:date="2012-01-05T15:07:00Z"/>
              </w:rPr>
            </w:pPr>
            <w:del w:id="3712" w:author="Bob Yencha" w:date="2012-01-05T15:07:00Z">
              <w:r w:rsidRPr="00D4120B" w:rsidDel="00FB15B1">
                <w:delText>[0..*]</w:delText>
              </w:r>
            </w:del>
          </w:p>
        </w:tc>
        <w:tc>
          <w:tcPr>
            <w:tcW w:w="846" w:type="dxa"/>
            <w:shd w:val="clear" w:color="auto" w:fill="auto"/>
          </w:tcPr>
          <w:p w14:paraId="592136D5" w14:textId="77777777" w:rsidR="00667BA9" w:rsidRPr="00D4120B" w:rsidDel="00FB15B1" w:rsidRDefault="00667BA9" w:rsidP="008F7891">
            <w:pPr>
              <w:pStyle w:val="TableContent"/>
              <w:rPr>
                <w:del w:id="3713" w:author="Bob Yencha" w:date="2012-01-05T15:07:00Z"/>
              </w:rPr>
            </w:pPr>
          </w:p>
        </w:tc>
        <w:tc>
          <w:tcPr>
            <w:tcW w:w="855" w:type="dxa"/>
            <w:shd w:val="clear" w:color="auto" w:fill="auto"/>
          </w:tcPr>
          <w:p w14:paraId="6A4169E2" w14:textId="77777777" w:rsidR="00667BA9" w:rsidRPr="00D4120B" w:rsidDel="00FB15B1" w:rsidRDefault="00667BA9" w:rsidP="008F7891">
            <w:pPr>
              <w:pStyle w:val="TableContent"/>
              <w:rPr>
                <w:del w:id="3714" w:author="Bob Yencha" w:date="2012-01-05T15:07:00Z"/>
              </w:rPr>
            </w:pPr>
          </w:p>
        </w:tc>
        <w:tc>
          <w:tcPr>
            <w:tcW w:w="1458" w:type="dxa"/>
          </w:tcPr>
          <w:p w14:paraId="6A880181" w14:textId="77777777" w:rsidR="00667BA9" w:rsidRPr="00D4120B" w:rsidDel="00FB15B1" w:rsidRDefault="00667BA9" w:rsidP="008F7891">
            <w:pPr>
              <w:pStyle w:val="TableContent"/>
              <w:rPr>
                <w:del w:id="3715" w:author="Bob Yencha" w:date="2012-01-05T15:07:00Z"/>
              </w:rPr>
            </w:pPr>
          </w:p>
        </w:tc>
        <w:tc>
          <w:tcPr>
            <w:tcW w:w="4964" w:type="dxa"/>
          </w:tcPr>
          <w:p w14:paraId="7EAE9C1C" w14:textId="77777777" w:rsidR="00667BA9" w:rsidRPr="00D4120B" w:rsidDel="00FB15B1" w:rsidRDefault="00667BA9" w:rsidP="008F7891">
            <w:pPr>
              <w:pStyle w:val="TableContent"/>
              <w:rPr>
                <w:del w:id="3716" w:author="Bob Yencha" w:date="2012-01-05T15:07:00Z"/>
              </w:rPr>
            </w:pPr>
          </w:p>
        </w:tc>
      </w:tr>
      <w:tr w:rsidR="00667BA9" w:rsidRPr="00D4120B" w:rsidDel="00FB15B1" w14:paraId="518814D7" w14:textId="77777777">
        <w:trPr>
          <w:cantSplit/>
          <w:jc w:val="center"/>
          <w:del w:id="3717" w:author="Bob Yencha" w:date="2012-01-05T15:07:00Z"/>
        </w:trPr>
        <w:tc>
          <w:tcPr>
            <w:tcW w:w="546" w:type="dxa"/>
          </w:tcPr>
          <w:p w14:paraId="3F8CB755" w14:textId="77777777" w:rsidR="00667BA9" w:rsidRPr="00D4120B" w:rsidDel="00FB15B1" w:rsidRDefault="00667BA9" w:rsidP="008F7891">
            <w:pPr>
              <w:pStyle w:val="TableContent"/>
              <w:rPr>
                <w:del w:id="3718" w:author="Bob Yencha" w:date="2012-01-05T15:07:00Z"/>
              </w:rPr>
            </w:pPr>
            <w:del w:id="3719" w:author="Bob Yencha" w:date="2012-01-05T15:07:00Z">
              <w:r w:rsidRPr="00D4120B" w:rsidDel="00FB15B1">
                <w:delText>9</w:delText>
              </w:r>
            </w:del>
          </w:p>
        </w:tc>
        <w:tc>
          <w:tcPr>
            <w:tcW w:w="2214" w:type="dxa"/>
          </w:tcPr>
          <w:p w14:paraId="14621265" w14:textId="77777777" w:rsidR="00667BA9" w:rsidRPr="00D4120B" w:rsidDel="00FB15B1" w:rsidRDefault="00667BA9" w:rsidP="008F7891">
            <w:pPr>
              <w:pStyle w:val="TableContent"/>
              <w:rPr>
                <w:del w:id="3720" w:author="Bob Yencha" w:date="2012-01-05T15:07:00Z"/>
              </w:rPr>
            </w:pPr>
            <w:del w:id="3721" w:author="Bob Yencha" w:date="2012-01-05T15:07:00Z">
              <w:r w:rsidRPr="00D4120B" w:rsidDel="00FB15B1">
                <w:delText>Consulting Doctor</w:delText>
              </w:r>
            </w:del>
          </w:p>
        </w:tc>
        <w:tc>
          <w:tcPr>
            <w:tcW w:w="720" w:type="dxa"/>
          </w:tcPr>
          <w:p w14:paraId="1168705B" w14:textId="77777777" w:rsidR="00667BA9" w:rsidRPr="00D4120B" w:rsidDel="00FB15B1" w:rsidRDefault="00667BA9" w:rsidP="008F7891">
            <w:pPr>
              <w:pStyle w:val="TableContent"/>
              <w:rPr>
                <w:del w:id="3722" w:author="Bob Yencha" w:date="2012-01-05T15:07:00Z"/>
              </w:rPr>
            </w:pPr>
            <w:del w:id="3723" w:author="Bob Yencha" w:date="2012-01-05T15:07:00Z">
              <w:r w:rsidRPr="00D4120B" w:rsidDel="00FB15B1">
                <w:delText>XCN</w:delText>
              </w:r>
            </w:del>
          </w:p>
        </w:tc>
        <w:tc>
          <w:tcPr>
            <w:tcW w:w="828" w:type="dxa"/>
            <w:shd w:val="clear" w:color="auto" w:fill="auto"/>
          </w:tcPr>
          <w:p w14:paraId="6EAB075B" w14:textId="77777777" w:rsidR="00667BA9" w:rsidRPr="00D4120B" w:rsidDel="00FB15B1" w:rsidRDefault="00667BA9" w:rsidP="008F7891">
            <w:pPr>
              <w:pStyle w:val="TableContent"/>
              <w:rPr>
                <w:del w:id="3724" w:author="Bob Yencha" w:date="2012-01-05T15:07:00Z"/>
              </w:rPr>
            </w:pPr>
            <w:del w:id="3725" w:author="Bob Yencha" w:date="2012-01-05T15:07:00Z">
              <w:r w:rsidRPr="00D4120B" w:rsidDel="00FB15B1">
                <w:delText>O</w:delText>
              </w:r>
            </w:del>
          </w:p>
        </w:tc>
        <w:tc>
          <w:tcPr>
            <w:tcW w:w="1296" w:type="dxa"/>
            <w:shd w:val="clear" w:color="auto" w:fill="auto"/>
          </w:tcPr>
          <w:p w14:paraId="32462605" w14:textId="77777777" w:rsidR="00667BA9" w:rsidRPr="00D4120B" w:rsidDel="00FB15B1" w:rsidRDefault="00667BA9" w:rsidP="008F7891">
            <w:pPr>
              <w:pStyle w:val="TableContent"/>
              <w:rPr>
                <w:del w:id="3726" w:author="Bob Yencha" w:date="2012-01-05T15:07:00Z"/>
              </w:rPr>
            </w:pPr>
            <w:del w:id="3727" w:author="Bob Yencha" w:date="2012-01-05T15:07:00Z">
              <w:r w:rsidRPr="00D4120B" w:rsidDel="00FB15B1">
                <w:delText>[0..*]</w:delText>
              </w:r>
            </w:del>
          </w:p>
        </w:tc>
        <w:tc>
          <w:tcPr>
            <w:tcW w:w="846" w:type="dxa"/>
            <w:shd w:val="clear" w:color="auto" w:fill="auto"/>
          </w:tcPr>
          <w:p w14:paraId="482D6050" w14:textId="77777777" w:rsidR="00667BA9" w:rsidRPr="00D4120B" w:rsidDel="00FB15B1" w:rsidRDefault="00667BA9" w:rsidP="008F7891">
            <w:pPr>
              <w:pStyle w:val="TableContent"/>
              <w:rPr>
                <w:del w:id="3728" w:author="Bob Yencha" w:date="2012-01-05T15:07:00Z"/>
              </w:rPr>
            </w:pPr>
          </w:p>
        </w:tc>
        <w:tc>
          <w:tcPr>
            <w:tcW w:w="855" w:type="dxa"/>
            <w:shd w:val="clear" w:color="auto" w:fill="auto"/>
          </w:tcPr>
          <w:p w14:paraId="0FD4B661" w14:textId="77777777" w:rsidR="00667BA9" w:rsidRPr="00D4120B" w:rsidDel="00FB15B1" w:rsidRDefault="00667BA9" w:rsidP="008F7891">
            <w:pPr>
              <w:pStyle w:val="TableContent"/>
              <w:rPr>
                <w:del w:id="3729" w:author="Bob Yencha" w:date="2012-01-05T15:07:00Z"/>
              </w:rPr>
            </w:pPr>
          </w:p>
        </w:tc>
        <w:tc>
          <w:tcPr>
            <w:tcW w:w="1458" w:type="dxa"/>
          </w:tcPr>
          <w:p w14:paraId="6E656E7E" w14:textId="77777777" w:rsidR="00667BA9" w:rsidRPr="00D4120B" w:rsidDel="00FB15B1" w:rsidRDefault="00667BA9" w:rsidP="008F7891">
            <w:pPr>
              <w:pStyle w:val="TableContent"/>
              <w:rPr>
                <w:del w:id="3730" w:author="Bob Yencha" w:date="2012-01-05T15:07:00Z"/>
              </w:rPr>
            </w:pPr>
          </w:p>
        </w:tc>
        <w:tc>
          <w:tcPr>
            <w:tcW w:w="4964" w:type="dxa"/>
          </w:tcPr>
          <w:p w14:paraId="444CCE03" w14:textId="77777777" w:rsidR="00667BA9" w:rsidRPr="00D4120B" w:rsidDel="00FB15B1" w:rsidRDefault="00667BA9" w:rsidP="008F7891">
            <w:pPr>
              <w:pStyle w:val="TableContent"/>
              <w:rPr>
                <w:del w:id="3731" w:author="Bob Yencha" w:date="2012-01-05T15:07:00Z"/>
              </w:rPr>
            </w:pPr>
          </w:p>
        </w:tc>
      </w:tr>
      <w:tr w:rsidR="00667BA9" w:rsidRPr="00D4120B" w:rsidDel="00FB15B1" w14:paraId="674BD84C" w14:textId="77777777">
        <w:trPr>
          <w:cantSplit/>
          <w:jc w:val="center"/>
          <w:del w:id="3732" w:author="Bob Yencha" w:date="2012-01-05T15:07:00Z"/>
        </w:trPr>
        <w:tc>
          <w:tcPr>
            <w:tcW w:w="546" w:type="dxa"/>
          </w:tcPr>
          <w:p w14:paraId="6C946E72" w14:textId="77777777" w:rsidR="00667BA9" w:rsidRPr="00D4120B" w:rsidDel="00FB15B1" w:rsidRDefault="00667BA9" w:rsidP="008F7891">
            <w:pPr>
              <w:pStyle w:val="TableContent"/>
              <w:rPr>
                <w:del w:id="3733" w:author="Bob Yencha" w:date="2012-01-05T15:07:00Z"/>
              </w:rPr>
            </w:pPr>
            <w:del w:id="3734" w:author="Bob Yencha" w:date="2012-01-05T15:07:00Z">
              <w:r w:rsidRPr="00D4120B" w:rsidDel="00FB15B1">
                <w:delText>10</w:delText>
              </w:r>
            </w:del>
          </w:p>
        </w:tc>
        <w:tc>
          <w:tcPr>
            <w:tcW w:w="2214" w:type="dxa"/>
          </w:tcPr>
          <w:p w14:paraId="155DEC4D" w14:textId="77777777" w:rsidR="00667BA9" w:rsidRPr="00D4120B" w:rsidDel="00FB15B1" w:rsidRDefault="00667BA9" w:rsidP="008F7891">
            <w:pPr>
              <w:pStyle w:val="TableContent"/>
              <w:rPr>
                <w:del w:id="3735" w:author="Bob Yencha" w:date="2012-01-05T15:07:00Z"/>
              </w:rPr>
            </w:pPr>
            <w:del w:id="3736" w:author="Bob Yencha" w:date="2012-01-05T15:07:00Z">
              <w:r w:rsidRPr="00D4120B" w:rsidDel="00FB15B1">
                <w:delText>Hospital Service</w:delText>
              </w:r>
            </w:del>
          </w:p>
        </w:tc>
        <w:tc>
          <w:tcPr>
            <w:tcW w:w="720" w:type="dxa"/>
          </w:tcPr>
          <w:p w14:paraId="4F3EF434" w14:textId="77777777" w:rsidR="00667BA9" w:rsidRPr="00D4120B" w:rsidDel="00FB15B1" w:rsidRDefault="00667BA9" w:rsidP="008F7891">
            <w:pPr>
              <w:pStyle w:val="TableContent"/>
              <w:rPr>
                <w:del w:id="3737" w:author="Bob Yencha" w:date="2012-01-05T15:07:00Z"/>
              </w:rPr>
            </w:pPr>
            <w:del w:id="3738" w:author="Bob Yencha" w:date="2012-01-05T15:07:00Z">
              <w:r w:rsidRPr="00D4120B" w:rsidDel="00FB15B1">
                <w:delText>IS</w:delText>
              </w:r>
            </w:del>
          </w:p>
        </w:tc>
        <w:tc>
          <w:tcPr>
            <w:tcW w:w="828" w:type="dxa"/>
            <w:shd w:val="clear" w:color="auto" w:fill="auto"/>
          </w:tcPr>
          <w:p w14:paraId="3D2B4B81" w14:textId="77777777" w:rsidR="00667BA9" w:rsidRPr="00D4120B" w:rsidDel="00FB15B1" w:rsidRDefault="001846B6" w:rsidP="008F7891">
            <w:pPr>
              <w:pStyle w:val="TableContent"/>
              <w:rPr>
                <w:del w:id="3739" w:author="Bob Yencha" w:date="2012-01-05T15:07:00Z"/>
              </w:rPr>
            </w:pPr>
            <w:del w:id="3740" w:author="Bob Yencha" w:date="2012-01-05T15:07:00Z">
              <w:r w:rsidDel="00FB15B1">
                <w:delText>O</w:delText>
              </w:r>
            </w:del>
          </w:p>
        </w:tc>
        <w:tc>
          <w:tcPr>
            <w:tcW w:w="1296" w:type="dxa"/>
            <w:shd w:val="clear" w:color="auto" w:fill="auto"/>
          </w:tcPr>
          <w:p w14:paraId="40FC5AD2" w14:textId="77777777" w:rsidR="00667BA9" w:rsidRPr="00D4120B" w:rsidDel="00FB15B1" w:rsidRDefault="00667BA9" w:rsidP="008F7891">
            <w:pPr>
              <w:pStyle w:val="TableContent"/>
              <w:rPr>
                <w:del w:id="3741" w:author="Bob Yencha" w:date="2012-01-05T15:07:00Z"/>
              </w:rPr>
            </w:pPr>
            <w:del w:id="3742" w:author="Bob Yencha" w:date="2012-01-05T15:07:00Z">
              <w:r w:rsidRPr="00D4120B" w:rsidDel="00FB15B1">
                <w:delText>[0..1]</w:delText>
              </w:r>
            </w:del>
          </w:p>
        </w:tc>
        <w:tc>
          <w:tcPr>
            <w:tcW w:w="846" w:type="dxa"/>
            <w:shd w:val="clear" w:color="auto" w:fill="auto"/>
          </w:tcPr>
          <w:p w14:paraId="2C3504A7" w14:textId="77777777" w:rsidR="00667BA9" w:rsidRPr="00D4120B" w:rsidDel="00FB15B1" w:rsidRDefault="00667BA9" w:rsidP="008F7891">
            <w:pPr>
              <w:pStyle w:val="TableContent"/>
              <w:rPr>
                <w:del w:id="3743" w:author="Bob Yencha" w:date="2012-01-05T15:07:00Z"/>
              </w:rPr>
            </w:pPr>
            <w:del w:id="3744" w:author="Bob Yencha" w:date="2012-01-05T15:07:00Z">
              <w:r w:rsidRPr="00D4120B" w:rsidDel="00FB15B1">
                <w:delText>1..20</w:delText>
              </w:r>
            </w:del>
          </w:p>
        </w:tc>
        <w:tc>
          <w:tcPr>
            <w:tcW w:w="855" w:type="dxa"/>
            <w:shd w:val="clear" w:color="auto" w:fill="auto"/>
          </w:tcPr>
          <w:p w14:paraId="090056C2" w14:textId="77777777" w:rsidR="00667BA9" w:rsidRPr="00D4120B" w:rsidDel="00FB15B1" w:rsidRDefault="00667BA9" w:rsidP="008F7891">
            <w:pPr>
              <w:pStyle w:val="TableContent"/>
              <w:rPr>
                <w:del w:id="3745" w:author="Bob Yencha" w:date="2012-01-05T15:07:00Z"/>
              </w:rPr>
            </w:pPr>
          </w:p>
        </w:tc>
        <w:tc>
          <w:tcPr>
            <w:tcW w:w="1458" w:type="dxa"/>
          </w:tcPr>
          <w:p w14:paraId="6D0D0D04" w14:textId="77777777" w:rsidR="00667BA9" w:rsidRPr="00D4120B" w:rsidDel="00FB15B1" w:rsidRDefault="00667BA9" w:rsidP="008F7891">
            <w:pPr>
              <w:pStyle w:val="TableContent"/>
              <w:rPr>
                <w:del w:id="3746" w:author="Bob Yencha" w:date="2012-01-05T15:07:00Z"/>
              </w:rPr>
            </w:pPr>
            <w:del w:id="3747" w:author="Bob Yencha" w:date="2011-11-29T10:02:00Z">
              <w:r w:rsidRPr="00D4120B" w:rsidDel="00097903">
                <w:delText>Local</w:delText>
              </w:r>
            </w:del>
          </w:p>
        </w:tc>
        <w:tc>
          <w:tcPr>
            <w:tcW w:w="4964" w:type="dxa"/>
          </w:tcPr>
          <w:p w14:paraId="28B949AA" w14:textId="77777777" w:rsidR="00667BA9" w:rsidRPr="00D4120B" w:rsidDel="00FB15B1" w:rsidRDefault="00667BA9" w:rsidP="008F7891">
            <w:pPr>
              <w:pStyle w:val="TableContent"/>
              <w:rPr>
                <w:del w:id="3748" w:author="Bob Yencha" w:date="2012-01-05T15:07:00Z"/>
              </w:rPr>
            </w:pPr>
          </w:p>
        </w:tc>
      </w:tr>
      <w:tr w:rsidR="00667BA9" w:rsidRPr="00D4120B" w:rsidDel="00FB15B1" w14:paraId="1662F892" w14:textId="77777777">
        <w:trPr>
          <w:cantSplit/>
          <w:jc w:val="center"/>
          <w:del w:id="3749" w:author="Bob Yencha" w:date="2012-01-05T15:07:00Z"/>
        </w:trPr>
        <w:tc>
          <w:tcPr>
            <w:tcW w:w="546" w:type="dxa"/>
          </w:tcPr>
          <w:p w14:paraId="63B5B7C5" w14:textId="77777777" w:rsidR="00667BA9" w:rsidRPr="00D4120B" w:rsidDel="00FB15B1" w:rsidRDefault="00667BA9" w:rsidP="008F7891">
            <w:pPr>
              <w:pStyle w:val="TableContent"/>
              <w:rPr>
                <w:del w:id="3750" w:author="Bob Yencha" w:date="2012-01-05T15:07:00Z"/>
              </w:rPr>
            </w:pPr>
            <w:del w:id="3751" w:author="Bob Yencha" w:date="2012-01-05T15:07:00Z">
              <w:r w:rsidRPr="00D4120B" w:rsidDel="00FB15B1">
                <w:delText>11</w:delText>
              </w:r>
            </w:del>
          </w:p>
        </w:tc>
        <w:tc>
          <w:tcPr>
            <w:tcW w:w="2214" w:type="dxa"/>
          </w:tcPr>
          <w:p w14:paraId="4D57EA71" w14:textId="77777777" w:rsidR="00667BA9" w:rsidRPr="00D4120B" w:rsidDel="00FB15B1" w:rsidRDefault="00667BA9" w:rsidP="008F7891">
            <w:pPr>
              <w:pStyle w:val="TableContent"/>
              <w:rPr>
                <w:del w:id="3752" w:author="Bob Yencha" w:date="2012-01-05T15:07:00Z"/>
              </w:rPr>
            </w:pPr>
            <w:del w:id="3753" w:author="Bob Yencha" w:date="2012-01-05T15:07:00Z">
              <w:r w:rsidRPr="00D4120B" w:rsidDel="00FB15B1">
                <w:delText>Temporary Location</w:delText>
              </w:r>
            </w:del>
          </w:p>
        </w:tc>
        <w:tc>
          <w:tcPr>
            <w:tcW w:w="720" w:type="dxa"/>
          </w:tcPr>
          <w:p w14:paraId="40C9BDC7" w14:textId="77777777" w:rsidR="00667BA9" w:rsidRPr="00D4120B" w:rsidDel="00FB15B1" w:rsidRDefault="00667BA9" w:rsidP="008F7891">
            <w:pPr>
              <w:pStyle w:val="TableContent"/>
              <w:rPr>
                <w:del w:id="3754" w:author="Bob Yencha" w:date="2012-01-05T15:07:00Z"/>
              </w:rPr>
            </w:pPr>
            <w:del w:id="3755" w:author="Bob Yencha" w:date="2012-01-05T15:07:00Z">
              <w:r w:rsidRPr="00D4120B" w:rsidDel="00FB15B1">
                <w:delText>PL</w:delText>
              </w:r>
            </w:del>
          </w:p>
        </w:tc>
        <w:tc>
          <w:tcPr>
            <w:tcW w:w="828" w:type="dxa"/>
            <w:shd w:val="clear" w:color="auto" w:fill="auto"/>
          </w:tcPr>
          <w:p w14:paraId="16825523" w14:textId="77777777" w:rsidR="00667BA9" w:rsidRPr="00D4120B" w:rsidDel="00FB15B1" w:rsidRDefault="00667BA9" w:rsidP="008F7891">
            <w:pPr>
              <w:pStyle w:val="TableContent"/>
              <w:rPr>
                <w:del w:id="3756" w:author="Bob Yencha" w:date="2012-01-05T15:07:00Z"/>
              </w:rPr>
            </w:pPr>
            <w:del w:id="3757" w:author="Bob Yencha" w:date="2012-01-05T15:07:00Z">
              <w:r w:rsidRPr="00D4120B" w:rsidDel="00FB15B1">
                <w:delText>O</w:delText>
              </w:r>
            </w:del>
          </w:p>
        </w:tc>
        <w:tc>
          <w:tcPr>
            <w:tcW w:w="1296" w:type="dxa"/>
            <w:shd w:val="clear" w:color="auto" w:fill="auto"/>
          </w:tcPr>
          <w:p w14:paraId="2108CB07" w14:textId="77777777" w:rsidR="00667BA9" w:rsidRPr="00D4120B" w:rsidDel="00FB15B1" w:rsidRDefault="00667BA9" w:rsidP="008F7891">
            <w:pPr>
              <w:pStyle w:val="TableContent"/>
              <w:rPr>
                <w:del w:id="3758" w:author="Bob Yencha" w:date="2012-01-05T15:07:00Z"/>
              </w:rPr>
            </w:pPr>
            <w:del w:id="3759" w:author="Bob Yencha" w:date="2012-01-05T15:07:00Z">
              <w:r w:rsidRPr="00D4120B" w:rsidDel="00FB15B1">
                <w:delText>[0..1]</w:delText>
              </w:r>
            </w:del>
          </w:p>
        </w:tc>
        <w:tc>
          <w:tcPr>
            <w:tcW w:w="846" w:type="dxa"/>
            <w:shd w:val="clear" w:color="auto" w:fill="auto"/>
          </w:tcPr>
          <w:p w14:paraId="69617E91" w14:textId="77777777" w:rsidR="00667BA9" w:rsidRPr="00D4120B" w:rsidDel="00FB15B1" w:rsidRDefault="00667BA9" w:rsidP="008F7891">
            <w:pPr>
              <w:pStyle w:val="TableContent"/>
              <w:rPr>
                <w:del w:id="3760" w:author="Bob Yencha" w:date="2012-01-05T15:07:00Z"/>
              </w:rPr>
            </w:pPr>
          </w:p>
        </w:tc>
        <w:tc>
          <w:tcPr>
            <w:tcW w:w="855" w:type="dxa"/>
            <w:shd w:val="clear" w:color="auto" w:fill="auto"/>
          </w:tcPr>
          <w:p w14:paraId="5C417543" w14:textId="77777777" w:rsidR="00667BA9" w:rsidRPr="00D4120B" w:rsidDel="00FB15B1" w:rsidRDefault="00667BA9" w:rsidP="008F7891">
            <w:pPr>
              <w:pStyle w:val="TableContent"/>
              <w:rPr>
                <w:del w:id="3761" w:author="Bob Yencha" w:date="2012-01-05T15:07:00Z"/>
              </w:rPr>
            </w:pPr>
          </w:p>
        </w:tc>
        <w:tc>
          <w:tcPr>
            <w:tcW w:w="1458" w:type="dxa"/>
          </w:tcPr>
          <w:p w14:paraId="563C7D74" w14:textId="77777777" w:rsidR="00667BA9" w:rsidRPr="00D4120B" w:rsidDel="00FB15B1" w:rsidRDefault="00667BA9" w:rsidP="008F7891">
            <w:pPr>
              <w:pStyle w:val="TableContent"/>
              <w:rPr>
                <w:del w:id="3762" w:author="Bob Yencha" w:date="2012-01-05T15:07:00Z"/>
              </w:rPr>
            </w:pPr>
          </w:p>
        </w:tc>
        <w:tc>
          <w:tcPr>
            <w:tcW w:w="4964" w:type="dxa"/>
          </w:tcPr>
          <w:p w14:paraId="69A5BD7B" w14:textId="77777777" w:rsidR="00667BA9" w:rsidRPr="00D4120B" w:rsidDel="00FB15B1" w:rsidRDefault="00667BA9" w:rsidP="008F7891">
            <w:pPr>
              <w:pStyle w:val="TableContent"/>
              <w:rPr>
                <w:del w:id="3763" w:author="Bob Yencha" w:date="2012-01-05T15:07:00Z"/>
              </w:rPr>
            </w:pPr>
          </w:p>
        </w:tc>
      </w:tr>
      <w:tr w:rsidR="00667BA9" w:rsidRPr="00D4120B" w:rsidDel="00FB15B1" w14:paraId="57F4E84C" w14:textId="77777777">
        <w:trPr>
          <w:cantSplit/>
          <w:jc w:val="center"/>
          <w:del w:id="3764" w:author="Bob Yencha" w:date="2012-01-05T15:07:00Z"/>
        </w:trPr>
        <w:tc>
          <w:tcPr>
            <w:tcW w:w="546" w:type="dxa"/>
          </w:tcPr>
          <w:p w14:paraId="6DE6A731" w14:textId="77777777" w:rsidR="00667BA9" w:rsidRPr="00D4120B" w:rsidDel="00FB15B1" w:rsidRDefault="00667BA9" w:rsidP="008F7891">
            <w:pPr>
              <w:pStyle w:val="TableContent"/>
              <w:rPr>
                <w:del w:id="3765" w:author="Bob Yencha" w:date="2012-01-05T15:07:00Z"/>
              </w:rPr>
            </w:pPr>
            <w:del w:id="3766" w:author="Bob Yencha" w:date="2012-01-05T15:07:00Z">
              <w:r w:rsidRPr="00D4120B" w:rsidDel="00FB15B1">
                <w:delText>12</w:delText>
              </w:r>
            </w:del>
          </w:p>
        </w:tc>
        <w:tc>
          <w:tcPr>
            <w:tcW w:w="2214" w:type="dxa"/>
          </w:tcPr>
          <w:p w14:paraId="44A8FECF" w14:textId="77777777" w:rsidR="00667BA9" w:rsidRPr="00D4120B" w:rsidDel="00FB15B1" w:rsidRDefault="00667BA9" w:rsidP="008F7891">
            <w:pPr>
              <w:pStyle w:val="TableContent"/>
              <w:rPr>
                <w:del w:id="3767" w:author="Bob Yencha" w:date="2012-01-05T15:07:00Z"/>
              </w:rPr>
            </w:pPr>
            <w:del w:id="3768" w:author="Bob Yencha" w:date="2012-01-05T15:07:00Z">
              <w:r w:rsidRPr="00D4120B" w:rsidDel="00FB15B1">
                <w:delText>Preadmit Test Indicator</w:delText>
              </w:r>
            </w:del>
          </w:p>
        </w:tc>
        <w:tc>
          <w:tcPr>
            <w:tcW w:w="720" w:type="dxa"/>
          </w:tcPr>
          <w:p w14:paraId="2244165B" w14:textId="77777777" w:rsidR="00667BA9" w:rsidRPr="00D4120B" w:rsidDel="00FB15B1" w:rsidRDefault="00667BA9" w:rsidP="008F7891">
            <w:pPr>
              <w:pStyle w:val="TableContent"/>
              <w:rPr>
                <w:del w:id="3769" w:author="Bob Yencha" w:date="2012-01-05T15:07:00Z"/>
              </w:rPr>
            </w:pPr>
            <w:del w:id="3770" w:author="Bob Yencha" w:date="2012-01-05T15:07:00Z">
              <w:r w:rsidRPr="00D4120B" w:rsidDel="00FB15B1">
                <w:delText>IS</w:delText>
              </w:r>
            </w:del>
          </w:p>
        </w:tc>
        <w:tc>
          <w:tcPr>
            <w:tcW w:w="828" w:type="dxa"/>
            <w:shd w:val="clear" w:color="auto" w:fill="auto"/>
          </w:tcPr>
          <w:p w14:paraId="291A5BA7" w14:textId="77777777" w:rsidR="00667BA9" w:rsidRPr="00D4120B" w:rsidDel="00FB15B1" w:rsidRDefault="00667BA9" w:rsidP="008F7891">
            <w:pPr>
              <w:pStyle w:val="TableContent"/>
              <w:rPr>
                <w:del w:id="3771" w:author="Bob Yencha" w:date="2012-01-05T15:07:00Z"/>
              </w:rPr>
            </w:pPr>
            <w:del w:id="3772" w:author="Bob Yencha" w:date="2012-01-05T15:07:00Z">
              <w:r w:rsidRPr="00D4120B" w:rsidDel="00FB15B1">
                <w:delText>O</w:delText>
              </w:r>
            </w:del>
          </w:p>
        </w:tc>
        <w:tc>
          <w:tcPr>
            <w:tcW w:w="1296" w:type="dxa"/>
            <w:shd w:val="clear" w:color="auto" w:fill="auto"/>
          </w:tcPr>
          <w:p w14:paraId="733AF127" w14:textId="77777777" w:rsidR="00667BA9" w:rsidRPr="00D4120B" w:rsidDel="00FB15B1" w:rsidRDefault="00667BA9" w:rsidP="008F7891">
            <w:pPr>
              <w:pStyle w:val="TableContent"/>
              <w:rPr>
                <w:del w:id="3773" w:author="Bob Yencha" w:date="2012-01-05T15:07:00Z"/>
              </w:rPr>
            </w:pPr>
            <w:del w:id="3774" w:author="Bob Yencha" w:date="2012-01-05T15:07:00Z">
              <w:r w:rsidRPr="00D4120B" w:rsidDel="00FB15B1">
                <w:delText>[0.1]</w:delText>
              </w:r>
            </w:del>
          </w:p>
        </w:tc>
        <w:tc>
          <w:tcPr>
            <w:tcW w:w="846" w:type="dxa"/>
            <w:shd w:val="clear" w:color="auto" w:fill="auto"/>
          </w:tcPr>
          <w:p w14:paraId="37425D0E" w14:textId="77777777" w:rsidR="00667BA9" w:rsidRPr="00D4120B" w:rsidDel="00FB15B1" w:rsidRDefault="00667BA9" w:rsidP="008F7891">
            <w:pPr>
              <w:pStyle w:val="TableContent"/>
              <w:rPr>
                <w:del w:id="3775" w:author="Bob Yencha" w:date="2012-01-05T15:07:00Z"/>
              </w:rPr>
            </w:pPr>
            <w:del w:id="3776" w:author="Bob Yencha" w:date="2012-01-05T15:07:00Z">
              <w:r w:rsidRPr="00D4120B" w:rsidDel="00FB15B1">
                <w:delText>1..20</w:delText>
              </w:r>
            </w:del>
          </w:p>
        </w:tc>
        <w:tc>
          <w:tcPr>
            <w:tcW w:w="855" w:type="dxa"/>
            <w:shd w:val="clear" w:color="auto" w:fill="auto"/>
          </w:tcPr>
          <w:p w14:paraId="07F8AD8B" w14:textId="77777777" w:rsidR="00667BA9" w:rsidRPr="00D4120B" w:rsidDel="00FB15B1" w:rsidRDefault="00667BA9" w:rsidP="008F7891">
            <w:pPr>
              <w:pStyle w:val="TableContent"/>
              <w:rPr>
                <w:del w:id="3777" w:author="Bob Yencha" w:date="2012-01-05T15:07:00Z"/>
              </w:rPr>
            </w:pPr>
          </w:p>
        </w:tc>
        <w:tc>
          <w:tcPr>
            <w:tcW w:w="1458" w:type="dxa"/>
          </w:tcPr>
          <w:p w14:paraId="6A265D99" w14:textId="77777777" w:rsidR="00667BA9" w:rsidRPr="00D4120B" w:rsidDel="00FB15B1" w:rsidRDefault="00667BA9" w:rsidP="008F7891">
            <w:pPr>
              <w:pStyle w:val="TableContent"/>
              <w:rPr>
                <w:del w:id="3778" w:author="Bob Yencha" w:date="2012-01-05T15:07:00Z"/>
              </w:rPr>
            </w:pPr>
            <w:del w:id="3779" w:author="Bob Yencha" w:date="2011-11-29T10:02:00Z">
              <w:r w:rsidRPr="00D4120B" w:rsidDel="00097903">
                <w:delText>HL70087</w:delText>
              </w:r>
            </w:del>
          </w:p>
        </w:tc>
        <w:tc>
          <w:tcPr>
            <w:tcW w:w="4964" w:type="dxa"/>
          </w:tcPr>
          <w:p w14:paraId="5CE1A7F2" w14:textId="77777777" w:rsidR="00667BA9" w:rsidRPr="00D4120B" w:rsidDel="00FB15B1" w:rsidRDefault="00667BA9" w:rsidP="008F7891">
            <w:pPr>
              <w:pStyle w:val="TableContent"/>
              <w:rPr>
                <w:del w:id="3780" w:author="Bob Yencha" w:date="2012-01-05T15:07:00Z"/>
              </w:rPr>
            </w:pPr>
          </w:p>
        </w:tc>
      </w:tr>
      <w:tr w:rsidR="00667BA9" w:rsidRPr="00D4120B" w:rsidDel="00FB15B1" w14:paraId="6BA23495" w14:textId="77777777">
        <w:trPr>
          <w:cantSplit/>
          <w:jc w:val="center"/>
          <w:del w:id="3781" w:author="Bob Yencha" w:date="2012-01-05T15:07:00Z"/>
        </w:trPr>
        <w:tc>
          <w:tcPr>
            <w:tcW w:w="546" w:type="dxa"/>
            <w:shd w:val="clear" w:color="auto" w:fill="auto"/>
          </w:tcPr>
          <w:p w14:paraId="69808F56" w14:textId="77777777" w:rsidR="00667BA9" w:rsidRPr="00D4120B" w:rsidDel="00FB15B1" w:rsidRDefault="00667BA9" w:rsidP="008F7891">
            <w:pPr>
              <w:pStyle w:val="TableContent"/>
              <w:rPr>
                <w:del w:id="3782" w:author="Bob Yencha" w:date="2012-01-05T15:07:00Z"/>
              </w:rPr>
            </w:pPr>
            <w:del w:id="3783" w:author="Bob Yencha" w:date="2012-01-05T15:07:00Z">
              <w:r w:rsidRPr="00D4120B" w:rsidDel="00FB15B1">
                <w:delText>13</w:delText>
              </w:r>
            </w:del>
          </w:p>
        </w:tc>
        <w:tc>
          <w:tcPr>
            <w:tcW w:w="2214" w:type="dxa"/>
            <w:shd w:val="clear" w:color="auto" w:fill="auto"/>
          </w:tcPr>
          <w:p w14:paraId="0407CD62" w14:textId="77777777" w:rsidR="00667BA9" w:rsidRPr="00D4120B" w:rsidDel="00FB15B1" w:rsidRDefault="00667BA9" w:rsidP="008F7891">
            <w:pPr>
              <w:pStyle w:val="TableContent"/>
              <w:rPr>
                <w:del w:id="3784" w:author="Bob Yencha" w:date="2012-01-05T15:07:00Z"/>
              </w:rPr>
            </w:pPr>
            <w:del w:id="3785" w:author="Bob Yencha" w:date="2012-01-05T15:07:00Z">
              <w:r w:rsidRPr="00D4120B" w:rsidDel="00FB15B1">
                <w:delText>Re-admission Indicator</w:delText>
              </w:r>
            </w:del>
          </w:p>
        </w:tc>
        <w:tc>
          <w:tcPr>
            <w:tcW w:w="720" w:type="dxa"/>
            <w:shd w:val="clear" w:color="auto" w:fill="auto"/>
          </w:tcPr>
          <w:p w14:paraId="3A5ED4BC" w14:textId="77777777" w:rsidR="00667BA9" w:rsidRPr="00D4120B" w:rsidDel="00FB15B1" w:rsidRDefault="00667BA9" w:rsidP="008F7891">
            <w:pPr>
              <w:pStyle w:val="TableContent"/>
              <w:rPr>
                <w:del w:id="3786" w:author="Bob Yencha" w:date="2012-01-05T15:07:00Z"/>
              </w:rPr>
            </w:pPr>
            <w:del w:id="3787" w:author="Bob Yencha" w:date="2012-01-05T15:07:00Z">
              <w:r w:rsidRPr="00D4120B" w:rsidDel="00FB15B1">
                <w:delText>IS</w:delText>
              </w:r>
            </w:del>
          </w:p>
        </w:tc>
        <w:tc>
          <w:tcPr>
            <w:tcW w:w="828" w:type="dxa"/>
            <w:shd w:val="clear" w:color="auto" w:fill="auto"/>
          </w:tcPr>
          <w:p w14:paraId="6314099C" w14:textId="77777777" w:rsidR="00667BA9" w:rsidRPr="00D4120B" w:rsidDel="00FB15B1" w:rsidRDefault="001846B6" w:rsidP="008F7891">
            <w:pPr>
              <w:pStyle w:val="TableContent"/>
              <w:rPr>
                <w:del w:id="3788" w:author="Bob Yencha" w:date="2012-01-05T15:07:00Z"/>
              </w:rPr>
            </w:pPr>
            <w:del w:id="3789" w:author="Bob Yencha" w:date="2012-01-05T15:07:00Z">
              <w:r w:rsidDel="00FB15B1">
                <w:delText>O</w:delText>
              </w:r>
            </w:del>
          </w:p>
        </w:tc>
        <w:tc>
          <w:tcPr>
            <w:tcW w:w="1296" w:type="dxa"/>
            <w:shd w:val="clear" w:color="auto" w:fill="auto"/>
          </w:tcPr>
          <w:p w14:paraId="12C1934C" w14:textId="77777777" w:rsidR="00667BA9" w:rsidRPr="00D4120B" w:rsidDel="00FB15B1" w:rsidRDefault="00667BA9" w:rsidP="008F7891">
            <w:pPr>
              <w:pStyle w:val="TableContent"/>
              <w:rPr>
                <w:del w:id="3790" w:author="Bob Yencha" w:date="2012-01-05T15:07:00Z"/>
              </w:rPr>
            </w:pPr>
            <w:del w:id="3791" w:author="Bob Yencha" w:date="2012-01-05T15:07:00Z">
              <w:r w:rsidRPr="00D4120B" w:rsidDel="00FB15B1">
                <w:delText>[0..</w:delText>
              </w:r>
            </w:del>
            <w:del w:id="3792" w:author="Bob Yencha" w:date="2011-12-19T18:46:00Z">
              <w:r w:rsidRPr="00D4120B" w:rsidDel="00D97EEE">
                <w:delText>0</w:delText>
              </w:r>
            </w:del>
            <w:del w:id="3793" w:author="Bob Yencha" w:date="2012-01-05T15:07:00Z">
              <w:r w:rsidRPr="00D4120B" w:rsidDel="00FB15B1">
                <w:delText>]</w:delText>
              </w:r>
            </w:del>
          </w:p>
        </w:tc>
        <w:tc>
          <w:tcPr>
            <w:tcW w:w="846" w:type="dxa"/>
            <w:shd w:val="clear" w:color="auto" w:fill="auto"/>
          </w:tcPr>
          <w:p w14:paraId="273C741F" w14:textId="77777777" w:rsidR="00667BA9" w:rsidRPr="00D4120B" w:rsidDel="00FB15B1" w:rsidRDefault="00667BA9" w:rsidP="008F7891">
            <w:pPr>
              <w:pStyle w:val="TableContent"/>
              <w:rPr>
                <w:del w:id="3794" w:author="Bob Yencha" w:date="2012-01-05T15:07:00Z"/>
              </w:rPr>
            </w:pPr>
            <w:del w:id="3795" w:author="Bob Yencha" w:date="2012-01-05T15:07:00Z">
              <w:r w:rsidRPr="00D4120B" w:rsidDel="00FB15B1">
                <w:delText>1..20</w:delText>
              </w:r>
            </w:del>
          </w:p>
        </w:tc>
        <w:tc>
          <w:tcPr>
            <w:tcW w:w="855" w:type="dxa"/>
            <w:shd w:val="clear" w:color="auto" w:fill="auto"/>
          </w:tcPr>
          <w:p w14:paraId="553F94DD" w14:textId="77777777" w:rsidR="00667BA9" w:rsidRPr="00D4120B" w:rsidDel="00FB15B1" w:rsidRDefault="00667BA9" w:rsidP="008F7891">
            <w:pPr>
              <w:pStyle w:val="TableContent"/>
              <w:rPr>
                <w:del w:id="3796" w:author="Bob Yencha" w:date="2012-01-05T15:07:00Z"/>
              </w:rPr>
            </w:pPr>
          </w:p>
        </w:tc>
        <w:tc>
          <w:tcPr>
            <w:tcW w:w="1458" w:type="dxa"/>
            <w:shd w:val="clear" w:color="auto" w:fill="auto"/>
          </w:tcPr>
          <w:p w14:paraId="033EC6B1" w14:textId="77777777" w:rsidR="00667BA9" w:rsidRPr="00D4120B" w:rsidDel="00FB15B1" w:rsidRDefault="00667BA9" w:rsidP="008F7891">
            <w:pPr>
              <w:pStyle w:val="TableContent"/>
              <w:rPr>
                <w:del w:id="3797" w:author="Bob Yencha" w:date="2012-01-05T15:07:00Z"/>
              </w:rPr>
            </w:pPr>
          </w:p>
        </w:tc>
        <w:tc>
          <w:tcPr>
            <w:tcW w:w="4964" w:type="dxa"/>
            <w:shd w:val="clear" w:color="auto" w:fill="auto"/>
          </w:tcPr>
          <w:p w14:paraId="1A593711" w14:textId="77777777" w:rsidR="00667BA9" w:rsidRPr="00D4120B" w:rsidDel="00FB15B1" w:rsidRDefault="00667BA9" w:rsidP="008F7891">
            <w:pPr>
              <w:pStyle w:val="TableContent"/>
              <w:rPr>
                <w:del w:id="3798" w:author="Bob Yencha" w:date="2012-01-05T15:07:00Z"/>
              </w:rPr>
            </w:pPr>
          </w:p>
        </w:tc>
      </w:tr>
      <w:tr w:rsidR="00667BA9" w:rsidRPr="00D4120B" w:rsidDel="00FB15B1" w14:paraId="3EEBA508" w14:textId="77777777">
        <w:trPr>
          <w:cantSplit/>
          <w:jc w:val="center"/>
          <w:del w:id="3799" w:author="Bob Yencha" w:date="2012-01-05T15:07:00Z"/>
        </w:trPr>
        <w:tc>
          <w:tcPr>
            <w:tcW w:w="546" w:type="dxa"/>
            <w:shd w:val="clear" w:color="auto" w:fill="auto"/>
          </w:tcPr>
          <w:p w14:paraId="48C82BD1" w14:textId="77777777" w:rsidR="00667BA9" w:rsidRPr="00D4120B" w:rsidDel="00FB15B1" w:rsidRDefault="00667BA9" w:rsidP="008F7891">
            <w:pPr>
              <w:pStyle w:val="TableContent"/>
              <w:rPr>
                <w:del w:id="3800" w:author="Bob Yencha" w:date="2012-01-05T15:07:00Z"/>
              </w:rPr>
            </w:pPr>
            <w:del w:id="3801" w:author="Bob Yencha" w:date="2012-01-05T15:07:00Z">
              <w:r w:rsidRPr="00D4120B" w:rsidDel="00FB15B1">
                <w:delText>14</w:delText>
              </w:r>
            </w:del>
          </w:p>
        </w:tc>
        <w:tc>
          <w:tcPr>
            <w:tcW w:w="2214" w:type="dxa"/>
            <w:shd w:val="clear" w:color="auto" w:fill="auto"/>
          </w:tcPr>
          <w:p w14:paraId="4245DC26" w14:textId="77777777" w:rsidR="00667BA9" w:rsidRPr="00D4120B" w:rsidDel="00FB15B1" w:rsidRDefault="00667BA9" w:rsidP="008F7891">
            <w:pPr>
              <w:pStyle w:val="TableContent"/>
              <w:rPr>
                <w:del w:id="3802" w:author="Bob Yencha" w:date="2012-01-05T15:07:00Z"/>
              </w:rPr>
            </w:pPr>
            <w:del w:id="3803" w:author="Bob Yencha" w:date="2012-01-05T15:07:00Z">
              <w:r w:rsidRPr="00D4120B" w:rsidDel="00FB15B1">
                <w:delText>Admit Source</w:delText>
              </w:r>
            </w:del>
          </w:p>
        </w:tc>
        <w:tc>
          <w:tcPr>
            <w:tcW w:w="720" w:type="dxa"/>
            <w:shd w:val="clear" w:color="auto" w:fill="auto"/>
          </w:tcPr>
          <w:p w14:paraId="0D1B74E0" w14:textId="77777777" w:rsidR="00667BA9" w:rsidRPr="00D4120B" w:rsidDel="00FB15B1" w:rsidRDefault="00667BA9" w:rsidP="008F7891">
            <w:pPr>
              <w:pStyle w:val="TableContent"/>
              <w:rPr>
                <w:del w:id="3804" w:author="Bob Yencha" w:date="2012-01-05T15:07:00Z"/>
              </w:rPr>
            </w:pPr>
            <w:del w:id="3805" w:author="Bob Yencha" w:date="2012-01-05T15:07:00Z">
              <w:r w:rsidRPr="00D4120B" w:rsidDel="00FB15B1">
                <w:delText>IS</w:delText>
              </w:r>
            </w:del>
          </w:p>
        </w:tc>
        <w:tc>
          <w:tcPr>
            <w:tcW w:w="828" w:type="dxa"/>
            <w:shd w:val="clear" w:color="auto" w:fill="auto"/>
          </w:tcPr>
          <w:p w14:paraId="715F6B65" w14:textId="77777777" w:rsidR="00667BA9" w:rsidRPr="00D4120B" w:rsidDel="00FB15B1" w:rsidRDefault="00667BA9" w:rsidP="008F7891">
            <w:pPr>
              <w:pStyle w:val="TableContent"/>
              <w:rPr>
                <w:del w:id="3806" w:author="Bob Yencha" w:date="2012-01-05T15:07:00Z"/>
              </w:rPr>
            </w:pPr>
            <w:del w:id="3807" w:author="Bob Yencha" w:date="2012-01-05T15:07:00Z">
              <w:r w:rsidRPr="00D4120B" w:rsidDel="00FB15B1">
                <w:delText>O</w:delText>
              </w:r>
            </w:del>
          </w:p>
        </w:tc>
        <w:tc>
          <w:tcPr>
            <w:tcW w:w="1296" w:type="dxa"/>
            <w:shd w:val="clear" w:color="auto" w:fill="auto"/>
          </w:tcPr>
          <w:p w14:paraId="74A80078" w14:textId="77777777" w:rsidR="00667BA9" w:rsidRPr="00D4120B" w:rsidDel="00FB15B1" w:rsidRDefault="00667BA9" w:rsidP="008F7891">
            <w:pPr>
              <w:pStyle w:val="TableContent"/>
              <w:rPr>
                <w:del w:id="3808" w:author="Bob Yencha" w:date="2012-01-05T15:07:00Z"/>
              </w:rPr>
            </w:pPr>
            <w:del w:id="3809" w:author="Bob Yencha" w:date="2012-01-05T15:07:00Z">
              <w:r w:rsidRPr="00D4120B" w:rsidDel="00FB15B1">
                <w:delText>[0..1]</w:delText>
              </w:r>
            </w:del>
          </w:p>
        </w:tc>
        <w:tc>
          <w:tcPr>
            <w:tcW w:w="846" w:type="dxa"/>
            <w:shd w:val="clear" w:color="auto" w:fill="auto"/>
          </w:tcPr>
          <w:p w14:paraId="6C26E251" w14:textId="77777777" w:rsidR="00667BA9" w:rsidRPr="00D4120B" w:rsidDel="00FB15B1" w:rsidRDefault="00667BA9" w:rsidP="008F7891">
            <w:pPr>
              <w:pStyle w:val="TableContent"/>
              <w:rPr>
                <w:del w:id="3810" w:author="Bob Yencha" w:date="2012-01-05T15:07:00Z"/>
              </w:rPr>
            </w:pPr>
            <w:del w:id="3811" w:author="Bob Yencha" w:date="2012-01-05T15:07:00Z">
              <w:r w:rsidRPr="00D4120B" w:rsidDel="00FB15B1">
                <w:delText>1..20</w:delText>
              </w:r>
            </w:del>
          </w:p>
        </w:tc>
        <w:tc>
          <w:tcPr>
            <w:tcW w:w="855" w:type="dxa"/>
            <w:shd w:val="clear" w:color="auto" w:fill="auto"/>
          </w:tcPr>
          <w:p w14:paraId="2AC53ED4" w14:textId="77777777" w:rsidR="00667BA9" w:rsidRPr="00D4120B" w:rsidDel="00FB15B1" w:rsidRDefault="00667BA9" w:rsidP="008F7891">
            <w:pPr>
              <w:pStyle w:val="TableContent"/>
              <w:rPr>
                <w:del w:id="3812" w:author="Bob Yencha" w:date="2012-01-05T15:07:00Z"/>
              </w:rPr>
            </w:pPr>
          </w:p>
        </w:tc>
        <w:tc>
          <w:tcPr>
            <w:tcW w:w="1458" w:type="dxa"/>
            <w:shd w:val="clear" w:color="auto" w:fill="auto"/>
          </w:tcPr>
          <w:p w14:paraId="6C08192A" w14:textId="77777777" w:rsidR="00667BA9" w:rsidRPr="00D4120B" w:rsidDel="00FB15B1" w:rsidRDefault="00667BA9" w:rsidP="008F7891">
            <w:pPr>
              <w:pStyle w:val="TableContent"/>
              <w:rPr>
                <w:del w:id="3813" w:author="Bob Yencha" w:date="2012-01-05T15:07:00Z"/>
              </w:rPr>
            </w:pPr>
            <w:del w:id="3814" w:author="Bob Yencha" w:date="2011-11-29T10:02:00Z">
              <w:r w:rsidRPr="00D4120B" w:rsidDel="00097903">
                <w:delText>HL70023</w:delText>
              </w:r>
            </w:del>
          </w:p>
        </w:tc>
        <w:tc>
          <w:tcPr>
            <w:tcW w:w="4964" w:type="dxa"/>
            <w:shd w:val="clear" w:color="auto" w:fill="auto"/>
          </w:tcPr>
          <w:p w14:paraId="0DBA4B69" w14:textId="77777777" w:rsidR="00667BA9" w:rsidRPr="00D4120B" w:rsidDel="00FB15B1" w:rsidRDefault="00667BA9" w:rsidP="008F7891">
            <w:pPr>
              <w:pStyle w:val="TableContent"/>
              <w:rPr>
                <w:del w:id="3815" w:author="Bob Yencha" w:date="2012-01-05T15:07:00Z"/>
              </w:rPr>
            </w:pPr>
          </w:p>
        </w:tc>
      </w:tr>
      <w:tr w:rsidR="00667BA9" w:rsidRPr="00D4120B" w:rsidDel="00FB15B1" w14:paraId="2E5AC611" w14:textId="77777777">
        <w:trPr>
          <w:cantSplit/>
          <w:jc w:val="center"/>
          <w:del w:id="3816" w:author="Bob Yencha" w:date="2012-01-05T15:07:00Z"/>
        </w:trPr>
        <w:tc>
          <w:tcPr>
            <w:tcW w:w="546" w:type="dxa"/>
            <w:shd w:val="clear" w:color="auto" w:fill="auto"/>
          </w:tcPr>
          <w:p w14:paraId="7126EBFC" w14:textId="77777777" w:rsidR="00667BA9" w:rsidRPr="00D4120B" w:rsidDel="00FB15B1" w:rsidRDefault="00667BA9" w:rsidP="008F7891">
            <w:pPr>
              <w:pStyle w:val="TableContent"/>
              <w:rPr>
                <w:del w:id="3817" w:author="Bob Yencha" w:date="2012-01-05T15:07:00Z"/>
              </w:rPr>
            </w:pPr>
            <w:del w:id="3818" w:author="Bob Yencha" w:date="2012-01-05T15:07:00Z">
              <w:r w:rsidRPr="00D4120B" w:rsidDel="00FB15B1">
                <w:delText>15</w:delText>
              </w:r>
            </w:del>
          </w:p>
        </w:tc>
        <w:tc>
          <w:tcPr>
            <w:tcW w:w="2214" w:type="dxa"/>
            <w:shd w:val="clear" w:color="auto" w:fill="auto"/>
          </w:tcPr>
          <w:p w14:paraId="7D3818B5" w14:textId="77777777" w:rsidR="00667BA9" w:rsidRPr="00D4120B" w:rsidDel="00FB15B1" w:rsidRDefault="00667BA9" w:rsidP="008F7891">
            <w:pPr>
              <w:pStyle w:val="TableContent"/>
              <w:rPr>
                <w:del w:id="3819" w:author="Bob Yencha" w:date="2012-01-05T15:07:00Z"/>
              </w:rPr>
            </w:pPr>
            <w:del w:id="3820" w:author="Bob Yencha" w:date="2012-01-05T15:07:00Z">
              <w:r w:rsidRPr="00D4120B" w:rsidDel="00FB15B1">
                <w:delText>Ambulatory Status</w:delText>
              </w:r>
            </w:del>
          </w:p>
        </w:tc>
        <w:tc>
          <w:tcPr>
            <w:tcW w:w="720" w:type="dxa"/>
            <w:shd w:val="clear" w:color="auto" w:fill="auto"/>
          </w:tcPr>
          <w:p w14:paraId="6C18C2D3" w14:textId="77777777" w:rsidR="00667BA9" w:rsidRPr="00D4120B" w:rsidDel="00FB15B1" w:rsidRDefault="00667BA9" w:rsidP="008F7891">
            <w:pPr>
              <w:pStyle w:val="TableContent"/>
              <w:rPr>
                <w:del w:id="3821" w:author="Bob Yencha" w:date="2012-01-05T15:07:00Z"/>
              </w:rPr>
            </w:pPr>
            <w:del w:id="3822" w:author="Bob Yencha" w:date="2012-01-05T15:07:00Z">
              <w:r w:rsidRPr="00D4120B" w:rsidDel="00FB15B1">
                <w:delText>IS</w:delText>
              </w:r>
            </w:del>
          </w:p>
        </w:tc>
        <w:tc>
          <w:tcPr>
            <w:tcW w:w="828" w:type="dxa"/>
            <w:shd w:val="clear" w:color="auto" w:fill="auto"/>
          </w:tcPr>
          <w:p w14:paraId="0CF70839" w14:textId="77777777" w:rsidR="00667BA9" w:rsidRPr="00D4120B" w:rsidDel="00FB15B1" w:rsidRDefault="001846B6" w:rsidP="008F7891">
            <w:pPr>
              <w:pStyle w:val="TableContent"/>
              <w:rPr>
                <w:del w:id="3823" w:author="Bob Yencha" w:date="2012-01-05T15:07:00Z"/>
              </w:rPr>
            </w:pPr>
            <w:del w:id="3824" w:author="Bob Yencha" w:date="2012-01-05T15:07:00Z">
              <w:r w:rsidDel="00FB15B1">
                <w:delText>O</w:delText>
              </w:r>
            </w:del>
          </w:p>
        </w:tc>
        <w:tc>
          <w:tcPr>
            <w:tcW w:w="1296" w:type="dxa"/>
            <w:shd w:val="clear" w:color="auto" w:fill="auto"/>
          </w:tcPr>
          <w:p w14:paraId="7C033803" w14:textId="77777777" w:rsidR="00667BA9" w:rsidRPr="00D4120B" w:rsidDel="00FB15B1" w:rsidRDefault="00240BF5" w:rsidP="008F7891">
            <w:pPr>
              <w:pStyle w:val="TableContent"/>
              <w:rPr>
                <w:del w:id="3825" w:author="Bob Yencha" w:date="2012-01-05T15:07:00Z"/>
              </w:rPr>
            </w:pPr>
            <w:del w:id="3826" w:author="Bob Yencha" w:date="2012-01-05T15:07:00Z">
              <w:r w:rsidDel="00FB15B1">
                <w:delText>[0..*</w:delText>
              </w:r>
              <w:r w:rsidR="00667BA9" w:rsidRPr="00D4120B" w:rsidDel="00FB15B1">
                <w:delText>]</w:delText>
              </w:r>
            </w:del>
          </w:p>
        </w:tc>
        <w:tc>
          <w:tcPr>
            <w:tcW w:w="846" w:type="dxa"/>
            <w:shd w:val="clear" w:color="auto" w:fill="auto"/>
          </w:tcPr>
          <w:p w14:paraId="2288CBF8" w14:textId="77777777" w:rsidR="00667BA9" w:rsidRPr="00D4120B" w:rsidDel="00FB15B1" w:rsidRDefault="00667BA9" w:rsidP="008F7891">
            <w:pPr>
              <w:pStyle w:val="TableContent"/>
              <w:rPr>
                <w:del w:id="3827" w:author="Bob Yencha" w:date="2012-01-05T15:07:00Z"/>
              </w:rPr>
            </w:pPr>
            <w:del w:id="3828" w:author="Bob Yencha" w:date="2012-01-05T15:07:00Z">
              <w:r w:rsidRPr="00D4120B" w:rsidDel="00FB15B1">
                <w:delText>1..20</w:delText>
              </w:r>
            </w:del>
          </w:p>
        </w:tc>
        <w:tc>
          <w:tcPr>
            <w:tcW w:w="855" w:type="dxa"/>
            <w:shd w:val="clear" w:color="auto" w:fill="auto"/>
          </w:tcPr>
          <w:p w14:paraId="7505ACC0" w14:textId="77777777" w:rsidR="00667BA9" w:rsidRPr="00D4120B" w:rsidDel="00FB15B1" w:rsidRDefault="00667BA9" w:rsidP="008F7891">
            <w:pPr>
              <w:pStyle w:val="TableContent"/>
              <w:rPr>
                <w:del w:id="3829" w:author="Bob Yencha" w:date="2012-01-05T15:07:00Z"/>
              </w:rPr>
            </w:pPr>
          </w:p>
        </w:tc>
        <w:tc>
          <w:tcPr>
            <w:tcW w:w="1458" w:type="dxa"/>
            <w:shd w:val="clear" w:color="auto" w:fill="auto"/>
          </w:tcPr>
          <w:p w14:paraId="75C142C6" w14:textId="77777777" w:rsidR="00667BA9" w:rsidRPr="00D4120B" w:rsidDel="00FB15B1" w:rsidRDefault="00667BA9" w:rsidP="008F7891">
            <w:pPr>
              <w:pStyle w:val="TableContent"/>
              <w:rPr>
                <w:del w:id="3830" w:author="Bob Yencha" w:date="2012-01-05T15:07:00Z"/>
              </w:rPr>
            </w:pPr>
          </w:p>
        </w:tc>
        <w:tc>
          <w:tcPr>
            <w:tcW w:w="4964" w:type="dxa"/>
            <w:shd w:val="clear" w:color="auto" w:fill="auto"/>
          </w:tcPr>
          <w:p w14:paraId="122B9E0B" w14:textId="77777777" w:rsidR="00667BA9" w:rsidRPr="00D4120B" w:rsidDel="00FB15B1" w:rsidRDefault="00667BA9" w:rsidP="008F7891">
            <w:pPr>
              <w:pStyle w:val="TableContent"/>
              <w:rPr>
                <w:del w:id="3831" w:author="Bob Yencha" w:date="2012-01-05T15:07:00Z"/>
              </w:rPr>
            </w:pPr>
          </w:p>
        </w:tc>
      </w:tr>
      <w:tr w:rsidR="00667BA9" w:rsidRPr="00D4120B" w:rsidDel="00FB15B1" w14:paraId="7729F3ED" w14:textId="77777777">
        <w:trPr>
          <w:cantSplit/>
          <w:jc w:val="center"/>
          <w:del w:id="3832" w:author="Bob Yencha" w:date="2012-01-05T15:07:00Z"/>
        </w:trPr>
        <w:tc>
          <w:tcPr>
            <w:tcW w:w="546" w:type="dxa"/>
            <w:shd w:val="clear" w:color="auto" w:fill="auto"/>
          </w:tcPr>
          <w:p w14:paraId="6B6D4B3F" w14:textId="77777777" w:rsidR="00667BA9" w:rsidRPr="00D4120B" w:rsidDel="00FB15B1" w:rsidRDefault="00667BA9" w:rsidP="008F7891">
            <w:pPr>
              <w:pStyle w:val="TableContent"/>
              <w:rPr>
                <w:del w:id="3833" w:author="Bob Yencha" w:date="2012-01-05T15:07:00Z"/>
              </w:rPr>
            </w:pPr>
            <w:del w:id="3834" w:author="Bob Yencha" w:date="2012-01-05T15:07:00Z">
              <w:r w:rsidRPr="00D4120B" w:rsidDel="00FB15B1">
                <w:delText>16</w:delText>
              </w:r>
            </w:del>
          </w:p>
        </w:tc>
        <w:tc>
          <w:tcPr>
            <w:tcW w:w="2214" w:type="dxa"/>
            <w:shd w:val="clear" w:color="auto" w:fill="auto"/>
          </w:tcPr>
          <w:p w14:paraId="5AEC9E41" w14:textId="77777777" w:rsidR="00667BA9" w:rsidRPr="00D4120B" w:rsidDel="00FB15B1" w:rsidRDefault="00667BA9" w:rsidP="008F7891">
            <w:pPr>
              <w:pStyle w:val="TableContent"/>
              <w:rPr>
                <w:del w:id="3835" w:author="Bob Yencha" w:date="2012-01-05T15:07:00Z"/>
              </w:rPr>
            </w:pPr>
            <w:del w:id="3836" w:author="Bob Yencha" w:date="2012-01-05T15:07:00Z">
              <w:r w:rsidRPr="00D4120B" w:rsidDel="00FB15B1">
                <w:delText>VIP Indicator</w:delText>
              </w:r>
            </w:del>
          </w:p>
        </w:tc>
        <w:tc>
          <w:tcPr>
            <w:tcW w:w="720" w:type="dxa"/>
            <w:shd w:val="clear" w:color="auto" w:fill="auto"/>
          </w:tcPr>
          <w:p w14:paraId="428012E2" w14:textId="77777777" w:rsidR="00667BA9" w:rsidRPr="00D4120B" w:rsidDel="00FB15B1" w:rsidRDefault="00667BA9" w:rsidP="008F7891">
            <w:pPr>
              <w:pStyle w:val="TableContent"/>
              <w:rPr>
                <w:del w:id="3837" w:author="Bob Yencha" w:date="2012-01-05T15:07:00Z"/>
              </w:rPr>
            </w:pPr>
            <w:del w:id="3838" w:author="Bob Yencha" w:date="2012-01-05T15:07:00Z">
              <w:r w:rsidRPr="00D4120B" w:rsidDel="00FB15B1">
                <w:delText>IS</w:delText>
              </w:r>
            </w:del>
          </w:p>
        </w:tc>
        <w:tc>
          <w:tcPr>
            <w:tcW w:w="828" w:type="dxa"/>
            <w:shd w:val="clear" w:color="auto" w:fill="auto"/>
          </w:tcPr>
          <w:p w14:paraId="466137D3" w14:textId="77777777" w:rsidR="00667BA9" w:rsidRPr="00D4120B" w:rsidDel="00FB15B1" w:rsidRDefault="001846B6" w:rsidP="008F7891">
            <w:pPr>
              <w:pStyle w:val="TableContent"/>
              <w:rPr>
                <w:del w:id="3839" w:author="Bob Yencha" w:date="2012-01-05T15:07:00Z"/>
              </w:rPr>
            </w:pPr>
            <w:del w:id="3840" w:author="Bob Yencha" w:date="2012-01-05T15:07:00Z">
              <w:r w:rsidDel="00FB15B1">
                <w:delText>O</w:delText>
              </w:r>
            </w:del>
          </w:p>
        </w:tc>
        <w:tc>
          <w:tcPr>
            <w:tcW w:w="1296" w:type="dxa"/>
            <w:shd w:val="clear" w:color="auto" w:fill="auto"/>
          </w:tcPr>
          <w:p w14:paraId="1AA77DAF" w14:textId="77777777" w:rsidR="00667BA9" w:rsidRPr="00D4120B" w:rsidDel="00FB15B1" w:rsidRDefault="00667BA9" w:rsidP="008F7891">
            <w:pPr>
              <w:pStyle w:val="TableContent"/>
              <w:rPr>
                <w:del w:id="3841" w:author="Bob Yencha" w:date="2012-01-05T15:07:00Z"/>
              </w:rPr>
            </w:pPr>
            <w:del w:id="3842" w:author="Bob Yencha" w:date="2012-01-05T15:07:00Z">
              <w:r w:rsidRPr="00D4120B" w:rsidDel="00FB15B1">
                <w:delText>[0..</w:delText>
              </w:r>
            </w:del>
            <w:del w:id="3843" w:author="Bob Yencha" w:date="2011-12-19T18:46:00Z">
              <w:r w:rsidRPr="00D4120B" w:rsidDel="00D97EEE">
                <w:delText>0</w:delText>
              </w:r>
            </w:del>
            <w:del w:id="3844" w:author="Bob Yencha" w:date="2012-01-05T15:07:00Z">
              <w:r w:rsidRPr="00D4120B" w:rsidDel="00FB15B1">
                <w:delText>]</w:delText>
              </w:r>
            </w:del>
          </w:p>
        </w:tc>
        <w:tc>
          <w:tcPr>
            <w:tcW w:w="846" w:type="dxa"/>
            <w:shd w:val="clear" w:color="auto" w:fill="auto"/>
          </w:tcPr>
          <w:p w14:paraId="268D68DC" w14:textId="77777777" w:rsidR="00667BA9" w:rsidRPr="00D4120B" w:rsidDel="00FB15B1" w:rsidRDefault="00667BA9" w:rsidP="008F7891">
            <w:pPr>
              <w:pStyle w:val="TableContent"/>
              <w:rPr>
                <w:del w:id="3845" w:author="Bob Yencha" w:date="2012-01-05T15:07:00Z"/>
              </w:rPr>
            </w:pPr>
            <w:del w:id="3846" w:author="Bob Yencha" w:date="2012-01-05T15:07:00Z">
              <w:r w:rsidRPr="00D4120B" w:rsidDel="00FB15B1">
                <w:delText>1..20</w:delText>
              </w:r>
            </w:del>
          </w:p>
        </w:tc>
        <w:tc>
          <w:tcPr>
            <w:tcW w:w="855" w:type="dxa"/>
            <w:shd w:val="clear" w:color="auto" w:fill="auto"/>
          </w:tcPr>
          <w:p w14:paraId="19FC81F0" w14:textId="77777777" w:rsidR="00667BA9" w:rsidRPr="00D4120B" w:rsidDel="00FB15B1" w:rsidRDefault="00667BA9" w:rsidP="008F7891">
            <w:pPr>
              <w:pStyle w:val="TableContent"/>
              <w:rPr>
                <w:del w:id="3847" w:author="Bob Yencha" w:date="2012-01-05T15:07:00Z"/>
              </w:rPr>
            </w:pPr>
          </w:p>
        </w:tc>
        <w:tc>
          <w:tcPr>
            <w:tcW w:w="1458" w:type="dxa"/>
            <w:shd w:val="clear" w:color="auto" w:fill="auto"/>
          </w:tcPr>
          <w:p w14:paraId="071188A4" w14:textId="77777777" w:rsidR="00667BA9" w:rsidRPr="00D4120B" w:rsidDel="00FB15B1" w:rsidRDefault="00667BA9" w:rsidP="008F7891">
            <w:pPr>
              <w:pStyle w:val="TableContent"/>
              <w:rPr>
                <w:del w:id="3848" w:author="Bob Yencha" w:date="2012-01-05T15:07:00Z"/>
              </w:rPr>
            </w:pPr>
          </w:p>
        </w:tc>
        <w:tc>
          <w:tcPr>
            <w:tcW w:w="4964" w:type="dxa"/>
            <w:shd w:val="clear" w:color="auto" w:fill="auto"/>
          </w:tcPr>
          <w:p w14:paraId="46B3B4C0" w14:textId="77777777" w:rsidR="00667BA9" w:rsidRPr="00D4120B" w:rsidDel="00FB15B1" w:rsidRDefault="00667BA9" w:rsidP="008F7891">
            <w:pPr>
              <w:pStyle w:val="TableContent"/>
              <w:rPr>
                <w:del w:id="3849" w:author="Bob Yencha" w:date="2012-01-05T15:07:00Z"/>
              </w:rPr>
            </w:pPr>
          </w:p>
        </w:tc>
      </w:tr>
      <w:tr w:rsidR="00667BA9" w:rsidRPr="00D4120B" w:rsidDel="00FB15B1" w14:paraId="4860546F" w14:textId="77777777">
        <w:trPr>
          <w:cantSplit/>
          <w:jc w:val="center"/>
          <w:del w:id="3850" w:author="Bob Yencha" w:date="2012-01-05T15:07:00Z"/>
        </w:trPr>
        <w:tc>
          <w:tcPr>
            <w:tcW w:w="546" w:type="dxa"/>
            <w:shd w:val="clear" w:color="auto" w:fill="auto"/>
          </w:tcPr>
          <w:p w14:paraId="1F7FC48F" w14:textId="77777777" w:rsidR="00667BA9" w:rsidRPr="00D4120B" w:rsidDel="00FB15B1" w:rsidRDefault="00667BA9" w:rsidP="008F7891">
            <w:pPr>
              <w:pStyle w:val="TableContent"/>
              <w:rPr>
                <w:del w:id="3851" w:author="Bob Yencha" w:date="2012-01-05T15:07:00Z"/>
              </w:rPr>
            </w:pPr>
            <w:del w:id="3852" w:author="Bob Yencha" w:date="2012-01-05T15:07:00Z">
              <w:r w:rsidRPr="00D4120B" w:rsidDel="00FB15B1">
                <w:delText>17</w:delText>
              </w:r>
            </w:del>
          </w:p>
        </w:tc>
        <w:tc>
          <w:tcPr>
            <w:tcW w:w="2214" w:type="dxa"/>
            <w:shd w:val="clear" w:color="auto" w:fill="auto"/>
          </w:tcPr>
          <w:p w14:paraId="03A4665D" w14:textId="77777777" w:rsidR="00667BA9" w:rsidRPr="00D4120B" w:rsidDel="00FB15B1" w:rsidRDefault="00667BA9" w:rsidP="008F7891">
            <w:pPr>
              <w:pStyle w:val="TableContent"/>
              <w:rPr>
                <w:del w:id="3853" w:author="Bob Yencha" w:date="2012-01-05T15:07:00Z"/>
              </w:rPr>
            </w:pPr>
            <w:del w:id="3854" w:author="Bob Yencha" w:date="2012-01-05T15:07:00Z">
              <w:r w:rsidRPr="00D4120B" w:rsidDel="00FB15B1">
                <w:delText>Admitting Doctor</w:delText>
              </w:r>
            </w:del>
          </w:p>
        </w:tc>
        <w:tc>
          <w:tcPr>
            <w:tcW w:w="720" w:type="dxa"/>
            <w:shd w:val="clear" w:color="auto" w:fill="auto"/>
          </w:tcPr>
          <w:p w14:paraId="54F7AB0A" w14:textId="77777777" w:rsidR="00667BA9" w:rsidRPr="00D4120B" w:rsidDel="00FB15B1" w:rsidRDefault="00667BA9" w:rsidP="008F7891">
            <w:pPr>
              <w:pStyle w:val="TableContent"/>
              <w:rPr>
                <w:del w:id="3855" w:author="Bob Yencha" w:date="2012-01-05T15:07:00Z"/>
              </w:rPr>
            </w:pPr>
            <w:del w:id="3856" w:author="Bob Yencha" w:date="2012-01-05T15:07:00Z">
              <w:r w:rsidRPr="00D4120B" w:rsidDel="00FB15B1">
                <w:delText>XCN</w:delText>
              </w:r>
            </w:del>
          </w:p>
        </w:tc>
        <w:tc>
          <w:tcPr>
            <w:tcW w:w="828" w:type="dxa"/>
            <w:shd w:val="clear" w:color="auto" w:fill="auto"/>
          </w:tcPr>
          <w:p w14:paraId="3C6993BF" w14:textId="77777777" w:rsidR="00667BA9" w:rsidRPr="00D4120B" w:rsidDel="00FB15B1" w:rsidRDefault="00667BA9" w:rsidP="008F7891">
            <w:pPr>
              <w:pStyle w:val="TableContent"/>
              <w:rPr>
                <w:del w:id="3857" w:author="Bob Yencha" w:date="2012-01-05T15:07:00Z"/>
              </w:rPr>
            </w:pPr>
            <w:del w:id="3858" w:author="Bob Yencha" w:date="2012-01-05T15:07:00Z">
              <w:r w:rsidRPr="00D4120B" w:rsidDel="00FB15B1">
                <w:delText>O</w:delText>
              </w:r>
            </w:del>
          </w:p>
        </w:tc>
        <w:tc>
          <w:tcPr>
            <w:tcW w:w="1296" w:type="dxa"/>
            <w:shd w:val="clear" w:color="auto" w:fill="auto"/>
          </w:tcPr>
          <w:p w14:paraId="3955DC8E" w14:textId="77777777" w:rsidR="00667BA9" w:rsidRPr="00D4120B" w:rsidDel="00FB15B1" w:rsidRDefault="00667BA9" w:rsidP="008F7891">
            <w:pPr>
              <w:pStyle w:val="TableContent"/>
              <w:rPr>
                <w:del w:id="3859" w:author="Bob Yencha" w:date="2012-01-05T15:07:00Z"/>
              </w:rPr>
            </w:pPr>
            <w:del w:id="3860" w:author="Bob Yencha" w:date="2012-01-05T15:07:00Z">
              <w:r w:rsidRPr="00D4120B" w:rsidDel="00FB15B1">
                <w:delText>[0..*]</w:delText>
              </w:r>
            </w:del>
          </w:p>
        </w:tc>
        <w:tc>
          <w:tcPr>
            <w:tcW w:w="846" w:type="dxa"/>
            <w:shd w:val="clear" w:color="auto" w:fill="auto"/>
          </w:tcPr>
          <w:p w14:paraId="2DFB0915" w14:textId="77777777" w:rsidR="00667BA9" w:rsidRPr="00D4120B" w:rsidDel="00FB15B1" w:rsidRDefault="00667BA9" w:rsidP="008F7891">
            <w:pPr>
              <w:pStyle w:val="TableContent"/>
              <w:rPr>
                <w:del w:id="3861" w:author="Bob Yencha" w:date="2012-01-05T15:07:00Z"/>
              </w:rPr>
            </w:pPr>
          </w:p>
        </w:tc>
        <w:tc>
          <w:tcPr>
            <w:tcW w:w="855" w:type="dxa"/>
            <w:shd w:val="clear" w:color="auto" w:fill="auto"/>
          </w:tcPr>
          <w:p w14:paraId="129827C6" w14:textId="77777777" w:rsidR="00667BA9" w:rsidRPr="00D4120B" w:rsidDel="00FB15B1" w:rsidRDefault="00667BA9" w:rsidP="008F7891">
            <w:pPr>
              <w:pStyle w:val="TableContent"/>
              <w:rPr>
                <w:del w:id="3862" w:author="Bob Yencha" w:date="2012-01-05T15:07:00Z"/>
              </w:rPr>
            </w:pPr>
          </w:p>
        </w:tc>
        <w:tc>
          <w:tcPr>
            <w:tcW w:w="1458" w:type="dxa"/>
            <w:shd w:val="clear" w:color="auto" w:fill="auto"/>
          </w:tcPr>
          <w:p w14:paraId="723A92CB" w14:textId="77777777" w:rsidR="00667BA9" w:rsidRPr="00D4120B" w:rsidDel="00FB15B1" w:rsidRDefault="00667BA9" w:rsidP="008F7891">
            <w:pPr>
              <w:pStyle w:val="TableContent"/>
              <w:rPr>
                <w:del w:id="3863" w:author="Bob Yencha" w:date="2012-01-05T15:07:00Z"/>
              </w:rPr>
            </w:pPr>
          </w:p>
        </w:tc>
        <w:tc>
          <w:tcPr>
            <w:tcW w:w="4964" w:type="dxa"/>
            <w:shd w:val="clear" w:color="auto" w:fill="auto"/>
          </w:tcPr>
          <w:p w14:paraId="4C1E7AF8" w14:textId="77777777" w:rsidR="00667BA9" w:rsidRPr="00D4120B" w:rsidDel="00FB15B1" w:rsidRDefault="00667BA9" w:rsidP="008F7891">
            <w:pPr>
              <w:pStyle w:val="TableContent"/>
              <w:rPr>
                <w:del w:id="3864" w:author="Bob Yencha" w:date="2012-01-05T15:07:00Z"/>
              </w:rPr>
            </w:pPr>
          </w:p>
        </w:tc>
      </w:tr>
      <w:tr w:rsidR="00667BA9" w:rsidRPr="00D4120B" w:rsidDel="00FB15B1" w14:paraId="4C9D72BE" w14:textId="77777777">
        <w:trPr>
          <w:cantSplit/>
          <w:jc w:val="center"/>
          <w:del w:id="3865" w:author="Bob Yencha" w:date="2012-01-05T15:07:00Z"/>
        </w:trPr>
        <w:tc>
          <w:tcPr>
            <w:tcW w:w="546" w:type="dxa"/>
            <w:shd w:val="clear" w:color="auto" w:fill="auto"/>
          </w:tcPr>
          <w:p w14:paraId="32940615" w14:textId="77777777" w:rsidR="00667BA9" w:rsidRPr="00D4120B" w:rsidDel="00FB15B1" w:rsidRDefault="00667BA9" w:rsidP="008F7891">
            <w:pPr>
              <w:pStyle w:val="TableContent"/>
              <w:rPr>
                <w:del w:id="3866" w:author="Bob Yencha" w:date="2012-01-05T15:07:00Z"/>
              </w:rPr>
            </w:pPr>
            <w:del w:id="3867" w:author="Bob Yencha" w:date="2012-01-05T15:07:00Z">
              <w:r w:rsidRPr="00D4120B" w:rsidDel="00FB15B1">
                <w:delText>18</w:delText>
              </w:r>
            </w:del>
          </w:p>
        </w:tc>
        <w:tc>
          <w:tcPr>
            <w:tcW w:w="2214" w:type="dxa"/>
            <w:shd w:val="clear" w:color="auto" w:fill="auto"/>
          </w:tcPr>
          <w:p w14:paraId="73BA32B6" w14:textId="77777777" w:rsidR="00667BA9" w:rsidRPr="00D4120B" w:rsidDel="00FB15B1" w:rsidRDefault="00667BA9" w:rsidP="008F7891">
            <w:pPr>
              <w:pStyle w:val="TableContent"/>
              <w:rPr>
                <w:del w:id="3868" w:author="Bob Yencha" w:date="2012-01-05T15:07:00Z"/>
              </w:rPr>
            </w:pPr>
            <w:del w:id="3869" w:author="Bob Yencha" w:date="2012-01-05T15:07:00Z">
              <w:r w:rsidRPr="00D4120B" w:rsidDel="00FB15B1">
                <w:delText>Patient Type</w:delText>
              </w:r>
            </w:del>
          </w:p>
        </w:tc>
        <w:tc>
          <w:tcPr>
            <w:tcW w:w="720" w:type="dxa"/>
            <w:shd w:val="clear" w:color="auto" w:fill="auto"/>
          </w:tcPr>
          <w:p w14:paraId="49385D36" w14:textId="77777777" w:rsidR="00667BA9" w:rsidRPr="00D4120B" w:rsidDel="00FB15B1" w:rsidRDefault="00667BA9" w:rsidP="008F7891">
            <w:pPr>
              <w:pStyle w:val="TableContent"/>
              <w:rPr>
                <w:del w:id="3870" w:author="Bob Yencha" w:date="2012-01-05T15:07:00Z"/>
              </w:rPr>
            </w:pPr>
            <w:del w:id="3871" w:author="Bob Yencha" w:date="2012-01-05T15:07:00Z">
              <w:r w:rsidRPr="00D4120B" w:rsidDel="00FB15B1">
                <w:delText>IS</w:delText>
              </w:r>
            </w:del>
          </w:p>
        </w:tc>
        <w:tc>
          <w:tcPr>
            <w:tcW w:w="828" w:type="dxa"/>
            <w:shd w:val="clear" w:color="auto" w:fill="auto"/>
          </w:tcPr>
          <w:p w14:paraId="125CCC71" w14:textId="77777777" w:rsidR="00667BA9" w:rsidRPr="00D4120B" w:rsidDel="00FB15B1" w:rsidRDefault="00667BA9" w:rsidP="008F7891">
            <w:pPr>
              <w:pStyle w:val="TableContent"/>
              <w:rPr>
                <w:del w:id="3872" w:author="Bob Yencha" w:date="2012-01-05T15:07:00Z"/>
              </w:rPr>
            </w:pPr>
            <w:del w:id="3873" w:author="Bob Yencha" w:date="2012-01-05T15:07:00Z">
              <w:r w:rsidRPr="00D4120B" w:rsidDel="00FB15B1">
                <w:delText>O</w:delText>
              </w:r>
            </w:del>
          </w:p>
        </w:tc>
        <w:tc>
          <w:tcPr>
            <w:tcW w:w="1296" w:type="dxa"/>
            <w:shd w:val="clear" w:color="auto" w:fill="auto"/>
          </w:tcPr>
          <w:p w14:paraId="0D1BCD24" w14:textId="77777777" w:rsidR="00667BA9" w:rsidRPr="00D4120B" w:rsidDel="00FB15B1" w:rsidRDefault="00667BA9" w:rsidP="008F7891">
            <w:pPr>
              <w:pStyle w:val="TableContent"/>
              <w:rPr>
                <w:del w:id="3874" w:author="Bob Yencha" w:date="2012-01-05T15:07:00Z"/>
              </w:rPr>
            </w:pPr>
            <w:del w:id="3875" w:author="Bob Yencha" w:date="2012-01-05T15:07:00Z">
              <w:r w:rsidRPr="00D4120B" w:rsidDel="00FB15B1">
                <w:delText>[0..1]</w:delText>
              </w:r>
            </w:del>
          </w:p>
        </w:tc>
        <w:tc>
          <w:tcPr>
            <w:tcW w:w="846" w:type="dxa"/>
            <w:shd w:val="clear" w:color="auto" w:fill="auto"/>
          </w:tcPr>
          <w:p w14:paraId="7E99997E" w14:textId="77777777" w:rsidR="00667BA9" w:rsidRPr="00D4120B" w:rsidDel="00FB15B1" w:rsidRDefault="00667BA9" w:rsidP="008F7891">
            <w:pPr>
              <w:pStyle w:val="TableContent"/>
              <w:rPr>
                <w:del w:id="3876" w:author="Bob Yencha" w:date="2012-01-05T15:07:00Z"/>
              </w:rPr>
            </w:pPr>
            <w:del w:id="3877" w:author="Bob Yencha" w:date="2012-01-05T15:07:00Z">
              <w:r w:rsidRPr="00D4120B" w:rsidDel="00FB15B1">
                <w:delText>1..20</w:delText>
              </w:r>
            </w:del>
          </w:p>
        </w:tc>
        <w:tc>
          <w:tcPr>
            <w:tcW w:w="855" w:type="dxa"/>
            <w:shd w:val="clear" w:color="auto" w:fill="auto"/>
          </w:tcPr>
          <w:p w14:paraId="65A2788C" w14:textId="77777777" w:rsidR="00667BA9" w:rsidRPr="00D4120B" w:rsidDel="00FB15B1" w:rsidRDefault="00667BA9" w:rsidP="008F7891">
            <w:pPr>
              <w:pStyle w:val="TableContent"/>
              <w:rPr>
                <w:del w:id="3878" w:author="Bob Yencha" w:date="2012-01-05T15:07:00Z"/>
              </w:rPr>
            </w:pPr>
          </w:p>
        </w:tc>
        <w:tc>
          <w:tcPr>
            <w:tcW w:w="1458" w:type="dxa"/>
            <w:shd w:val="clear" w:color="auto" w:fill="auto"/>
          </w:tcPr>
          <w:p w14:paraId="24F783C7" w14:textId="77777777" w:rsidR="00667BA9" w:rsidRPr="00D4120B" w:rsidDel="00FB15B1" w:rsidRDefault="00667BA9" w:rsidP="008F7891">
            <w:pPr>
              <w:pStyle w:val="TableContent"/>
              <w:rPr>
                <w:del w:id="3879" w:author="Bob Yencha" w:date="2012-01-05T15:07:00Z"/>
              </w:rPr>
            </w:pPr>
            <w:del w:id="3880" w:author="Bob Yencha" w:date="2011-11-29T10:02:00Z">
              <w:r w:rsidRPr="00D4120B" w:rsidDel="00097903">
                <w:delText>HL70018</w:delText>
              </w:r>
            </w:del>
          </w:p>
        </w:tc>
        <w:tc>
          <w:tcPr>
            <w:tcW w:w="4964" w:type="dxa"/>
            <w:shd w:val="clear" w:color="auto" w:fill="auto"/>
          </w:tcPr>
          <w:p w14:paraId="468738DE" w14:textId="77777777" w:rsidR="00667BA9" w:rsidRPr="00D4120B" w:rsidDel="00FB15B1" w:rsidRDefault="00667BA9" w:rsidP="008F7891">
            <w:pPr>
              <w:pStyle w:val="TableContent"/>
              <w:rPr>
                <w:del w:id="3881" w:author="Bob Yencha" w:date="2012-01-05T15:07:00Z"/>
              </w:rPr>
            </w:pPr>
          </w:p>
        </w:tc>
      </w:tr>
      <w:tr w:rsidR="00667BA9" w:rsidRPr="00D4120B" w:rsidDel="00FB15B1" w14:paraId="4266570C" w14:textId="77777777">
        <w:trPr>
          <w:cantSplit/>
          <w:jc w:val="center"/>
          <w:del w:id="3882" w:author="Bob Yencha" w:date="2012-01-05T15:07:00Z"/>
        </w:trPr>
        <w:tc>
          <w:tcPr>
            <w:tcW w:w="546" w:type="dxa"/>
            <w:shd w:val="clear" w:color="auto" w:fill="auto"/>
          </w:tcPr>
          <w:p w14:paraId="4F47B18C" w14:textId="77777777" w:rsidR="00667BA9" w:rsidRPr="00D4120B" w:rsidDel="00FB15B1" w:rsidRDefault="00667BA9" w:rsidP="008F7891">
            <w:pPr>
              <w:pStyle w:val="TableContent"/>
              <w:rPr>
                <w:del w:id="3883" w:author="Bob Yencha" w:date="2012-01-05T15:07:00Z"/>
              </w:rPr>
            </w:pPr>
            <w:del w:id="3884" w:author="Bob Yencha" w:date="2012-01-05T15:07:00Z">
              <w:r w:rsidRPr="00D4120B" w:rsidDel="00FB15B1">
                <w:delText>19</w:delText>
              </w:r>
            </w:del>
          </w:p>
        </w:tc>
        <w:tc>
          <w:tcPr>
            <w:tcW w:w="2214" w:type="dxa"/>
            <w:shd w:val="clear" w:color="auto" w:fill="auto"/>
          </w:tcPr>
          <w:p w14:paraId="0C732F7D" w14:textId="77777777" w:rsidR="00667BA9" w:rsidRPr="00D4120B" w:rsidDel="00FB15B1" w:rsidRDefault="00667BA9" w:rsidP="008F7891">
            <w:pPr>
              <w:pStyle w:val="TableContent"/>
              <w:rPr>
                <w:del w:id="3885" w:author="Bob Yencha" w:date="2012-01-05T15:07:00Z"/>
              </w:rPr>
            </w:pPr>
            <w:del w:id="3886" w:author="Bob Yencha" w:date="2012-01-05T15:07:00Z">
              <w:r w:rsidRPr="00D4120B" w:rsidDel="00FB15B1">
                <w:delText>Visit Number</w:delText>
              </w:r>
            </w:del>
          </w:p>
        </w:tc>
        <w:tc>
          <w:tcPr>
            <w:tcW w:w="720" w:type="dxa"/>
            <w:shd w:val="clear" w:color="auto" w:fill="auto"/>
          </w:tcPr>
          <w:p w14:paraId="39F189E7" w14:textId="77777777" w:rsidR="00667BA9" w:rsidRPr="00D4120B" w:rsidDel="00FB15B1" w:rsidRDefault="00667BA9" w:rsidP="008F7891">
            <w:pPr>
              <w:pStyle w:val="TableContent"/>
              <w:rPr>
                <w:del w:id="3887" w:author="Bob Yencha" w:date="2012-01-05T15:07:00Z"/>
              </w:rPr>
            </w:pPr>
            <w:del w:id="3888" w:author="Bob Yencha" w:date="2012-01-05T15:07:00Z">
              <w:r w:rsidRPr="00D4120B" w:rsidDel="00FB15B1">
                <w:delText>CX</w:delText>
              </w:r>
            </w:del>
          </w:p>
        </w:tc>
        <w:tc>
          <w:tcPr>
            <w:tcW w:w="828" w:type="dxa"/>
            <w:shd w:val="clear" w:color="auto" w:fill="auto"/>
          </w:tcPr>
          <w:p w14:paraId="0244454E" w14:textId="77777777" w:rsidR="00667BA9" w:rsidRPr="00D4120B" w:rsidDel="00FB15B1" w:rsidRDefault="001846B6" w:rsidP="008F7891">
            <w:pPr>
              <w:pStyle w:val="TableContent"/>
              <w:rPr>
                <w:del w:id="3889" w:author="Bob Yencha" w:date="2012-01-05T15:07:00Z"/>
              </w:rPr>
            </w:pPr>
            <w:del w:id="3890" w:author="Bob Yencha" w:date="2012-01-05T15:07:00Z">
              <w:r w:rsidDel="00FB15B1">
                <w:delText>O</w:delText>
              </w:r>
            </w:del>
          </w:p>
        </w:tc>
        <w:tc>
          <w:tcPr>
            <w:tcW w:w="1296" w:type="dxa"/>
            <w:shd w:val="clear" w:color="auto" w:fill="auto"/>
          </w:tcPr>
          <w:p w14:paraId="10236169" w14:textId="77777777" w:rsidR="00667BA9" w:rsidRPr="00D4120B" w:rsidDel="00FB15B1" w:rsidRDefault="00667BA9" w:rsidP="008F7891">
            <w:pPr>
              <w:pStyle w:val="TableContent"/>
              <w:rPr>
                <w:del w:id="3891" w:author="Bob Yencha" w:date="2012-01-05T15:07:00Z"/>
              </w:rPr>
            </w:pPr>
            <w:del w:id="3892" w:author="Bob Yencha" w:date="2012-01-05T15:07:00Z">
              <w:r w:rsidRPr="00D4120B" w:rsidDel="00FB15B1">
                <w:delText>[0..1]</w:delText>
              </w:r>
            </w:del>
          </w:p>
        </w:tc>
        <w:tc>
          <w:tcPr>
            <w:tcW w:w="846" w:type="dxa"/>
            <w:shd w:val="clear" w:color="auto" w:fill="auto"/>
          </w:tcPr>
          <w:p w14:paraId="385CA2BC" w14:textId="77777777" w:rsidR="00667BA9" w:rsidRPr="00D4120B" w:rsidDel="00FB15B1" w:rsidRDefault="00667BA9" w:rsidP="008F7891">
            <w:pPr>
              <w:pStyle w:val="TableContent"/>
              <w:rPr>
                <w:del w:id="3893" w:author="Bob Yencha" w:date="2012-01-05T15:07:00Z"/>
              </w:rPr>
            </w:pPr>
          </w:p>
        </w:tc>
        <w:tc>
          <w:tcPr>
            <w:tcW w:w="855" w:type="dxa"/>
            <w:shd w:val="clear" w:color="auto" w:fill="auto"/>
          </w:tcPr>
          <w:p w14:paraId="54DBC982" w14:textId="77777777" w:rsidR="00667BA9" w:rsidRPr="00D4120B" w:rsidDel="00FB15B1" w:rsidRDefault="00667BA9" w:rsidP="008F7891">
            <w:pPr>
              <w:pStyle w:val="TableContent"/>
              <w:rPr>
                <w:del w:id="3894" w:author="Bob Yencha" w:date="2012-01-05T15:07:00Z"/>
              </w:rPr>
            </w:pPr>
          </w:p>
        </w:tc>
        <w:tc>
          <w:tcPr>
            <w:tcW w:w="1458" w:type="dxa"/>
            <w:shd w:val="clear" w:color="auto" w:fill="auto"/>
          </w:tcPr>
          <w:p w14:paraId="0ECE5772" w14:textId="77777777" w:rsidR="00667BA9" w:rsidRPr="00D4120B" w:rsidDel="00FB15B1" w:rsidRDefault="00667BA9" w:rsidP="008F7891">
            <w:pPr>
              <w:pStyle w:val="TableContent"/>
              <w:rPr>
                <w:del w:id="3895" w:author="Bob Yencha" w:date="2012-01-05T15:07:00Z"/>
              </w:rPr>
            </w:pPr>
          </w:p>
        </w:tc>
        <w:tc>
          <w:tcPr>
            <w:tcW w:w="4964" w:type="dxa"/>
            <w:shd w:val="clear" w:color="auto" w:fill="auto"/>
          </w:tcPr>
          <w:p w14:paraId="1CFD7460" w14:textId="77777777" w:rsidR="00667BA9" w:rsidRPr="00D4120B" w:rsidDel="00FB15B1" w:rsidRDefault="00667BA9" w:rsidP="008F7891">
            <w:pPr>
              <w:pStyle w:val="TableContent"/>
              <w:rPr>
                <w:del w:id="3896" w:author="Bob Yencha" w:date="2012-01-05T15:07:00Z"/>
                <w:highlight w:val="red"/>
              </w:rPr>
            </w:pPr>
          </w:p>
        </w:tc>
      </w:tr>
      <w:tr w:rsidR="00667BA9" w:rsidRPr="00D4120B" w:rsidDel="00FB15B1" w14:paraId="4336D11A" w14:textId="77777777">
        <w:trPr>
          <w:cantSplit/>
          <w:jc w:val="center"/>
          <w:del w:id="3897" w:author="Bob Yencha" w:date="2012-01-05T15:07:00Z"/>
        </w:trPr>
        <w:tc>
          <w:tcPr>
            <w:tcW w:w="546" w:type="dxa"/>
            <w:shd w:val="clear" w:color="auto" w:fill="auto"/>
          </w:tcPr>
          <w:p w14:paraId="6B264ED5" w14:textId="77777777" w:rsidR="00667BA9" w:rsidRPr="00D4120B" w:rsidDel="00FB15B1" w:rsidRDefault="00667BA9" w:rsidP="008F7891">
            <w:pPr>
              <w:pStyle w:val="TableContent"/>
              <w:rPr>
                <w:del w:id="3898" w:author="Bob Yencha" w:date="2012-01-05T15:07:00Z"/>
              </w:rPr>
            </w:pPr>
            <w:del w:id="3899" w:author="Bob Yencha" w:date="2012-01-05T15:07:00Z">
              <w:r w:rsidRPr="00D4120B" w:rsidDel="00FB15B1">
                <w:delText>20</w:delText>
              </w:r>
            </w:del>
          </w:p>
        </w:tc>
        <w:tc>
          <w:tcPr>
            <w:tcW w:w="2214" w:type="dxa"/>
            <w:shd w:val="clear" w:color="auto" w:fill="auto"/>
          </w:tcPr>
          <w:p w14:paraId="37AB3BAA" w14:textId="77777777" w:rsidR="00667BA9" w:rsidRPr="00D4120B" w:rsidDel="00FB15B1" w:rsidRDefault="00667BA9" w:rsidP="008F7891">
            <w:pPr>
              <w:pStyle w:val="TableContent"/>
              <w:rPr>
                <w:del w:id="3900" w:author="Bob Yencha" w:date="2012-01-05T15:07:00Z"/>
              </w:rPr>
            </w:pPr>
            <w:del w:id="3901" w:author="Bob Yencha" w:date="2012-01-05T15:07:00Z">
              <w:r w:rsidRPr="00D4120B" w:rsidDel="00FB15B1">
                <w:delText>Financial Class</w:delText>
              </w:r>
            </w:del>
          </w:p>
        </w:tc>
        <w:tc>
          <w:tcPr>
            <w:tcW w:w="720" w:type="dxa"/>
            <w:shd w:val="clear" w:color="auto" w:fill="auto"/>
          </w:tcPr>
          <w:p w14:paraId="3F1CAD05" w14:textId="77777777" w:rsidR="00667BA9" w:rsidRPr="00D4120B" w:rsidDel="00FB15B1" w:rsidRDefault="00667BA9" w:rsidP="008F7891">
            <w:pPr>
              <w:pStyle w:val="TableContent"/>
              <w:rPr>
                <w:del w:id="3902" w:author="Bob Yencha" w:date="2012-01-05T15:07:00Z"/>
              </w:rPr>
            </w:pPr>
            <w:del w:id="3903" w:author="Bob Yencha" w:date="2012-01-05T15:07:00Z">
              <w:r w:rsidRPr="00D4120B" w:rsidDel="00FB15B1">
                <w:delText>FC</w:delText>
              </w:r>
            </w:del>
          </w:p>
        </w:tc>
        <w:tc>
          <w:tcPr>
            <w:tcW w:w="828" w:type="dxa"/>
            <w:shd w:val="clear" w:color="auto" w:fill="auto"/>
          </w:tcPr>
          <w:p w14:paraId="4A265E80" w14:textId="77777777" w:rsidR="00667BA9" w:rsidRPr="00D4120B" w:rsidDel="00FB15B1" w:rsidRDefault="00667BA9" w:rsidP="008F7891">
            <w:pPr>
              <w:pStyle w:val="TableContent"/>
              <w:rPr>
                <w:del w:id="3904" w:author="Bob Yencha" w:date="2012-01-05T15:07:00Z"/>
              </w:rPr>
            </w:pPr>
            <w:del w:id="3905" w:author="Bob Yencha" w:date="2012-01-05T15:07:00Z">
              <w:r w:rsidRPr="00D4120B" w:rsidDel="00FB15B1">
                <w:delText>O</w:delText>
              </w:r>
            </w:del>
          </w:p>
        </w:tc>
        <w:tc>
          <w:tcPr>
            <w:tcW w:w="1296" w:type="dxa"/>
            <w:shd w:val="clear" w:color="auto" w:fill="auto"/>
          </w:tcPr>
          <w:p w14:paraId="3D042B7E" w14:textId="77777777" w:rsidR="00667BA9" w:rsidRPr="00D4120B" w:rsidDel="00FB15B1" w:rsidRDefault="00667BA9" w:rsidP="008F7891">
            <w:pPr>
              <w:pStyle w:val="TableContent"/>
              <w:rPr>
                <w:del w:id="3906" w:author="Bob Yencha" w:date="2012-01-05T15:07:00Z"/>
              </w:rPr>
            </w:pPr>
            <w:del w:id="3907" w:author="Bob Yencha" w:date="2012-01-05T15:07:00Z">
              <w:r w:rsidRPr="00D4120B" w:rsidDel="00FB15B1">
                <w:delText>[0..*]</w:delText>
              </w:r>
            </w:del>
          </w:p>
        </w:tc>
        <w:tc>
          <w:tcPr>
            <w:tcW w:w="846" w:type="dxa"/>
            <w:shd w:val="clear" w:color="auto" w:fill="auto"/>
          </w:tcPr>
          <w:p w14:paraId="64055631" w14:textId="77777777" w:rsidR="00667BA9" w:rsidRPr="00D4120B" w:rsidDel="00FB15B1" w:rsidRDefault="00667BA9" w:rsidP="008F7891">
            <w:pPr>
              <w:pStyle w:val="TableContent"/>
              <w:rPr>
                <w:del w:id="3908" w:author="Bob Yencha" w:date="2012-01-05T15:07:00Z"/>
              </w:rPr>
            </w:pPr>
          </w:p>
        </w:tc>
        <w:tc>
          <w:tcPr>
            <w:tcW w:w="855" w:type="dxa"/>
            <w:shd w:val="clear" w:color="auto" w:fill="auto"/>
          </w:tcPr>
          <w:p w14:paraId="3BC87256" w14:textId="77777777" w:rsidR="00667BA9" w:rsidRPr="00D4120B" w:rsidDel="00FB15B1" w:rsidRDefault="00667BA9" w:rsidP="008F7891">
            <w:pPr>
              <w:pStyle w:val="TableContent"/>
              <w:rPr>
                <w:del w:id="3909" w:author="Bob Yencha" w:date="2012-01-05T15:07:00Z"/>
              </w:rPr>
            </w:pPr>
          </w:p>
        </w:tc>
        <w:tc>
          <w:tcPr>
            <w:tcW w:w="1458" w:type="dxa"/>
            <w:shd w:val="clear" w:color="auto" w:fill="auto"/>
          </w:tcPr>
          <w:p w14:paraId="13D73399" w14:textId="77777777" w:rsidR="00667BA9" w:rsidRPr="00D4120B" w:rsidDel="00FB15B1" w:rsidRDefault="00667BA9" w:rsidP="008F7891">
            <w:pPr>
              <w:pStyle w:val="TableContent"/>
              <w:rPr>
                <w:del w:id="3910" w:author="Bob Yencha" w:date="2012-01-05T15:07:00Z"/>
              </w:rPr>
            </w:pPr>
          </w:p>
        </w:tc>
        <w:tc>
          <w:tcPr>
            <w:tcW w:w="4964" w:type="dxa"/>
            <w:shd w:val="clear" w:color="auto" w:fill="auto"/>
          </w:tcPr>
          <w:p w14:paraId="41E32CB4" w14:textId="77777777" w:rsidR="00667BA9" w:rsidRPr="00D4120B" w:rsidDel="00FB15B1" w:rsidRDefault="00667BA9" w:rsidP="008F7891">
            <w:pPr>
              <w:pStyle w:val="TableContent"/>
              <w:rPr>
                <w:del w:id="3911" w:author="Bob Yencha" w:date="2012-01-05T15:07:00Z"/>
              </w:rPr>
            </w:pPr>
          </w:p>
        </w:tc>
      </w:tr>
      <w:tr w:rsidR="00667BA9" w:rsidRPr="00D4120B" w:rsidDel="00FB15B1" w14:paraId="6F256614" w14:textId="77777777">
        <w:trPr>
          <w:cantSplit/>
          <w:jc w:val="center"/>
          <w:del w:id="3912" w:author="Bob Yencha" w:date="2012-01-05T15:07:00Z"/>
        </w:trPr>
        <w:tc>
          <w:tcPr>
            <w:tcW w:w="546" w:type="dxa"/>
            <w:shd w:val="clear" w:color="auto" w:fill="auto"/>
          </w:tcPr>
          <w:p w14:paraId="2900B8E0" w14:textId="77777777" w:rsidR="00667BA9" w:rsidRPr="00D4120B" w:rsidDel="00FB15B1" w:rsidRDefault="00667BA9" w:rsidP="008F7891">
            <w:pPr>
              <w:pStyle w:val="TableContent"/>
              <w:rPr>
                <w:del w:id="3913" w:author="Bob Yencha" w:date="2012-01-05T15:07:00Z"/>
              </w:rPr>
            </w:pPr>
            <w:del w:id="3914" w:author="Bob Yencha" w:date="2012-01-05T15:07:00Z">
              <w:r w:rsidRPr="00D4120B" w:rsidDel="00FB15B1">
                <w:delText>21</w:delText>
              </w:r>
            </w:del>
          </w:p>
        </w:tc>
        <w:tc>
          <w:tcPr>
            <w:tcW w:w="2214" w:type="dxa"/>
            <w:shd w:val="clear" w:color="auto" w:fill="auto"/>
          </w:tcPr>
          <w:p w14:paraId="1BC12878" w14:textId="77777777" w:rsidR="00667BA9" w:rsidRPr="00D4120B" w:rsidDel="00FB15B1" w:rsidRDefault="00667BA9" w:rsidP="008F7891">
            <w:pPr>
              <w:pStyle w:val="TableContent"/>
              <w:rPr>
                <w:del w:id="3915" w:author="Bob Yencha" w:date="2012-01-05T15:07:00Z"/>
              </w:rPr>
            </w:pPr>
            <w:del w:id="3916" w:author="Bob Yencha" w:date="2012-01-05T15:07:00Z">
              <w:r w:rsidRPr="00D4120B" w:rsidDel="00FB15B1">
                <w:delText>Charge Price Indicator</w:delText>
              </w:r>
            </w:del>
          </w:p>
        </w:tc>
        <w:tc>
          <w:tcPr>
            <w:tcW w:w="720" w:type="dxa"/>
            <w:shd w:val="clear" w:color="auto" w:fill="auto"/>
          </w:tcPr>
          <w:p w14:paraId="5C3A34D2" w14:textId="77777777" w:rsidR="00667BA9" w:rsidRPr="00D4120B" w:rsidDel="00FB15B1" w:rsidRDefault="00667BA9" w:rsidP="008F7891">
            <w:pPr>
              <w:pStyle w:val="TableContent"/>
              <w:rPr>
                <w:del w:id="3917" w:author="Bob Yencha" w:date="2012-01-05T15:07:00Z"/>
              </w:rPr>
            </w:pPr>
            <w:del w:id="3918" w:author="Bob Yencha" w:date="2012-01-05T15:07:00Z">
              <w:r w:rsidRPr="00D4120B" w:rsidDel="00FB15B1">
                <w:delText>IS</w:delText>
              </w:r>
            </w:del>
          </w:p>
        </w:tc>
        <w:tc>
          <w:tcPr>
            <w:tcW w:w="828" w:type="dxa"/>
            <w:shd w:val="clear" w:color="auto" w:fill="auto"/>
          </w:tcPr>
          <w:p w14:paraId="40094317" w14:textId="77777777" w:rsidR="00667BA9" w:rsidRPr="00D4120B" w:rsidDel="00FB15B1" w:rsidRDefault="001846B6" w:rsidP="008F7891">
            <w:pPr>
              <w:pStyle w:val="TableContent"/>
              <w:rPr>
                <w:del w:id="3919" w:author="Bob Yencha" w:date="2012-01-05T15:07:00Z"/>
              </w:rPr>
            </w:pPr>
            <w:del w:id="3920" w:author="Bob Yencha" w:date="2012-01-05T15:07:00Z">
              <w:r w:rsidDel="00FB15B1">
                <w:delText>O</w:delText>
              </w:r>
            </w:del>
          </w:p>
        </w:tc>
        <w:tc>
          <w:tcPr>
            <w:tcW w:w="1296" w:type="dxa"/>
            <w:shd w:val="clear" w:color="auto" w:fill="auto"/>
          </w:tcPr>
          <w:p w14:paraId="3E5FAB4A" w14:textId="77777777" w:rsidR="00667BA9" w:rsidRPr="00D4120B" w:rsidDel="00FB15B1" w:rsidRDefault="00667BA9" w:rsidP="008F7891">
            <w:pPr>
              <w:pStyle w:val="TableContent"/>
              <w:rPr>
                <w:del w:id="3921" w:author="Bob Yencha" w:date="2012-01-05T15:07:00Z"/>
              </w:rPr>
            </w:pPr>
            <w:del w:id="3922" w:author="Bob Yencha" w:date="2012-01-05T15:07:00Z">
              <w:r w:rsidRPr="00D4120B" w:rsidDel="00FB15B1">
                <w:delText>[0..</w:delText>
              </w:r>
            </w:del>
            <w:del w:id="3923" w:author="Bob Yencha" w:date="2011-12-19T18:46:00Z">
              <w:r w:rsidRPr="00D4120B" w:rsidDel="00D97EEE">
                <w:delText>0</w:delText>
              </w:r>
            </w:del>
            <w:del w:id="3924" w:author="Bob Yencha" w:date="2012-01-05T15:07:00Z">
              <w:r w:rsidRPr="00D4120B" w:rsidDel="00FB15B1">
                <w:delText>]</w:delText>
              </w:r>
            </w:del>
          </w:p>
        </w:tc>
        <w:tc>
          <w:tcPr>
            <w:tcW w:w="846" w:type="dxa"/>
            <w:shd w:val="clear" w:color="auto" w:fill="auto"/>
          </w:tcPr>
          <w:p w14:paraId="773AF8DE" w14:textId="77777777" w:rsidR="00667BA9" w:rsidRPr="00D4120B" w:rsidDel="00FB15B1" w:rsidRDefault="00667BA9" w:rsidP="008F7891">
            <w:pPr>
              <w:pStyle w:val="TableContent"/>
              <w:rPr>
                <w:del w:id="3925" w:author="Bob Yencha" w:date="2012-01-05T15:07:00Z"/>
              </w:rPr>
            </w:pPr>
            <w:del w:id="3926" w:author="Bob Yencha" w:date="2012-01-05T15:07:00Z">
              <w:r w:rsidRPr="00D4120B" w:rsidDel="00FB15B1">
                <w:delText>1..20</w:delText>
              </w:r>
            </w:del>
          </w:p>
        </w:tc>
        <w:tc>
          <w:tcPr>
            <w:tcW w:w="855" w:type="dxa"/>
            <w:shd w:val="clear" w:color="auto" w:fill="auto"/>
          </w:tcPr>
          <w:p w14:paraId="2C6A4553" w14:textId="77777777" w:rsidR="00667BA9" w:rsidRPr="00D4120B" w:rsidDel="00FB15B1" w:rsidRDefault="00667BA9" w:rsidP="008F7891">
            <w:pPr>
              <w:pStyle w:val="TableContent"/>
              <w:rPr>
                <w:del w:id="3927" w:author="Bob Yencha" w:date="2012-01-05T15:07:00Z"/>
              </w:rPr>
            </w:pPr>
          </w:p>
        </w:tc>
        <w:tc>
          <w:tcPr>
            <w:tcW w:w="1458" w:type="dxa"/>
            <w:shd w:val="clear" w:color="auto" w:fill="auto"/>
          </w:tcPr>
          <w:p w14:paraId="03F2518E" w14:textId="77777777" w:rsidR="00667BA9" w:rsidRPr="00D4120B" w:rsidDel="00FB15B1" w:rsidRDefault="00667BA9" w:rsidP="008F7891">
            <w:pPr>
              <w:pStyle w:val="TableContent"/>
              <w:rPr>
                <w:del w:id="3928" w:author="Bob Yencha" w:date="2012-01-05T15:07:00Z"/>
              </w:rPr>
            </w:pPr>
          </w:p>
        </w:tc>
        <w:tc>
          <w:tcPr>
            <w:tcW w:w="4964" w:type="dxa"/>
            <w:shd w:val="clear" w:color="auto" w:fill="auto"/>
          </w:tcPr>
          <w:p w14:paraId="022F643F" w14:textId="77777777" w:rsidR="00667BA9" w:rsidRPr="00D4120B" w:rsidDel="00FB15B1" w:rsidRDefault="00667BA9" w:rsidP="008F7891">
            <w:pPr>
              <w:pStyle w:val="TableContent"/>
              <w:rPr>
                <w:del w:id="3929" w:author="Bob Yencha" w:date="2012-01-05T15:07:00Z"/>
              </w:rPr>
            </w:pPr>
          </w:p>
        </w:tc>
      </w:tr>
      <w:tr w:rsidR="00667BA9" w:rsidRPr="00D4120B" w:rsidDel="00FB15B1" w14:paraId="694D9436" w14:textId="77777777">
        <w:trPr>
          <w:cantSplit/>
          <w:jc w:val="center"/>
          <w:del w:id="3930" w:author="Bob Yencha" w:date="2012-01-05T15:07:00Z"/>
        </w:trPr>
        <w:tc>
          <w:tcPr>
            <w:tcW w:w="546" w:type="dxa"/>
            <w:shd w:val="clear" w:color="auto" w:fill="auto"/>
          </w:tcPr>
          <w:p w14:paraId="08C9F905" w14:textId="77777777" w:rsidR="00667BA9" w:rsidRPr="00D4120B" w:rsidDel="00FB15B1" w:rsidRDefault="00667BA9" w:rsidP="008F7891">
            <w:pPr>
              <w:pStyle w:val="TableContent"/>
              <w:rPr>
                <w:del w:id="3931" w:author="Bob Yencha" w:date="2012-01-05T15:07:00Z"/>
              </w:rPr>
            </w:pPr>
            <w:del w:id="3932" w:author="Bob Yencha" w:date="2012-01-05T15:07:00Z">
              <w:r w:rsidRPr="00D4120B" w:rsidDel="00FB15B1">
                <w:delText>22</w:delText>
              </w:r>
            </w:del>
          </w:p>
        </w:tc>
        <w:tc>
          <w:tcPr>
            <w:tcW w:w="2214" w:type="dxa"/>
            <w:shd w:val="clear" w:color="auto" w:fill="auto"/>
          </w:tcPr>
          <w:p w14:paraId="4762E0A6" w14:textId="77777777" w:rsidR="00667BA9" w:rsidRPr="00D4120B" w:rsidDel="00FB15B1" w:rsidRDefault="00667BA9" w:rsidP="008F7891">
            <w:pPr>
              <w:pStyle w:val="TableContent"/>
              <w:rPr>
                <w:del w:id="3933" w:author="Bob Yencha" w:date="2012-01-05T15:07:00Z"/>
              </w:rPr>
            </w:pPr>
            <w:del w:id="3934" w:author="Bob Yencha" w:date="2012-01-05T15:07:00Z">
              <w:r w:rsidRPr="00D4120B" w:rsidDel="00FB15B1">
                <w:delText>Courtesy Code</w:delText>
              </w:r>
            </w:del>
          </w:p>
        </w:tc>
        <w:tc>
          <w:tcPr>
            <w:tcW w:w="720" w:type="dxa"/>
            <w:shd w:val="clear" w:color="auto" w:fill="auto"/>
          </w:tcPr>
          <w:p w14:paraId="3751241C" w14:textId="77777777" w:rsidR="00667BA9" w:rsidRPr="00D4120B" w:rsidDel="00FB15B1" w:rsidRDefault="00667BA9" w:rsidP="008F7891">
            <w:pPr>
              <w:pStyle w:val="TableContent"/>
              <w:rPr>
                <w:del w:id="3935" w:author="Bob Yencha" w:date="2012-01-05T15:07:00Z"/>
              </w:rPr>
            </w:pPr>
            <w:del w:id="3936" w:author="Bob Yencha" w:date="2012-01-05T15:07:00Z">
              <w:r w:rsidRPr="00D4120B" w:rsidDel="00FB15B1">
                <w:delText>IS</w:delText>
              </w:r>
            </w:del>
          </w:p>
        </w:tc>
        <w:tc>
          <w:tcPr>
            <w:tcW w:w="828" w:type="dxa"/>
            <w:shd w:val="clear" w:color="auto" w:fill="auto"/>
          </w:tcPr>
          <w:p w14:paraId="3EE31DEA" w14:textId="77777777" w:rsidR="00667BA9" w:rsidRPr="00D4120B" w:rsidDel="00FB15B1" w:rsidRDefault="001846B6" w:rsidP="008F7891">
            <w:pPr>
              <w:pStyle w:val="TableContent"/>
              <w:rPr>
                <w:del w:id="3937" w:author="Bob Yencha" w:date="2012-01-05T15:07:00Z"/>
              </w:rPr>
            </w:pPr>
            <w:del w:id="3938" w:author="Bob Yencha" w:date="2012-01-05T15:07:00Z">
              <w:r w:rsidDel="00FB15B1">
                <w:delText>O</w:delText>
              </w:r>
            </w:del>
          </w:p>
        </w:tc>
        <w:tc>
          <w:tcPr>
            <w:tcW w:w="1296" w:type="dxa"/>
            <w:shd w:val="clear" w:color="auto" w:fill="auto"/>
          </w:tcPr>
          <w:p w14:paraId="29FF6862" w14:textId="77777777" w:rsidR="00667BA9" w:rsidRPr="00D4120B" w:rsidDel="00FB15B1" w:rsidRDefault="00667BA9" w:rsidP="008F7891">
            <w:pPr>
              <w:pStyle w:val="TableContent"/>
              <w:rPr>
                <w:del w:id="3939" w:author="Bob Yencha" w:date="2012-01-05T15:07:00Z"/>
              </w:rPr>
            </w:pPr>
            <w:del w:id="3940" w:author="Bob Yencha" w:date="2012-01-05T15:07:00Z">
              <w:r w:rsidRPr="00D4120B" w:rsidDel="00FB15B1">
                <w:delText>[0..</w:delText>
              </w:r>
            </w:del>
            <w:del w:id="3941" w:author="Bob Yencha" w:date="2011-12-19T18:46:00Z">
              <w:r w:rsidRPr="00D4120B" w:rsidDel="00D97EEE">
                <w:delText>0</w:delText>
              </w:r>
            </w:del>
            <w:del w:id="3942" w:author="Bob Yencha" w:date="2012-01-05T15:07:00Z">
              <w:r w:rsidRPr="00D4120B" w:rsidDel="00FB15B1">
                <w:delText>]</w:delText>
              </w:r>
            </w:del>
          </w:p>
        </w:tc>
        <w:tc>
          <w:tcPr>
            <w:tcW w:w="846" w:type="dxa"/>
            <w:shd w:val="clear" w:color="auto" w:fill="auto"/>
          </w:tcPr>
          <w:p w14:paraId="4654514A" w14:textId="77777777" w:rsidR="00667BA9" w:rsidRPr="00D4120B" w:rsidDel="00FB15B1" w:rsidRDefault="00667BA9" w:rsidP="008F7891">
            <w:pPr>
              <w:pStyle w:val="TableContent"/>
              <w:rPr>
                <w:del w:id="3943" w:author="Bob Yencha" w:date="2012-01-05T15:07:00Z"/>
              </w:rPr>
            </w:pPr>
            <w:del w:id="3944" w:author="Bob Yencha" w:date="2012-01-05T15:07:00Z">
              <w:r w:rsidRPr="00D4120B" w:rsidDel="00FB15B1">
                <w:delText>1..20</w:delText>
              </w:r>
            </w:del>
          </w:p>
        </w:tc>
        <w:tc>
          <w:tcPr>
            <w:tcW w:w="855" w:type="dxa"/>
            <w:shd w:val="clear" w:color="auto" w:fill="auto"/>
          </w:tcPr>
          <w:p w14:paraId="2BBF6DFC" w14:textId="77777777" w:rsidR="00667BA9" w:rsidRPr="00D4120B" w:rsidDel="00FB15B1" w:rsidRDefault="00667BA9" w:rsidP="008F7891">
            <w:pPr>
              <w:pStyle w:val="TableContent"/>
              <w:rPr>
                <w:del w:id="3945" w:author="Bob Yencha" w:date="2012-01-05T15:07:00Z"/>
              </w:rPr>
            </w:pPr>
          </w:p>
        </w:tc>
        <w:tc>
          <w:tcPr>
            <w:tcW w:w="1458" w:type="dxa"/>
            <w:shd w:val="clear" w:color="auto" w:fill="auto"/>
          </w:tcPr>
          <w:p w14:paraId="69EB17D0" w14:textId="77777777" w:rsidR="00667BA9" w:rsidRPr="00D4120B" w:rsidDel="00FB15B1" w:rsidRDefault="00667BA9" w:rsidP="008F7891">
            <w:pPr>
              <w:pStyle w:val="TableContent"/>
              <w:rPr>
                <w:del w:id="3946" w:author="Bob Yencha" w:date="2012-01-05T15:07:00Z"/>
              </w:rPr>
            </w:pPr>
          </w:p>
        </w:tc>
        <w:tc>
          <w:tcPr>
            <w:tcW w:w="4964" w:type="dxa"/>
            <w:shd w:val="clear" w:color="auto" w:fill="auto"/>
          </w:tcPr>
          <w:p w14:paraId="7AFD7A66" w14:textId="77777777" w:rsidR="00667BA9" w:rsidRPr="00D4120B" w:rsidDel="00FB15B1" w:rsidRDefault="00667BA9" w:rsidP="008F7891">
            <w:pPr>
              <w:pStyle w:val="TableContent"/>
              <w:rPr>
                <w:del w:id="3947" w:author="Bob Yencha" w:date="2012-01-05T15:07:00Z"/>
              </w:rPr>
            </w:pPr>
          </w:p>
        </w:tc>
      </w:tr>
      <w:tr w:rsidR="00667BA9" w:rsidRPr="00D4120B" w:rsidDel="00FB15B1" w14:paraId="4F1D7D1C" w14:textId="77777777">
        <w:trPr>
          <w:cantSplit/>
          <w:jc w:val="center"/>
          <w:del w:id="3948" w:author="Bob Yencha" w:date="2012-01-05T15:07:00Z"/>
        </w:trPr>
        <w:tc>
          <w:tcPr>
            <w:tcW w:w="546" w:type="dxa"/>
            <w:shd w:val="clear" w:color="auto" w:fill="auto"/>
          </w:tcPr>
          <w:p w14:paraId="603BD0E1" w14:textId="77777777" w:rsidR="00667BA9" w:rsidRPr="00D4120B" w:rsidDel="00FB15B1" w:rsidRDefault="00667BA9" w:rsidP="008F7891">
            <w:pPr>
              <w:pStyle w:val="TableContent"/>
              <w:rPr>
                <w:del w:id="3949" w:author="Bob Yencha" w:date="2012-01-05T15:07:00Z"/>
              </w:rPr>
            </w:pPr>
            <w:del w:id="3950" w:author="Bob Yencha" w:date="2012-01-05T15:07:00Z">
              <w:r w:rsidRPr="00D4120B" w:rsidDel="00FB15B1">
                <w:delText>23</w:delText>
              </w:r>
            </w:del>
          </w:p>
        </w:tc>
        <w:tc>
          <w:tcPr>
            <w:tcW w:w="2214" w:type="dxa"/>
            <w:shd w:val="clear" w:color="auto" w:fill="auto"/>
          </w:tcPr>
          <w:p w14:paraId="71C92BD7" w14:textId="77777777" w:rsidR="00667BA9" w:rsidRPr="00D4120B" w:rsidDel="00FB15B1" w:rsidRDefault="00667BA9" w:rsidP="008F7891">
            <w:pPr>
              <w:pStyle w:val="TableContent"/>
              <w:rPr>
                <w:del w:id="3951" w:author="Bob Yencha" w:date="2012-01-05T15:07:00Z"/>
              </w:rPr>
            </w:pPr>
            <w:del w:id="3952" w:author="Bob Yencha" w:date="2012-01-05T15:07:00Z">
              <w:r w:rsidRPr="00D4120B" w:rsidDel="00FB15B1">
                <w:delText>Credit Rating</w:delText>
              </w:r>
            </w:del>
          </w:p>
        </w:tc>
        <w:tc>
          <w:tcPr>
            <w:tcW w:w="720" w:type="dxa"/>
            <w:shd w:val="clear" w:color="auto" w:fill="auto"/>
          </w:tcPr>
          <w:p w14:paraId="4DA3CAB8" w14:textId="77777777" w:rsidR="00667BA9" w:rsidRPr="00D4120B" w:rsidDel="00FB15B1" w:rsidRDefault="00667BA9" w:rsidP="008F7891">
            <w:pPr>
              <w:pStyle w:val="TableContent"/>
              <w:rPr>
                <w:del w:id="3953" w:author="Bob Yencha" w:date="2012-01-05T15:07:00Z"/>
              </w:rPr>
            </w:pPr>
            <w:del w:id="3954" w:author="Bob Yencha" w:date="2012-01-05T15:07:00Z">
              <w:r w:rsidRPr="00D4120B" w:rsidDel="00FB15B1">
                <w:delText>IS</w:delText>
              </w:r>
            </w:del>
          </w:p>
        </w:tc>
        <w:tc>
          <w:tcPr>
            <w:tcW w:w="828" w:type="dxa"/>
            <w:shd w:val="clear" w:color="auto" w:fill="auto"/>
          </w:tcPr>
          <w:p w14:paraId="1FA4D92D" w14:textId="77777777" w:rsidR="00667BA9" w:rsidRPr="00D4120B" w:rsidDel="00FB15B1" w:rsidRDefault="00EE43D1" w:rsidP="008F7891">
            <w:pPr>
              <w:pStyle w:val="TableContent"/>
              <w:rPr>
                <w:del w:id="3955" w:author="Bob Yencha" w:date="2012-01-05T15:07:00Z"/>
              </w:rPr>
            </w:pPr>
            <w:del w:id="3956" w:author="Bob Yencha" w:date="2012-01-05T15:07:00Z">
              <w:r w:rsidDel="00FB15B1">
                <w:delText>O</w:delText>
              </w:r>
            </w:del>
          </w:p>
        </w:tc>
        <w:tc>
          <w:tcPr>
            <w:tcW w:w="1296" w:type="dxa"/>
            <w:shd w:val="clear" w:color="auto" w:fill="auto"/>
          </w:tcPr>
          <w:p w14:paraId="122C4F25" w14:textId="77777777" w:rsidR="00667BA9" w:rsidRPr="00D4120B" w:rsidDel="00FB15B1" w:rsidRDefault="00667BA9" w:rsidP="008F7891">
            <w:pPr>
              <w:pStyle w:val="TableContent"/>
              <w:rPr>
                <w:del w:id="3957" w:author="Bob Yencha" w:date="2012-01-05T15:07:00Z"/>
              </w:rPr>
            </w:pPr>
            <w:del w:id="3958" w:author="Bob Yencha" w:date="2012-01-05T15:07:00Z">
              <w:r w:rsidRPr="00D4120B" w:rsidDel="00FB15B1">
                <w:delText>[0..</w:delText>
              </w:r>
            </w:del>
            <w:del w:id="3959" w:author="Bob Yencha" w:date="2011-12-19T18:46:00Z">
              <w:r w:rsidRPr="00D4120B" w:rsidDel="00D97EEE">
                <w:delText>0</w:delText>
              </w:r>
            </w:del>
            <w:del w:id="3960" w:author="Bob Yencha" w:date="2012-01-05T15:07:00Z">
              <w:r w:rsidRPr="00D4120B" w:rsidDel="00FB15B1">
                <w:delText>]</w:delText>
              </w:r>
            </w:del>
          </w:p>
        </w:tc>
        <w:tc>
          <w:tcPr>
            <w:tcW w:w="846" w:type="dxa"/>
            <w:shd w:val="clear" w:color="auto" w:fill="auto"/>
          </w:tcPr>
          <w:p w14:paraId="48E4EFF8" w14:textId="77777777" w:rsidR="00667BA9" w:rsidRPr="00D4120B" w:rsidDel="00FB15B1" w:rsidRDefault="00667BA9" w:rsidP="008F7891">
            <w:pPr>
              <w:pStyle w:val="TableContent"/>
              <w:rPr>
                <w:del w:id="3961" w:author="Bob Yencha" w:date="2012-01-05T15:07:00Z"/>
              </w:rPr>
            </w:pPr>
            <w:del w:id="3962" w:author="Bob Yencha" w:date="2012-01-05T15:07:00Z">
              <w:r w:rsidRPr="00D4120B" w:rsidDel="00FB15B1">
                <w:delText>1..20</w:delText>
              </w:r>
            </w:del>
          </w:p>
        </w:tc>
        <w:tc>
          <w:tcPr>
            <w:tcW w:w="855" w:type="dxa"/>
            <w:shd w:val="clear" w:color="auto" w:fill="auto"/>
          </w:tcPr>
          <w:p w14:paraId="11D6D969" w14:textId="77777777" w:rsidR="00667BA9" w:rsidRPr="00D4120B" w:rsidDel="00FB15B1" w:rsidRDefault="00667BA9" w:rsidP="008F7891">
            <w:pPr>
              <w:pStyle w:val="TableContent"/>
              <w:rPr>
                <w:del w:id="3963" w:author="Bob Yencha" w:date="2012-01-05T15:07:00Z"/>
              </w:rPr>
            </w:pPr>
          </w:p>
        </w:tc>
        <w:tc>
          <w:tcPr>
            <w:tcW w:w="1458" w:type="dxa"/>
            <w:shd w:val="clear" w:color="auto" w:fill="auto"/>
          </w:tcPr>
          <w:p w14:paraId="7A5F3C3A" w14:textId="77777777" w:rsidR="00667BA9" w:rsidRPr="00D4120B" w:rsidDel="00FB15B1" w:rsidRDefault="00667BA9" w:rsidP="008F7891">
            <w:pPr>
              <w:pStyle w:val="TableContent"/>
              <w:rPr>
                <w:del w:id="3964" w:author="Bob Yencha" w:date="2012-01-05T15:07:00Z"/>
              </w:rPr>
            </w:pPr>
          </w:p>
        </w:tc>
        <w:tc>
          <w:tcPr>
            <w:tcW w:w="4964" w:type="dxa"/>
            <w:shd w:val="clear" w:color="auto" w:fill="auto"/>
          </w:tcPr>
          <w:p w14:paraId="329667EB" w14:textId="77777777" w:rsidR="00667BA9" w:rsidRPr="00D4120B" w:rsidDel="00FB15B1" w:rsidRDefault="00667BA9" w:rsidP="008F7891">
            <w:pPr>
              <w:pStyle w:val="TableContent"/>
              <w:rPr>
                <w:del w:id="3965" w:author="Bob Yencha" w:date="2012-01-05T15:07:00Z"/>
              </w:rPr>
            </w:pPr>
          </w:p>
        </w:tc>
      </w:tr>
      <w:tr w:rsidR="00667BA9" w:rsidRPr="00D4120B" w:rsidDel="00FB15B1" w14:paraId="4580EE0A" w14:textId="77777777">
        <w:trPr>
          <w:cantSplit/>
          <w:jc w:val="center"/>
          <w:del w:id="3966" w:author="Bob Yencha" w:date="2012-01-05T15:07:00Z"/>
        </w:trPr>
        <w:tc>
          <w:tcPr>
            <w:tcW w:w="546" w:type="dxa"/>
            <w:shd w:val="clear" w:color="auto" w:fill="auto"/>
          </w:tcPr>
          <w:p w14:paraId="395573BD" w14:textId="77777777" w:rsidR="00667BA9" w:rsidRPr="00D4120B" w:rsidDel="00FB15B1" w:rsidRDefault="00667BA9" w:rsidP="008F7891">
            <w:pPr>
              <w:pStyle w:val="TableContent"/>
              <w:rPr>
                <w:del w:id="3967" w:author="Bob Yencha" w:date="2012-01-05T15:07:00Z"/>
              </w:rPr>
            </w:pPr>
            <w:del w:id="3968" w:author="Bob Yencha" w:date="2012-01-05T15:07:00Z">
              <w:r w:rsidRPr="00D4120B" w:rsidDel="00FB15B1">
                <w:delText>24</w:delText>
              </w:r>
            </w:del>
          </w:p>
        </w:tc>
        <w:tc>
          <w:tcPr>
            <w:tcW w:w="2214" w:type="dxa"/>
            <w:shd w:val="clear" w:color="auto" w:fill="auto"/>
          </w:tcPr>
          <w:p w14:paraId="1E45E7F6" w14:textId="77777777" w:rsidR="00667BA9" w:rsidRPr="00D4120B" w:rsidDel="00FB15B1" w:rsidRDefault="00667BA9" w:rsidP="008F7891">
            <w:pPr>
              <w:pStyle w:val="TableContent"/>
              <w:rPr>
                <w:del w:id="3969" w:author="Bob Yencha" w:date="2012-01-05T15:07:00Z"/>
              </w:rPr>
            </w:pPr>
            <w:del w:id="3970" w:author="Bob Yencha" w:date="2012-01-05T15:07:00Z">
              <w:r w:rsidRPr="00D4120B" w:rsidDel="00FB15B1">
                <w:delText>Contract Code</w:delText>
              </w:r>
            </w:del>
          </w:p>
        </w:tc>
        <w:tc>
          <w:tcPr>
            <w:tcW w:w="720" w:type="dxa"/>
            <w:shd w:val="clear" w:color="auto" w:fill="auto"/>
          </w:tcPr>
          <w:p w14:paraId="7AE09B16" w14:textId="77777777" w:rsidR="00667BA9" w:rsidRPr="00D4120B" w:rsidDel="00FB15B1" w:rsidRDefault="00667BA9" w:rsidP="008F7891">
            <w:pPr>
              <w:pStyle w:val="TableContent"/>
              <w:rPr>
                <w:del w:id="3971" w:author="Bob Yencha" w:date="2012-01-05T15:07:00Z"/>
              </w:rPr>
            </w:pPr>
            <w:del w:id="3972" w:author="Bob Yencha" w:date="2012-01-05T15:07:00Z">
              <w:r w:rsidRPr="00D4120B" w:rsidDel="00FB15B1">
                <w:delText>IS</w:delText>
              </w:r>
            </w:del>
          </w:p>
        </w:tc>
        <w:tc>
          <w:tcPr>
            <w:tcW w:w="828" w:type="dxa"/>
            <w:shd w:val="clear" w:color="auto" w:fill="auto"/>
          </w:tcPr>
          <w:p w14:paraId="15AA8937" w14:textId="77777777" w:rsidR="00667BA9" w:rsidRPr="00D4120B" w:rsidDel="00FB15B1" w:rsidRDefault="00EE43D1" w:rsidP="008F7891">
            <w:pPr>
              <w:pStyle w:val="TableContent"/>
              <w:rPr>
                <w:del w:id="3973" w:author="Bob Yencha" w:date="2012-01-05T15:07:00Z"/>
              </w:rPr>
            </w:pPr>
            <w:del w:id="3974" w:author="Bob Yencha" w:date="2012-01-05T15:07:00Z">
              <w:r w:rsidDel="00FB15B1">
                <w:delText>O</w:delText>
              </w:r>
            </w:del>
          </w:p>
        </w:tc>
        <w:tc>
          <w:tcPr>
            <w:tcW w:w="1296" w:type="dxa"/>
            <w:shd w:val="clear" w:color="auto" w:fill="auto"/>
          </w:tcPr>
          <w:p w14:paraId="4A5EBDF3" w14:textId="77777777" w:rsidR="00667BA9" w:rsidRPr="00D4120B" w:rsidDel="00FB15B1" w:rsidRDefault="00240BF5" w:rsidP="008F7891">
            <w:pPr>
              <w:pStyle w:val="TableContent"/>
              <w:rPr>
                <w:del w:id="3975" w:author="Bob Yencha" w:date="2012-01-05T15:07:00Z"/>
              </w:rPr>
            </w:pPr>
            <w:del w:id="3976" w:author="Bob Yencha" w:date="2012-01-05T15:07:00Z">
              <w:r w:rsidDel="00FB15B1">
                <w:delText>[0..*</w:delText>
              </w:r>
              <w:r w:rsidR="00667BA9" w:rsidRPr="00D4120B" w:rsidDel="00FB15B1">
                <w:delText>]</w:delText>
              </w:r>
            </w:del>
          </w:p>
        </w:tc>
        <w:tc>
          <w:tcPr>
            <w:tcW w:w="846" w:type="dxa"/>
            <w:shd w:val="clear" w:color="auto" w:fill="auto"/>
          </w:tcPr>
          <w:p w14:paraId="2FA9EB3F" w14:textId="77777777" w:rsidR="00667BA9" w:rsidRPr="00D4120B" w:rsidDel="00FB15B1" w:rsidRDefault="00667BA9" w:rsidP="008F7891">
            <w:pPr>
              <w:pStyle w:val="TableContent"/>
              <w:rPr>
                <w:del w:id="3977" w:author="Bob Yencha" w:date="2012-01-05T15:07:00Z"/>
              </w:rPr>
            </w:pPr>
            <w:del w:id="3978" w:author="Bob Yencha" w:date="2012-01-05T15:07:00Z">
              <w:r w:rsidRPr="00D4120B" w:rsidDel="00FB15B1">
                <w:delText>1..20</w:delText>
              </w:r>
            </w:del>
          </w:p>
        </w:tc>
        <w:tc>
          <w:tcPr>
            <w:tcW w:w="855" w:type="dxa"/>
            <w:shd w:val="clear" w:color="auto" w:fill="auto"/>
          </w:tcPr>
          <w:p w14:paraId="24B28CCE" w14:textId="77777777" w:rsidR="00667BA9" w:rsidRPr="00D4120B" w:rsidDel="00FB15B1" w:rsidRDefault="00667BA9" w:rsidP="008F7891">
            <w:pPr>
              <w:pStyle w:val="TableContent"/>
              <w:rPr>
                <w:del w:id="3979" w:author="Bob Yencha" w:date="2012-01-05T15:07:00Z"/>
              </w:rPr>
            </w:pPr>
          </w:p>
        </w:tc>
        <w:tc>
          <w:tcPr>
            <w:tcW w:w="1458" w:type="dxa"/>
            <w:shd w:val="clear" w:color="auto" w:fill="auto"/>
          </w:tcPr>
          <w:p w14:paraId="70D08829" w14:textId="77777777" w:rsidR="00667BA9" w:rsidRPr="00D4120B" w:rsidDel="00FB15B1" w:rsidRDefault="00667BA9" w:rsidP="008F7891">
            <w:pPr>
              <w:pStyle w:val="TableContent"/>
              <w:rPr>
                <w:del w:id="3980" w:author="Bob Yencha" w:date="2012-01-05T15:07:00Z"/>
              </w:rPr>
            </w:pPr>
          </w:p>
        </w:tc>
        <w:tc>
          <w:tcPr>
            <w:tcW w:w="4964" w:type="dxa"/>
            <w:shd w:val="clear" w:color="auto" w:fill="auto"/>
          </w:tcPr>
          <w:p w14:paraId="0B04781F" w14:textId="77777777" w:rsidR="00667BA9" w:rsidRPr="00D4120B" w:rsidDel="00FB15B1" w:rsidRDefault="00667BA9" w:rsidP="008F7891">
            <w:pPr>
              <w:pStyle w:val="TableContent"/>
              <w:rPr>
                <w:del w:id="3981" w:author="Bob Yencha" w:date="2012-01-05T15:07:00Z"/>
              </w:rPr>
            </w:pPr>
          </w:p>
        </w:tc>
      </w:tr>
      <w:tr w:rsidR="00667BA9" w:rsidRPr="00D4120B" w:rsidDel="00FB15B1" w14:paraId="1CBC4F4D" w14:textId="77777777">
        <w:trPr>
          <w:cantSplit/>
          <w:jc w:val="center"/>
          <w:del w:id="3982" w:author="Bob Yencha" w:date="2012-01-05T15:07:00Z"/>
        </w:trPr>
        <w:tc>
          <w:tcPr>
            <w:tcW w:w="546" w:type="dxa"/>
            <w:shd w:val="clear" w:color="auto" w:fill="auto"/>
          </w:tcPr>
          <w:p w14:paraId="7E38D8FC" w14:textId="77777777" w:rsidR="00667BA9" w:rsidRPr="00D4120B" w:rsidDel="00FB15B1" w:rsidRDefault="00667BA9" w:rsidP="008F7891">
            <w:pPr>
              <w:pStyle w:val="TableContent"/>
              <w:rPr>
                <w:del w:id="3983" w:author="Bob Yencha" w:date="2012-01-05T15:07:00Z"/>
              </w:rPr>
            </w:pPr>
            <w:del w:id="3984" w:author="Bob Yencha" w:date="2012-01-05T15:07:00Z">
              <w:r w:rsidRPr="00D4120B" w:rsidDel="00FB15B1">
                <w:delText>25</w:delText>
              </w:r>
            </w:del>
          </w:p>
        </w:tc>
        <w:tc>
          <w:tcPr>
            <w:tcW w:w="2214" w:type="dxa"/>
            <w:shd w:val="clear" w:color="auto" w:fill="auto"/>
          </w:tcPr>
          <w:p w14:paraId="65E93634" w14:textId="77777777" w:rsidR="00667BA9" w:rsidRPr="00D4120B" w:rsidDel="00FB15B1" w:rsidRDefault="00667BA9" w:rsidP="008F7891">
            <w:pPr>
              <w:pStyle w:val="TableContent"/>
              <w:rPr>
                <w:del w:id="3985" w:author="Bob Yencha" w:date="2012-01-05T15:07:00Z"/>
              </w:rPr>
            </w:pPr>
            <w:del w:id="3986" w:author="Bob Yencha" w:date="2012-01-05T15:07:00Z">
              <w:r w:rsidRPr="00D4120B" w:rsidDel="00FB15B1">
                <w:delText>Contract Effective Date</w:delText>
              </w:r>
            </w:del>
          </w:p>
        </w:tc>
        <w:tc>
          <w:tcPr>
            <w:tcW w:w="720" w:type="dxa"/>
            <w:shd w:val="clear" w:color="auto" w:fill="auto"/>
          </w:tcPr>
          <w:p w14:paraId="3ED15011" w14:textId="77777777" w:rsidR="00667BA9" w:rsidRPr="00D4120B" w:rsidDel="00FB15B1" w:rsidRDefault="00667BA9" w:rsidP="008F7891">
            <w:pPr>
              <w:pStyle w:val="TableContent"/>
              <w:rPr>
                <w:del w:id="3987" w:author="Bob Yencha" w:date="2012-01-05T15:07:00Z"/>
              </w:rPr>
            </w:pPr>
            <w:del w:id="3988" w:author="Bob Yencha" w:date="2012-01-05T15:07:00Z">
              <w:r w:rsidRPr="00D4120B" w:rsidDel="00FB15B1">
                <w:delText>DT</w:delText>
              </w:r>
            </w:del>
          </w:p>
        </w:tc>
        <w:tc>
          <w:tcPr>
            <w:tcW w:w="828" w:type="dxa"/>
            <w:shd w:val="clear" w:color="auto" w:fill="auto"/>
          </w:tcPr>
          <w:p w14:paraId="7EF97A95" w14:textId="77777777" w:rsidR="00667BA9" w:rsidRPr="00D4120B" w:rsidDel="00FB15B1" w:rsidRDefault="00EE43D1" w:rsidP="008F7891">
            <w:pPr>
              <w:pStyle w:val="TableContent"/>
              <w:rPr>
                <w:del w:id="3989" w:author="Bob Yencha" w:date="2012-01-05T15:07:00Z"/>
              </w:rPr>
            </w:pPr>
            <w:del w:id="3990" w:author="Bob Yencha" w:date="2012-01-05T15:07:00Z">
              <w:r w:rsidDel="00FB15B1">
                <w:delText>O</w:delText>
              </w:r>
            </w:del>
          </w:p>
        </w:tc>
        <w:tc>
          <w:tcPr>
            <w:tcW w:w="1296" w:type="dxa"/>
            <w:shd w:val="clear" w:color="auto" w:fill="auto"/>
          </w:tcPr>
          <w:p w14:paraId="43E0A13C" w14:textId="77777777" w:rsidR="00667BA9" w:rsidRPr="00D4120B" w:rsidDel="00FB15B1" w:rsidRDefault="00240BF5" w:rsidP="008F7891">
            <w:pPr>
              <w:pStyle w:val="TableContent"/>
              <w:rPr>
                <w:del w:id="3991" w:author="Bob Yencha" w:date="2012-01-05T15:07:00Z"/>
              </w:rPr>
            </w:pPr>
            <w:del w:id="3992" w:author="Bob Yencha" w:date="2012-01-05T15:07:00Z">
              <w:r w:rsidDel="00FB15B1">
                <w:delText>[0..*</w:delText>
              </w:r>
              <w:r w:rsidR="00667BA9" w:rsidRPr="00D4120B" w:rsidDel="00FB15B1">
                <w:delText>]</w:delText>
              </w:r>
            </w:del>
          </w:p>
        </w:tc>
        <w:tc>
          <w:tcPr>
            <w:tcW w:w="846" w:type="dxa"/>
            <w:shd w:val="clear" w:color="auto" w:fill="auto"/>
          </w:tcPr>
          <w:p w14:paraId="1B96656C" w14:textId="77777777" w:rsidR="00667BA9" w:rsidRPr="00D4120B" w:rsidDel="00FB15B1" w:rsidRDefault="00667BA9" w:rsidP="008F7891">
            <w:pPr>
              <w:pStyle w:val="TableContent"/>
              <w:rPr>
                <w:del w:id="3993" w:author="Bob Yencha" w:date="2012-01-05T15:07:00Z"/>
              </w:rPr>
            </w:pPr>
          </w:p>
        </w:tc>
        <w:tc>
          <w:tcPr>
            <w:tcW w:w="855" w:type="dxa"/>
            <w:shd w:val="clear" w:color="auto" w:fill="auto"/>
          </w:tcPr>
          <w:p w14:paraId="73BDA5EA" w14:textId="77777777" w:rsidR="00667BA9" w:rsidRPr="00D4120B" w:rsidDel="00FB15B1" w:rsidRDefault="00667BA9" w:rsidP="008F7891">
            <w:pPr>
              <w:pStyle w:val="TableContent"/>
              <w:rPr>
                <w:del w:id="3994" w:author="Bob Yencha" w:date="2012-01-05T15:07:00Z"/>
              </w:rPr>
            </w:pPr>
          </w:p>
        </w:tc>
        <w:tc>
          <w:tcPr>
            <w:tcW w:w="1458" w:type="dxa"/>
            <w:shd w:val="clear" w:color="auto" w:fill="auto"/>
          </w:tcPr>
          <w:p w14:paraId="4D92FF5D" w14:textId="77777777" w:rsidR="00667BA9" w:rsidRPr="00D4120B" w:rsidDel="00FB15B1" w:rsidRDefault="00667BA9" w:rsidP="008F7891">
            <w:pPr>
              <w:pStyle w:val="TableContent"/>
              <w:rPr>
                <w:del w:id="3995" w:author="Bob Yencha" w:date="2012-01-05T15:07:00Z"/>
              </w:rPr>
            </w:pPr>
          </w:p>
        </w:tc>
        <w:tc>
          <w:tcPr>
            <w:tcW w:w="4964" w:type="dxa"/>
            <w:shd w:val="clear" w:color="auto" w:fill="auto"/>
          </w:tcPr>
          <w:p w14:paraId="1B5B6848" w14:textId="77777777" w:rsidR="00667BA9" w:rsidRPr="00D4120B" w:rsidDel="00FB15B1" w:rsidRDefault="00667BA9" w:rsidP="008F7891">
            <w:pPr>
              <w:pStyle w:val="TableContent"/>
              <w:rPr>
                <w:del w:id="3996" w:author="Bob Yencha" w:date="2012-01-05T15:07:00Z"/>
              </w:rPr>
            </w:pPr>
          </w:p>
        </w:tc>
      </w:tr>
      <w:tr w:rsidR="00667BA9" w:rsidRPr="00D4120B" w:rsidDel="00FB15B1" w14:paraId="592993A9" w14:textId="77777777">
        <w:trPr>
          <w:cantSplit/>
          <w:jc w:val="center"/>
          <w:del w:id="3997" w:author="Bob Yencha" w:date="2012-01-05T15:07:00Z"/>
        </w:trPr>
        <w:tc>
          <w:tcPr>
            <w:tcW w:w="546" w:type="dxa"/>
            <w:shd w:val="clear" w:color="auto" w:fill="auto"/>
          </w:tcPr>
          <w:p w14:paraId="7F3AF8D6" w14:textId="77777777" w:rsidR="00667BA9" w:rsidRPr="00D4120B" w:rsidDel="00FB15B1" w:rsidRDefault="00667BA9" w:rsidP="008F7891">
            <w:pPr>
              <w:pStyle w:val="TableContent"/>
              <w:rPr>
                <w:del w:id="3998" w:author="Bob Yencha" w:date="2012-01-05T15:07:00Z"/>
              </w:rPr>
            </w:pPr>
            <w:del w:id="3999" w:author="Bob Yencha" w:date="2012-01-05T15:07:00Z">
              <w:r w:rsidRPr="00D4120B" w:rsidDel="00FB15B1">
                <w:delText>26</w:delText>
              </w:r>
            </w:del>
          </w:p>
        </w:tc>
        <w:tc>
          <w:tcPr>
            <w:tcW w:w="2214" w:type="dxa"/>
            <w:shd w:val="clear" w:color="auto" w:fill="auto"/>
          </w:tcPr>
          <w:p w14:paraId="14692EF8" w14:textId="77777777" w:rsidR="00667BA9" w:rsidRPr="00D4120B" w:rsidDel="00FB15B1" w:rsidRDefault="00667BA9" w:rsidP="008F7891">
            <w:pPr>
              <w:pStyle w:val="TableContent"/>
              <w:rPr>
                <w:del w:id="4000" w:author="Bob Yencha" w:date="2012-01-05T15:07:00Z"/>
              </w:rPr>
            </w:pPr>
            <w:del w:id="4001" w:author="Bob Yencha" w:date="2012-01-05T15:07:00Z">
              <w:r w:rsidRPr="00D4120B" w:rsidDel="00FB15B1">
                <w:delText>Contract Amount</w:delText>
              </w:r>
            </w:del>
          </w:p>
        </w:tc>
        <w:tc>
          <w:tcPr>
            <w:tcW w:w="720" w:type="dxa"/>
            <w:shd w:val="clear" w:color="auto" w:fill="auto"/>
          </w:tcPr>
          <w:p w14:paraId="223B9213" w14:textId="77777777" w:rsidR="00667BA9" w:rsidRPr="00D4120B" w:rsidDel="00FB15B1" w:rsidRDefault="00667BA9" w:rsidP="008F7891">
            <w:pPr>
              <w:pStyle w:val="TableContent"/>
              <w:rPr>
                <w:del w:id="4002" w:author="Bob Yencha" w:date="2012-01-05T15:07:00Z"/>
              </w:rPr>
            </w:pPr>
            <w:del w:id="4003" w:author="Bob Yencha" w:date="2012-01-05T15:07:00Z">
              <w:r w:rsidRPr="00D4120B" w:rsidDel="00FB15B1">
                <w:delText>NM</w:delText>
              </w:r>
            </w:del>
          </w:p>
        </w:tc>
        <w:tc>
          <w:tcPr>
            <w:tcW w:w="828" w:type="dxa"/>
            <w:shd w:val="clear" w:color="auto" w:fill="auto"/>
          </w:tcPr>
          <w:p w14:paraId="625F9C4C" w14:textId="77777777" w:rsidR="00667BA9" w:rsidRPr="00D4120B" w:rsidDel="00FB15B1" w:rsidRDefault="00EE43D1" w:rsidP="008F7891">
            <w:pPr>
              <w:pStyle w:val="TableContent"/>
              <w:rPr>
                <w:del w:id="4004" w:author="Bob Yencha" w:date="2012-01-05T15:07:00Z"/>
              </w:rPr>
            </w:pPr>
            <w:del w:id="4005" w:author="Bob Yencha" w:date="2012-01-05T15:07:00Z">
              <w:r w:rsidDel="00FB15B1">
                <w:delText>O</w:delText>
              </w:r>
            </w:del>
          </w:p>
        </w:tc>
        <w:tc>
          <w:tcPr>
            <w:tcW w:w="1296" w:type="dxa"/>
            <w:shd w:val="clear" w:color="auto" w:fill="auto"/>
          </w:tcPr>
          <w:p w14:paraId="08FBEEB2" w14:textId="77777777" w:rsidR="00667BA9" w:rsidRPr="00D4120B" w:rsidDel="00FB15B1" w:rsidRDefault="00240BF5" w:rsidP="008F7891">
            <w:pPr>
              <w:pStyle w:val="TableContent"/>
              <w:rPr>
                <w:del w:id="4006" w:author="Bob Yencha" w:date="2012-01-05T15:07:00Z"/>
              </w:rPr>
            </w:pPr>
            <w:del w:id="4007" w:author="Bob Yencha" w:date="2012-01-05T15:07:00Z">
              <w:r w:rsidDel="00FB15B1">
                <w:delText>[0..*</w:delText>
              </w:r>
              <w:r w:rsidR="00667BA9" w:rsidRPr="00D4120B" w:rsidDel="00FB15B1">
                <w:delText>]</w:delText>
              </w:r>
            </w:del>
          </w:p>
        </w:tc>
        <w:tc>
          <w:tcPr>
            <w:tcW w:w="846" w:type="dxa"/>
            <w:shd w:val="clear" w:color="auto" w:fill="auto"/>
          </w:tcPr>
          <w:p w14:paraId="4400E965" w14:textId="77777777" w:rsidR="00667BA9" w:rsidRPr="00D4120B" w:rsidDel="00FB15B1" w:rsidRDefault="00667BA9" w:rsidP="008F7891">
            <w:pPr>
              <w:pStyle w:val="TableContent"/>
              <w:rPr>
                <w:del w:id="4008" w:author="Bob Yencha" w:date="2012-01-05T15:07:00Z"/>
              </w:rPr>
            </w:pPr>
            <w:del w:id="4009" w:author="Bob Yencha" w:date="2012-01-05T15:07:00Z">
              <w:r w:rsidRPr="00D4120B" w:rsidDel="00FB15B1">
                <w:delText>1..12</w:delText>
              </w:r>
            </w:del>
          </w:p>
        </w:tc>
        <w:tc>
          <w:tcPr>
            <w:tcW w:w="855" w:type="dxa"/>
            <w:shd w:val="clear" w:color="auto" w:fill="auto"/>
          </w:tcPr>
          <w:p w14:paraId="7206B383" w14:textId="77777777" w:rsidR="00667BA9" w:rsidRPr="00D4120B" w:rsidDel="00FB15B1" w:rsidRDefault="00667BA9" w:rsidP="008F7891">
            <w:pPr>
              <w:pStyle w:val="TableContent"/>
              <w:rPr>
                <w:del w:id="4010" w:author="Bob Yencha" w:date="2012-01-05T15:07:00Z"/>
              </w:rPr>
            </w:pPr>
          </w:p>
        </w:tc>
        <w:tc>
          <w:tcPr>
            <w:tcW w:w="1458" w:type="dxa"/>
            <w:shd w:val="clear" w:color="auto" w:fill="auto"/>
          </w:tcPr>
          <w:p w14:paraId="0621910B" w14:textId="77777777" w:rsidR="00667BA9" w:rsidRPr="00D4120B" w:rsidDel="00FB15B1" w:rsidRDefault="00667BA9" w:rsidP="008F7891">
            <w:pPr>
              <w:pStyle w:val="TableContent"/>
              <w:rPr>
                <w:del w:id="4011" w:author="Bob Yencha" w:date="2012-01-05T15:07:00Z"/>
              </w:rPr>
            </w:pPr>
          </w:p>
        </w:tc>
        <w:tc>
          <w:tcPr>
            <w:tcW w:w="4964" w:type="dxa"/>
            <w:shd w:val="clear" w:color="auto" w:fill="auto"/>
          </w:tcPr>
          <w:p w14:paraId="50C60E90" w14:textId="77777777" w:rsidR="00667BA9" w:rsidRPr="00D4120B" w:rsidDel="00FB15B1" w:rsidRDefault="00667BA9" w:rsidP="008F7891">
            <w:pPr>
              <w:pStyle w:val="TableContent"/>
              <w:rPr>
                <w:del w:id="4012" w:author="Bob Yencha" w:date="2012-01-05T15:07:00Z"/>
              </w:rPr>
            </w:pPr>
          </w:p>
        </w:tc>
      </w:tr>
      <w:tr w:rsidR="00667BA9" w:rsidRPr="00D4120B" w:rsidDel="00FB15B1" w14:paraId="729501FD" w14:textId="77777777">
        <w:trPr>
          <w:cantSplit/>
          <w:jc w:val="center"/>
          <w:del w:id="4013" w:author="Bob Yencha" w:date="2012-01-05T15:07:00Z"/>
        </w:trPr>
        <w:tc>
          <w:tcPr>
            <w:tcW w:w="546" w:type="dxa"/>
            <w:shd w:val="clear" w:color="auto" w:fill="auto"/>
          </w:tcPr>
          <w:p w14:paraId="2B12A312" w14:textId="77777777" w:rsidR="00667BA9" w:rsidRPr="00D4120B" w:rsidDel="00FB15B1" w:rsidRDefault="00667BA9" w:rsidP="008F7891">
            <w:pPr>
              <w:pStyle w:val="TableContent"/>
              <w:rPr>
                <w:del w:id="4014" w:author="Bob Yencha" w:date="2012-01-05T15:07:00Z"/>
              </w:rPr>
            </w:pPr>
            <w:del w:id="4015" w:author="Bob Yencha" w:date="2012-01-05T15:07:00Z">
              <w:r w:rsidRPr="00D4120B" w:rsidDel="00FB15B1">
                <w:delText>27</w:delText>
              </w:r>
            </w:del>
          </w:p>
        </w:tc>
        <w:tc>
          <w:tcPr>
            <w:tcW w:w="2214" w:type="dxa"/>
            <w:shd w:val="clear" w:color="auto" w:fill="auto"/>
          </w:tcPr>
          <w:p w14:paraId="0506B9DE" w14:textId="77777777" w:rsidR="00667BA9" w:rsidRPr="00D4120B" w:rsidDel="00FB15B1" w:rsidRDefault="00667BA9" w:rsidP="008F7891">
            <w:pPr>
              <w:pStyle w:val="TableContent"/>
              <w:rPr>
                <w:del w:id="4016" w:author="Bob Yencha" w:date="2012-01-05T15:07:00Z"/>
              </w:rPr>
            </w:pPr>
            <w:del w:id="4017" w:author="Bob Yencha" w:date="2012-01-05T15:07:00Z">
              <w:r w:rsidRPr="00D4120B" w:rsidDel="00FB15B1">
                <w:delText>Contract Period</w:delText>
              </w:r>
            </w:del>
          </w:p>
        </w:tc>
        <w:tc>
          <w:tcPr>
            <w:tcW w:w="720" w:type="dxa"/>
            <w:shd w:val="clear" w:color="auto" w:fill="auto"/>
          </w:tcPr>
          <w:p w14:paraId="6E152255" w14:textId="77777777" w:rsidR="00667BA9" w:rsidRPr="00D4120B" w:rsidDel="00FB15B1" w:rsidRDefault="00667BA9" w:rsidP="008F7891">
            <w:pPr>
              <w:pStyle w:val="TableContent"/>
              <w:rPr>
                <w:del w:id="4018" w:author="Bob Yencha" w:date="2012-01-05T15:07:00Z"/>
              </w:rPr>
            </w:pPr>
            <w:del w:id="4019" w:author="Bob Yencha" w:date="2012-01-05T15:07:00Z">
              <w:r w:rsidRPr="00D4120B" w:rsidDel="00FB15B1">
                <w:delText>NM</w:delText>
              </w:r>
            </w:del>
          </w:p>
        </w:tc>
        <w:tc>
          <w:tcPr>
            <w:tcW w:w="828" w:type="dxa"/>
            <w:shd w:val="clear" w:color="auto" w:fill="auto"/>
          </w:tcPr>
          <w:p w14:paraId="3BD308EC" w14:textId="77777777" w:rsidR="00667BA9" w:rsidRPr="00D4120B" w:rsidDel="00FB15B1" w:rsidRDefault="00EE43D1" w:rsidP="008F7891">
            <w:pPr>
              <w:pStyle w:val="TableContent"/>
              <w:rPr>
                <w:del w:id="4020" w:author="Bob Yencha" w:date="2012-01-05T15:07:00Z"/>
              </w:rPr>
            </w:pPr>
            <w:del w:id="4021" w:author="Bob Yencha" w:date="2012-01-05T15:07:00Z">
              <w:r w:rsidDel="00FB15B1">
                <w:delText>O</w:delText>
              </w:r>
            </w:del>
          </w:p>
        </w:tc>
        <w:tc>
          <w:tcPr>
            <w:tcW w:w="1296" w:type="dxa"/>
            <w:shd w:val="clear" w:color="auto" w:fill="auto"/>
          </w:tcPr>
          <w:p w14:paraId="2A0A0AE5" w14:textId="77777777" w:rsidR="00667BA9" w:rsidRPr="00D4120B" w:rsidDel="00FB15B1" w:rsidRDefault="00240BF5" w:rsidP="008F7891">
            <w:pPr>
              <w:pStyle w:val="TableContent"/>
              <w:rPr>
                <w:del w:id="4022" w:author="Bob Yencha" w:date="2012-01-05T15:07:00Z"/>
              </w:rPr>
            </w:pPr>
            <w:del w:id="4023" w:author="Bob Yencha" w:date="2012-01-05T15:07:00Z">
              <w:r w:rsidDel="00FB15B1">
                <w:delText>[0..*</w:delText>
              </w:r>
              <w:r w:rsidR="00667BA9" w:rsidRPr="00D4120B" w:rsidDel="00FB15B1">
                <w:delText>]</w:delText>
              </w:r>
            </w:del>
          </w:p>
        </w:tc>
        <w:tc>
          <w:tcPr>
            <w:tcW w:w="846" w:type="dxa"/>
            <w:shd w:val="clear" w:color="auto" w:fill="auto"/>
          </w:tcPr>
          <w:p w14:paraId="5E50BFC4" w14:textId="77777777" w:rsidR="00667BA9" w:rsidRPr="00D4120B" w:rsidDel="00FB15B1" w:rsidRDefault="00667BA9" w:rsidP="008F7891">
            <w:pPr>
              <w:pStyle w:val="TableContent"/>
              <w:rPr>
                <w:del w:id="4024" w:author="Bob Yencha" w:date="2012-01-05T15:07:00Z"/>
              </w:rPr>
            </w:pPr>
            <w:del w:id="4025" w:author="Bob Yencha" w:date="2012-01-05T15:07:00Z">
              <w:r w:rsidRPr="00D4120B" w:rsidDel="00FB15B1">
                <w:delText>1..3</w:delText>
              </w:r>
            </w:del>
          </w:p>
        </w:tc>
        <w:tc>
          <w:tcPr>
            <w:tcW w:w="855" w:type="dxa"/>
            <w:shd w:val="clear" w:color="auto" w:fill="auto"/>
          </w:tcPr>
          <w:p w14:paraId="5AD9B478" w14:textId="77777777" w:rsidR="00667BA9" w:rsidRPr="00D4120B" w:rsidDel="00FB15B1" w:rsidRDefault="00667BA9" w:rsidP="008F7891">
            <w:pPr>
              <w:pStyle w:val="TableContent"/>
              <w:rPr>
                <w:del w:id="4026" w:author="Bob Yencha" w:date="2012-01-05T15:07:00Z"/>
              </w:rPr>
            </w:pPr>
          </w:p>
        </w:tc>
        <w:tc>
          <w:tcPr>
            <w:tcW w:w="1458" w:type="dxa"/>
            <w:shd w:val="clear" w:color="auto" w:fill="auto"/>
          </w:tcPr>
          <w:p w14:paraId="6CED3981" w14:textId="77777777" w:rsidR="00667BA9" w:rsidRPr="00D4120B" w:rsidDel="00FB15B1" w:rsidRDefault="00667BA9" w:rsidP="008F7891">
            <w:pPr>
              <w:pStyle w:val="TableContent"/>
              <w:rPr>
                <w:del w:id="4027" w:author="Bob Yencha" w:date="2012-01-05T15:07:00Z"/>
              </w:rPr>
            </w:pPr>
          </w:p>
        </w:tc>
        <w:tc>
          <w:tcPr>
            <w:tcW w:w="4964" w:type="dxa"/>
            <w:shd w:val="clear" w:color="auto" w:fill="auto"/>
          </w:tcPr>
          <w:p w14:paraId="63C408DD" w14:textId="77777777" w:rsidR="00667BA9" w:rsidRPr="00D4120B" w:rsidDel="00FB15B1" w:rsidRDefault="00667BA9" w:rsidP="008F7891">
            <w:pPr>
              <w:pStyle w:val="TableContent"/>
              <w:rPr>
                <w:del w:id="4028" w:author="Bob Yencha" w:date="2012-01-05T15:07:00Z"/>
              </w:rPr>
            </w:pPr>
          </w:p>
        </w:tc>
      </w:tr>
      <w:tr w:rsidR="00667BA9" w:rsidRPr="00D4120B" w:rsidDel="00FB15B1" w14:paraId="4F3ACD3D" w14:textId="77777777">
        <w:trPr>
          <w:cantSplit/>
          <w:jc w:val="center"/>
          <w:del w:id="4029" w:author="Bob Yencha" w:date="2012-01-05T15:07:00Z"/>
        </w:trPr>
        <w:tc>
          <w:tcPr>
            <w:tcW w:w="546" w:type="dxa"/>
            <w:shd w:val="clear" w:color="auto" w:fill="auto"/>
          </w:tcPr>
          <w:p w14:paraId="597A42D7" w14:textId="77777777" w:rsidR="00667BA9" w:rsidRPr="00D4120B" w:rsidDel="00FB15B1" w:rsidRDefault="00667BA9" w:rsidP="008F7891">
            <w:pPr>
              <w:pStyle w:val="TableContent"/>
              <w:rPr>
                <w:del w:id="4030" w:author="Bob Yencha" w:date="2012-01-05T15:07:00Z"/>
              </w:rPr>
            </w:pPr>
            <w:del w:id="4031" w:author="Bob Yencha" w:date="2012-01-05T15:07:00Z">
              <w:r w:rsidRPr="00D4120B" w:rsidDel="00FB15B1">
                <w:delText>28</w:delText>
              </w:r>
            </w:del>
          </w:p>
        </w:tc>
        <w:tc>
          <w:tcPr>
            <w:tcW w:w="2214" w:type="dxa"/>
            <w:shd w:val="clear" w:color="auto" w:fill="auto"/>
          </w:tcPr>
          <w:p w14:paraId="42631CBB" w14:textId="77777777" w:rsidR="00667BA9" w:rsidRPr="00D4120B" w:rsidDel="00FB15B1" w:rsidRDefault="00667BA9" w:rsidP="008F7891">
            <w:pPr>
              <w:pStyle w:val="TableContent"/>
              <w:rPr>
                <w:del w:id="4032" w:author="Bob Yencha" w:date="2012-01-05T15:07:00Z"/>
              </w:rPr>
            </w:pPr>
            <w:del w:id="4033" w:author="Bob Yencha" w:date="2012-01-05T15:07:00Z">
              <w:r w:rsidRPr="00D4120B" w:rsidDel="00FB15B1">
                <w:delText>Interest Code</w:delText>
              </w:r>
            </w:del>
          </w:p>
        </w:tc>
        <w:tc>
          <w:tcPr>
            <w:tcW w:w="720" w:type="dxa"/>
            <w:shd w:val="clear" w:color="auto" w:fill="auto"/>
          </w:tcPr>
          <w:p w14:paraId="6F51F79D" w14:textId="77777777" w:rsidR="00667BA9" w:rsidRPr="00D4120B" w:rsidDel="00FB15B1" w:rsidRDefault="00667BA9" w:rsidP="008F7891">
            <w:pPr>
              <w:pStyle w:val="TableContent"/>
              <w:rPr>
                <w:del w:id="4034" w:author="Bob Yencha" w:date="2012-01-05T15:07:00Z"/>
              </w:rPr>
            </w:pPr>
            <w:del w:id="4035" w:author="Bob Yencha" w:date="2012-01-05T15:07:00Z">
              <w:r w:rsidRPr="00D4120B" w:rsidDel="00FB15B1">
                <w:delText>IS</w:delText>
              </w:r>
            </w:del>
          </w:p>
        </w:tc>
        <w:tc>
          <w:tcPr>
            <w:tcW w:w="828" w:type="dxa"/>
            <w:shd w:val="clear" w:color="auto" w:fill="auto"/>
          </w:tcPr>
          <w:p w14:paraId="36953F64" w14:textId="77777777" w:rsidR="00667BA9" w:rsidRPr="00D4120B" w:rsidDel="00FB15B1" w:rsidRDefault="00EE43D1" w:rsidP="008F7891">
            <w:pPr>
              <w:pStyle w:val="TableContent"/>
              <w:rPr>
                <w:del w:id="4036" w:author="Bob Yencha" w:date="2012-01-05T15:07:00Z"/>
              </w:rPr>
            </w:pPr>
            <w:del w:id="4037" w:author="Bob Yencha" w:date="2012-01-05T15:07:00Z">
              <w:r w:rsidDel="00FB15B1">
                <w:delText>O</w:delText>
              </w:r>
            </w:del>
          </w:p>
        </w:tc>
        <w:tc>
          <w:tcPr>
            <w:tcW w:w="1296" w:type="dxa"/>
            <w:shd w:val="clear" w:color="auto" w:fill="auto"/>
          </w:tcPr>
          <w:p w14:paraId="16ADB4D3" w14:textId="77777777" w:rsidR="00667BA9" w:rsidRPr="00D4120B" w:rsidDel="00FB15B1" w:rsidRDefault="00667BA9" w:rsidP="008F7891">
            <w:pPr>
              <w:pStyle w:val="TableContent"/>
              <w:rPr>
                <w:del w:id="4038" w:author="Bob Yencha" w:date="2012-01-05T15:07:00Z"/>
              </w:rPr>
            </w:pPr>
            <w:del w:id="4039" w:author="Bob Yencha" w:date="2012-01-05T15:07:00Z">
              <w:r w:rsidRPr="00D4120B" w:rsidDel="00FB15B1">
                <w:delText>[0..</w:delText>
              </w:r>
            </w:del>
            <w:del w:id="4040" w:author="Bob Yencha" w:date="2011-12-19T18:47:00Z">
              <w:r w:rsidRPr="00D4120B" w:rsidDel="00D97EEE">
                <w:delText>0</w:delText>
              </w:r>
            </w:del>
            <w:del w:id="4041" w:author="Bob Yencha" w:date="2012-01-05T15:07:00Z">
              <w:r w:rsidRPr="00D4120B" w:rsidDel="00FB15B1">
                <w:delText>]</w:delText>
              </w:r>
            </w:del>
          </w:p>
        </w:tc>
        <w:tc>
          <w:tcPr>
            <w:tcW w:w="846" w:type="dxa"/>
            <w:shd w:val="clear" w:color="auto" w:fill="auto"/>
          </w:tcPr>
          <w:p w14:paraId="20FEBFCC" w14:textId="77777777" w:rsidR="00667BA9" w:rsidRPr="00D4120B" w:rsidDel="00FB15B1" w:rsidRDefault="00667BA9" w:rsidP="008F7891">
            <w:pPr>
              <w:pStyle w:val="TableContent"/>
              <w:rPr>
                <w:del w:id="4042" w:author="Bob Yencha" w:date="2012-01-05T15:07:00Z"/>
              </w:rPr>
            </w:pPr>
            <w:del w:id="4043" w:author="Bob Yencha" w:date="2012-01-05T15:07:00Z">
              <w:r w:rsidRPr="00D4120B" w:rsidDel="00FB15B1">
                <w:delText>1..20</w:delText>
              </w:r>
            </w:del>
          </w:p>
        </w:tc>
        <w:tc>
          <w:tcPr>
            <w:tcW w:w="855" w:type="dxa"/>
            <w:shd w:val="clear" w:color="auto" w:fill="auto"/>
          </w:tcPr>
          <w:p w14:paraId="6810B0FA" w14:textId="77777777" w:rsidR="00667BA9" w:rsidRPr="00D4120B" w:rsidDel="00FB15B1" w:rsidRDefault="00667BA9" w:rsidP="008F7891">
            <w:pPr>
              <w:pStyle w:val="TableContent"/>
              <w:rPr>
                <w:del w:id="4044" w:author="Bob Yencha" w:date="2012-01-05T15:07:00Z"/>
              </w:rPr>
            </w:pPr>
          </w:p>
        </w:tc>
        <w:tc>
          <w:tcPr>
            <w:tcW w:w="1458" w:type="dxa"/>
            <w:shd w:val="clear" w:color="auto" w:fill="auto"/>
          </w:tcPr>
          <w:p w14:paraId="636245AD" w14:textId="77777777" w:rsidR="00667BA9" w:rsidRPr="00D4120B" w:rsidDel="00FB15B1" w:rsidRDefault="00667BA9" w:rsidP="008F7891">
            <w:pPr>
              <w:pStyle w:val="TableContent"/>
              <w:rPr>
                <w:del w:id="4045" w:author="Bob Yencha" w:date="2012-01-05T15:07:00Z"/>
              </w:rPr>
            </w:pPr>
          </w:p>
        </w:tc>
        <w:tc>
          <w:tcPr>
            <w:tcW w:w="4964" w:type="dxa"/>
            <w:shd w:val="clear" w:color="auto" w:fill="auto"/>
          </w:tcPr>
          <w:p w14:paraId="4C17FC67" w14:textId="77777777" w:rsidR="00667BA9" w:rsidRPr="00D4120B" w:rsidDel="00FB15B1" w:rsidRDefault="00667BA9" w:rsidP="008F7891">
            <w:pPr>
              <w:pStyle w:val="TableContent"/>
              <w:rPr>
                <w:del w:id="4046" w:author="Bob Yencha" w:date="2012-01-05T15:07:00Z"/>
              </w:rPr>
            </w:pPr>
          </w:p>
        </w:tc>
      </w:tr>
      <w:tr w:rsidR="00667BA9" w:rsidRPr="00D4120B" w:rsidDel="00FB15B1" w14:paraId="1EEC3541" w14:textId="77777777">
        <w:trPr>
          <w:cantSplit/>
          <w:jc w:val="center"/>
          <w:del w:id="4047" w:author="Bob Yencha" w:date="2012-01-05T15:07:00Z"/>
        </w:trPr>
        <w:tc>
          <w:tcPr>
            <w:tcW w:w="546" w:type="dxa"/>
            <w:shd w:val="clear" w:color="auto" w:fill="auto"/>
          </w:tcPr>
          <w:p w14:paraId="1DE0847D" w14:textId="77777777" w:rsidR="00667BA9" w:rsidRPr="00D4120B" w:rsidDel="00FB15B1" w:rsidRDefault="00667BA9" w:rsidP="008F7891">
            <w:pPr>
              <w:pStyle w:val="TableContent"/>
              <w:rPr>
                <w:del w:id="4048" w:author="Bob Yencha" w:date="2012-01-05T15:07:00Z"/>
              </w:rPr>
            </w:pPr>
            <w:del w:id="4049" w:author="Bob Yencha" w:date="2012-01-05T15:07:00Z">
              <w:r w:rsidRPr="00D4120B" w:rsidDel="00FB15B1">
                <w:delText>29</w:delText>
              </w:r>
            </w:del>
          </w:p>
        </w:tc>
        <w:tc>
          <w:tcPr>
            <w:tcW w:w="2214" w:type="dxa"/>
            <w:shd w:val="clear" w:color="auto" w:fill="auto"/>
          </w:tcPr>
          <w:p w14:paraId="49477565" w14:textId="77777777" w:rsidR="00667BA9" w:rsidRPr="00D4120B" w:rsidDel="00FB15B1" w:rsidRDefault="00667BA9" w:rsidP="008F7891">
            <w:pPr>
              <w:pStyle w:val="TableContent"/>
              <w:rPr>
                <w:del w:id="4050" w:author="Bob Yencha" w:date="2012-01-05T15:07:00Z"/>
              </w:rPr>
            </w:pPr>
            <w:del w:id="4051" w:author="Bob Yencha" w:date="2012-01-05T15:07:00Z">
              <w:r w:rsidRPr="00D4120B" w:rsidDel="00FB15B1">
                <w:delText>Transfer to Bad Debt Code</w:delText>
              </w:r>
            </w:del>
          </w:p>
        </w:tc>
        <w:tc>
          <w:tcPr>
            <w:tcW w:w="720" w:type="dxa"/>
            <w:shd w:val="clear" w:color="auto" w:fill="auto"/>
          </w:tcPr>
          <w:p w14:paraId="556F7031" w14:textId="77777777" w:rsidR="00667BA9" w:rsidRPr="00D4120B" w:rsidDel="00FB15B1" w:rsidRDefault="00667BA9" w:rsidP="008F7891">
            <w:pPr>
              <w:pStyle w:val="TableContent"/>
              <w:rPr>
                <w:del w:id="4052" w:author="Bob Yencha" w:date="2012-01-05T15:07:00Z"/>
              </w:rPr>
            </w:pPr>
            <w:del w:id="4053" w:author="Bob Yencha" w:date="2012-01-05T15:07:00Z">
              <w:r w:rsidRPr="00D4120B" w:rsidDel="00FB15B1">
                <w:delText>IS</w:delText>
              </w:r>
            </w:del>
          </w:p>
        </w:tc>
        <w:tc>
          <w:tcPr>
            <w:tcW w:w="828" w:type="dxa"/>
            <w:shd w:val="clear" w:color="auto" w:fill="auto"/>
          </w:tcPr>
          <w:p w14:paraId="2F2FF319" w14:textId="77777777" w:rsidR="00667BA9" w:rsidRPr="00D4120B" w:rsidDel="00FB15B1" w:rsidRDefault="00EE43D1" w:rsidP="008F7891">
            <w:pPr>
              <w:pStyle w:val="TableContent"/>
              <w:rPr>
                <w:del w:id="4054" w:author="Bob Yencha" w:date="2012-01-05T15:07:00Z"/>
              </w:rPr>
            </w:pPr>
            <w:del w:id="4055" w:author="Bob Yencha" w:date="2012-01-05T15:07:00Z">
              <w:r w:rsidDel="00FB15B1">
                <w:delText>O</w:delText>
              </w:r>
            </w:del>
          </w:p>
        </w:tc>
        <w:tc>
          <w:tcPr>
            <w:tcW w:w="1296" w:type="dxa"/>
            <w:shd w:val="clear" w:color="auto" w:fill="auto"/>
          </w:tcPr>
          <w:p w14:paraId="5D8DE41E" w14:textId="77777777" w:rsidR="00667BA9" w:rsidRPr="00D4120B" w:rsidDel="00FB15B1" w:rsidRDefault="00667BA9" w:rsidP="008F7891">
            <w:pPr>
              <w:pStyle w:val="TableContent"/>
              <w:rPr>
                <w:del w:id="4056" w:author="Bob Yencha" w:date="2012-01-05T15:07:00Z"/>
              </w:rPr>
            </w:pPr>
            <w:del w:id="4057" w:author="Bob Yencha" w:date="2012-01-05T15:07:00Z">
              <w:r w:rsidRPr="00D4120B" w:rsidDel="00FB15B1">
                <w:delText>[0..</w:delText>
              </w:r>
            </w:del>
            <w:del w:id="4058" w:author="Bob Yencha" w:date="2011-12-19T18:47:00Z">
              <w:r w:rsidRPr="00D4120B" w:rsidDel="00D97EEE">
                <w:delText>0</w:delText>
              </w:r>
            </w:del>
            <w:del w:id="4059" w:author="Bob Yencha" w:date="2012-01-05T15:07:00Z">
              <w:r w:rsidRPr="00D4120B" w:rsidDel="00FB15B1">
                <w:delText>]</w:delText>
              </w:r>
            </w:del>
          </w:p>
        </w:tc>
        <w:tc>
          <w:tcPr>
            <w:tcW w:w="846" w:type="dxa"/>
            <w:shd w:val="clear" w:color="auto" w:fill="auto"/>
          </w:tcPr>
          <w:p w14:paraId="27752B2A" w14:textId="77777777" w:rsidR="00667BA9" w:rsidRPr="00D4120B" w:rsidDel="00FB15B1" w:rsidRDefault="00667BA9" w:rsidP="008F7891">
            <w:pPr>
              <w:pStyle w:val="TableContent"/>
              <w:rPr>
                <w:del w:id="4060" w:author="Bob Yencha" w:date="2012-01-05T15:07:00Z"/>
              </w:rPr>
            </w:pPr>
            <w:del w:id="4061" w:author="Bob Yencha" w:date="2012-01-05T15:07:00Z">
              <w:r w:rsidRPr="00D4120B" w:rsidDel="00FB15B1">
                <w:delText>1..20</w:delText>
              </w:r>
            </w:del>
          </w:p>
        </w:tc>
        <w:tc>
          <w:tcPr>
            <w:tcW w:w="855" w:type="dxa"/>
            <w:shd w:val="clear" w:color="auto" w:fill="auto"/>
          </w:tcPr>
          <w:p w14:paraId="5505C30C" w14:textId="77777777" w:rsidR="00667BA9" w:rsidRPr="00D4120B" w:rsidDel="00FB15B1" w:rsidRDefault="00667BA9" w:rsidP="008F7891">
            <w:pPr>
              <w:pStyle w:val="TableContent"/>
              <w:rPr>
                <w:del w:id="4062" w:author="Bob Yencha" w:date="2012-01-05T15:07:00Z"/>
              </w:rPr>
            </w:pPr>
          </w:p>
        </w:tc>
        <w:tc>
          <w:tcPr>
            <w:tcW w:w="1458" w:type="dxa"/>
            <w:shd w:val="clear" w:color="auto" w:fill="auto"/>
          </w:tcPr>
          <w:p w14:paraId="59188690" w14:textId="77777777" w:rsidR="00667BA9" w:rsidRPr="00D4120B" w:rsidDel="00FB15B1" w:rsidRDefault="00667BA9" w:rsidP="008F7891">
            <w:pPr>
              <w:pStyle w:val="TableContent"/>
              <w:rPr>
                <w:del w:id="4063" w:author="Bob Yencha" w:date="2012-01-05T15:07:00Z"/>
              </w:rPr>
            </w:pPr>
          </w:p>
        </w:tc>
        <w:tc>
          <w:tcPr>
            <w:tcW w:w="4964" w:type="dxa"/>
            <w:shd w:val="clear" w:color="auto" w:fill="auto"/>
          </w:tcPr>
          <w:p w14:paraId="1CEF2F09" w14:textId="77777777" w:rsidR="00667BA9" w:rsidRPr="00D4120B" w:rsidDel="00FB15B1" w:rsidRDefault="00667BA9" w:rsidP="008F7891">
            <w:pPr>
              <w:pStyle w:val="TableContent"/>
              <w:rPr>
                <w:del w:id="4064" w:author="Bob Yencha" w:date="2012-01-05T15:07:00Z"/>
              </w:rPr>
            </w:pPr>
          </w:p>
        </w:tc>
      </w:tr>
      <w:tr w:rsidR="00667BA9" w:rsidRPr="00D4120B" w:rsidDel="00FB15B1" w14:paraId="7DAC2617" w14:textId="77777777">
        <w:trPr>
          <w:cantSplit/>
          <w:jc w:val="center"/>
          <w:del w:id="4065" w:author="Bob Yencha" w:date="2012-01-05T15:07:00Z"/>
        </w:trPr>
        <w:tc>
          <w:tcPr>
            <w:tcW w:w="546" w:type="dxa"/>
          </w:tcPr>
          <w:p w14:paraId="66C3AEF1" w14:textId="77777777" w:rsidR="00667BA9" w:rsidRPr="00D4120B" w:rsidDel="00FB15B1" w:rsidRDefault="00667BA9" w:rsidP="008F7891">
            <w:pPr>
              <w:pStyle w:val="TableContent"/>
              <w:rPr>
                <w:del w:id="4066" w:author="Bob Yencha" w:date="2012-01-05T15:07:00Z"/>
              </w:rPr>
            </w:pPr>
            <w:del w:id="4067" w:author="Bob Yencha" w:date="2012-01-05T15:07:00Z">
              <w:r w:rsidRPr="00D4120B" w:rsidDel="00FB15B1">
                <w:delText>30</w:delText>
              </w:r>
            </w:del>
          </w:p>
        </w:tc>
        <w:tc>
          <w:tcPr>
            <w:tcW w:w="2214" w:type="dxa"/>
          </w:tcPr>
          <w:p w14:paraId="7C1B3375" w14:textId="77777777" w:rsidR="00667BA9" w:rsidRPr="00D4120B" w:rsidDel="00FB15B1" w:rsidRDefault="00667BA9" w:rsidP="008F7891">
            <w:pPr>
              <w:pStyle w:val="TableContent"/>
              <w:rPr>
                <w:del w:id="4068" w:author="Bob Yencha" w:date="2012-01-05T15:07:00Z"/>
              </w:rPr>
            </w:pPr>
            <w:del w:id="4069" w:author="Bob Yencha" w:date="2012-01-05T15:07:00Z">
              <w:r w:rsidRPr="00D4120B" w:rsidDel="00FB15B1">
                <w:delText>Transfer to Bad Debt Date</w:delText>
              </w:r>
            </w:del>
          </w:p>
        </w:tc>
        <w:tc>
          <w:tcPr>
            <w:tcW w:w="720" w:type="dxa"/>
          </w:tcPr>
          <w:p w14:paraId="3A91FC86" w14:textId="77777777" w:rsidR="00667BA9" w:rsidRPr="00D4120B" w:rsidDel="00FB15B1" w:rsidRDefault="00667BA9" w:rsidP="008F7891">
            <w:pPr>
              <w:pStyle w:val="TableContent"/>
              <w:rPr>
                <w:del w:id="4070" w:author="Bob Yencha" w:date="2012-01-05T15:07:00Z"/>
              </w:rPr>
            </w:pPr>
            <w:del w:id="4071" w:author="Bob Yencha" w:date="2012-01-05T15:07:00Z">
              <w:r w:rsidRPr="00D4120B" w:rsidDel="00FB15B1">
                <w:delText>DT</w:delText>
              </w:r>
            </w:del>
          </w:p>
        </w:tc>
        <w:tc>
          <w:tcPr>
            <w:tcW w:w="828" w:type="dxa"/>
            <w:shd w:val="clear" w:color="auto" w:fill="auto"/>
          </w:tcPr>
          <w:p w14:paraId="0D91859D" w14:textId="77777777" w:rsidR="00667BA9" w:rsidRPr="00D4120B" w:rsidDel="00FB15B1" w:rsidRDefault="00EE43D1" w:rsidP="008F7891">
            <w:pPr>
              <w:pStyle w:val="TableContent"/>
              <w:rPr>
                <w:del w:id="4072" w:author="Bob Yencha" w:date="2012-01-05T15:07:00Z"/>
              </w:rPr>
            </w:pPr>
            <w:del w:id="4073" w:author="Bob Yencha" w:date="2012-01-05T15:07:00Z">
              <w:r w:rsidDel="00FB15B1">
                <w:delText>O</w:delText>
              </w:r>
            </w:del>
          </w:p>
        </w:tc>
        <w:tc>
          <w:tcPr>
            <w:tcW w:w="1296" w:type="dxa"/>
            <w:shd w:val="clear" w:color="auto" w:fill="auto"/>
          </w:tcPr>
          <w:p w14:paraId="22BF7EDA" w14:textId="77777777" w:rsidR="00667BA9" w:rsidRPr="00D4120B" w:rsidDel="00FB15B1" w:rsidRDefault="00667BA9" w:rsidP="008F7891">
            <w:pPr>
              <w:pStyle w:val="TableContent"/>
              <w:rPr>
                <w:del w:id="4074" w:author="Bob Yencha" w:date="2012-01-05T15:07:00Z"/>
              </w:rPr>
            </w:pPr>
            <w:del w:id="4075" w:author="Bob Yencha" w:date="2012-01-05T15:07:00Z">
              <w:r w:rsidRPr="00D4120B" w:rsidDel="00FB15B1">
                <w:delText>[0..1]</w:delText>
              </w:r>
            </w:del>
          </w:p>
        </w:tc>
        <w:tc>
          <w:tcPr>
            <w:tcW w:w="846" w:type="dxa"/>
            <w:shd w:val="clear" w:color="auto" w:fill="auto"/>
          </w:tcPr>
          <w:p w14:paraId="2772281F" w14:textId="77777777" w:rsidR="00667BA9" w:rsidRPr="00D4120B" w:rsidDel="00FB15B1" w:rsidRDefault="00667BA9" w:rsidP="008F7891">
            <w:pPr>
              <w:pStyle w:val="TableContent"/>
              <w:rPr>
                <w:del w:id="4076" w:author="Bob Yencha" w:date="2012-01-05T15:07:00Z"/>
              </w:rPr>
            </w:pPr>
          </w:p>
        </w:tc>
        <w:tc>
          <w:tcPr>
            <w:tcW w:w="855" w:type="dxa"/>
            <w:shd w:val="clear" w:color="auto" w:fill="auto"/>
          </w:tcPr>
          <w:p w14:paraId="6179E635" w14:textId="77777777" w:rsidR="00667BA9" w:rsidRPr="00D4120B" w:rsidDel="00FB15B1" w:rsidRDefault="00667BA9" w:rsidP="008F7891">
            <w:pPr>
              <w:pStyle w:val="TableContent"/>
              <w:rPr>
                <w:del w:id="4077" w:author="Bob Yencha" w:date="2012-01-05T15:07:00Z"/>
              </w:rPr>
            </w:pPr>
          </w:p>
        </w:tc>
        <w:tc>
          <w:tcPr>
            <w:tcW w:w="1458" w:type="dxa"/>
          </w:tcPr>
          <w:p w14:paraId="1C815AE5" w14:textId="77777777" w:rsidR="00667BA9" w:rsidRPr="00D4120B" w:rsidDel="00FB15B1" w:rsidRDefault="00667BA9" w:rsidP="008F7891">
            <w:pPr>
              <w:pStyle w:val="TableContent"/>
              <w:rPr>
                <w:del w:id="4078" w:author="Bob Yencha" w:date="2012-01-05T15:07:00Z"/>
              </w:rPr>
            </w:pPr>
          </w:p>
        </w:tc>
        <w:tc>
          <w:tcPr>
            <w:tcW w:w="4964" w:type="dxa"/>
          </w:tcPr>
          <w:p w14:paraId="2988BC4A" w14:textId="77777777" w:rsidR="00667BA9" w:rsidRPr="00D4120B" w:rsidDel="00FB15B1" w:rsidRDefault="00667BA9" w:rsidP="008F7891">
            <w:pPr>
              <w:pStyle w:val="TableContent"/>
              <w:rPr>
                <w:del w:id="4079" w:author="Bob Yencha" w:date="2012-01-05T15:07:00Z"/>
              </w:rPr>
            </w:pPr>
          </w:p>
        </w:tc>
      </w:tr>
      <w:tr w:rsidR="00667BA9" w:rsidRPr="00D4120B" w:rsidDel="00FB15B1" w14:paraId="132D4710" w14:textId="77777777">
        <w:trPr>
          <w:cantSplit/>
          <w:jc w:val="center"/>
          <w:del w:id="4080" w:author="Bob Yencha" w:date="2012-01-05T15:07:00Z"/>
        </w:trPr>
        <w:tc>
          <w:tcPr>
            <w:tcW w:w="546" w:type="dxa"/>
          </w:tcPr>
          <w:p w14:paraId="503E3DEF" w14:textId="77777777" w:rsidR="00667BA9" w:rsidRPr="00D4120B" w:rsidDel="00FB15B1" w:rsidRDefault="00667BA9" w:rsidP="008F7891">
            <w:pPr>
              <w:pStyle w:val="TableContent"/>
              <w:rPr>
                <w:del w:id="4081" w:author="Bob Yencha" w:date="2012-01-05T15:07:00Z"/>
              </w:rPr>
            </w:pPr>
            <w:del w:id="4082" w:author="Bob Yencha" w:date="2012-01-05T15:07:00Z">
              <w:r w:rsidRPr="00D4120B" w:rsidDel="00FB15B1">
                <w:delText>31</w:delText>
              </w:r>
            </w:del>
          </w:p>
        </w:tc>
        <w:tc>
          <w:tcPr>
            <w:tcW w:w="2214" w:type="dxa"/>
          </w:tcPr>
          <w:p w14:paraId="7EDAE425" w14:textId="77777777" w:rsidR="00667BA9" w:rsidRPr="00D4120B" w:rsidDel="00FB15B1" w:rsidRDefault="00667BA9" w:rsidP="008F7891">
            <w:pPr>
              <w:pStyle w:val="TableContent"/>
              <w:rPr>
                <w:del w:id="4083" w:author="Bob Yencha" w:date="2012-01-05T15:07:00Z"/>
              </w:rPr>
            </w:pPr>
            <w:del w:id="4084" w:author="Bob Yencha" w:date="2012-01-05T15:07:00Z">
              <w:r w:rsidRPr="00D4120B" w:rsidDel="00FB15B1">
                <w:delText>Bad Debt Agency Code</w:delText>
              </w:r>
            </w:del>
          </w:p>
        </w:tc>
        <w:tc>
          <w:tcPr>
            <w:tcW w:w="720" w:type="dxa"/>
          </w:tcPr>
          <w:p w14:paraId="2E6F55FB" w14:textId="77777777" w:rsidR="00667BA9" w:rsidRPr="00D4120B" w:rsidDel="00FB15B1" w:rsidRDefault="00667BA9" w:rsidP="008F7891">
            <w:pPr>
              <w:pStyle w:val="TableContent"/>
              <w:rPr>
                <w:del w:id="4085" w:author="Bob Yencha" w:date="2012-01-05T15:07:00Z"/>
              </w:rPr>
            </w:pPr>
            <w:del w:id="4086" w:author="Bob Yencha" w:date="2012-01-05T15:07:00Z">
              <w:r w:rsidRPr="00D4120B" w:rsidDel="00FB15B1">
                <w:delText>IS</w:delText>
              </w:r>
            </w:del>
          </w:p>
        </w:tc>
        <w:tc>
          <w:tcPr>
            <w:tcW w:w="828" w:type="dxa"/>
            <w:shd w:val="clear" w:color="auto" w:fill="auto"/>
          </w:tcPr>
          <w:p w14:paraId="00423F73" w14:textId="77777777" w:rsidR="00667BA9" w:rsidRPr="00D4120B" w:rsidDel="00FB15B1" w:rsidRDefault="00667BA9" w:rsidP="008F7891">
            <w:pPr>
              <w:pStyle w:val="TableContent"/>
              <w:rPr>
                <w:del w:id="4087" w:author="Bob Yencha" w:date="2012-01-05T15:07:00Z"/>
              </w:rPr>
            </w:pPr>
            <w:del w:id="4088" w:author="Bob Yencha" w:date="2012-01-05T15:07:00Z">
              <w:r w:rsidRPr="00D4120B" w:rsidDel="00FB15B1">
                <w:delText>O</w:delText>
              </w:r>
            </w:del>
          </w:p>
        </w:tc>
        <w:tc>
          <w:tcPr>
            <w:tcW w:w="1296" w:type="dxa"/>
            <w:shd w:val="clear" w:color="auto" w:fill="auto"/>
          </w:tcPr>
          <w:p w14:paraId="0888DA46" w14:textId="77777777" w:rsidR="00667BA9" w:rsidRPr="00D4120B" w:rsidDel="00FB15B1" w:rsidRDefault="00667BA9" w:rsidP="008F7891">
            <w:pPr>
              <w:pStyle w:val="TableContent"/>
              <w:rPr>
                <w:del w:id="4089" w:author="Bob Yencha" w:date="2012-01-05T15:07:00Z"/>
              </w:rPr>
            </w:pPr>
            <w:del w:id="4090" w:author="Bob Yencha" w:date="2012-01-05T15:07:00Z">
              <w:r w:rsidRPr="00D4120B" w:rsidDel="00FB15B1">
                <w:delText>[0..1]</w:delText>
              </w:r>
            </w:del>
          </w:p>
        </w:tc>
        <w:tc>
          <w:tcPr>
            <w:tcW w:w="846" w:type="dxa"/>
            <w:shd w:val="clear" w:color="auto" w:fill="auto"/>
          </w:tcPr>
          <w:p w14:paraId="052A6B74" w14:textId="77777777" w:rsidR="00667BA9" w:rsidRPr="00D4120B" w:rsidDel="00FB15B1" w:rsidRDefault="00667BA9" w:rsidP="008F7891">
            <w:pPr>
              <w:pStyle w:val="TableContent"/>
              <w:rPr>
                <w:del w:id="4091" w:author="Bob Yencha" w:date="2012-01-05T15:07:00Z"/>
              </w:rPr>
            </w:pPr>
            <w:del w:id="4092" w:author="Bob Yencha" w:date="2012-01-05T15:07:00Z">
              <w:r w:rsidRPr="00D4120B" w:rsidDel="00FB15B1">
                <w:delText>1..20</w:delText>
              </w:r>
            </w:del>
          </w:p>
        </w:tc>
        <w:tc>
          <w:tcPr>
            <w:tcW w:w="855" w:type="dxa"/>
            <w:shd w:val="clear" w:color="auto" w:fill="auto"/>
          </w:tcPr>
          <w:p w14:paraId="4768EF96" w14:textId="77777777" w:rsidR="00667BA9" w:rsidRPr="00D4120B" w:rsidDel="00FB15B1" w:rsidRDefault="00667BA9" w:rsidP="008F7891">
            <w:pPr>
              <w:pStyle w:val="TableContent"/>
              <w:rPr>
                <w:del w:id="4093" w:author="Bob Yencha" w:date="2012-01-05T15:07:00Z"/>
              </w:rPr>
            </w:pPr>
          </w:p>
        </w:tc>
        <w:tc>
          <w:tcPr>
            <w:tcW w:w="1458" w:type="dxa"/>
          </w:tcPr>
          <w:p w14:paraId="1FBC2FC1" w14:textId="77777777" w:rsidR="00667BA9" w:rsidRPr="00D4120B" w:rsidDel="00FB15B1" w:rsidRDefault="00667BA9" w:rsidP="008F7891">
            <w:pPr>
              <w:pStyle w:val="TableContent"/>
              <w:rPr>
                <w:del w:id="4094" w:author="Bob Yencha" w:date="2012-01-05T15:07:00Z"/>
              </w:rPr>
            </w:pPr>
            <w:del w:id="4095" w:author="Bob Yencha" w:date="2011-11-29T10:02:00Z">
              <w:r w:rsidRPr="00D4120B" w:rsidDel="00097903">
                <w:delText>HL70021</w:delText>
              </w:r>
            </w:del>
          </w:p>
        </w:tc>
        <w:tc>
          <w:tcPr>
            <w:tcW w:w="4964" w:type="dxa"/>
          </w:tcPr>
          <w:p w14:paraId="1180BF08" w14:textId="77777777" w:rsidR="00667BA9" w:rsidRPr="00D4120B" w:rsidDel="00FB15B1" w:rsidRDefault="00667BA9" w:rsidP="008F7891">
            <w:pPr>
              <w:pStyle w:val="TableContent"/>
              <w:rPr>
                <w:del w:id="4096" w:author="Bob Yencha" w:date="2012-01-05T15:07:00Z"/>
              </w:rPr>
            </w:pPr>
          </w:p>
        </w:tc>
      </w:tr>
      <w:tr w:rsidR="00667BA9" w:rsidRPr="00D4120B" w:rsidDel="00FB15B1" w14:paraId="17D6A2D8" w14:textId="77777777">
        <w:trPr>
          <w:cantSplit/>
          <w:jc w:val="center"/>
          <w:del w:id="4097" w:author="Bob Yencha" w:date="2012-01-05T15:07:00Z"/>
        </w:trPr>
        <w:tc>
          <w:tcPr>
            <w:tcW w:w="546" w:type="dxa"/>
          </w:tcPr>
          <w:p w14:paraId="4B0BEA48" w14:textId="77777777" w:rsidR="00667BA9" w:rsidRPr="00D4120B" w:rsidDel="00FB15B1" w:rsidRDefault="00667BA9" w:rsidP="008F7891">
            <w:pPr>
              <w:pStyle w:val="TableContent"/>
              <w:rPr>
                <w:del w:id="4098" w:author="Bob Yencha" w:date="2012-01-05T15:07:00Z"/>
              </w:rPr>
            </w:pPr>
            <w:del w:id="4099" w:author="Bob Yencha" w:date="2012-01-05T15:07:00Z">
              <w:r w:rsidRPr="00D4120B" w:rsidDel="00FB15B1">
                <w:delText>32</w:delText>
              </w:r>
            </w:del>
          </w:p>
        </w:tc>
        <w:tc>
          <w:tcPr>
            <w:tcW w:w="2214" w:type="dxa"/>
          </w:tcPr>
          <w:p w14:paraId="2327B236" w14:textId="77777777" w:rsidR="00667BA9" w:rsidRPr="00D4120B" w:rsidDel="00FB15B1" w:rsidRDefault="00667BA9" w:rsidP="008F7891">
            <w:pPr>
              <w:pStyle w:val="TableContent"/>
              <w:rPr>
                <w:del w:id="4100" w:author="Bob Yencha" w:date="2012-01-05T15:07:00Z"/>
              </w:rPr>
            </w:pPr>
            <w:del w:id="4101" w:author="Bob Yencha" w:date="2012-01-05T15:07:00Z">
              <w:r w:rsidRPr="00D4120B" w:rsidDel="00FB15B1">
                <w:delText>Bad Debt Transfer Amount</w:delText>
              </w:r>
            </w:del>
          </w:p>
        </w:tc>
        <w:tc>
          <w:tcPr>
            <w:tcW w:w="720" w:type="dxa"/>
          </w:tcPr>
          <w:p w14:paraId="44EC843A" w14:textId="77777777" w:rsidR="00667BA9" w:rsidRPr="00D4120B" w:rsidDel="00FB15B1" w:rsidRDefault="00667BA9" w:rsidP="008F7891">
            <w:pPr>
              <w:pStyle w:val="TableContent"/>
              <w:rPr>
                <w:del w:id="4102" w:author="Bob Yencha" w:date="2012-01-05T15:07:00Z"/>
              </w:rPr>
            </w:pPr>
            <w:del w:id="4103" w:author="Bob Yencha" w:date="2012-01-05T15:07:00Z">
              <w:r w:rsidRPr="00D4120B" w:rsidDel="00FB15B1">
                <w:delText>NM</w:delText>
              </w:r>
            </w:del>
          </w:p>
        </w:tc>
        <w:tc>
          <w:tcPr>
            <w:tcW w:w="828" w:type="dxa"/>
            <w:shd w:val="clear" w:color="auto" w:fill="auto"/>
          </w:tcPr>
          <w:p w14:paraId="40999144" w14:textId="77777777" w:rsidR="00667BA9" w:rsidRPr="00D4120B" w:rsidDel="00FB15B1" w:rsidRDefault="00667BA9" w:rsidP="008F7891">
            <w:pPr>
              <w:pStyle w:val="TableContent"/>
              <w:rPr>
                <w:del w:id="4104" w:author="Bob Yencha" w:date="2012-01-05T15:07:00Z"/>
              </w:rPr>
            </w:pPr>
            <w:del w:id="4105" w:author="Bob Yencha" w:date="2012-01-05T15:07:00Z">
              <w:r w:rsidRPr="00D4120B" w:rsidDel="00FB15B1">
                <w:delText>O</w:delText>
              </w:r>
            </w:del>
          </w:p>
        </w:tc>
        <w:tc>
          <w:tcPr>
            <w:tcW w:w="1296" w:type="dxa"/>
            <w:shd w:val="clear" w:color="auto" w:fill="auto"/>
          </w:tcPr>
          <w:p w14:paraId="5E66C2A1" w14:textId="77777777" w:rsidR="00667BA9" w:rsidRPr="00D4120B" w:rsidDel="00FB15B1" w:rsidRDefault="00667BA9" w:rsidP="008F7891">
            <w:pPr>
              <w:pStyle w:val="TableContent"/>
              <w:rPr>
                <w:del w:id="4106" w:author="Bob Yencha" w:date="2012-01-05T15:07:00Z"/>
              </w:rPr>
            </w:pPr>
            <w:del w:id="4107" w:author="Bob Yencha" w:date="2012-01-05T15:07:00Z">
              <w:r w:rsidRPr="00D4120B" w:rsidDel="00FB15B1">
                <w:delText>[0..1]</w:delText>
              </w:r>
            </w:del>
          </w:p>
        </w:tc>
        <w:tc>
          <w:tcPr>
            <w:tcW w:w="846" w:type="dxa"/>
            <w:shd w:val="clear" w:color="auto" w:fill="auto"/>
          </w:tcPr>
          <w:p w14:paraId="27458E08" w14:textId="77777777" w:rsidR="00667BA9" w:rsidRPr="00D4120B" w:rsidDel="00FB15B1" w:rsidRDefault="00667BA9" w:rsidP="008F7891">
            <w:pPr>
              <w:pStyle w:val="TableContent"/>
              <w:rPr>
                <w:del w:id="4108" w:author="Bob Yencha" w:date="2012-01-05T15:07:00Z"/>
              </w:rPr>
            </w:pPr>
            <w:del w:id="4109" w:author="Bob Yencha" w:date="2012-01-05T15:07:00Z">
              <w:r w:rsidRPr="00D4120B" w:rsidDel="00FB15B1">
                <w:delText>1..12</w:delText>
              </w:r>
            </w:del>
          </w:p>
        </w:tc>
        <w:tc>
          <w:tcPr>
            <w:tcW w:w="855" w:type="dxa"/>
            <w:shd w:val="clear" w:color="auto" w:fill="auto"/>
          </w:tcPr>
          <w:p w14:paraId="32667FD4" w14:textId="77777777" w:rsidR="00667BA9" w:rsidRPr="00D4120B" w:rsidDel="00FB15B1" w:rsidRDefault="00667BA9" w:rsidP="008F7891">
            <w:pPr>
              <w:pStyle w:val="TableContent"/>
              <w:rPr>
                <w:del w:id="4110" w:author="Bob Yencha" w:date="2012-01-05T15:07:00Z"/>
              </w:rPr>
            </w:pPr>
          </w:p>
        </w:tc>
        <w:tc>
          <w:tcPr>
            <w:tcW w:w="1458" w:type="dxa"/>
          </w:tcPr>
          <w:p w14:paraId="2142C754" w14:textId="77777777" w:rsidR="00667BA9" w:rsidRPr="00D4120B" w:rsidDel="00FB15B1" w:rsidRDefault="00667BA9" w:rsidP="008F7891">
            <w:pPr>
              <w:pStyle w:val="TableContent"/>
              <w:rPr>
                <w:del w:id="4111" w:author="Bob Yencha" w:date="2012-01-05T15:07:00Z"/>
              </w:rPr>
            </w:pPr>
          </w:p>
        </w:tc>
        <w:tc>
          <w:tcPr>
            <w:tcW w:w="4964" w:type="dxa"/>
          </w:tcPr>
          <w:p w14:paraId="19E596CB" w14:textId="77777777" w:rsidR="00667BA9" w:rsidRPr="00D4120B" w:rsidDel="00FB15B1" w:rsidRDefault="00667BA9" w:rsidP="008F7891">
            <w:pPr>
              <w:pStyle w:val="TableContent"/>
              <w:rPr>
                <w:del w:id="4112" w:author="Bob Yencha" w:date="2012-01-05T15:07:00Z"/>
              </w:rPr>
            </w:pPr>
          </w:p>
        </w:tc>
      </w:tr>
      <w:tr w:rsidR="00667BA9" w:rsidRPr="00D4120B" w:rsidDel="00FB15B1" w14:paraId="766ACD0B" w14:textId="77777777">
        <w:trPr>
          <w:cantSplit/>
          <w:jc w:val="center"/>
          <w:del w:id="4113" w:author="Bob Yencha" w:date="2012-01-05T15:07:00Z"/>
        </w:trPr>
        <w:tc>
          <w:tcPr>
            <w:tcW w:w="546" w:type="dxa"/>
          </w:tcPr>
          <w:p w14:paraId="2031FBAF" w14:textId="77777777" w:rsidR="00667BA9" w:rsidRPr="00D4120B" w:rsidDel="00FB15B1" w:rsidRDefault="00667BA9" w:rsidP="008F7891">
            <w:pPr>
              <w:pStyle w:val="TableContent"/>
              <w:rPr>
                <w:del w:id="4114" w:author="Bob Yencha" w:date="2012-01-05T15:07:00Z"/>
              </w:rPr>
            </w:pPr>
            <w:del w:id="4115" w:author="Bob Yencha" w:date="2012-01-05T15:07:00Z">
              <w:r w:rsidRPr="00D4120B" w:rsidDel="00FB15B1">
                <w:delText>33</w:delText>
              </w:r>
            </w:del>
          </w:p>
        </w:tc>
        <w:tc>
          <w:tcPr>
            <w:tcW w:w="2214" w:type="dxa"/>
          </w:tcPr>
          <w:p w14:paraId="3891196E" w14:textId="77777777" w:rsidR="00667BA9" w:rsidRPr="00D4120B" w:rsidDel="00FB15B1" w:rsidRDefault="00667BA9" w:rsidP="008F7891">
            <w:pPr>
              <w:pStyle w:val="TableContent"/>
              <w:rPr>
                <w:del w:id="4116" w:author="Bob Yencha" w:date="2012-01-05T15:07:00Z"/>
              </w:rPr>
            </w:pPr>
            <w:del w:id="4117" w:author="Bob Yencha" w:date="2012-01-05T15:07:00Z">
              <w:r w:rsidRPr="00D4120B" w:rsidDel="00FB15B1">
                <w:delText>Bad Debt Recovery Amount</w:delText>
              </w:r>
            </w:del>
          </w:p>
        </w:tc>
        <w:tc>
          <w:tcPr>
            <w:tcW w:w="720" w:type="dxa"/>
          </w:tcPr>
          <w:p w14:paraId="318954EC" w14:textId="77777777" w:rsidR="00667BA9" w:rsidRPr="00D4120B" w:rsidDel="00FB15B1" w:rsidRDefault="00667BA9" w:rsidP="008F7891">
            <w:pPr>
              <w:pStyle w:val="TableContent"/>
              <w:rPr>
                <w:del w:id="4118" w:author="Bob Yencha" w:date="2012-01-05T15:07:00Z"/>
              </w:rPr>
            </w:pPr>
            <w:del w:id="4119" w:author="Bob Yencha" w:date="2012-01-05T15:07:00Z">
              <w:r w:rsidRPr="00D4120B" w:rsidDel="00FB15B1">
                <w:delText>NM</w:delText>
              </w:r>
            </w:del>
          </w:p>
        </w:tc>
        <w:tc>
          <w:tcPr>
            <w:tcW w:w="828" w:type="dxa"/>
            <w:shd w:val="clear" w:color="auto" w:fill="auto"/>
          </w:tcPr>
          <w:p w14:paraId="7C8BB1E7" w14:textId="77777777" w:rsidR="00667BA9" w:rsidRPr="00D4120B" w:rsidDel="00FB15B1" w:rsidRDefault="00667BA9" w:rsidP="008F7891">
            <w:pPr>
              <w:pStyle w:val="TableContent"/>
              <w:rPr>
                <w:del w:id="4120" w:author="Bob Yencha" w:date="2012-01-05T15:07:00Z"/>
              </w:rPr>
            </w:pPr>
            <w:del w:id="4121" w:author="Bob Yencha" w:date="2012-01-05T15:07:00Z">
              <w:r w:rsidRPr="00D4120B" w:rsidDel="00FB15B1">
                <w:delText>O</w:delText>
              </w:r>
            </w:del>
          </w:p>
        </w:tc>
        <w:tc>
          <w:tcPr>
            <w:tcW w:w="1296" w:type="dxa"/>
            <w:shd w:val="clear" w:color="auto" w:fill="auto"/>
          </w:tcPr>
          <w:p w14:paraId="1634F8C3" w14:textId="77777777" w:rsidR="00667BA9" w:rsidRPr="00D4120B" w:rsidDel="00FB15B1" w:rsidRDefault="00667BA9" w:rsidP="008F7891">
            <w:pPr>
              <w:pStyle w:val="TableContent"/>
              <w:rPr>
                <w:del w:id="4122" w:author="Bob Yencha" w:date="2012-01-05T15:07:00Z"/>
              </w:rPr>
            </w:pPr>
            <w:del w:id="4123" w:author="Bob Yencha" w:date="2012-01-05T15:07:00Z">
              <w:r w:rsidRPr="00D4120B" w:rsidDel="00FB15B1">
                <w:delText>[0..1]</w:delText>
              </w:r>
            </w:del>
          </w:p>
        </w:tc>
        <w:tc>
          <w:tcPr>
            <w:tcW w:w="846" w:type="dxa"/>
            <w:shd w:val="clear" w:color="auto" w:fill="auto"/>
          </w:tcPr>
          <w:p w14:paraId="0937FE7A" w14:textId="77777777" w:rsidR="00667BA9" w:rsidRPr="00D4120B" w:rsidDel="00FB15B1" w:rsidRDefault="00667BA9" w:rsidP="008F7891">
            <w:pPr>
              <w:pStyle w:val="TableContent"/>
              <w:rPr>
                <w:del w:id="4124" w:author="Bob Yencha" w:date="2012-01-05T15:07:00Z"/>
              </w:rPr>
            </w:pPr>
            <w:del w:id="4125" w:author="Bob Yencha" w:date="2012-01-05T15:07:00Z">
              <w:r w:rsidRPr="00D4120B" w:rsidDel="00FB15B1">
                <w:delText>1..12</w:delText>
              </w:r>
            </w:del>
          </w:p>
        </w:tc>
        <w:tc>
          <w:tcPr>
            <w:tcW w:w="855" w:type="dxa"/>
            <w:shd w:val="clear" w:color="auto" w:fill="auto"/>
          </w:tcPr>
          <w:p w14:paraId="442A332F" w14:textId="77777777" w:rsidR="00667BA9" w:rsidRPr="00D4120B" w:rsidDel="00FB15B1" w:rsidRDefault="00667BA9" w:rsidP="008F7891">
            <w:pPr>
              <w:pStyle w:val="TableContent"/>
              <w:rPr>
                <w:del w:id="4126" w:author="Bob Yencha" w:date="2012-01-05T15:07:00Z"/>
              </w:rPr>
            </w:pPr>
          </w:p>
        </w:tc>
        <w:tc>
          <w:tcPr>
            <w:tcW w:w="1458" w:type="dxa"/>
          </w:tcPr>
          <w:p w14:paraId="21FA7A00" w14:textId="77777777" w:rsidR="00667BA9" w:rsidRPr="00D4120B" w:rsidDel="00FB15B1" w:rsidRDefault="00667BA9" w:rsidP="008F7891">
            <w:pPr>
              <w:pStyle w:val="TableContent"/>
              <w:rPr>
                <w:del w:id="4127" w:author="Bob Yencha" w:date="2012-01-05T15:07:00Z"/>
              </w:rPr>
            </w:pPr>
          </w:p>
        </w:tc>
        <w:tc>
          <w:tcPr>
            <w:tcW w:w="4964" w:type="dxa"/>
          </w:tcPr>
          <w:p w14:paraId="2127295E" w14:textId="77777777" w:rsidR="00667BA9" w:rsidRPr="00D4120B" w:rsidDel="00FB15B1" w:rsidRDefault="00667BA9" w:rsidP="008F7891">
            <w:pPr>
              <w:pStyle w:val="TableContent"/>
              <w:rPr>
                <w:del w:id="4128" w:author="Bob Yencha" w:date="2012-01-05T15:07:00Z"/>
              </w:rPr>
            </w:pPr>
          </w:p>
        </w:tc>
      </w:tr>
      <w:tr w:rsidR="00667BA9" w:rsidRPr="00D4120B" w:rsidDel="00FB15B1" w14:paraId="37AB5FB2" w14:textId="77777777">
        <w:trPr>
          <w:cantSplit/>
          <w:jc w:val="center"/>
          <w:del w:id="4129" w:author="Bob Yencha" w:date="2012-01-05T15:07:00Z"/>
        </w:trPr>
        <w:tc>
          <w:tcPr>
            <w:tcW w:w="546" w:type="dxa"/>
          </w:tcPr>
          <w:p w14:paraId="7A490D4A" w14:textId="77777777" w:rsidR="00667BA9" w:rsidRPr="00D4120B" w:rsidDel="00FB15B1" w:rsidRDefault="00667BA9" w:rsidP="008F7891">
            <w:pPr>
              <w:pStyle w:val="TableContent"/>
              <w:rPr>
                <w:del w:id="4130" w:author="Bob Yencha" w:date="2012-01-05T15:07:00Z"/>
              </w:rPr>
            </w:pPr>
            <w:del w:id="4131" w:author="Bob Yencha" w:date="2012-01-05T15:07:00Z">
              <w:r w:rsidRPr="00D4120B" w:rsidDel="00FB15B1">
                <w:delText>34</w:delText>
              </w:r>
            </w:del>
          </w:p>
        </w:tc>
        <w:tc>
          <w:tcPr>
            <w:tcW w:w="2214" w:type="dxa"/>
          </w:tcPr>
          <w:p w14:paraId="5F8FB81B" w14:textId="77777777" w:rsidR="00667BA9" w:rsidRPr="00D4120B" w:rsidDel="00FB15B1" w:rsidRDefault="00667BA9" w:rsidP="008F7891">
            <w:pPr>
              <w:pStyle w:val="TableContent"/>
              <w:rPr>
                <w:del w:id="4132" w:author="Bob Yencha" w:date="2012-01-05T15:07:00Z"/>
              </w:rPr>
            </w:pPr>
            <w:del w:id="4133" w:author="Bob Yencha" w:date="2012-01-05T15:07:00Z">
              <w:r w:rsidRPr="00D4120B" w:rsidDel="00FB15B1">
                <w:delText>Delete Account Indicator</w:delText>
              </w:r>
            </w:del>
          </w:p>
        </w:tc>
        <w:tc>
          <w:tcPr>
            <w:tcW w:w="720" w:type="dxa"/>
          </w:tcPr>
          <w:p w14:paraId="2796D720" w14:textId="77777777" w:rsidR="00667BA9" w:rsidRPr="00D4120B" w:rsidDel="00FB15B1" w:rsidRDefault="00667BA9" w:rsidP="008F7891">
            <w:pPr>
              <w:pStyle w:val="TableContent"/>
              <w:rPr>
                <w:del w:id="4134" w:author="Bob Yencha" w:date="2012-01-05T15:07:00Z"/>
              </w:rPr>
            </w:pPr>
            <w:del w:id="4135" w:author="Bob Yencha" w:date="2012-01-05T15:07:00Z">
              <w:r w:rsidRPr="00D4120B" w:rsidDel="00FB15B1">
                <w:delText>IS</w:delText>
              </w:r>
            </w:del>
          </w:p>
        </w:tc>
        <w:tc>
          <w:tcPr>
            <w:tcW w:w="828" w:type="dxa"/>
            <w:shd w:val="clear" w:color="auto" w:fill="auto"/>
          </w:tcPr>
          <w:p w14:paraId="60C7AF01" w14:textId="77777777" w:rsidR="00667BA9" w:rsidRPr="00D4120B" w:rsidDel="00FB15B1" w:rsidRDefault="00667BA9" w:rsidP="008F7891">
            <w:pPr>
              <w:pStyle w:val="TableContent"/>
              <w:rPr>
                <w:del w:id="4136" w:author="Bob Yencha" w:date="2012-01-05T15:07:00Z"/>
              </w:rPr>
            </w:pPr>
            <w:del w:id="4137" w:author="Bob Yencha" w:date="2012-01-05T15:07:00Z">
              <w:r w:rsidRPr="00D4120B" w:rsidDel="00FB15B1">
                <w:delText>O</w:delText>
              </w:r>
            </w:del>
          </w:p>
        </w:tc>
        <w:tc>
          <w:tcPr>
            <w:tcW w:w="1296" w:type="dxa"/>
            <w:shd w:val="clear" w:color="auto" w:fill="auto"/>
          </w:tcPr>
          <w:p w14:paraId="6791A508" w14:textId="77777777" w:rsidR="00667BA9" w:rsidRPr="00D4120B" w:rsidDel="00FB15B1" w:rsidRDefault="00667BA9" w:rsidP="008F7891">
            <w:pPr>
              <w:pStyle w:val="TableContent"/>
              <w:rPr>
                <w:del w:id="4138" w:author="Bob Yencha" w:date="2012-01-05T15:07:00Z"/>
              </w:rPr>
            </w:pPr>
            <w:del w:id="4139" w:author="Bob Yencha" w:date="2012-01-05T15:07:00Z">
              <w:r w:rsidRPr="00D4120B" w:rsidDel="00FB15B1">
                <w:delText>[0..1]</w:delText>
              </w:r>
            </w:del>
          </w:p>
        </w:tc>
        <w:tc>
          <w:tcPr>
            <w:tcW w:w="846" w:type="dxa"/>
            <w:shd w:val="clear" w:color="auto" w:fill="auto"/>
          </w:tcPr>
          <w:p w14:paraId="597524C8" w14:textId="77777777" w:rsidR="00667BA9" w:rsidRPr="00D4120B" w:rsidDel="00FB15B1" w:rsidRDefault="00667BA9" w:rsidP="008F7891">
            <w:pPr>
              <w:pStyle w:val="TableContent"/>
              <w:rPr>
                <w:del w:id="4140" w:author="Bob Yencha" w:date="2012-01-05T15:07:00Z"/>
              </w:rPr>
            </w:pPr>
            <w:del w:id="4141" w:author="Bob Yencha" w:date="2012-01-05T15:07:00Z">
              <w:r w:rsidRPr="00D4120B" w:rsidDel="00FB15B1">
                <w:delText>1..20</w:delText>
              </w:r>
            </w:del>
          </w:p>
        </w:tc>
        <w:tc>
          <w:tcPr>
            <w:tcW w:w="855" w:type="dxa"/>
            <w:shd w:val="clear" w:color="auto" w:fill="auto"/>
          </w:tcPr>
          <w:p w14:paraId="7E10F6AD" w14:textId="77777777" w:rsidR="00667BA9" w:rsidRPr="00D4120B" w:rsidDel="00FB15B1" w:rsidRDefault="00667BA9" w:rsidP="008F7891">
            <w:pPr>
              <w:pStyle w:val="TableContent"/>
              <w:rPr>
                <w:del w:id="4142" w:author="Bob Yencha" w:date="2012-01-05T15:07:00Z"/>
              </w:rPr>
            </w:pPr>
          </w:p>
        </w:tc>
        <w:tc>
          <w:tcPr>
            <w:tcW w:w="1458" w:type="dxa"/>
          </w:tcPr>
          <w:p w14:paraId="6BD44BDF" w14:textId="77777777" w:rsidR="00667BA9" w:rsidRPr="00D4120B" w:rsidDel="00FB15B1" w:rsidRDefault="00667BA9" w:rsidP="008F7891">
            <w:pPr>
              <w:pStyle w:val="TableContent"/>
              <w:rPr>
                <w:del w:id="4143" w:author="Bob Yencha" w:date="2012-01-05T15:07:00Z"/>
              </w:rPr>
            </w:pPr>
            <w:del w:id="4144" w:author="Bob Yencha" w:date="2011-11-29T10:02:00Z">
              <w:r w:rsidRPr="00D4120B" w:rsidDel="00097903">
                <w:delText>HL70111</w:delText>
              </w:r>
            </w:del>
          </w:p>
        </w:tc>
        <w:tc>
          <w:tcPr>
            <w:tcW w:w="4964" w:type="dxa"/>
          </w:tcPr>
          <w:p w14:paraId="4A6FA21F" w14:textId="77777777" w:rsidR="00667BA9" w:rsidRPr="00D4120B" w:rsidDel="00FB15B1" w:rsidRDefault="00667BA9" w:rsidP="008F7891">
            <w:pPr>
              <w:pStyle w:val="TableContent"/>
              <w:rPr>
                <w:del w:id="4145" w:author="Bob Yencha" w:date="2012-01-05T15:07:00Z"/>
              </w:rPr>
            </w:pPr>
          </w:p>
        </w:tc>
      </w:tr>
      <w:tr w:rsidR="00667BA9" w:rsidRPr="00D4120B" w:rsidDel="00FB15B1" w14:paraId="5BD6CBC7" w14:textId="77777777">
        <w:trPr>
          <w:cantSplit/>
          <w:jc w:val="center"/>
          <w:del w:id="4146" w:author="Bob Yencha" w:date="2012-01-05T15:07:00Z"/>
        </w:trPr>
        <w:tc>
          <w:tcPr>
            <w:tcW w:w="546" w:type="dxa"/>
          </w:tcPr>
          <w:p w14:paraId="448300BD" w14:textId="77777777" w:rsidR="00667BA9" w:rsidRPr="00D4120B" w:rsidDel="00FB15B1" w:rsidRDefault="00667BA9" w:rsidP="008F7891">
            <w:pPr>
              <w:pStyle w:val="TableContent"/>
              <w:rPr>
                <w:del w:id="4147" w:author="Bob Yencha" w:date="2012-01-05T15:07:00Z"/>
              </w:rPr>
            </w:pPr>
            <w:del w:id="4148" w:author="Bob Yencha" w:date="2012-01-05T15:07:00Z">
              <w:r w:rsidRPr="00D4120B" w:rsidDel="00FB15B1">
                <w:delText>35</w:delText>
              </w:r>
            </w:del>
          </w:p>
        </w:tc>
        <w:tc>
          <w:tcPr>
            <w:tcW w:w="2214" w:type="dxa"/>
          </w:tcPr>
          <w:p w14:paraId="70C01AAA" w14:textId="77777777" w:rsidR="00667BA9" w:rsidRPr="00D4120B" w:rsidDel="00FB15B1" w:rsidRDefault="00667BA9" w:rsidP="008F7891">
            <w:pPr>
              <w:pStyle w:val="TableContent"/>
              <w:rPr>
                <w:del w:id="4149" w:author="Bob Yencha" w:date="2012-01-05T15:07:00Z"/>
              </w:rPr>
            </w:pPr>
            <w:del w:id="4150" w:author="Bob Yencha" w:date="2012-01-05T15:07:00Z">
              <w:r w:rsidRPr="00D4120B" w:rsidDel="00FB15B1">
                <w:delText>Delete Account Date</w:delText>
              </w:r>
            </w:del>
          </w:p>
        </w:tc>
        <w:tc>
          <w:tcPr>
            <w:tcW w:w="720" w:type="dxa"/>
          </w:tcPr>
          <w:p w14:paraId="14CBDAF4" w14:textId="77777777" w:rsidR="00667BA9" w:rsidRPr="00D4120B" w:rsidDel="00FB15B1" w:rsidRDefault="00667BA9" w:rsidP="008F7891">
            <w:pPr>
              <w:pStyle w:val="TableContent"/>
              <w:rPr>
                <w:del w:id="4151" w:author="Bob Yencha" w:date="2012-01-05T15:07:00Z"/>
              </w:rPr>
            </w:pPr>
            <w:del w:id="4152" w:author="Bob Yencha" w:date="2012-01-05T15:07:00Z">
              <w:r w:rsidRPr="00D4120B" w:rsidDel="00FB15B1">
                <w:delText>DT</w:delText>
              </w:r>
            </w:del>
          </w:p>
        </w:tc>
        <w:tc>
          <w:tcPr>
            <w:tcW w:w="828" w:type="dxa"/>
            <w:shd w:val="clear" w:color="auto" w:fill="auto"/>
          </w:tcPr>
          <w:p w14:paraId="6B9B8B65" w14:textId="77777777" w:rsidR="00667BA9" w:rsidRPr="00D4120B" w:rsidDel="00FB15B1" w:rsidRDefault="00667BA9" w:rsidP="008F7891">
            <w:pPr>
              <w:pStyle w:val="TableContent"/>
              <w:rPr>
                <w:del w:id="4153" w:author="Bob Yencha" w:date="2012-01-05T15:07:00Z"/>
              </w:rPr>
            </w:pPr>
            <w:del w:id="4154" w:author="Bob Yencha" w:date="2012-01-05T15:07:00Z">
              <w:r w:rsidRPr="00D4120B" w:rsidDel="00FB15B1">
                <w:delText>O</w:delText>
              </w:r>
            </w:del>
          </w:p>
        </w:tc>
        <w:tc>
          <w:tcPr>
            <w:tcW w:w="1296" w:type="dxa"/>
            <w:shd w:val="clear" w:color="auto" w:fill="auto"/>
          </w:tcPr>
          <w:p w14:paraId="493F89D7" w14:textId="77777777" w:rsidR="00667BA9" w:rsidRPr="00D4120B" w:rsidDel="00FB15B1" w:rsidRDefault="00667BA9" w:rsidP="008F7891">
            <w:pPr>
              <w:pStyle w:val="TableContent"/>
              <w:rPr>
                <w:del w:id="4155" w:author="Bob Yencha" w:date="2012-01-05T15:07:00Z"/>
              </w:rPr>
            </w:pPr>
            <w:del w:id="4156" w:author="Bob Yencha" w:date="2012-01-05T15:07:00Z">
              <w:r w:rsidRPr="00D4120B" w:rsidDel="00FB15B1">
                <w:delText>[0..1]</w:delText>
              </w:r>
            </w:del>
          </w:p>
        </w:tc>
        <w:tc>
          <w:tcPr>
            <w:tcW w:w="846" w:type="dxa"/>
            <w:shd w:val="clear" w:color="auto" w:fill="auto"/>
          </w:tcPr>
          <w:p w14:paraId="2597E987" w14:textId="77777777" w:rsidR="00667BA9" w:rsidRPr="00D4120B" w:rsidDel="00FB15B1" w:rsidRDefault="00667BA9" w:rsidP="008F7891">
            <w:pPr>
              <w:pStyle w:val="TableContent"/>
              <w:rPr>
                <w:del w:id="4157" w:author="Bob Yencha" w:date="2012-01-05T15:07:00Z"/>
              </w:rPr>
            </w:pPr>
          </w:p>
        </w:tc>
        <w:tc>
          <w:tcPr>
            <w:tcW w:w="855" w:type="dxa"/>
            <w:shd w:val="clear" w:color="auto" w:fill="auto"/>
          </w:tcPr>
          <w:p w14:paraId="4FE6B383" w14:textId="77777777" w:rsidR="00667BA9" w:rsidRPr="00D4120B" w:rsidDel="00FB15B1" w:rsidRDefault="00667BA9" w:rsidP="008F7891">
            <w:pPr>
              <w:pStyle w:val="TableContent"/>
              <w:rPr>
                <w:del w:id="4158" w:author="Bob Yencha" w:date="2012-01-05T15:07:00Z"/>
              </w:rPr>
            </w:pPr>
          </w:p>
        </w:tc>
        <w:tc>
          <w:tcPr>
            <w:tcW w:w="1458" w:type="dxa"/>
          </w:tcPr>
          <w:p w14:paraId="60818FC4" w14:textId="77777777" w:rsidR="00667BA9" w:rsidRPr="00D4120B" w:rsidDel="00FB15B1" w:rsidRDefault="00667BA9" w:rsidP="008F7891">
            <w:pPr>
              <w:pStyle w:val="TableContent"/>
              <w:rPr>
                <w:del w:id="4159" w:author="Bob Yencha" w:date="2012-01-05T15:07:00Z"/>
              </w:rPr>
            </w:pPr>
          </w:p>
        </w:tc>
        <w:tc>
          <w:tcPr>
            <w:tcW w:w="4964" w:type="dxa"/>
          </w:tcPr>
          <w:p w14:paraId="6575309C" w14:textId="77777777" w:rsidR="00667BA9" w:rsidRPr="00D4120B" w:rsidDel="00FB15B1" w:rsidRDefault="00667BA9" w:rsidP="008F7891">
            <w:pPr>
              <w:pStyle w:val="TableContent"/>
              <w:rPr>
                <w:del w:id="4160" w:author="Bob Yencha" w:date="2012-01-05T15:07:00Z"/>
              </w:rPr>
            </w:pPr>
          </w:p>
        </w:tc>
      </w:tr>
      <w:tr w:rsidR="00667BA9" w:rsidRPr="00D4120B" w:rsidDel="00FB15B1" w14:paraId="2D877D74" w14:textId="77777777">
        <w:trPr>
          <w:cantSplit/>
          <w:jc w:val="center"/>
          <w:del w:id="4161" w:author="Bob Yencha" w:date="2012-01-05T15:07:00Z"/>
        </w:trPr>
        <w:tc>
          <w:tcPr>
            <w:tcW w:w="546" w:type="dxa"/>
          </w:tcPr>
          <w:p w14:paraId="5A547BD7" w14:textId="77777777" w:rsidR="00667BA9" w:rsidRPr="00D4120B" w:rsidDel="00FB15B1" w:rsidRDefault="00667BA9" w:rsidP="008F7891">
            <w:pPr>
              <w:pStyle w:val="TableContent"/>
              <w:rPr>
                <w:del w:id="4162" w:author="Bob Yencha" w:date="2012-01-05T15:07:00Z"/>
              </w:rPr>
            </w:pPr>
            <w:del w:id="4163" w:author="Bob Yencha" w:date="2012-01-05T15:07:00Z">
              <w:r w:rsidRPr="00D4120B" w:rsidDel="00FB15B1">
                <w:delText>36</w:delText>
              </w:r>
            </w:del>
          </w:p>
        </w:tc>
        <w:tc>
          <w:tcPr>
            <w:tcW w:w="2214" w:type="dxa"/>
          </w:tcPr>
          <w:p w14:paraId="761FCC2E" w14:textId="77777777" w:rsidR="00667BA9" w:rsidRPr="00D4120B" w:rsidDel="00FB15B1" w:rsidRDefault="00667BA9" w:rsidP="008F7891">
            <w:pPr>
              <w:pStyle w:val="TableContent"/>
              <w:rPr>
                <w:del w:id="4164" w:author="Bob Yencha" w:date="2012-01-05T15:07:00Z"/>
              </w:rPr>
            </w:pPr>
            <w:del w:id="4165" w:author="Bob Yencha" w:date="2012-01-05T15:07:00Z">
              <w:r w:rsidRPr="00D4120B" w:rsidDel="00FB15B1">
                <w:delText>Discharge Disposition</w:delText>
              </w:r>
            </w:del>
          </w:p>
        </w:tc>
        <w:tc>
          <w:tcPr>
            <w:tcW w:w="720" w:type="dxa"/>
          </w:tcPr>
          <w:p w14:paraId="3CE90230" w14:textId="77777777" w:rsidR="00667BA9" w:rsidRPr="00D4120B" w:rsidDel="00FB15B1" w:rsidRDefault="00667BA9" w:rsidP="008F7891">
            <w:pPr>
              <w:pStyle w:val="TableContent"/>
              <w:rPr>
                <w:del w:id="4166" w:author="Bob Yencha" w:date="2012-01-05T15:07:00Z"/>
              </w:rPr>
            </w:pPr>
            <w:del w:id="4167" w:author="Bob Yencha" w:date="2012-01-05T15:07:00Z">
              <w:r w:rsidRPr="00D4120B" w:rsidDel="00FB15B1">
                <w:delText>IS</w:delText>
              </w:r>
            </w:del>
          </w:p>
        </w:tc>
        <w:tc>
          <w:tcPr>
            <w:tcW w:w="828" w:type="dxa"/>
            <w:shd w:val="clear" w:color="auto" w:fill="auto"/>
          </w:tcPr>
          <w:p w14:paraId="5205C07B" w14:textId="77777777" w:rsidR="00667BA9" w:rsidRPr="00D4120B" w:rsidDel="00FB15B1" w:rsidRDefault="00EE43D1" w:rsidP="008F7891">
            <w:pPr>
              <w:pStyle w:val="TableContent"/>
              <w:rPr>
                <w:del w:id="4168" w:author="Bob Yencha" w:date="2012-01-05T15:07:00Z"/>
              </w:rPr>
            </w:pPr>
            <w:del w:id="4169" w:author="Bob Yencha" w:date="2012-01-05T15:07:00Z">
              <w:r w:rsidDel="00FB15B1">
                <w:delText>O</w:delText>
              </w:r>
            </w:del>
          </w:p>
        </w:tc>
        <w:tc>
          <w:tcPr>
            <w:tcW w:w="1296" w:type="dxa"/>
            <w:shd w:val="clear" w:color="auto" w:fill="auto"/>
          </w:tcPr>
          <w:p w14:paraId="41B60EBE" w14:textId="77777777" w:rsidR="00667BA9" w:rsidRPr="00D4120B" w:rsidDel="00FB15B1" w:rsidRDefault="00667BA9" w:rsidP="008F7891">
            <w:pPr>
              <w:pStyle w:val="TableContent"/>
              <w:rPr>
                <w:del w:id="4170" w:author="Bob Yencha" w:date="2012-01-05T15:07:00Z"/>
              </w:rPr>
            </w:pPr>
            <w:del w:id="4171" w:author="Bob Yencha" w:date="2012-01-05T15:07:00Z">
              <w:r w:rsidRPr="00D4120B" w:rsidDel="00FB15B1">
                <w:delText>[0..1]</w:delText>
              </w:r>
            </w:del>
          </w:p>
        </w:tc>
        <w:tc>
          <w:tcPr>
            <w:tcW w:w="846" w:type="dxa"/>
            <w:shd w:val="clear" w:color="auto" w:fill="auto"/>
          </w:tcPr>
          <w:p w14:paraId="0060639F" w14:textId="77777777" w:rsidR="00667BA9" w:rsidRPr="00D4120B" w:rsidDel="00FB15B1" w:rsidRDefault="00667BA9" w:rsidP="008F7891">
            <w:pPr>
              <w:pStyle w:val="TableContent"/>
              <w:rPr>
                <w:del w:id="4172" w:author="Bob Yencha" w:date="2012-01-05T15:07:00Z"/>
              </w:rPr>
            </w:pPr>
            <w:del w:id="4173" w:author="Bob Yencha" w:date="2012-01-05T15:07:00Z">
              <w:r w:rsidRPr="00D4120B" w:rsidDel="00FB15B1">
                <w:delText>1..20</w:delText>
              </w:r>
            </w:del>
          </w:p>
        </w:tc>
        <w:tc>
          <w:tcPr>
            <w:tcW w:w="855" w:type="dxa"/>
            <w:shd w:val="clear" w:color="auto" w:fill="auto"/>
          </w:tcPr>
          <w:p w14:paraId="0CDA8103" w14:textId="77777777" w:rsidR="00667BA9" w:rsidRPr="00D4120B" w:rsidDel="00FB15B1" w:rsidRDefault="00667BA9" w:rsidP="008F7891">
            <w:pPr>
              <w:pStyle w:val="TableContent"/>
              <w:rPr>
                <w:del w:id="4174" w:author="Bob Yencha" w:date="2012-01-05T15:07:00Z"/>
              </w:rPr>
            </w:pPr>
          </w:p>
        </w:tc>
        <w:tc>
          <w:tcPr>
            <w:tcW w:w="1458" w:type="dxa"/>
          </w:tcPr>
          <w:p w14:paraId="3594170D" w14:textId="77777777" w:rsidR="00667BA9" w:rsidRPr="00D4120B" w:rsidDel="00FB15B1" w:rsidRDefault="00667BA9" w:rsidP="008F7891">
            <w:pPr>
              <w:pStyle w:val="TableContent"/>
              <w:rPr>
                <w:del w:id="4175" w:author="Bob Yencha" w:date="2012-01-05T15:07:00Z"/>
              </w:rPr>
            </w:pPr>
            <w:del w:id="4176" w:author="Bob Yencha" w:date="2011-11-29T10:02:00Z">
              <w:r w:rsidRPr="00D4120B" w:rsidDel="00097903">
                <w:delText>HL70112</w:delText>
              </w:r>
            </w:del>
          </w:p>
        </w:tc>
        <w:tc>
          <w:tcPr>
            <w:tcW w:w="4964" w:type="dxa"/>
          </w:tcPr>
          <w:p w14:paraId="0D45101A" w14:textId="77777777" w:rsidR="00667BA9" w:rsidRPr="00D4120B" w:rsidDel="00FB15B1" w:rsidRDefault="00667BA9" w:rsidP="008F7891">
            <w:pPr>
              <w:pStyle w:val="TableContent"/>
              <w:rPr>
                <w:del w:id="4177" w:author="Bob Yencha" w:date="2012-01-05T15:07:00Z"/>
              </w:rPr>
            </w:pPr>
            <w:del w:id="4178" w:author="Bob Yencha" w:date="2011-11-29T10:02:00Z">
              <w:r w:rsidRPr="00D4120B" w:rsidDel="00097903">
                <w:delText>Disposition of the patient at discharge or once the visit is completed, for example, "Discharged to Home/Self-Care", "Expired", "Left Against Medical Advice"</w:delText>
              </w:r>
              <w:r w:rsidR="00400CF4" w:rsidDel="00097903">
                <w:delText xml:space="preserve">. </w:delText>
              </w:r>
              <w:r w:rsidRPr="00D4120B" w:rsidDel="00097903">
                <w:delText>Uses Uniform Billing codes.</w:delText>
              </w:r>
            </w:del>
          </w:p>
        </w:tc>
      </w:tr>
      <w:tr w:rsidR="00667BA9" w:rsidRPr="00D4120B" w:rsidDel="00FB15B1" w14:paraId="7D06FB91" w14:textId="77777777">
        <w:trPr>
          <w:cantSplit/>
          <w:jc w:val="center"/>
          <w:del w:id="4179" w:author="Bob Yencha" w:date="2012-01-05T15:07:00Z"/>
        </w:trPr>
        <w:tc>
          <w:tcPr>
            <w:tcW w:w="546" w:type="dxa"/>
          </w:tcPr>
          <w:p w14:paraId="41E493F9" w14:textId="77777777" w:rsidR="00667BA9" w:rsidRPr="00D4120B" w:rsidDel="00FB15B1" w:rsidRDefault="00667BA9" w:rsidP="008F7891">
            <w:pPr>
              <w:pStyle w:val="TableContent"/>
              <w:rPr>
                <w:del w:id="4180" w:author="Bob Yencha" w:date="2012-01-05T15:07:00Z"/>
              </w:rPr>
            </w:pPr>
            <w:del w:id="4181" w:author="Bob Yencha" w:date="2012-01-05T15:07:00Z">
              <w:r w:rsidRPr="00D4120B" w:rsidDel="00FB15B1">
                <w:delText>37</w:delText>
              </w:r>
            </w:del>
          </w:p>
        </w:tc>
        <w:tc>
          <w:tcPr>
            <w:tcW w:w="2214" w:type="dxa"/>
          </w:tcPr>
          <w:p w14:paraId="790D8036" w14:textId="77777777" w:rsidR="00667BA9" w:rsidRPr="00D4120B" w:rsidDel="00FB15B1" w:rsidRDefault="00667BA9" w:rsidP="008F7891">
            <w:pPr>
              <w:pStyle w:val="TableContent"/>
              <w:rPr>
                <w:del w:id="4182" w:author="Bob Yencha" w:date="2012-01-05T15:07:00Z"/>
              </w:rPr>
            </w:pPr>
            <w:del w:id="4183" w:author="Bob Yencha" w:date="2012-01-05T15:07:00Z">
              <w:r w:rsidRPr="00D4120B" w:rsidDel="00FB15B1">
                <w:delText>Discharged to Location</w:delText>
              </w:r>
            </w:del>
          </w:p>
        </w:tc>
        <w:tc>
          <w:tcPr>
            <w:tcW w:w="720" w:type="dxa"/>
          </w:tcPr>
          <w:p w14:paraId="15FC7FC5" w14:textId="77777777" w:rsidR="00667BA9" w:rsidRPr="00D4120B" w:rsidDel="00FB15B1" w:rsidRDefault="00667BA9" w:rsidP="008F7891">
            <w:pPr>
              <w:pStyle w:val="TableContent"/>
              <w:rPr>
                <w:del w:id="4184" w:author="Bob Yencha" w:date="2012-01-05T15:07:00Z"/>
              </w:rPr>
            </w:pPr>
            <w:del w:id="4185" w:author="Bob Yencha" w:date="2012-01-05T15:07:00Z">
              <w:r w:rsidRPr="00D4120B" w:rsidDel="00FB15B1">
                <w:delText>DLD</w:delText>
              </w:r>
            </w:del>
          </w:p>
        </w:tc>
        <w:tc>
          <w:tcPr>
            <w:tcW w:w="828" w:type="dxa"/>
            <w:shd w:val="clear" w:color="auto" w:fill="auto"/>
          </w:tcPr>
          <w:p w14:paraId="12BE6EA1" w14:textId="77777777" w:rsidR="00667BA9" w:rsidRPr="00D4120B" w:rsidDel="00FB15B1" w:rsidRDefault="00667BA9" w:rsidP="008F7891">
            <w:pPr>
              <w:pStyle w:val="TableContent"/>
              <w:rPr>
                <w:del w:id="4186" w:author="Bob Yencha" w:date="2012-01-05T15:07:00Z"/>
              </w:rPr>
            </w:pPr>
            <w:del w:id="4187" w:author="Bob Yencha" w:date="2012-01-05T15:07:00Z">
              <w:r w:rsidRPr="00D4120B" w:rsidDel="00FB15B1">
                <w:delText>O</w:delText>
              </w:r>
            </w:del>
          </w:p>
        </w:tc>
        <w:tc>
          <w:tcPr>
            <w:tcW w:w="1296" w:type="dxa"/>
            <w:shd w:val="clear" w:color="auto" w:fill="auto"/>
          </w:tcPr>
          <w:p w14:paraId="2EA6C399" w14:textId="77777777" w:rsidR="00667BA9" w:rsidRPr="00D4120B" w:rsidDel="00FB15B1" w:rsidRDefault="00667BA9" w:rsidP="008F7891">
            <w:pPr>
              <w:pStyle w:val="TableContent"/>
              <w:rPr>
                <w:del w:id="4188" w:author="Bob Yencha" w:date="2012-01-05T15:07:00Z"/>
              </w:rPr>
            </w:pPr>
            <w:del w:id="4189" w:author="Bob Yencha" w:date="2012-01-05T15:07:00Z">
              <w:r w:rsidRPr="00D4120B" w:rsidDel="00FB15B1">
                <w:delText>[0..1]</w:delText>
              </w:r>
            </w:del>
          </w:p>
        </w:tc>
        <w:tc>
          <w:tcPr>
            <w:tcW w:w="846" w:type="dxa"/>
            <w:shd w:val="clear" w:color="auto" w:fill="auto"/>
          </w:tcPr>
          <w:p w14:paraId="4EAA8565" w14:textId="77777777" w:rsidR="00667BA9" w:rsidRPr="00D4120B" w:rsidDel="00FB15B1" w:rsidRDefault="00667BA9" w:rsidP="008F7891">
            <w:pPr>
              <w:pStyle w:val="TableContent"/>
              <w:rPr>
                <w:del w:id="4190" w:author="Bob Yencha" w:date="2012-01-05T15:07:00Z"/>
              </w:rPr>
            </w:pPr>
          </w:p>
        </w:tc>
        <w:tc>
          <w:tcPr>
            <w:tcW w:w="855" w:type="dxa"/>
            <w:shd w:val="clear" w:color="auto" w:fill="auto"/>
          </w:tcPr>
          <w:p w14:paraId="7ECC5219" w14:textId="77777777" w:rsidR="00667BA9" w:rsidRPr="00D4120B" w:rsidDel="00FB15B1" w:rsidRDefault="00667BA9" w:rsidP="008F7891">
            <w:pPr>
              <w:pStyle w:val="TableContent"/>
              <w:rPr>
                <w:del w:id="4191" w:author="Bob Yencha" w:date="2012-01-05T15:07:00Z"/>
              </w:rPr>
            </w:pPr>
          </w:p>
        </w:tc>
        <w:tc>
          <w:tcPr>
            <w:tcW w:w="1458" w:type="dxa"/>
          </w:tcPr>
          <w:p w14:paraId="7F768430" w14:textId="77777777" w:rsidR="00667BA9" w:rsidRPr="00D4120B" w:rsidDel="00FB15B1" w:rsidRDefault="00667BA9" w:rsidP="008F7891">
            <w:pPr>
              <w:pStyle w:val="TableContent"/>
              <w:rPr>
                <w:del w:id="4192" w:author="Bob Yencha" w:date="2012-01-05T15:07:00Z"/>
              </w:rPr>
            </w:pPr>
          </w:p>
        </w:tc>
        <w:tc>
          <w:tcPr>
            <w:tcW w:w="4964" w:type="dxa"/>
          </w:tcPr>
          <w:p w14:paraId="00BA1011" w14:textId="77777777" w:rsidR="00667BA9" w:rsidRPr="00D4120B" w:rsidDel="00FB15B1" w:rsidRDefault="00667BA9" w:rsidP="008F7891">
            <w:pPr>
              <w:pStyle w:val="TableContent"/>
              <w:rPr>
                <w:del w:id="4193" w:author="Bob Yencha" w:date="2012-01-05T15:07:00Z"/>
              </w:rPr>
            </w:pPr>
          </w:p>
        </w:tc>
      </w:tr>
      <w:tr w:rsidR="00667BA9" w:rsidRPr="00D4120B" w:rsidDel="00FB15B1" w14:paraId="7F3A1E54" w14:textId="77777777">
        <w:trPr>
          <w:cantSplit/>
          <w:jc w:val="center"/>
          <w:del w:id="4194" w:author="Bob Yencha" w:date="2012-01-05T15:07:00Z"/>
        </w:trPr>
        <w:tc>
          <w:tcPr>
            <w:tcW w:w="546" w:type="dxa"/>
          </w:tcPr>
          <w:p w14:paraId="0FEDEE01" w14:textId="77777777" w:rsidR="00667BA9" w:rsidRPr="00D4120B" w:rsidDel="00FB15B1" w:rsidRDefault="00667BA9" w:rsidP="008F7891">
            <w:pPr>
              <w:pStyle w:val="TableContent"/>
              <w:rPr>
                <w:del w:id="4195" w:author="Bob Yencha" w:date="2012-01-05T15:07:00Z"/>
              </w:rPr>
            </w:pPr>
            <w:del w:id="4196" w:author="Bob Yencha" w:date="2012-01-05T15:07:00Z">
              <w:r w:rsidRPr="00D4120B" w:rsidDel="00FB15B1">
                <w:delText>38</w:delText>
              </w:r>
            </w:del>
          </w:p>
        </w:tc>
        <w:tc>
          <w:tcPr>
            <w:tcW w:w="2214" w:type="dxa"/>
          </w:tcPr>
          <w:p w14:paraId="35D052D6" w14:textId="77777777" w:rsidR="00667BA9" w:rsidRPr="00D4120B" w:rsidDel="00FB15B1" w:rsidRDefault="00667BA9" w:rsidP="008F7891">
            <w:pPr>
              <w:pStyle w:val="TableContent"/>
              <w:rPr>
                <w:del w:id="4197" w:author="Bob Yencha" w:date="2012-01-05T15:07:00Z"/>
              </w:rPr>
            </w:pPr>
            <w:del w:id="4198" w:author="Bob Yencha" w:date="2012-01-05T15:07:00Z">
              <w:r w:rsidRPr="00D4120B" w:rsidDel="00FB15B1">
                <w:delText>Diet Type</w:delText>
              </w:r>
            </w:del>
          </w:p>
        </w:tc>
        <w:tc>
          <w:tcPr>
            <w:tcW w:w="720" w:type="dxa"/>
          </w:tcPr>
          <w:p w14:paraId="1406B79B" w14:textId="77777777" w:rsidR="00667BA9" w:rsidRPr="00D4120B" w:rsidDel="00FB15B1" w:rsidRDefault="00667BA9" w:rsidP="008F7891">
            <w:pPr>
              <w:pStyle w:val="TableContent"/>
              <w:rPr>
                <w:del w:id="4199" w:author="Bob Yencha" w:date="2012-01-05T15:07:00Z"/>
              </w:rPr>
            </w:pPr>
            <w:del w:id="4200" w:author="Bob Yencha" w:date="2012-01-05T15:07:00Z">
              <w:r w:rsidRPr="00D4120B" w:rsidDel="00FB15B1">
                <w:delText>CWE</w:delText>
              </w:r>
            </w:del>
          </w:p>
        </w:tc>
        <w:tc>
          <w:tcPr>
            <w:tcW w:w="828" w:type="dxa"/>
            <w:shd w:val="clear" w:color="auto" w:fill="auto"/>
          </w:tcPr>
          <w:p w14:paraId="60BE834F" w14:textId="77777777" w:rsidR="00667BA9" w:rsidRPr="00D4120B" w:rsidDel="00FB15B1" w:rsidRDefault="00667BA9" w:rsidP="008F7891">
            <w:pPr>
              <w:pStyle w:val="TableContent"/>
              <w:rPr>
                <w:del w:id="4201" w:author="Bob Yencha" w:date="2012-01-05T15:07:00Z"/>
              </w:rPr>
            </w:pPr>
            <w:del w:id="4202" w:author="Bob Yencha" w:date="2012-01-05T15:07:00Z">
              <w:r w:rsidRPr="00D4120B" w:rsidDel="00FB15B1">
                <w:delText>O</w:delText>
              </w:r>
            </w:del>
          </w:p>
        </w:tc>
        <w:tc>
          <w:tcPr>
            <w:tcW w:w="1296" w:type="dxa"/>
            <w:shd w:val="clear" w:color="auto" w:fill="auto"/>
          </w:tcPr>
          <w:p w14:paraId="07C04AEA" w14:textId="77777777" w:rsidR="00667BA9" w:rsidRPr="00D4120B" w:rsidDel="00FB15B1" w:rsidRDefault="00667BA9" w:rsidP="008F7891">
            <w:pPr>
              <w:pStyle w:val="TableContent"/>
              <w:rPr>
                <w:del w:id="4203" w:author="Bob Yencha" w:date="2012-01-05T15:07:00Z"/>
              </w:rPr>
            </w:pPr>
            <w:del w:id="4204" w:author="Bob Yencha" w:date="2012-01-05T15:07:00Z">
              <w:r w:rsidRPr="00D4120B" w:rsidDel="00FB15B1">
                <w:delText>[0..1]</w:delText>
              </w:r>
            </w:del>
          </w:p>
        </w:tc>
        <w:tc>
          <w:tcPr>
            <w:tcW w:w="846" w:type="dxa"/>
            <w:shd w:val="clear" w:color="auto" w:fill="auto"/>
          </w:tcPr>
          <w:p w14:paraId="7706A4FB" w14:textId="77777777" w:rsidR="00667BA9" w:rsidRPr="00D4120B" w:rsidDel="00FB15B1" w:rsidRDefault="00667BA9" w:rsidP="008F7891">
            <w:pPr>
              <w:pStyle w:val="TableContent"/>
              <w:rPr>
                <w:del w:id="4205" w:author="Bob Yencha" w:date="2012-01-05T15:07:00Z"/>
              </w:rPr>
            </w:pPr>
          </w:p>
        </w:tc>
        <w:tc>
          <w:tcPr>
            <w:tcW w:w="855" w:type="dxa"/>
            <w:shd w:val="clear" w:color="auto" w:fill="auto"/>
          </w:tcPr>
          <w:p w14:paraId="54F4374E" w14:textId="77777777" w:rsidR="00667BA9" w:rsidRPr="00D4120B" w:rsidDel="00FB15B1" w:rsidRDefault="00667BA9" w:rsidP="008F7891">
            <w:pPr>
              <w:pStyle w:val="TableContent"/>
              <w:rPr>
                <w:del w:id="4206" w:author="Bob Yencha" w:date="2012-01-05T15:07:00Z"/>
              </w:rPr>
            </w:pPr>
          </w:p>
        </w:tc>
        <w:tc>
          <w:tcPr>
            <w:tcW w:w="1458" w:type="dxa"/>
          </w:tcPr>
          <w:p w14:paraId="37FA8A92" w14:textId="77777777" w:rsidR="00667BA9" w:rsidRPr="00D4120B" w:rsidDel="00FB15B1" w:rsidRDefault="00667BA9" w:rsidP="008F7891">
            <w:pPr>
              <w:pStyle w:val="TableContent"/>
              <w:rPr>
                <w:del w:id="4207" w:author="Bob Yencha" w:date="2012-01-05T15:07:00Z"/>
              </w:rPr>
            </w:pPr>
            <w:del w:id="4208" w:author="Bob Yencha" w:date="2011-11-29T10:03:00Z">
              <w:r w:rsidRPr="00D4120B" w:rsidDel="00097903">
                <w:delText>HL70114</w:delText>
              </w:r>
            </w:del>
          </w:p>
        </w:tc>
        <w:tc>
          <w:tcPr>
            <w:tcW w:w="4964" w:type="dxa"/>
          </w:tcPr>
          <w:p w14:paraId="21A2D7B6" w14:textId="77777777" w:rsidR="00667BA9" w:rsidRPr="00D4120B" w:rsidDel="00FB15B1" w:rsidRDefault="00667BA9" w:rsidP="008F7891">
            <w:pPr>
              <w:pStyle w:val="TableContent"/>
              <w:rPr>
                <w:del w:id="4209" w:author="Bob Yencha" w:date="2012-01-05T15:07:00Z"/>
              </w:rPr>
            </w:pPr>
          </w:p>
        </w:tc>
      </w:tr>
      <w:tr w:rsidR="00667BA9" w:rsidRPr="00D4120B" w:rsidDel="00FB15B1" w14:paraId="05DFE7F7" w14:textId="77777777">
        <w:trPr>
          <w:cantSplit/>
          <w:jc w:val="center"/>
          <w:del w:id="4210" w:author="Bob Yencha" w:date="2012-01-05T15:07:00Z"/>
        </w:trPr>
        <w:tc>
          <w:tcPr>
            <w:tcW w:w="546" w:type="dxa"/>
            <w:tcBorders>
              <w:bottom w:val="single" w:sz="12" w:space="0" w:color="943634" w:themeColor="accent2" w:themeShade="BF"/>
            </w:tcBorders>
          </w:tcPr>
          <w:p w14:paraId="73AA8C13" w14:textId="77777777" w:rsidR="00667BA9" w:rsidRPr="00D4120B" w:rsidDel="00FB15B1" w:rsidRDefault="00667BA9" w:rsidP="008F7891">
            <w:pPr>
              <w:pStyle w:val="TableContent"/>
              <w:rPr>
                <w:del w:id="4211" w:author="Bob Yencha" w:date="2012-01-05T15:07:00Z"/>
              </w:rPr>
            </w:pPr>
            <w:del w:id="4212" w:author="Bob Yencha" w:date="2012-01-05T15:07:00Z">
              <w:r w:rsidRPr="00D4120B" w:rsidDel="00FB15B1">
                <w:delText>39</w:delText>
              </w:r>
            </w:del>
          </w:p>
        </w:tc>
        <w:tc>
          <w:tcPr>
            <w:tcW w:w="2214" w:type="dxa"/>
            <w:tcBorders>
              <w:bottom w:val="single" w:sz="12" w:space="0" w:color="943634" w:themeColor="accent2" w:themeShade="BF"/>
            </w:tcBorders>
          </w:tcPr>
          <w:p w14:paraId="70CCB600" w14:textId="77777777" w:rsidR="00667BA9" w:rsidRPr="00D4120B" w:rsidDel="00FB15B1" w:rsidRDefault="00667BA9" w:rsidP="008F7891">
            <w:pPr>
              <w:pStyle w:val="TableContent"/>
              <w:rPr>
                <w:del w:id="4213" w:author="Bob Yencha" w:date="2012-01-05T15:07:00Z"/>
              </w:rPr>
            </w:pPr>
            <w:del w:id="4214" w:author="Bob Yencha" w:date="2012-01-05T15:07:00Z">
              <w:r w:rsidRPr="00D4120B" w:rsidDel="00FB15B1">
                <w:delText>Servicing Facility</w:delText>
              </w:r>
            </w:del>
          </w:p>
        </w:tc>
        <w:tc>
          <w:tcPr>
            <w:tcW w:w="720" w:type="dxa"/>
            <w:tcBorders>
              <w:bottom w:val="single" w:sz="12" w:space="0" w:color="943634" w:themeColor="accent2" w:themeShade="BF"/>
            </w:tcBorders>
          </w:tcPr>
          <w:p w14:paraId="786F1D00" w14:textId="77777777" w:rsidR="00667BA9" w:rsidRPr="00D4120B" w:rsidDel="00FB15B1" w:rsidRDefault="00667BA9" w:rsidP="008F7891">
            <w:pPr>
              <w:pStyle w:val="TableContent"/>
              <w:rPr>
                <w:del w:id="4215" w:author="Bob Yencha" w:date="2012-01-05T15:07:00Z"/>
              </w:rPr>
            </w:pPr>
            <w:del w:id="4216" w:author="Bob Yencha" w:date="2012-01-05T15:07:00Z">
              <w:r w:rsidRPr="00D4120B" w:rsidDel="00FB15B1">
                <w:delText>IS</w:delText>
              </w:r>
            </w:del>
          </w:p>
        </w:tc>
        <w:tc>
          <w:tcPr>
            <w:tcW w:w="828" w:type="dxa"/>
            <w:tcBorders>
              <w:bottom w:val="single" w:sz="12" w:space="0" w:color="943634" w:themeColor="accent2" w:themeShade="BF"/>
            </w:tcBorders>
            <w:shd w:val="clear" w:color="auto" w:fill="auto"/>
          </w:tcPr>
          <w:p w14:paraId="59B884B5" w14:textId="77777777" w:rsidR="00667BA9" w:rsidRPr="00D4120B" w:rsidDel="00FB15B1" w:rsidRDefault="00667BA9" w:rsidP="008F7891">
            <w:pPr>
              <w:pStyle w:val="TableContent"/>
              <w:rPr>
                <w:del w:id="4217" w:author="Bob Yencha" w:date="2012-01-05T15:07:00Z"/>
              </w:rPr>
            </w:pPr>
            <w:del w:id="4218" w:author="Bob Yencha" w:date="2012-01-05T15:07:00Z">
              <w:r w:rsidRPr="00D4120B" w:rsidDel="00FB15B1">
                <w:delText>O</w:delText>
              </w:r>
            </w:del>
          </w:p>
        </w:tc>
        <w:tc>
          <w:tcPr>
            <w:tcW w:w="1296" w:type="dxa"/>
            <w:tcBorders>
              <w:bottom w:val="single" w:sz="12" w:space="0" w:color="943634" w:themeColor="accent2" w:themeShade="BF"/>
            </w:tcBorders>
            <w:shd w:val="clear" w:color="auto" w:fill="auto"/>
          </w:tcPr>
          <w:p w14:paraId="16C7E966" w14:textId="77777777" w:rsidR="00667BA9" w:rsidRPr="00D4120B" w:rsidDel="00FB15B1" w:rsidRDefault="00667BA9" w:rsidP="008F7891">
            <w:pPr>
              <w:pStyle w:val="TableContent"/>
              <w:rPr>
                <w:del w:id="4219" w:author="Bob Yencha" w:date="2012-01-05T15:07:00Z"/>
              </w:rPr>
            </w:pPr>
            <w:del w:id="4220" w:author="Bob Yencha" w:date="2012-01-05T15:07:00Z">
              <w:r w:rsidRPr="00D4120B" w:rsidDel="00FB15B1">
                <w:delText>[0..1]</w:delText>
              </w:r>
            </w:del>
          </w:p>
        </w:tc>
        <w:tc>
          <w:tcPr>
            <w:tcW w:w="846" w:type="dxa"/>
            <w:tcBorders>
              <w:bottom w:val="single" w:sz="12" w:space="0" w:color="943634" w:themeColor="accent2" w:themeShade="BF"/>
            </w:tcBorders>
            <w:shd w:val="clear" w:color="auto" w:fill="auto"/>
          </w:tcPr>
          <w:p w14:paraId="0E51B923" w14:textId="77777777" w:rsidR="00667BA9" w:rsidRPr="00D4120B" w:rsidDel="00FB15B1" w:rsidRDefault="00667BA9" w:rsidP="008F7891">
            <w:pPr>
              <w:pStyle w:val="TableContent"/>
              <w:rPr>
                <w:del w:id="4221" w:author="Bob Yencha" w:date="2012-01-05T15:07:00Z"/>
              </w:rPr>
            </w:pPr>
            <w:del w:id="4222" w:author="Bob Yencha" w:date="2012-01-05T15:07:00Z">
              <w:r w:rsidRPr="00D4120B" w:rsidDel="00FB15B1">
                <w:delText>1..20</w:delText>
              </w:r>
            </w:del>
          </w:p>
        </w:tc>
        <w:tc>
          <w:tcPr>
            <w:tcW w:w="855" w:type="dxa"/>
            <w:tcBorders>
              <w:bottom w:val="single" w:sz="12" w:space="0" w:color="943634" w:themeColor="accent2" w:themeShade="BF"/>
            </w:tcBorders>
            <w:shd w:val="clear" w:color="auto" w:fill="auto"/>
          </w:tcPr>
          <w:p w14:paraId="70382756" w14:textId="77777777" w:rsidR="00667BA9" w:rsidRPr="00D4120B" w:rsidDel="00FB15B1" w:rsidRDefault="00667BA9" w:rsidP="008F7891">
            <w:pPr>
              <w:pStyle w:val="TableContent"/>
              <w:rPr>
                <w:del w:id="4223" w:author="Bob Yencha" w:date="2012-01-05T15:07:00Z"/>
              </w:rPr>
            </w:pPr>
          </w:p>
        </w:tc>
        <w:tc>
          <w:tcPr>
            <w:tcW w:w="1458" w:type="dxa"/>
            <w:tcBorders>
              <w:bottom w:val="single" w:sz="12" w:space="0" w:color="943634" w:themeColor="accent2" w:themeShade="BF"/>
            </w:tcBorders>
          </w:tcPr>
          <w:p w14:paraId="354A1437" w14:textId="77777777" w:rsidR="00667BA9" w:rsidRPr="00D4120B" w:rsidDel="00FB15B1" w:rsidRDefault="00667BA9" w:rsidP="008F7891">
            <w:pPr>
              <w:pStyle w:val="TableContent"/>
              <w:rPr>
                <w:del w:id="4224" w:author="Bob Yencha" w:date="2012-01-05T15:07:00Z"/>
              </w:rPr>
            </w:pPr>
            <w:del w:id="4225" w:author="Bob Yencha" w:date="2011-11-29T10:03:00Z">
              <w:r w:rsidRPr="00D4120B" w:rsidDel="00097903">
                <w:delText>HL70115</w:delText>
              </w:r>
            </w:del>
          </w:p>
        </w:tc>
        <w:tc>
          <w:tcPr>
            <w:tcW w:w="4964" w:type="dxa"/>
            <w:tcBorders>
              <w:bottom w:val="single" w:sz="12" w:space="0" w:color="943634" w:themeColor="accent2" w:themeShade="BF"/>
            </w:tcBorders>
          </w:tcPr>
          <w:p w14:paraId="75F65320" w14:textId="77777777" w:rsidR="00667BA9" w:rsidRPr="00D4120B" w:rsidDel="00FB15B1" w:rsidRDefault="00667BA9" w:rsidP="008F7891">
            <w:pPr>
              <w:pStyle w:val="TableContent"/>
              <w:rPr>
                <w:del w:id="4226" w:author="Bob Yencha" w:date="2012-01-05T15:07:00Z"/>
              </w:rPr>
            </w:pPr>
          </w:p>
        </w:tc>
      </w:tr>
      <w:tr w:rsidR="00667BA9" w:rsidRPr="00D4120B" w:rsidDel="00FB15B1" w14:paraId="540C05E1" w14:textId="77777777">
        <w:trPr>
          <w:cantSplit/>
          <w:jc w:val="center"/>
          <w:del w:id="4227" w:author="Bob Yencha" w:date="2012-01-05T15:07:00Z"/>
        </w:trPr>
        <w:tc>
          <w:tcPr>
            <w:tcW w:w="546" w:type="dxa"/>
            <w:shd w:val="clear" w:color="auto" w:fill="auto"/>
          </w:tcPr>
          <w:p w14:paraId="79D2B396" w14:textId="77777777" w:rsidR="00667BA9" w:rsidRPr="00D4120B" w:rsidDel="00FB15B1" w:rsidRDefault="00667BA9" w:rsidP="008F7891">
            <w:pPr>
              <w:pStyle w:val="TableContent"/>
              <w:rPr>
                <w:del w:id="4228" w:author="Bob Yencha" w:date="2012-01-05T15:07:00Z"/>
              </w:rPr>
            </w:pPr>
            <w:del w:id="4229" w:author="Bob Yencha" w:date="2012-01-05T15:07:00Z">
              <w:r w:rsidRPr="00D4120B" w:rsidDel="00FB15B1">
                <w:delText>40</w:delText>
              </w:r>
            </w:del>
          </w:p>
        </w:tc>
        <w:tc>
          <w:tcPr>
            <w:tcW w:w="2214" w:type="dxa"/>
            <w:shd w:val="clear" w:color="auto" w:fill="auto"/>
          </w:tcPr>
          <w:p w14:paraId="23407EED" w14:textId="77777777" w:rsidR="00667BA9" w:rsidRPr="00D4120B" w:rsidDel="00FB15B1" w:rsidRDefault="00667BA9" w:rsidP="008F7891">
            <w:pPr>
              <w:pStyle w:val="TableContent"/>
              <w:rPr>
                <w:del w:id="4230" w:author="Bob Yencha" w:date="2012-01-05T15:07:00Z"/>
              </w:rPr>
            </w:pPr>
            <w:del w:id="4231" w:author="Bob Yencha" w:date="2012-01-05T15:07:00Z">
              <w:r w:rsidRPr="00D4120B" w:rsidDel="00FB15B1">
                <w:delText>Bed Status</w:delText>
              </w:r>
            </w:del>
          </w:p>
        </w:tc>
        <w:tc>
          <w:tcPr>
            <w:tcW w:w="720" w:type="dxa"/>
            <w:shd w:val="clear" w:color="auto" w:fill="auto"/>
          </w:tcPr>
          <w:p w14:paraId="7C520044" w14:textId="77777777" w:rsidR="00667BA9" w:rsidRPr="00D4120B" w:rsidDel="00FB15B1" w:rsidRDefault="00667BA9" w:rsidP="008F7891">
            <w:pPr>
              <w:pStyle w:val="TableContent"/>
              <w:rPr>
                <w:del w:id="4232" w:author="Bob Yencha" w:date="2012-01-05T15:07:00Z"/>
              </w:rPr>
            </w:pPr>
            <w:del w:id="4233" w:author="Bob Yencha" w:date="2012-01-05T15:07:00Z">
              <w:r w:rsidRPr="00D4120B" w:rsidDel="00FB15B1">
                <w:delText>IS</w:delText>
              </w:r>
            </w:del>
          </w:p>
        </w:tc>
        <w:tc>
          <w:tcPr>
            <w:tcW w:w="828" w:type="dxa"/>
            <w:shd w:val="clear" w:color="auto" w:fill="auto"/>
          </w:tcPr>
          <w:p w14:paraId="70E13D6A" w14:textId="77777777" w:rsidR="00667BA9" w:rsidRPr="00D4120B" w:rsidDel="00FB15B1" w:rsidRDefault="00667BA9" w:rsidP="008F7891">
            <w:pPr>
              <w:pStyle w:val="TableContent"/>
              <w:rPr>
                <w:del w:id="4234" w:author="Bob Yencha" w:date="2012-01-05T15:07:00Z"/>
              </w:rPr>
            </w:pPr>
            <w:del w:id="4235" w:author="Bob Yencha" w:date="2012-01-05T15:07:00Z">
              <w:r w:rsidRPr="00D4120B" w:rsidDel="00FB15B1">
                <w:delText>X</w:delText>
              </w:r>
            </w:del>
          </w:p>
        </w:tc>
        <w:tc>
          <w:tcPr>
            <w:tcW w:w="1296" w:type="dxa"/>
            <w:shd w:val="clear" w:color="auto" w:fill="auto"/>
          </w:tcPr>
          <w:p w14:paraId="0BFE1082" w14:textId="77777777" w:rsidR="00667BA9" w:rsidRPr="00D4120B" w:rsidDel="00FB15B1" w:rsidRDefault="00667BA9" w:rsidP="008F7891">
            <w:pPr>
              <w:pStyle w:val="TableContent"/>
              <w:rPr>
                <w:del w:id="4236" w:author="Bob Yencha" w:date="2012-01-05T15:07:00Z"/>
              </w:rPr>
            </w:pPr>
            <w:del w:id="4237" w:author="Bob Yencha" w:date="2012-01-05T15:07:00Z">
              <w:r w:rsidRPr="00D4120B" w:rsidDel="00FB15B1">
                <w:delText>[0..0]</w:delText>
              </w:r>
            </w:del>
          </w:p>
        </w:tc>
        <w:tc>
          <w:tcPr>
            <w:tcW w:w="846" w:type="dxa"/>
            <w:shd w:val="clear" w:color="auto" w:fill="auto"/>
          </w:tcPr>
          <w:p w14:paraId="2CCC0E97" w14:textId="77777777" w:rsidR="00667BA9" w:rsidRPr="00D4120B" w:rsidDel="00FB15B1" w:rsidRDefault="00667BA9" w:rsidP="008F7891">
            <w:pPr>
              <w:pStyle w:val="TableContent"/>
              <w:rPr>
                <w:del w:id="4238" w:author="Bob Yencha" w:date="2012-01-05T15:07:00Z"/>
              </w:rPr>
            </w:pPr>
            <w:del w:id="4239" w:author="Bob Yencha" w:date="2011-12-19T18:48:00Z">
              <w:r w:rsidRPr="00D4120B" w:rsidDel="00B91208">
                <w:delText>1..20</w:delText>
              </w:r>
            </w:del>
          </w:p>
        </w:tc>
        <w:tc>
          <w:tcPr>
            <w:tcW w:w="855" w:type="dxa"/>
            <w:shd w:val="clear" w:color="auto" w:fill="auto"/>
          </w:tcPr>
          <w:p w14:paraId="2B5875A6" w14:textId="77777777" w:rsidR="00667BA9" w:rsidRPr="00D4120B" w:rsidDel="00FB15B1" w:rsidRDefault="00667BA9" w:rsidP="008F7891">
            <w:pPr>
              <w:pStyle w:val="TableContent"/>
              <w:rPr>
                <w:del w:id="4240" w:author="Bob Yencha" w:date="2012-01-05T15:07:00Z"/>
              </w:rPr>
            </w:pPr>
          </w:p>
        </w:tc>
        <w:tc>
          <w:tcPr>
            <w:tcW w:w="1458" w:type="dxa"/>
            <w:shd w:val="clear" w:color="auto" w:fill="auto"/>
          </w:tcPr>
          <w:p w14:paraId="7BA61D05" w14:textId="77777777" w:rsidR="00667BA9" w:rsidRPr="00D4120B" w:rsidDel="00FB15B1" w:rsidRDefault="00667BA9" w:rsidP="008F7891">
            <w:pPr>
              <w:pStyle w:val="TableContent"/>
              <w:rPr>
                <w:del w:id="4241" w:author="Bob Yencha" w:date="2012-01-05T15:07:00Z"/>
              </w:rPr>
            </w:pPr>
          </w:p>
        </w:tc>
        <w:tc>
          <w:tcPr>
            <w:tcW w:w="4964" w:type="dxa"/>
            <w:shd w:val="clear" w:color="auto" w:fill="auto"/>
          </w:tcPr>
          <w:p w14:paraId="2EB4401B" w14:textId="77777777" w:rsidR="00667BA9" w:rsidRPr="00D4120B" w:rsidDel="00FB15B1" w:rsidRDefault="00667BA9" w:rsidP="008F7891">
            <w:pPr>
              <w:pStyle w:val="TableContent"/>
              <w:rPr>
                <w:del w:id="4242" w:author="Bob Yencha" w:date="2012-01-05T15:07:00Z"/>
              </w:rPr>
            </w:pPr>
            <w:del w:id="4243" w:author="Bob Yencha" w:date="2011-11-29T10:03:00Z">
              <w:r w:rsidRPr="00D4120B" w:rsidDel="00097903">
                <w:delText>Not supported</w:delText>
              </w:r>
            </w:del>
          </w:p>
        </w:tc>
      </w:tr>
      <w:tr w:rsidR="00667BA9" w:rsidRPr="00D4120B" w:rsidDel="00FB15B1" w14:paraId="3B045066" w14:textId="77777777">
        <w:trPr>
          <w:cantSplit/>
          <w:jc w:val="center"/>
          <w:del w:id="4244" w:author="Bob Yencha" w:date="2012-01-05T15:07:00Z"/>
        </w:trPr>
        <w:tc>
          <w:tcPr>
            <w:tcW w:w="546" w:type="dxa"/>
          </w:tcPr>
          <w:p w14:paraId="6C4A59CF" w14:textId="77777777" w:rsidR="00667BA9" w:rsidRPr="00D4120B" w:rsidDel="00FB15B1" w:rsidRDefault="00667BA9" w:rsidP="008F7891">
            <w:pPr>
              <w:pStyle w:val="TableContent"/>
              <w:rPr>
                <w:del w:id="4245" w:author="Bob Yencha" w:date="2012-01-05T15:07:00Z"/>
              </w:rPr>
            </w:pPr>
            <w:del w:id="4246" w:author="Bob Yencha" w:date="2012-01-05T15:07:00Z">
              <w:r w:rsidRPr="00D4120B" w:rsidDel="00FB15B1">
                <w:delText>41</w:delText>
              </w:r>
            </w:del>
          </w:p>
        </w:tc>
        <w:tc>
          <w:tcPr>
            <w:tcW w:w="2214" w:type="dxa"/>
          </w:tcPr>
          <w:p w14:paraId="7B644891" w14:textId="77777777" w:rsidR="00667BA9" w:rsidRPr="00D4120B" w:rsidDel="00FB15B1" w:rsidRDefault="00667BA9" w:rsidP="008F7891">
            <w:pPr>
              <w:pStyle w:val="TableContent"/>
              <w:rPr>
                <w:del w:id="4247" w:author="Bob Yencha" w:date="2012-01-05T15:07:00Z"/>
              </w:rPr>
            </w:pPr>
            <w:del w:id="4248" w:author="Bob Yencha" w:date="2012-01-05T15:07:00Z">
              <w:r w:rsidRPr="00D4120B" w:rsidDel="00FB15B1">
                <w:delText>Account Status</w:delText>
              </w:r>
            </w:del>
          </w:p>
        </w:tc>
        <w:tc>
          <w:tcPr>
            <w:tcW w:w="720" w:type="dxa"/>
          </w:tcPr>
          <w:p w14:paraId="5140D1F2" w14:textId="77777777" w:rsidR="00667BA9" w:rsidRPr="00D4120B" w:rsidDel="00FB15B1" w:rsidRDefault="00667BA9" w:rsidP="008F7891">
            <w:pPr>
              <w:pStyle w:val="TableContent"/>
              <w:rPr>
                <w:del w:id="4249" w:author="Bob Yencha" w:date="2012-01-05T15:07:00Z"/>
              </w:rPr>
            </w:pPr>
            <w:del w:id="4250" w:author="Bob Yencha" w:date="2012-01-05T15:07:00Z">
              <w:r w:rsidRPr="00D4120B" w:rsidDel="00FB15B1">
                <w:delText>IS</w:delText>
              </w:r>
            </w:del>
          </w:p>
        </w:tc>
        <w:tc>
          <w:tcPr>
            <w:tcW w:w="828" w:type="dxa"/>
            <w:shd w:val="clear" w:color="auto" w:fill="auto"/>
          </w:tcPr>
          <w:p w14:paraId="3EC300B7" w14:textId="77777777" w:rsidR="00667BA9" w:rsidRPr="00D4120B" w:rsidDel="00FB15B1" w:rsidRDefault="00667BA9" w:rsidP="008F7891">
            <w:pPr>
              <w:pStyle w:val="TableContent"/>
              <w:rPr>
                <w:del w:id="4251" w:author="Bob Yencha" w:date="2012-01-05T15:07:00Z"/>
              </w:rPr>
            </w:pPr>
            <w:del w:id="4252" w:author="Bob Yencha" w:date="2012-01-05T15:07:00Z">
              <w:r w:rsidRPr="00D4120B" w:rsidDel="00FB15B1">
                <w:delText>O</w:delText>
              </w:r>
            </w:del>
          </w:p>
        </w:tc>
        <w:tc>
          <w:tcPr>
            <w:tcW w:w="1296" w:type="dxa"/>
            <w:shd w:val="clear" w:color="auto" w:fill="auto"/>
          </w:tcPr>
          <w:p w14:paraId="59FF311D" w14:textId="77777777" w:rsidR="00667BA9" w:rsidRPr="00D4120B" w:rsidDel="00FB15B1" w:rsidRDefault="00667BA9" w:rsidP="008F7891">
            <w:pPr>
              <w:pStyle w:val="TableContent"/>
              <w:rPr>
                <w:del w:id="4253" w:author="Bob Yencha" w:date="2012-01-05T15:07:00Z"/>
              </w:rPr>
            </w:pPr>
            <w:del w:id="4254" w:author="Bob Yencha" w:date="2012-01-05T15:07:00Z">
              <w:r w:rsidRPr="00D4120B" w:rsidDel="00FB15B1">
                <w:delText>[0..1]</w:delText>
              </w:r>
            </w:del>
          </w:p>
        </w:tc>
        <w:tc>
          <w:tcPr>
            <w:tcW w:w="846" w:type="dxa"/>
            <w:shd w:val="clear" w:color="auto" w:fill="auto"/>
          </w:tcPr>
          <w:p w14:paraId="2E0C0E10" w14:textId="77777777" w:rsidR="00667BA9" w:rsidRPr="00D4120B" w:rsidDel="00FB15B1" w:rsidRDefault="00667BA9" w:rsidP="008F7891">
            <w:pPr>
              <w:pStyle w:val="TableContent"/>
              <w:rPr>
                <w:del w:id="4255" w:author="Bob Yencha" w:date="2012-01-05T15:07:00Z"/>
              </w:rPr>
            </w:pPr>
            <w:del w:id="4256" w:author="Bob Yencha" w:date="2012-01-05T15:07:00Z">
              <w:r w:rsidRPr="00D4120B" w:rsidDel="00FB15B1">
                <w:delText>1..20</w:delText>
              </w:r>
            </w:del>
          </w:p>
        </w:tc>
        <w:tc>
          <w:tcPr>
            <w:tcW w:w="855" w:type="dxa"/>
            <w:shd w:val="clear" w:color="auto" w:fill="auto"/>
          </w:tcPr>
          <w:p w14:paraId="1F843E34" w14:textId="77777777" w:rsidR="00667BA9" w:rsidRPr="00D4120B" w:rsidDel="00FB15B1" w:rsidRDefault="00667BA9" w:rsidP="008F7891">
            <w:pPr>
              <w:pStyle w:val="TableContent"/>
              <w:rPr>
                <w:del w:id="4257" w:author="Bob Yencha" w:date="2012-01-05T15:07:00Z"/>
              </w:rPr>
            </w:pPr>
          </w:p>
        </w:tc>
        <w:tc>
          <w:tcPr>
            <w:tcW w:w="1458" w:type="dxa"/>
          </w:tcPr>
          <w:p w14:paraId="2F5301D2" w14:textId="77777777" w:rsidR="00667BA9" w:rsidRPr="00D4120B" w:rsidDel="00FB15B1" w:rsidRDefault="00667BA9" w:rsidP="008F7891">
            <w:pPr>
              <w:pStyle w:val="TableContent"/>
              <w:rPr>
                <w:del w:id="4258" w:author="Bob Yencha" w:date="2012-01-05T15:07:00Z"/>
              </w:rPr>
            </w:pPr>
            <w:del w:id="4259" w:author="Bob Yencha" w:date="2011-11-29T10:03:00Z">
              <w:r w:rsidRPr="00D4120B" w:rsidDel="00097903">
                <w:delText>HL70117</w:delText>
              </w:r>
            </w:del>
          </w:p>
        </w:tc>
        <w:tc>
          <w:tcPr>
            <w:tcW w:w="4964" w:type="dxa"/>
          </w:tcPr>
          <w:p w14:paraId="1E79A038" w14:textId="77777777" w:rsidR="00667BA9" w:rsidRPr="00D4120B" w:rsidDel="00FB15B1" w:rsidRDefault="00667BA9" w:rsidP="008F7891">
            <w:pPr>
              <w:pStyle w:val="TableContent"/>
              <w:rPr>
                <w:del w:id="4260" w:author="Bob Yencha" w:date="2012-01-05T15:07:00Z"/>
              </w:rPr>
            </w:pPr>
          </w:p>
        </w:tc>
      </w:tr>
      <w:tr w:rsidR="00667BA9" w:rsidRPr="00D4120B" w:rsidDel="00FB15B1" w14:paraId="0ED48FFD" w14:textId="77777777">
        <w:trPr>
          <w:cantSplit/>
          <w:jc w:val="center"/>
          <w:del w:id="4261" w:author="Bob Yencha" w:date="2012-01-05T15:07:00Z"/>
        </w:trPr>
        <w:tc>
          <w:tcPr>
            <w:tcW w:w="546" w:type="dxa"/>
          </w:tcPr>
          <w:p w14:paraId="2F8D1A8B" w14:textId="77777777" w:rsidR="00667BA9" w:rsidRPr="00D4120B" w:rsidDel="00FB15B1" w:rsidRDefault="00667BA9" w:rsidP="008F7891">
            <w:pPr>
              <w:pStyle w:val="TableContent"/>
              <w:rPr>
                <w:del w:id="4262" w:author="Bob Yencha" w:date="2012-01-05T15:07:00Z"/>
              </w:rPr>
            </w:pPr>
            <w:del w:id="4263" w:author="Bob Yencha" w:date="2012-01-05T15:07:00Z">
              <w:r w:rsidRPr="00D4120B" w:rsidDel="00FB15B1">
                <w:delText>42</w:delText>
              </w:r>
            </w:del>
          </w:p>
        </w:tc>
        <w:tc>
          <w:tcPr>
            <w:tcW w:w="2214" w:type="dxa"/>
          </w:tcPr>
          <w:p w14:paraId="534016E5" w14:textId="77777777" w:rsidR="00667BA9" w:rsidRPr="00D4120B" w:rsidDel="00FB15B1" w:rsidRDefault="00667BA9" w:rsidP="008F7891">
            <w:pPr>
              <w:pStyle w:val="TableContent"/>
              <w:rPr>
                <w:del w:id="4264" w:author="Bob Yencha" w:date="2012-01-05T15:07:00Z"/>
              </w:rPr>
            </w:pPr>
            <w:del w:id="4265" w:author="Bob Yencha" w:date="2012-01-05T15:07:00Z">
              <w:r w:rsidRPr="00D4120B" w:rsidDel="00FB15B1">
                <w:delText>Pending Location</w:delText>
              </w:r>
            </w:del>
          </w:p>
        </w:tc>
        <w:tc>
          <w:tcPr>
            <w:tcW w:w="720" w:type="dxa"/>
          </w:tcPr>
          <w:p w14:paraId="5CBB2535" w14:textId="77777777" w:rsidR="00667BA9" w:rsidRPr="00D4120B" w:rsidDel="00FB15B1" w:rsidRDefault="00667BA9" w:rsidP="008F7891">
            <w:pPr>
              <w:pStyle w:val="TableContent"/>
              <w:rPr>
                <w:del w:id="4266" w:author="Bob Yencha" w:date="2012-01-05T15:07:00Z"/>
              </w:rPr>
            </w:pPr>
            <w:del w:id="4267" w:author="Bob Yencha" w:date="2012-01-05T15:07:00Z">
              <w:r w:rsidRPr="00D4120B" w:rsidDel="00FB15B1">
                <w:delText>PL</w:delText>
              </w:r>
            </w:del>
          </w:p>
        </w:tc>
        <w:tc>
          <w:tcPr>
            <w:tcW w:w="828" w:type="dxa"/>
            <w:shd w:val="clear" w:color="auto" w:fill="auto"/>
          </w:tcPr>
          <w:p w14:paraId="128F502D" w14:textId="77777777" w:rsidR="00667BA9" w:rsidRPr="00D4120B" w:rsidDel="00FB15B1" w:rsidRDefault="00667BA9" w:rsidP="008F7891">
            <w:pPr>
              <w:pStyle w:val="TableContent"/>
              <w:rPr>
                <w:del w:id="4268" w:author="Bob Yencha" w:date="2012-01-05T15:07:00Z"/>
              </w:rPr>
            </w:pPr>
            <w:del w:id="4269" w:author="Bob Yencha" w:date="2012-01-05T15:07:00Z">
              <w:r w:rsidRPr="00D4120B" w:rsidDel="00FB15B1">
                <w:delText>O</w:delText>
              </w:r>
            </w:del>
          </w:p>
        </w:tc>
        <w:tc>
          <w:tcPr>
            <w:tcW w:w="1296" w:type="dxa"/>
            <w:shd w:val="clear" w:color="auto" w:fill="auto"/>
          </w:tcPr>
          <w:p w14:paraId="1F0393BC" w14:textId="77777777" w:rsidR="00667BA9" w:rsidRPr="00D4120B" w:rsidDel="00FB15B1" w:rsidRDefault="00667BA9" w:rsidP="008F7891">
            <w:pPr>
              <w:pStyle w:val="TableContent"/>
              <w:rPr>
                <w:del w:id="4270" w:author="Bob Yencha" w:date="2012-01-05T15:07:00Z"/>
              </w:rPr>
            </w:pPr>
            <w:del w:id="4271" w:author="Bob Yencha" w:date="2012-01-05T15:07:00Z">
              <w:r w:rsidRPr="00D4120B" w:rsidDel="00FB15B1">
                <w:delText>[0..1]</w:delText>
              </w:r>
            </w:del>
          </w:p>
        </w:tc>
        <w:tc>
          <w:tcPr>
            <w:tcW w:w="846" w:type="dxa"/>
            <w:shd w:val="clear" w:color="auto" w:fill="auto"/>
          </w:tcPr>
          <w:p w14:paraId="67474E6A" w14:textId="77777777" w:rsidR="00667BA9" w:rsidRPr="00D4120B" w:rsidDel="00FB15B1" w:rsidRDefault="00667BA9" w:rsidP="008F7891">
            <w:pPr>
              <w:pStyle w:val="TableContent"/>
              <w:rPr>
                <w:del w:id="4272" w:author="Bob Yencha" w:date="2012-01-05T15:07:00Z"/>
              </w:rPr>
            </w:pPr>
          </w:p>
        </w:tc>
        <w:tc>
          <w:tcPr>
            <w:tcW w:w="855" w:type="dxa"/>
            <w:shd w:val="clear" w:color="auto" w:fill="auto"/>
          </w:tcPr>
          <w:p w14:paraId="35981E69" w14:textId="77777777" w:rsidR="00667BA9" w:rsidRPr="00D4120B" w:rsidDel="00FB15B1" w:rsidRDefault="00667BA9" w:rsidP="008F7891">
            <w:pPr>
              <w:pStyle w:val="TableContent"/>
              <w:rPr>
                <w:del w:id="4273" w:author="Bob Yencha" w:date="2012-01-05T15:07:00Z"/>
              </w:rPr>
            </w:pPr>
          </w:p>
        </w:tc>
        <w:tc>
          <w:tcPr>
            <w:tcW w:w="1458" w:type="dxa"/>
          </w:tcPr>
          <w:p w14:paraId="27D37D2F" w14:textId="77777777" w:rsidR="00667BA9" w:rsidRPr="00D4120B" w:rsidDel="00FB15B1" w:rsidRDefault="00667BA9" w:rsidP="008F7891">
            <w:pPr>
              <w:pStyle w:val="TableContent"/>
              <w:rPr>
                <w:del w:id="4274" w:author="Bob Yencha" w:date="2012-01-05T15:07:00Z"/>
              </w:rPr>
            </w:pPr>
          </w:p>
        </w:tc>
        <w:tc>
          <w:tcPr>
            <w:tcW w:w="4964" w:type="dxa"/>
          </w:tcPr>
          <w:p w14:paraId="77764225" w14:textId="77777777" w:rsidR="00667BA9" w:rsidRPr="00D4120B" w:rsidDel="00FB15B1" w:rsidRDefault="00667BA9" w:rsidP="008F7891">
            <w:pPr>
              <w:pStyle w:val="TableContent"/>
              <w:rPr>
                <w:del w:id="4275" w:author="Bob Yencha" w:date="2012-01-05T15:07:00Z"/>
              </w:rPr>
            </w:pPr>
          </w:p>
        </w:tc>
      </w:tr>
      <w:tr w:rsidR="00667BA9" w:rsidRPr="00D4120B" w:rsidDel="00FB15B1" w14:paraId="3F2B81E9" w14:textId="77777777">
        <w:trPr>
          <w:cantSplit/>
          <w:jc w:val="center"/>
          <w:del w:id="4276" w:author="Bob Yencha" w:date="2012-01-05T15:07:00Z"/>
        </w:trPr>
        <w:tc>
          <w:tcPr>
            <w:tcW w:w="546" w:type="dxa"/>
          </w:tcPr>
          <w:p w14:paraId="0BA48AD8" w14:textId="77777777" w:rsidR="00667BA9" w:rsidRPr="00D4120B" w:rsidDel="00FB15B1" w:rsidRDefault="00667BA9" w:rsidP="008F7891">
            <w:pPr>
              <w:pStyle w:val="TableContent"/>
              <w:rPr>
                <w:del w:id="4277" w:author="Bob Yencha" w:date="2012-01-05T15:07:00Z"/>
              </w:rPr>
            </w:pPr>
            <w:del w:id="4278" w:author="Bob Yencha" w:date="2012-01-05T15:07:00Z">
              <w:r w:rsidRPr="00D4120B" w:rsidDel="00FB15B1">
                <w:delText>43</w:delText>
              </w:r>
            </w:del>
          </w:p>
        </w:tc>
        <w:tc>
          <w:tcPr>
            <w:tcW w:w="2214" w:type="dxa"/>
          </w:tcPr>
          <w:p w14:paraId="426F4135" w14:textId="77777777" w:rsidR="00667BA9" w:rsidRPr="00D4120B" w:rsidDel="00FB15B1" w:rsidRDefault="00667BA9" w:rsidP="008F7891">
            <w:pPr>
              <w:pStyle w:val="TableContent"/>
              <w:rPr>
                <w:del w:id="4279" w:author="Bob Yencha" w:date="2012-01-05T15:07:00Z"/>
              </w:rPr>
            </w:pPr>
            <w:del w:id="4280" w:author="Bob Yencha" w:date="2012-01-05T15:07:00Z">
              <w:r w:rsidRPr="00D4120B" w:rsidDel="00FB15B1">
                <w:delText>Prior Temporary Location</w:delText>
              </w:r>
            </w:del>
          </w:p>
        </w:tc>
        <w:tc>
          <w:tcPr>
            <w:tcW w:w="720" w:type="dxa"/>
          </w:tcPr>
          <w:p w14:paraId="412565B2" w14:textId="77777777" w:rsidR="00667BA9" w:rsidRPr="00D4120B" w:rsidDel="00FB15B1" w:rsidRDefault="00667BA9" w:rsidP="008F7891">
            <w:pPr>
              <w:pStyle w:val="TableContent"/>
              <w:rPr>
                <w:del w:id="4281" w:author="Bob Yencha" w:date="2012-01-05T15:07:00Z"/>
              </w:rPr>
            </w:pPr>
            <w:del w:id="4282" w:author="Bob Yencha" w:date="2012-01-05T15:07:00Z">
              <w:r w:rsidRPr="00D4120B" w:rsidDel="00FB15B1">
                <w:delText>PL</w:delText>
              </w:r>
            </w:del>
          </w:p>
        </w:tc>
        <w:tc>
          <w:tcPr>
            <w:tcW w:w="828" w:type="dxa"/>
            <w:shd w:val="clear" w:color="auto" w:fill="auto"/>
          </w:tcPr>
          <w:p w14:paraId="52BB3687" w14:textId="77777777" w:rsidR="00667BA9" w:rsidRPr="00D4120B" w:rsidDel="00FB15B1" w:rsidRDefault="00667BA9" w:rsidP="008F7891">
            <w:pPr>
              <w:pStyle w:val="TableContent"/>
              <w:rPr>
                <w:del w:id="4283" w:author="Bob Yencha" w:date="2012-01-05T15:07:00Z"/>
              </w:rPr>
            </w:pPr>
            <w:del w:id="4284" w:author="Bob Yencha" w:date="2012-01-05T15:07:00Z">
              <w:r w:rsidRPr="00D4120B" w:rsidDel="00FB15B1">
                <w:delText>O</w:delText>
              </w:r>
            </w:del>
          </w:p>
        </w:tc>
        <w:tc>
          <w:tcPr>
            <w:tcW w:w="1296" w:type="dxa"/>
            <w:shd w:val="clear" w:color="auto" w:fill="auto"/>
          </w:tcPr>
          <w:p w14:paraId="7327C337" w14:textId="77777777" w:rsidR="00667BA9" w:rsidRPr="00D4120B" w:rsidDel="00FB15B1" w:rsidRDefault="00667BA9" w:rsidP="008F7891">
            <w:pPr>
              <w:pStyle w:val="TableContent"/>
              <w:rPr>
                <w:del w:id="4285" w:author="Bob Yencha" w:date="2012-01-05T15:07:00Z"/>
              </w:rPr>
            </w:pPr>
            <w:del w:id="4286" w:author="Bob Yencha" w:date="2012-01-05T15:07:00Z">
              <w:r w:rsidRPr="00D4120B" w:rsidDel="00FB15B1">
                <w:delText>[0..1]</w:delText>
              </w:r>
            </w:del>
          </w:p>
        </w:tc>
        <w:tc>
          <w:tcPr>
            <w:tcW w:w="846" w:type="dxa"/>
            <w:shd w:val="clear" w:color="auto" w:fill="auto"/>
          </w:tcPr>
          <w:p w14:paraId="5778FD94" w14:textId="77777777" w:rsidR="00667BA9" w:rsidRPr="00D4120B" w:rsidDel="00FB15B1" w:rsidRDefault="00667BA9" w:rsidP="008F7891">
            <w:pPr>
              <w:pStyle w:val="TableContent"/>
              <w:rPr>
                <w:del w:id="4287" w:author="Bob Yencha" w:date="2012-01-05T15:07:00Z"/>
              </w:rPr>
            </w:pPr>
          </w:p>
        </w:tc>
        <w:tc>
          <w:tcPr>
            <w:tcW w:w="855" w:type="dxa"/>
            <w:shd w:val="clear" w:color="auto" w:fill="auto"/>
          </w:tcPr>
          <w:p w14:paraId="57A5067C" w14:textId="77777777" w:rsidR="00667BA9" w:rsidRPr="00D4120B" w:rsidDel="00FB15B1" w:rsidRDefault="00667BA9" w:rsidP="008F7891">
            <w:pPr>
              <w:pStyle w:val="TableContent"/>
              <w:rPr>
                <w:del w:id="4288" w:author="Bob Yencha" w:date="2012-01-05T15:07:00Z"/>
              </w:rPr>
            </w:pPr>
          </w:p>
        </w:tc>
        <w:tc>
          <w:tcPr>
            <w:tcW w:w="1458" w:type="dxa"/>
          </w:tcPr>
          <w:p w14:paraId="70F69637" w14:textId="77777777" w:rsidR="00667BA9" w:rsidRPr="00D4120B" w:rsidDel="00FB15B1" w:rsidRDefault="00667BA9" w:rsidP="008F7891">
            <w:pPr>
              <w:pStyle w:val="TableContent"/>
              <w:rPr>
                <w:del w:id="4289" w:author="Bob Yencha" w:date="2012-01-05T15:07:00Z"/>
              </w:rPr>
            </w:pPr>
          </w:p>
        </w:tc>
        <w:tc>
          <w:tcPr>
            <w:tcW w:w="4964" w:type="dxa"/>
          </w:tcPr>
          <w:p w14:paraId="3EEDADA6" w14:textId="77777777" w:rsidR="00667BA9" w:rsidRPr="00D4120B" w:rsidDel="00FB15B1" w:rsidRDefault="00667BA9" w:rsidP="008F7891">
            <w:pPr>
              <w:pStyle w:val="TableContent"/>
              <w:rPr>
                <w:del w:id="4290" w:author="Bob Yencha" w:date="2012-01-05T15:07:00Z"/>
              </w:rPr>
            </w:pPr>
          </w:p>
        </w:tc>
      </w:tr>
      <w:tr w:rsidR="00667BA9" w:rsidRPr="00D4120B" w:rsidDel="00FB15B1" w14:paraId="2B4100AE" w14:textId="77777777">
        <w:trPr>
          <w:cantSplit/>
          <w:jc w:val="center"/>
          <w:del w:id="4291" w:author="Bob Yencha" w:date="2012-01-05T15:07:00Z"/>
        </w:trPr>
        <w:tc>
          <w:tcPr>
            <w:tcW w:w="546" w:type="dxa"/>
          </w:tcPr>
          <w:p w14:paraId="0323A1DD" w14:textId="77777777" w:rsidR="00667BA9" w:rsidRPr="00D4120B" w:rsidDel="00FB15B1" w:rsidRDefault="00667BA9" w:rsidP="008F7891">
            <w:pPr>
              <w:pStyle w:val="TableContent"/>
              <w:rPr>
                <w:del w:id="4292" w:author="Bob Yencha" w:date="2012-01-05T15:07:00Z"/>
              </w:rPr>
            </w:pPr>
            <w:del w:id="4293" w:author="Bob Yencha" w:date="2012-01-05T15:07:00Z">
              <w:r w:rsidRPr="00D4120B" w:rsidDel="00FB15B1">
                <w:delText>44</w:delText>
              </w:r>
            </w:del>
          </w:p>
        </w:tc>
        <w:tc>
          <w:tcPr>
            <w:tcW w:w="2214" w:type="dxa"/>
          </w:tcPr>
          <w:p w14:paraId="09054313" w14:textId="77777777" w:rsidR="00667BA9" w:rsidRPr="00D4120B" w:rsidDel="00FB15B1" w:rsidRDefault="00667BA9" w:rsidP="008F7891">
            <w:pPr>
              <w:pStyle w:val="TableContent"/>
              <w:rPr>
                <w:del w:id="4294" w:author="Bob Yencha" w:date="2012-01-05T15:07:00Z"/>
              </w:rPr>
            </w:pPr>
            <w:del w:id="4295" w:author="Bob Yencha" w:date="2012-01-05T15:07:00Z">
              <w:r w:rsidRPr="00D4120B" w:rsidDel="00FB15B1">
                <w:delText>Admit Date/Time</w:delText>
              </w:r>
            </w:del>
          </w:p>
        </w:tc>
        <w:tc>
          <w:tcPr>
            <w:tcW w:w="720" w:type="dxa"/>
          </w:tcPr>
          <w:p w14:paraId="29EAF4B1" w14:textId="77777777" w:rsidR="00667BA9" w:rsidRPr="00D4120B" w:rsidDel="00FB15B1" w:rsidRDefault="00667BA9" w:rsidP="008F7891">
            <w:pPr>
              <w:pStyle w:val="TableContent"/>
              <w:rPr>
                <w:del w:id="4296" w:author="Bob Yencha" w:date="2012-01-05T15:07:00Z"/>
              </w:rPr>
            </w:pPr>
            <w:del w:id="4297" w:author="Bob Yencha" w:date="2012-01-05T15:07:00Z">
              <w:r w:rsidRPr="00D4120B" w:rsidDel="00FB15B1">
                <w:delText>TS</w:delText>
              </w:r>
            </w:del>
          </w:p>
        </w:tc>
        <w:tc>
          <w:tcPr>
            <w:tcW w:w="828" w:type="dxa"/>
            <w:shd w:val="clear" w:color="auto" w:fill="auto"/>
          </w:tcPr>
          <w:p w14:paraId="35B9EB08" w14:textId="77777777" w:rsidR="00667BA9" w:rsidRPr="00D4120B" w:rsidDel="00FB15B1" w:rsidRDefault="00667BA9" w:rsidP="008F7891">
            <w:pPr>
              <w:pStyle w:val="TableContent"/>
              <w:rPr>
                <w:del w:id="4298" w:author="Bob Yencha" w:date="2012-01-05T15:07:00Z"/>
              </w:rPr>
            </w:pPr>
            <w:del w:id="4299" w:author="Bob Yencha" w:date="2012-01-05T15:07:00Z">
              <w:r w:rsidRPr="00D4120B" w:rsidDel="00FB15B1">
                <w:delText>RE</w:delText>
              </w:r>
            </w:del>
          </w:p>
        </w:tc>
        <w:tc>
          <w:tcPr>
            <w:tcW w:w="1296" w:type="dxa"/>
            <w:shd w:val="clear" w:color="auto" w:fill="auto"/>
          </w:tcPr>
          <w:p w14:paraId="387A5A1A" w14:textId="77777777" w:rsidR="00667BA9" w:rsidRPr="00D4120B" w:rsidDel="00FB15B1" w:rsidRDefault="00667BA9" w:rsidP="008F7891">
            <w:pPr>
              <w:pStyle w:val="TableContent"/>
              <w:rPr>
                <w:del w:id="4300" w:author="Bob Yencha" w:date="2012-01-05T15:07:00Z"/>
              </w:rPr>
            </w:pPr>
            <w:del w:id="4301" w:author="Bob Yencha" w:date="2012-01-05T15:07:00Z">
              <w:r w:rsidRPr="00D4120B" w:rsidDel="00FB15B1">
                <w:delText>[0..1]</w:delText>
              </w:r>
            </w:del>
          </w:p>
        </w:tc>
        <w:tc>
          <w:tcPr>
            <w:tcW w:w="846" w:type="dxa"/>
            <w:shd w:val="clear" w:color="auto" w:fill="auto"/>
          </w:tcPr>
          <w:p w14:paraId="48DF5E7A" w14:textId="77777777" w:rsidR="00667BA9" w:rsidRPr="00D4120B" w:rsidDel="00FB15B1" w:rsidRDefault="00667BA9" w:rsidP="008F7891">
            <w:pPr>
              <w:pStyle w:val="TableContent"/>
              <w:rPr>
                <w:del w:id="4302" w:author="Bob Yencha" w:date="2012-01-05T15:07:00Z"/>
              </w:rPr>
            </w:pPr>
          </w:p>
        </w:tc>
        <w:tc>
          <w:tcPr>
            <w:tcW w:w="855" w:type="dxa"/>
            <w:shd w:val="clear" w:color="auto" w:fill="auto"/>
          </w:tcPr>
          <w:p w14:paraId="3C384FA7" w14:textId="77777777" w:rsidR="00667BA9" w:rsidRPr="00D4120B" w:rsidDel="00FB15B1" w:rsidRDefault="00667BA9" w:rsidP="008F7891">
            <w:pPr>
              <w:pStyle w:val="TableContent"/>
              <w:rPr>
                <w:del w:id="4303" w:author="Bob Yencha" w:date="2012-01-05T15:07:00Z"/>
              </w:rPr>
            </w:pPr>
          </w:p>
        </w:tc>
        <w:tc>
          <w:tcPr>
            <w:tcW w:w="1458" w:type="dxa"/>
          </w:tcPr>
          <w:p w14:paraId="575491A2" w14:textId="77777777" w:rsidR="00667BA9" w:rsidRPr="00D4120B" w:rsidDel="00FB15B1" w:rsidRDefault="00667BA9" w:rsidP="008F7891">
            <w:pPr>
              <w:pStyle w:val="TableContent"/>
              <w:rPr>
                <w:del w:id="4304" w:author="Bob Yencha" w:date="2012-01-05T15:07:00Z"/>
              </w:rPr>
            </w:pPr>
          </w:p>
        </w:tc>
        <w:tc>
          <w:tcPr>
            <w:tcW w:w="4964" w:type="dxa"/>
          </w:tcPr>
          <w:p w14:paraId="6263D721" w14:textId="77777777" w:rsidR="00667BA9" w:rsidRPr="00D4120B" w:rsidDel="00FB15B1" w:rsidRDefault="00667BA9" w:rsidP="008F7891">
            <w:pPr>
              <w:pStyle w:val="TableContent"/>
              <w:rPr>
                <w:del w:id="4305" w:author="Bob Yencha" w:date="2012-01-05T15:07:00Z"/>
              </w:rPr>
            </w:pPr>
            <w:del w:id="4306" w:author="Bob Yencha" w:date="2012-01-05T15:07:00Z">
              <w:r w:rsidRPr="00D4120B" w:rsidDel="00FB15B1">
                <w:delText>Date and time patient arrived for services</w:delText>
              </w:r>
            </w:del>
          </w:p>
        </w:tc>
      </w:tr>
      <w:tr w:rsidR="00667BA9" w:rsidRPr="00D4120B" w:rsidDel="00FB15B1" w14:paraId="398F8C38" w14:textId="77777777">
        <w:trPr>
          <w:cantSplit/>
          <w:jc w:val="center"/>
          <w:del w:id="4307" w:author="Bob Yencha" w:date="2012-01-05T15:07:00Z"/>
        </w:trPr>
        <w:tc>
          <w:tcPr>
            <w:tcW w:w="546" w:type="dxa"/>
          </w:tcPr>
          <w:p w14:paraId="77C3D811" w14:textId="77777777" w:rsidR="00667BA9" w:rsidRPr="00D4120B" w:rsidDel="00FB15B1" w:rsidRDefault="00667BA9" w:rsidP="008F7891">
            <w:pPr>
              <w:pStyle w:val="TableContent"/>
              <w:rPr>
                <w:del w:id="4308" w:author="Bob Yencha" w:date="2012-01-05T15:07:00Z"/>
              </w:rPr>
            </w:pPr>
            <w:del w:id="4309" w:author="Bob Yencha" w:date="2012-01-05T15:07:00Z">
              <w:r w:rsidRPr="00D4120B" w:rsidDel="00FB15B1">
                <w:delText>45</w:delText>
              </w:r>
            </w:del>
          </w:p>
        </w:tc>
        <w:tc>
          <w:tcPr>
            <w:tcW w:w="2214" w:type="dxa"/>
          </w:tcPr>
          <w:p w14:paraId="2F45019B" w14:textId="77777777" w:rsidR="00667BA9" w:rsidRPr="00D4120B" w:rsidDel="00FB15B1" w:rsidRDefault="00667BA9" w:rsidP="008F7891">
            <w:pPr>
              <w:pStyle w:val="TableContent"/>
              <w:rPr>
                <w:del w:id="4310" w:author="Bob Yencha" w:date="2012-01-05T15:07:00Z"/>
              </w:rPr>
            </w:pPr>
            <w:del w:id="4311" w:author="Bob Yencha" w:date="2012-01-05T15:07:00Z">
              <w:r w:rsidRPr="00D4120B" w:rsidDel="00FB15B1">
                <w:delText>Discharge Date/Time</w:delText>
              </w:r>
            </w:del>
          </w:p>
        </w:tc>
        <w:tc>
          <w:tcPr>
            <w:tcW w:w="720" w:type="dxa"/>
          </w:tcPr>
          <w:p w14:paraId="055B73D9" w14:textId="77777777" w:rsidR="00667BA9" w:rsidRPr="00D4120B" w:rsidDel="00FB15B1" w:rsidRDefault="00667BA9" w:rsidP="008F7891">
            <w:pPr>
              <w:pStyle w:val="TableContent"/>
              <w:rPr>
                <w:del w:id="4312" w:author="Bob Yencha" w:date="2012-01-05T15:07:00Z"/>
              </w:rPr>
            </w:pPr>
            <w:del w:id="4313" w:author="Bob Yencha" w:date="2012-01-05T15:07:00Z">
              <w:r w:rsidRPr="00D4120B" w:rsidDel="00FB15B1">
                <w:delText>TS</w:delText>
              </w:r>
            </w:del>
          </w:p>
        </w:tc>
        <w:tc>
          <w:tcPr>
            <w:tcW w:w="828" w:type="dxa"/>
            <w:shd w:val="clear" w:color="auto" w:fill="auto"/>
          </w:tcPr>
          <w:p w14:paraId="20780BD3" w14:textId="77777777" w:rsidR="00667BA9" w:rsidRPr="00D4120B" w:rsidDel="00FB15B1" w:rsidRDefault="00667BA9" w:rsidP="008F7891">
            <w:pPr>
              <w:pStyle w:val="TableContent"/>
              <w:rPr>
                <w:del w:id="4314" w:author="Bob Yencha" w:date="2012-01-05T15:07:00Z"/>
              </w:rPr>
            </w:pPr>
            <w:del w:id="4315" w:author="Bob Yencha" w:date="2012-01-05T15:07:00Z">
              <w:r w:rsidRPr="00D4120B" w:rsidDel="00FB15B1">
                <w:delText>RE</w:delText>
              </w:r>
            </w:del>
          </w:p>
        </w:tc>
        <w:tc>
          <w:tcPr>
            <w:tcW w:w="1296" w:type="dxa"/>
            <w:shd w:val="clear" w:color="auto" w:fill="auto"/>
          </w:tcPr>
          <w:p w14:paraId="386A55C6" w14:textId="77777777" w:rsidR="00667BA9" w:rsidRPr="00D4120B" w:rsidDel="00FB15B1" w:rsidRDefault="00667BA9" w:rsidP="008F7891">
            <w:pPr>
              <w:pStyle w:val="TableContent"/>
              <w:rPr>
                <w:del w:id="4316" w:author="Bob Yencha" w:date="2012-01-05T15:07:00Z"/>
              </w:rPr>
            </w:pPr>
            <w:del w:id="4317" w:author="Bob Yencha" w:date="2012-01-05T15:07:00Z">
              <w:r w:rsidRPr="00D4120B" w:rsidDel="00FB15B1">
                <w:delText>[0..*]</w:delText>
              </w:r>
            </w:del>
          </w:p>
        </w:tc>
        <w:tc>
          <w:tcPr>
            <w:tcW w:w="846" w:type="dxa"/>
            <w:shd w:val="clear" w:color="auto" w:fill="auto"/>
          </w:tcPr>
          <w:p w14:paraId="626968A4" w14:textId="77777777" w:rsidR="00667BA9" w:rsidRPr="00D4120B" w:rsidDel="00FB15B1" w:rsidRDefault="00667BA9" w:rsidP="008F7891">
            <w:pPr>
              <w:pStyle w:val="TableContent"/>
              <w:rPr>
                <w:del w:id="4318" w:author="Bob Yencha" w:date="2012-01-05T15:07:00Z"/>
              </w:rPr>
            </w:pPr>
          </w:p>
        </w:tc>
        <w:tc>
          <w:tcPr>
            <w:tcW w:w="855" w:type="dxa"/>
            <w:shd w:val="clear" w:color="auto" w:fill="auto"/>
          </w:tcPr>
          <w:p w14:paraId="00E04202" w14:textId="77777777" w:rsidR="00667BA9" w:rsidRPr="00D4120B" w:rsidDel="00FB15B1" w:rsidRDefault="00667BA9" w:rsidP="008F7891">
            <w:pPr>
              <w:pStyle w:val="TableContent"/>
              <w:rPr>
                <w:del w:id="4319" w:author="Bob Yencha" w:date="2012-01-05T15:07:00Z"/>
              </w:rPr>
            </w:pPr>
          </w:p>
        </w:tc>
        <w:tc>
          <w:tcPr>
            <w:tcW w:w="1458" w:type="dxa"/>
          </w:tcPr>
          <w:p w14:paraId="365105D1" w14:textId="77777777" w:rsidR="00667BA9" w:rsidRPr="00D4120B" w:rsidDel="00FB15B1" w:rsidRDefault="00667BA9" w:rsidP="008F7891">
            <w:pPr>
              <w:pStyle w:val="TableContent"/>
              <w:rPr>
                <w:del w:id="4320" w:author="Bob Yencha" w:date="2012-01-05T15:07:00Z"/>
              </w:rPr>
            </w:pPr>
          </w:p>
        </w:tc>
        <w:tc>
          <w:tcPr>
            <w:tcW w:w="4964" w:type="dxa"/>
          </w:tcPr>
          <w:p w14:paraId="5D58FA84" w14:textId="77777777" w:rsidR="00667BA9" w:rsidRPr="00D4120B" w:rsidDel="00FB15B1" w:rsidRDefault="00667BA9" w:rsidP="008F7891">
            <w:pPr>
              <w:pStyle w:val="TableContent"/>
              <w:rPr>
                <w:del w:id="4321" w:author="Bob Yencha" w:date="2012-01-05T15:07:00Z"/>
              </w:rPr>
            </w:pPr>
            <w:del w:id="4322" w:author="Bob Yencha" w:date="2012-01-05T15:07:00Z">
              <w:r w:rsidRPr="00D4120B" w:rsidDel="00FB15B1">
                <w:delText>Date and time patient services ended</w:delText>
              </w:r>
            </w:del>
          </w:p>
        </w:tc>
      </w:tr>
      <w:tr w:rsidR="00667BA9" w:rsidRPr="00D4120B" w:rsidDel="00FB15B1" w14:paraId="730D9A99" w14:textId="77777777">
        <w:trPr>
          <w:cantSplit/>
          <w:jc w:val="center"/>
          <w:del w:id="4323" w:author="Bob Yencha" w:date="2012-01-05T15:07:00Z"/>
        </w:trPr>
        <w:tc>
          <w:tcPr>
            <w:tcW w:w="546" w:type="dxa"/>
          </w:tcPr>
          <w:p w14:paraId="53031A42" w14:textId="77777777" w:rsidR="00667BA9" w:rsidRPr="00D4120B" w:rsidDel="00FB15B1" w:rsidRDefault="00667BA9" w:rsidP="008F7891">
            <w:pPr>
              <w:pStyle w:val="TableContent"/>
              <w:rPr>
                <w:del w:id="4324" w:author="Bob Yencha" w:date="2012-01-05T15:07:00Z"/>
              </w:rPr>
            </w:pPr>
            <w:del w:id="4325" w:author="Bob Yencha" w:date="2012-01-05T15:07:00Z">
              <w:r w:rsidRPr="00D4120B" w:rsidDel="00FB15B1">
                <w:delText>46</w:delText>
              </w:r>
            </w:del>
          </w:p>
        </w:tc>
        <w:tc>
          <w:tcPr>
            <w:tcW w:w="2214" w:type="dxa"/>
          </w:tcPr>
          <w:p w14:paraId="39132E9E" w14:textId="77777777" w:rsidR="00667BA9" w:rsidRPr="00D4120B" w:rsidDel="00FB15B1" w:rsidRDefault="00667BA9" w:rsidP="008F7891">
            <w:pPr>
              <w:pStyle w:val="TableContent"/>
              <w:rPr>
                <w:del w:id="4326" w:author="Bob Yencha" w:date="2012-01-05T15:07:00Z"/>
              </w:rPr>
            </w:pPr>
            <w:del w:id="4327" w:author="Bob Yencha" w:date="2012-01-05T15:07:00Z">
              <w:r w:rsidRPr="00D4120B" w:rsidDel="00FB15B1">
                <w:delText>Current Patient Balance</w:delText>
              </w:r>
            </w:del>
          </w:p>
        </w:tc>
        <w:tc>
          <w:tcPr>
            <w:tcW w:w="720" w:type="dxa"/>
          </w:tcPr>
          <w:p w14:paraId="2FF038AB" w14:textId="77777777" w:rsidR="00667BA9" w:rsidRPr="00D4120B" w:rsidDel="00FB15B1" w:rsidRDefault="00667BA9" w:rsidP="008F7891">
            <w:pPr>
              <w:pStyle w:val="TableContent"/>
              <w:rPr>
                <w:del w:id="4328" w:author="Bob Yencha" w:date="2012-01-05T15:07:00Z"/>
              </w:rPr>
            </w:pPr>
            <w:del w:id="4329" w:author="Bob Yencha" w:date="2012-01-05T15:07:00Z">
              <w:r w:rsidRPr="00D4120B" w:rsidDel="00FB15B1">
                <w:delText>NM</w:delText>
              </w:r>
            </w:del>
          </w:p>
        </w:tc>
        <w:tc>
          <w:tcPr>
            <w:tcW w:w="828" w:type="dxa"/>
            <w:shd w:val="clear" w:color="auto" w:fill="auto"/>
          </w:tcPr>
          <w:p w14:paraId="2DBAC6B9" w14:textId="77777777" w:rsidR="00667BA9" w:rsidRPr="00D4120B" w:rsidDel="00FB15B1" w:rsidRDefault="00667BA9" w:rsidP="008F7891">
            <w:pPr>
              <w:pStyle w:val="TableContent"/>
              <w:rPr>
                <w:del w:id="4330" w:author="Bob Yencha" w:date="2012-01-05T15:07:00Z"/>
              </w:rPr>
            </w:pPr>
            <w:del w:id="4331" w:author="Bob Yencha" w:date="2012-01-05T15:07:00Z">
              <w:r w:rsidRPr="00D4120B" w:rsidDel="00FB15B1">
                <w:delText>O</w:delText>
              </w:r>
            </w:del>
          </w:p>
        </w:tc>
        <w:tc>
          <w:tcPr>
            <w:tcW w:w="1296" w:type="dxa"/>
            <w:shd w:val="clear" w:color="auto" w:fill="auto"/>
          </w:tcPr>
          <w:p w14:paraId="71666F6F" w14:textId="77777777" w:rsidR="00667BA9" w:rsidRPr="00D4120B" w:rsidDel="00FB15B1" w:rsidRDefault="00667BA9" w:rsidP="008F7891">
            <w:pPr>
              <w:pStyle w:val="TableContent"/>
              <w:rPr>
                <w:del w:id="4332" w:author="Bob Yencha" w:date="2012-01-05T15:07:00Z"/>
              </w:rPr>
            </w:pPr>
            <w:del w:id="4333" w:author="Bob Yencha" w:date="2012-01-05T15:07:00Z">
              <w:r w:rsidRPr="00D4120B" w:rsidDel="00FB15B1">
                <w:delText>[0..1]</w:delText>
              </w:r>
            </w:del>
          </w:p>
        </w:tc>
        <w:tc>
          <w:tcPr>
            <w:tcW w:w="846" w:type="dxa"/>
            <w:shd w:val="clear" w:color="auto" w:fill="auto"/>
          </w:tcPr>
          <w:p w14:paraId="01CDF96D" w14:textId="77777777" w:rsidR="00667BA9" w:rsidRPr="00D4120B" w:rsidDel="00FB15B1" w:rsidRDefault="00667BA9" w:rsidP="008F7891">
            <w:pPr>
              <w:pStyle w:val="TableContent"/>
              <w:rPr>
                <w:del w:id="4334" w:author="Bob Yencha" w:date="2012-01-05T15:07:00Z"/>
              </w:rPr>
            </w:pPr>
            <w:del w:id="4335" w:author="Bob Yencha" w:date="2012-01-05T15:07:00Z">
              <w:r w:rsidRPr="00D4120B" w:rsidDel="00FB15B1">
                <w:delText>1..12</w:delText>
              </w:r>
            </w:del>
          </w:p>
        </w:tc>
        <w:tc>
          <w:tcPr>
            <w:tcW w:w="855" w:type="dxa"/>
            <w:shd w:val="clear" w:color="auto" w:fill="auto"/>
          </w:tcPr>
          <w:p w14:paraId="55E68710" w14:textId="77777777" w:rsidR="00667BA9" w:rsidRPr="00D4120B" w:rsidDel="00FB15B1" w:rsidRDefault="00667BA9" w:rsidP="008F7891">
            <w:pPr>
              <w:pStyle w:val="TableContent"/>
              <w:rPr>
                <w:del w:id="4336" w:author="Bob Yencha" w:date="2012-01-05T15:07:00Z"/>
              </w:rPr>
            </w:pPr>
          </w:p>
        </w:tc>
        <w:tc>
          <w:tcPr>
            <w:tcW w:w="1458" w:type="dxa"/>
          </w:tcPr>
          <w:p w14:paraId="07D86110" w14:textId="77777777" w:rsidR="00667BA9" w:rsidRPr="00D4120B" w:rsidDel="00FB15B1" w:rsidRDefault="00667BA9" w:rsidP="008F7891">
            <w:pPr>
              <w:pStyle w:val="TableContent"/>
              <w:rPr>
                <w:del w:id="4337" w:author="Bob Yencha" w:date="2012-01-05T15:07:00Z"/>
              </w:rPr>
            </w:pPr>
          </w:p>
        </w:tc>
        <w:tc>
          <w:tcPr>
            <w:tcW w:w="4964" w:type="dxa"/>
          </w:tcPr>
          <w:p w14:paraId="13104AAD" w14:textId="77777777" w:rsidR="00667BA9" w:rsidRPr="00D4120B" w:rsidDel="00FB15B1" w:rsidRDefault="00667BA9" w:rsidP="008F7891">
            <w:pPr>
              <w:pStyle w:val="TableContent"/>
              <w:rPr>
                <w:del w:id="4338" w:author="Bob Yencha" w:date="2012-01-05T15:07:00Z"/>
              </w:rPr>
            </w:pPr>
          </w:p>
        </w:tc>
      </w:tr>
      <w:tr w:rsidR="00667BA9" w:rsidRPr="00D4120B" w:rsidDel="00FB15B1" w14:paraId="35918942" w14:textId="77777777">
        <w:trPr>
          <w:cantSplit/>
          <w:jc w:val="center"/>
          <w:del w:id="4339" w:author="Bob Yencha" w:date="2012-01-05T15:07:00Z"/>
        </w:trPr>
        <w:tc>
          <w:tcPr>
            <w:tcW w:w="546" w:type="dxa"/>
          </w:tcPr>
          <w:p w14:paraId="6BF0D1EC" w14:textId="77777777" w:rsidR="00667BA9" w:rsidRPr="00D4120B" w:rsidDel="00FB15B1" w:rsidRDefault="00667BA9" w:rsidP="008F7891">
            <w:pPr>
              <w:pStyle w:val="TableContent"/>
              <w:rPr>
                <w:del w:id="4340" w:author="Bob Yencha" w:date="2012-01-05T15:07:00Z"/>
              </w:rPr>
            </w:pPr>
            <w:del w:id="4341" w:author="Bob Yencha" w:date="2012-01-05T15:07:00Z">
              <w:r w:rsidRPr="00D4120B" w:rsidDel="00FB15B1">
                <w:delText>47</w:delText>
              </w:r>
            </w:del>
          </w:p>
        </w:tc>
        <w:tc>
          <w:tcPr>
            <w:tcW w:w="2214" w:type="dxa"/>
          </w:tcPr>
          <w:p w14:paraId="10B22BC5" w14:textId="77777777" w:rsidR="00667BA9" w:rsidRPr="00D4120B" w:rsidDel="00FB15B1" w:rsidRDefault="00667BA9" w:rsidP="008F7891">
            <w:pPr>
              <w:pStyle w:val="TableContent"/>
              <w:rPr>
                <w:del w:id="4342" w:author="Bob Yencha" w:date="2012-01-05T15:07:00Z"/>
              </w:rPr>
            </w:pPr>
            <w:del w:id="4343" w:author="Bob Yencha" w:date="2012-01-05T15:07:00Z">
              <w:r w:rsidRPr="00D4120B" w:rsidDel="00FB15B1">
                <w:delText>Total Charges</w:delText>
              </w:r>
            </w:del>
          </w:p>
        </w:tc>
        <w:tc>
          <w:tcPr>
            <w:tcW w:w="720" w:type="dxa"/>
          </w:tcPr>
          <w:p w14:paraId="1E45E0BC" w14:textId="77777777" w:rsidR="00667BA9" w:rsidRPr="00D4120B" w:rsidDel="00FB15B1" w:rsidRDefault="00667BA9" w:rsidP="008F7891">
            <w:pPr>
              <w:pStyle w:val="TableContent"/>
              <w:rPr>
                <w:del w:id="4344" w:author="Bob Yencha" w:date="2012-01-05T15:07:00Z"/>
              </w:rPr>
            </w:pPr>
            <w:del w:id="4345" w:author="Bob Yencha" w:date="2012-01-05T15:07:00Z">
              <w:r w:rsidRPr="00D4120B" w:rsidDel="00FB15B1">
                <w:delText>NM</w:delText>
              </w:r>
            </w:del>
          </w:p>
        </w:tc>
        <w:tc>
          <w:tcPr>
            <w:tcW w:w="828" w:type="dxa"/>
            <w:shd w:val="clear" w:color="auto" w:fill="auto"/>
          </w:tcPr>
          <w:p w14:paraId="79CB60AA" w14:textId="77777777" w:rsidR="00667BA9" w:rsidRPr="00D4120B" w:rsidDel="00FB15B1" w:rsidRDefault="00667BA9" w:rsidP="008F7891">
            <w:pPr>
              <w:pStyle w:val="TableContent"/>
              <w:rPr>
                <w:del w:id="4346" w:author="Bob Yencha" w:date="2012-01-05T15:07:00Z"/>
              </w:rPr>
            </w:pPr>
            <w:del w:id="4347" w:author="Bob Yencha" w:date="2012-01-05T15:07:00Z">
              <w:r w:rsidRPr="00D4120B" w:rsidDel="00FB15B1">
                <w:delText>O</w:delText>
              </w:r>
            </w:del>
          </w:p>
        </w:tc>
        <w:tc>
          <w:tcPr>
            <w:tcW w:w="1296" w:type="dxa"/>
            <w:shd w:val="clear" w:color="auto" w:fill="auto"/>
          </w:tcPr>
          <w:p w14:paraId="0A4847D5" w14:textId="77777777" w:rsidR="00667BA9" w:rsidRPr="00D4120B" w:rsidDel="00FB15B1" w:rsidRDefault="00667BA9" w:rsidP="008F7891">
            <w:pPr>
              <w:pStyle w:val="TableContent"/>
              <w:rPr>
                <w:del w:id="4348" w:author="Bob Yencha" w:date="2012-01-05T15:07:00Z"/>
              </w:rPr>
            </w:pPr>
            <w:del w:id="4349" w:author="Bob Yencha" w:date="2012-01-05T15:07:00Z">
              <w:r w:rsidRPr="00D4120B" w:rsidDel="00FB15B1">
                <w:delText>[0..1]</w:delText>
              </w:r>
            </w:del>
          </w:p>
        </w:tc>
        <w:tc>
          <w:tcPr>
            <w:tcW w:w="846" w:type="dxa"/>
            <w:shd w:val="clear" w:color="auto" w:fill="auto"/>
          </w:tcPr>
          <w:p w14:paraId="11F8636A" w14:textId="77777777" w:rsidR="00667BA9" w:rsidRPr="00D4120B" w:rsidDel="00FB15B1" w:rsidRDefault="00667BA9" w:rsidP="008F7891">
            <w:pPr>
              <w:pStyle w:val="TableContent"/>
              <w:rPr>
                <w:del w:id="4350" w:author="Bob Yencha" w:date="2012-01-05T15:07:00Z"/>
              </w:rPr>
            </w:pPr>
            <w:del w:id="4351" w:author="Bob Yencha" w:date="2012-01-05T15:07:00Z">
              <w:r w:rsidRPr="00D4120B" w:rsidDel="00FB15B1">
                <w:delText>1..12</w:delText>
              </w:r>
            </w:del>
          </w:p>
        </w:tc>
        <w:tc>
          <w:tcPr>
            <w:tcW w:w="855" w:type="dxa"/>
            <w:shd w:val="clear" w:color="auto" w:fill="auto"/>
          </w:tcPr>
          <w:p w14:paraId="010A935B" w14:textId="77777777" w:rsidR="00667BA9" w:rsidRPr="00D4120B" w:rsidDel="00FB15B1" w:rsidRDefault="00667BA9" w:rsidP="008F7891">
            <w:pPr>
              <w:pStyle w:val="TableContent"/>
              <w:rPr>
                <w:del w:id="4352" w:author="Bob Yencha" w:date="2012-01-05T15:07:00Z"/>
              </w:rPr>
            </w:pPr>
          </w:p>
        </w:tc>
        <w:tc>
          <w:tcPr>
            <w:tcW w:w="1458" w:type="dxa"/>
          </w:tcPr>
          <w:p w14:paraId="0DC3C63B" w14:textId="77777777" w:rsidR="00667BA9" w:rsidRPr="00D4120B" w:rsidDel="00FB15B1" w:rsidRDefault="00667BA9" w:rsidP="008F7891">
            <w:pPr>
              <w:pStyle w:val="TableContent"/>
              <w:rPr>
                <w:del w:id="4353" w:author="Bob Yencha" w:date="2012-01-05T15:07:00Z"/>
              </w:rPr>
            </w:pPr>
          </w:p>
        </w:tc>
        <w:tc>
          <w:tcPr>
            <w:tcW w:w="4964" w:type="dxa"/>
          </w:tcPr>
          <w:p w14:paraId="2A987371" w14:textId="77777777" w:rsidR="00667BA9" w:rsidRPr="00D4120B" w:rsidDel="00FB15B1" w:rsidRDefault="00667BA9" w:rsidP="008F7891">
            <w:pPr>
              <w:pStyle w:val="TableContent"/>
              <w:rPr>
                <w:del w:id="4354" w:author="Bob Yencha" w:date="2012-01-05T15:07:00Z"/>
              </w:rPr>
            </w:pPr>
          </w:p>
        </w:tc>
      </w:tr>
      <w:tr w:rsidR="00667BA9" w:rsidRPr="00D4120B" w:rsidDel="00FB15B1" w14:paraId="63AA894C" w14:textId="77777777">
        <w:trPr>
          <w:cantSplit/>
          <w:jc w:val="center"/>
          <w:del w:id="4355" w:author="Bob Yencha" w:date="2012-01-05T15:07:00Z"/>
        </w:trPr>
        <w:tc>
          <w:tcPr>
            <w:tcW w:w="546" w:type="dxa"/>
          </w:tcPr>
          <w:p w14:paraId="2B4B8AF2" w14:textId="77777777" w:rsidR="00667BA9" w:rsidRPr="00D4120B" w:rsidDel="00FB15B1" w:rsidRDefault="00667BA9" w:rsidP="008F7891">
            <w:pPr>
              <w:pStyle w:val="TableContent"/>
              <w:rPr>
                <w:del w:id="4356" w:author="Bob Yencha" w:date="2012-01-05T15:07:00Z"/>
              </w:rPr>
            </w:pPr>
            <w:del w:id="4357" w:author="Bob Yencha" w:date="2012-01-05T15:07:00Z">
              <w:r w:rsidRPr="00D4120B" w:rsidDel="00FB15B1">
                <w:delText>48</w:delText>
              </w:r>
            </w:del>
          </w:p>
        </w:tc>
        <w:tc>
          <w:tcPr>
            <w:tcW w:w="2214" w:type="dxa"/>
          </w:tcPr>
          <w:p w14:paraId="0C1E3F88" w14:textId="77777777" w:rsidR="00667BA9" w:rsidRPr="00D4120B" w:rsidDel="00FB15B1" w:rsidRDefault="00667BA9" w:rsidP="008F7891">
            <w:pPr>
              <w:pStyle w:val="TableContent"/>
              <w:rPr>
                <w:del w:id="4358" w:author="Bob Yencha" w:date="2012-01-05T15:07:00Z"/>
              </w:rPr>
            </w:pPr>
            <w:del w:id="4359" w:author="Bob Yencha" w:date="2012-01-05T15:07:00Z">
              <w:r w:rsidRPr="00D4120B" w:rsidDel="00FB15B1">
                <w:delText>Total Adjustments</w:delText>
              </w:r>
            </w:del>
          </w:p>
        </w:tc>
        <w:tc>
          <w:tcPr>
            <w:tcW w:w="720" w:type="dxa"/>
          </w:tcPr>
          <w:p w14:paraId="7F78012B" w14:textId="77777777" w:rsidR="00667BA9" w:rsidRPr="00D4120B" w:rsidDel="00FB15B1" w:rsidRDefault="00667BA9" w:rsidP="008F7891">
            <w:pPr>
              <w:pStyle w:val="TableContent"/>
              <w:rPr>
                <w:del w:id="4360" w:author="Bob Yencha" w:date="2012-01-05T15:07:00Z"/>
              </w:rPr>
            </w:pPr>
            <w:del w:id="4361" w:author="Bob Yencha" w:date="2012-01-05T15:07:00Z">
              <w:r w:rsidRPr="00D4120B" w:rsidDel="00FB15B1">
                <w:delText>NM</w:delText>
              </w:r>
            </w:del>
          </w:p>
        </w:tc>
        <w:tc>
          <w:tcPr>
            <w:tcW w:w="828" w:type="dxa"/>
            <w:shd w:val="clear" w:color="auto" w:fill="auto"/>
          </w:tcPr>
          <w:p w14:paraId="39D1DABD" w14:textId="77777777" w:rsidR="00667BA9" w:rsidRPr="00D4120B" w:rsidDel="00FB15B1" w:rsidRDefault="00667BA9" w:rsidP="008F7891">
            <w:pPr>
              <w:pStyle w:val="TableContent"/>
              <w:rPr>
                <w:del w:id="4362" w:author="Bob Yencha" w:date="2012-01-05T15:07:00Z"/>
              </w:rPr>
            </w:pPr>
            <w:del w:id="4363" w:author="Bob Yencha" w:date="2012-01-05T15:07:00Z">
              <w:r w:rsidRPr="00D4120B" w:rsidDel="00FB15B1">
                <w:delText>O</w:delText>
              </w:r>
            </w:del>
          </w:p>
        </w:tc>
        <w:tc>
          <w:tcPr>
            <w:tcW w:w="1296" w:type="dxa"/>
            <w:shd w:val="clear" w:color="auto" w:fill="auto"/>
          </w:tcPr>
          <w:p w14:paraId="42C151E9" w14:textId="77777777" w:rsidR="00667BA9" w:rsidRPr="00D4120B" w:rsidDel="00FB15B1" w:rsidRDefault="00667BA9" w:rsidP="008F7891">
            <w:pPr>
              <w:pStyle w:val="TableContent"/>
              <w:rPr>
                <w:del w:id="4364" w:author="Bob Yencha" w:date="2012-01-05T15:07:00Z"/>
              </w:rPr>
            </w:pPr>
            <w:del w:id="4365" w:author="Bob Yencha" w:date="2012-01-05T15:07:00Z">
              <w:r w:rsidRPr="00D4120B" w:rsidDel="00FB15B1">
                <w:delText>[0..1]</w:delText>
              </w:r>
            </w:del>
          </w:p>
        </w:tc>
        <w:tc>
          <w:tcPr>
            <w:tcW w:w="846" w:type="dxa"/>
            <w:shd w:val="clear" w:color="auto" w:fill="auto"/>
          </w:tcPr>
          <w:p w14:paraId="0D703BE7" w14:textId="77777777" w:rsidR="00667BA9" w:rsidRPr="00D4120B" w:rsidDel="00FB15B1" w:rsidRDefault="00667BA9" w:rsidP="008F7891">
            <w:pPr>
              <w:pStyle w:val="TableContent"/>
              <w:rPr>
                <w:del w:id="4366" w:author="Bob Yencha" w:date="2012-01-05T15:07:00Z"/>
              </w:rPr>
            </w:pPr>
            <w:del w:id="4367" w:author="Bob Yencha" w:date="2012-01-05T15:07:00Z">
              <w:r w:rsidRPr="00D4120B" w:rsidDel="00FB15B1">
                <w:delText>1..12</w:delText>
              </w:r>
            </w:del>
          </w:p>
        </w:tc>
        <w:tc>
          <w:tcPr>
            <w:tcW w:w="855" w:type="dxa"/>
            <w:shd w:val="clear" w:color="auto" w:fill="auto"/>
          </w:tcPr>
          <w:p w14:paraId="25B6C1BF" w14:textId="77777777" w:rsidR="00667BA9" w:rsidRPr="00D4120B" w:rsidDel="00FB15B1" w:rsidRDefault="00667BA9" w:rsidP="008F7891">
            <w:pPr>
              <w:pStyle w:val="TableContent"/>
              <w:rPr>
                <w:del w:id="4368" w:author="Bob Yencha" w:date="2012-01-05T15:07:00Z"/>
              </w:rPr>
            </w:pPr>
          </w:p>
        </w:tc>
        <w:tc>
          <w:tcPr>
            <w:tcW w:w="1458" w:type="dxa"/>
          </w:tcPr>
          <w:p w14:paraId="6F337208" w14:textId="77777777" w:rsidR="00667BA9" w:rsidRPr="00D4120B" w:rsidDel="00FB15B1" w:rsidRDefault="00667BA9" w:rsidP="008F7891">
            <w:pPr>
              <w:pStyle w:val="TableContent"/>
              <w:rPr>
                <w:del w:id="4369" w:author="Bob Yencha" w:date="2012-01-05T15:07:00Z"/>
              </w:rPr>
            </w:pPr>
          </w:p>
        </w:tc>
        <w:tc>
          <w:tcPr>
            <w:tcW w:w="4964" w:type="dxa"/>
          </w:tcPr>
          <w:p w14:paraId="23AA9F35" w14:textId="77777777" w:rsidR="00667BA9" w:rsidRPr="00D4120B" w:rsidDel="00FB15B1" w:rsidRDefault="00667BA9" w:rsidP="008F7891">
            <w:pPr>
              <w:pStyle w:val="TableContent"/>
              <w:rPr>
                <w:del w:id="4370" w:author="Bob Yencha" w:date="2012-01-05T15:07:00Z"/>
              </w:rPr>
            </w:pPr>
          </w:p>
        </w:tc>
      </w:tr>
      <w:tr w:rsidR="00667BA9" w:rsidRPr="00D4120B" w:rsidDel="00FB15B1" w14:paraId="2AE0FD9A" w14:textId="77777777">
        <w:trPr>
          <w:cantSplit/>
          <w:jc w:val="center"/>
          <w:del w:id="4371" w:author="Bob Yencha" w:date="2012-01-05T15:07:00Z"/>
        </w:trPr>
        <w:tc>
          <w:tcPr>
            <w:tcW w:w="546" w:type="dxa"/>
          </w:tcPr>
          <w:p w14:paraId="206208AB" w14:textId="77777777" w:rsidR="00667BA9" w:rsidRPr="00D4120B" w:rsidDel="00FB15B1" w:rsidRDefault="00667BA9" w:rsidP="008F7891">
            <w:pPr>
              <w:pStyle w:val="TableContent"/>
              <w:rPr>
                <w:del w:id="4372" w:author="Bob Yencha" w:date="2012-01-05T15:07:00Z"/>
              </w:rPr>
            </w:pPr>
            <w:del w:id="4373" w:author="Bob Yencha" w:date="2012-01-05T15:07:00Z">
              <w:r w:rsidRPr="00D4120B" w:rsidDel="00FB15B1">
                <w:delText>49</w:delText>
              </w:r>
            </w:del>
          </w:p>
        </w:tc>
        <w:tc>
          <w:tcPr>
            <w:tcW w:w="2214" w:type="dxa"/>
          </w:tcPr>
          <w:p w14:paraId="6BF35CB6" w14:textId="77777777" w:rsidR="00667BA9" w:rsidRPr="00D4120B" w:rsidDel="00FB15B1" w:rsidRDefault="00667BA9" w:rsidP="008F7891">
            <w:pPr>
              <w:pStyle w:val="TableContent"/>
              <w:rPr>
                <w:del w:id="4374" w:author="Bob Yencha" w:date="2012-01-05T15:07:00Z"/>
              </w:rPr>
            </w:pPr>
            <w:del w:id="4375" w:author="Bob Yencha" w:date="2012-01-05T15:07:00Z">
              <w:r w:rsidRPr="00D4120B" w:rsidDel="00FB15B1">
                <w:delText>Total Payments</w:delText>
              </w:r>
            </w:del>
          </w:p>
        </w:tc>
        <w:tc>
          <w:tcPr>
            <w:tcW w:w="720" w:type="dxa"/>
          </w:tcPr>
          <w:p w14:paraId="7238B517" w14:textId="77777777" w:rsidR="00667BA9" w:rsidRPr="00D4120B" w:rsidDel="00FB15B1" w:rsidRDefault="00667BA9" w:rsidP="008F7891">
            <w:pPr>
              <w:pStyle w:val="TableContent"/>
              <w:rPr>
                <w:del w:id="4376" w:author="Bob Yencha" w:date="2012-01-05T15:07:00Z"/>
              </w:rPr>
            </w:pPr>
            <w:del w:id="4377" w:author="Bob Yencha" w:date="2012-01-05T15:07:00Z">
              <w:r w:rsidRPr="00D4120B" w:rsidDel="00FB15B1">
                <w:delText>NM</w:delText>
              </w:r>
            </w:del>
          </w:p>
        </w:tc>
        <w:tc>
          <w:tcPr>
            <w:tcW w:w="828" w:type="dxa"/>
            <w:shd w:val="clear" w:color="auto" w:fill="auto"/>
          </w:tcPr>
          <w:p w14:paraId="048820AE" w14:textId="77777777" w:rsidR="00667BA9" w:rsidRPr="00D4120B" w:rsidDel="00FB15B1" w:rsidRDefault="00667BA9" w:rsidP="008F7891">
            <w:pPr>
              <w:pStyle w:val="TableContent"/>
              <w:rPr>
                <w:del w:id="4378" w:author="Bob Yencha" w:date="2012-01-05T15:07:00Z"/>
              </w:rPr>
            </w:pPr>
            <w:del w:id="4379" w:author="Bob Yencha" w:date="2012-01-05T15:07:00Z">
              <w:r w:rsidRPr="00D4120B" w:rsidDel="00FB15B1">
                <w:delText>O</w:delText>
              </w:r>
            </w:del>
          </w:p>
        </w:tc>
        <w:tc>
          <w:tcPr>
            <w:tcW w:w="1296" w:type="dxa"/>
            <w:shd w:val="clear" w:color="auto" w:fill="auto"/>
          </w:tcPr>
          <w:p w14:paraId="755A6748" w14:textId="77777777" w:rsidR="00667BA9" w:rsidRPr="00D4120B" w:rsidDel="00FB15B1" w:rsidRDefault="00667BA9" w:rsidP="008F7891">
            <w:pPr>
              <w:pStyle w:val="TableContent"/>
              <w:rPr>
                <w:del w:id="4380" w:author="Bob Yencha" w:date="2012-01-05T15:07:00Z"/>
              </w:rPr>
            </w:pPr>
            <w:del w:id="4381" w:author="Bob Yencha" w:date="2012-01-05T15:07:00Z">
              <w:r w:rsidRPr="00D4120B" w:rsidDel="00FB15B1">
                <w:delText>[0..1]</w:delText>
              </w:r>
            </w:del>
          </w:p>
        </w:tc>
        <w:tc>
          <w:tcPr>
            <w:tcW w:w="846" w:type="dxa"/>
            <w:shd w:val="clear" w:color="auto" w:fill="auto"/>
          </w:tcPr>
          <w:p w14:paraId="28393E94" w14:textId="77777777" w:rsidR="00667BA9" w:rsidRPr="00D4120B" w:rsidDel="00FB15B1" w:rsidRDefault="00667BA9" w:rsidP="008F7891">
            <w:pPr>
              <w:pStyle w:val="TableContent"/>
              <w:rPr>
                <w:del w:id="4382" w:author="Bob Yencha" w:date="2012-01-05T15:07:00Z"/>
              </w:rPr>
            </w:pPr>
            <w:del w:id="4383" w:author="Bob Yencha" w:date="2012-01-05T15:07:00Z">
              <w:r w:rsidRPr="00D4120B" w:rsidDel="00FB15B1">
                <w:delText>1..12</w:delText>
              </w:r>
            </w:del>
          </w:p>
        </w:tc>
        <w:tc>
          <w:tcPr>
            <w:tcW w:w="855" w:type="dxa"/>
            <w:shd w:val="clear" w:color="auto" w:fill="auto"/>
          </w:tcPr>
          <w:p w14:paraId="37226C56" w14:textId="77777777" w:rsidR="00667BA9" w:rsidRPr="00D4120B" w:rsidDel="00FB15B1" w:rsidRDefault="00667BA9" w:rsidP="008F7891">
            <w:pPr>
              <w:pStyle w:val="TableContent"/>
              <w:rPr>
                <w:del w:id="4384" w:author="Bob Yencha" w:date="2012-01-05T15:07:00Z"/>
              </w:rPr>
            </w:pPr>
          </w:p>
        </w:tc>
        <w:tc>
          <w:tcPr>
            <w:tcW w:w="1458" w:type="dxa"/>
          </w:tcPr>
          <w:p w14:paraId="3EA2FE67" w14:textId="77777777" w:rsidR="00667BA9" w:rsidRPr="00D4120B" w:rsidDel="00FB15B1" w:rsidRDefault="00667BA9" w:rsidP="008F7891">
            <w:pPr>
              <w:pStyle w:val="TableContent"/>
              <w:rPr>
                <w:del w:id="4385" w:author="Bob Yencha" w:date="2012-01-05T15:07:00Z"/>
              </w:rPr>
            </w:pPr>
          </w:p>
        </w:tc>
        <w:tc>
          <w:tcPr>
            <w:tcW w:w="4964" w:type="dxa"/>
          </w:tcPr>
          <w:p w14:paraId="0E06831F" w14:textId="77777777" w:rsidR="00667BA9" w:rsidRPr="00D4120B" w:rsidDel="00FB15B1" w:rsidRDefault="00667BA9" w:rsidP="008F7891">
            <w:pPr>
              <w:pStyle w:val="TableContent"/>
              <w:rPr>
                <w:del w:id="4386" w:author="Bob Yencha" w:date="2012-01-05T15:07:00Z"/>
              </w:rPr>
            </w:pPr>
          </w:p>
        </w:tc>
      </w:tr>
      <w:tr w:rsidR="00667BA9" w:rsidRPr="00D4120B" w:rsidDel="00FB15B1" w14:paraId="2C7F7936" w14:textId="77777777">
        <w:trPr>
          <w:cantSplit/>
          <w:jc w:val="center"/>
          <w:del w:id="4387" w:author="Bob Yencha" w:date="2012-01-05T15:07:00Z"/>
        </w:trPr>
        <w:tc>
          <w:tcPr>
            <w:tcW w:w="546" w:type="dxa"/>
          </w:tcPr>
          <w:p w14:paraId="146DBF69" w14:textId="77777777" w:rsidR="00667BA9" w:rsidRPr="00D4120B" w:rsidDel="00FB15B1" w:rsidRDefault="00667BA9" w:rsidP="008F7891">
            <w:pPr>
              <w:pStyle w:val="TableContent"/>
              <w:rPr>
                <w:del w:id="4388" w:author="Bob Yencha" w:date="2012-01-05T15:07:00Z"/>
              </w:rPr>
            </w:pPr>
            <w:del w:id="4389" w:author="Bob Yencha" w:date="2012-01-05T15:07:00Z">
              <w:r w:rsidRPr="00D4120B" w:rsidDel="00FB15B1">
                <w:delText>50</w:delText>
              </w:r>
            </w:del>
          </w:p>
        </w:tc>
        <w:tc>
          <w:tcPr>
            <w:tcW w:w="2214" w:type="dxa"/>
          </w:tcPr>
          <w:p w14:paraId="5154D70A" w14:textId="77777777" w:rsidR="00667BA9" w:rsidRPr="00D4120B" w:rsidDel="00FB15B1" w:rsidRDefault="00667BA9" w:rsidP="008F7891">
            <w:pPr>
              <w:pStyle w:val="TableContent"/>
              <w:rPr>
                <w:del w:id="4390" w:author="Bob Yencha" w:date="2012-01-05T15:07:00Z"/>
              </w:rPr>
            </w:pPr>
            <w:del w:id="4391" w:author="Bob Yencha" w:date="2012-01-05T15:07:00Z">
              <w:r w:rsidRPr="00D4120B" w:rsidDel="00FB15B1">
                <w:delText>Alternate Visit ID</w:delText>
              </w:r>
            </w:del>
          </w:p>
        </w:tc>
        <w:tc>
          <w:tcPr>
            <w:tcW w:w="720" w:type="dxa"/>
          </w:tcPr>
          <w:p w14:paraId="3ECA87CE" w14:textId="77777777" w:rsidR="00667BA9" w:rsidRPr="00D4120B" w:rsidDel="00FB15B1" w:rsidRDefault="00667BA9" w:rsidP="008F7891">
            <w:pPr>
              <w:pStyle w:val="TableContent"/>
              <w:rPr>
                <w:del w:id="4392" w:author="Bob Yencha" w:date="2012-01-05T15:07:00Z"/>
              </w:rPr>
            </w:pPr>
            <w:del w:id="4393" w:author="Bob Yencha" w:date="2012-01-05T15:07:00Z">
              <w:r w:rsidRPr="00D4120B" w:rsidDel="00FB15B1">
                <w:delText>CX</w:delText>
              </w:r>
            </w:del>
          </w:p>
        </w:tc>
        <w:tc>
          <w:tcPr>
            <w:tcW w:w="828" w:type="dxa"/>
            <w:shd w:val="clear" w:color="auto" w:fill="auto"/>
          </w:tcPr>
          <w:p w14:paraId="7AC8B642" w14:textId="77777777" w:rsidR="00667BA9" w:rsidRPr="00D4120B" w:rsidDel="00FB15B1" w:rsidRDefault="00667BA9" w:rsidP="008F7891">
            <w:pPr>
              <w:pStyle w:val="TableContent"/>
              <w:rPr>
                <w:del w:id="4394" w:author="Bob Yencha" w:date="2012-01-05T15:07:00Z"/>
              </w:rPr>
            </w:pPr>
            <w:del w:id="4395" w:author="Bob Yencha" w:date="2012-01-05T15:07:00Z">
              <w:r w:rsidRPr="00D4120B" w:rsidDel="00FB15B1">
                <w:delText>O</w:delText>
              </w:r>
            </w:del>
          </w:p>
        </w:tc>
        <w:tc>
          <w:tcPr>
            <w:tcW w:w="1296" w:type="dxa"/>
            <w:shd w:val="clear" w:color="auto" w:fill="auto"/>
          </w:tcPr>
          <w:p w14:paraId="01050CAC" w14:textId="77777777" w:rsidR="00667BA9" w:rsidRPr="00D4120B" w:rsidDel="00FB15B1" w:rsidRDefault="00667BA9" w:rsidP="008F7891">
            <w:pPr>
              <w:pStyle w:val="TableContent"/>
              <w:rPr>
                <w:del w:id="4396" w:author="Bob Yencha" w:date="2012-01-05T15:07:00Z"/>
              </w:rPr>
            </w:pPr>
            <w:del w:id="4397" w:author="Bob Yencha" w:date="2012-01-05T15:07:00Z">
              <w:r w:rsidRPr="00D4120B" w:rsidDel="00FB15B1">
                <w:delText>[0..1]</w:delText>
              </w:r>
            </w:del>
          </w:p>
        </w:tc>
        <w:tc>
          <w:tcPr>
            <w:tcW w:w="846" w:type="dxa"/>
            <w:shd w:val="clear" w:color="auto" w:fill="auto"/>
          </w:tcPr>
          <w:p w14:paraId="39C3DE5A" w14:textId="77777777" w:rsidR="00667BA9" w:rsidRPr="00D4120B" w:rsidDel="00FB15B1" w:rsidRDefault="00667BA9" w:rsidP="008F7891">
            <w:pPr>
              <w:pStyle w:val="TableContent"/>
              <w:rPr>
                <w:del w:id="4398" w:author="Bob Yencha" w:date="2012-01-05T15:07:00Z"/>
              </w:rPr>
            </w:pPr>
          </w:p>
        </w:tc>
        <w:tc>
          <w:tcPr>
            <w:tcW w:w="855" w:type="dxa"/>
            <w:shd w:val="clear" w:color="auto" w:fill="auto"/>
          </w:tcPr>
          <w:p w14:paraId="2A36018F" w14:textId="77777777" w:rsidR="00667BA9" w:rsidRPr="00D4120B" w:rsidDel="00FB15B1" w:rsidRDefault="00667BA9" w:rsidP="008F7891">
            <w:pPr>
              <w:pStyle w:val="TableContent"/>
              <w:rPr>
                <w:del w:id="4399" w:author="Bob Yencha" w:date="2012-01-05T15:07:00Z"/>
              </w:rPr>
            </w:pPr>
          </w:p>
        </w:tc>
        <w:tc>
          <w:tcPr>
            <w:tcW w:w="1458" w:type="dxa"/>
          </w:tcPr>
          <w:p w14:paraId="74E6883D" w14:textId="77777777" w:rsidR="00667BA9" w:rsidRPr="00D4120B" w:rsidDel="00FB15B1" w:rsidRDefault="00667BA9" w:rsidP="008F7891">
            <w:pPr>
              <w:pStyle w:val="TableContent"/>
              <w:rPr>
                <w:del w:id="4400" w:author="Bob Yencha" w:date="2012-01-05T15:07:00Z"/>
              </w:rPr>
            </w:pPr>
          </w:p>
        </w:tc>
        <w:tc>
          <w:tcPr>
            <w:tcW w:w="4964" w:type="dxa"/>
          </w:tcPr>
          <w:p w14:paraId="4B057C54" w14:textId="77777777" w:rsidR="00667BA9" w:rsidRPr="00D4120B" w:rsidDel="00FB15B1" w:rsidRDefault="00667BA9" w:rsidP="008F7891">
            <w:pPr>
              <w:pStyle w:val="TableContent"/>
              <w:rPr>
                <w:del w:id="4401" w:author="Bob Yencha" w:date="2012-01-05T15:07:00Z"/>
              </w:rPr>
            </w:pPr>
          </w:p>
        </w:tc>
      </w:tr>
      <w:tr w:rsidR="00667BA9" w:rsidRPr="00D4120B" w:rsidDel="00FB15B1" w14:paraId="17DF631C" w14:textId="77777777">
        <w:trPr>
          <w:cantSplit/>
          <w:jc w:val="center"/>
          <w:del w:id="4402" w:author="Bob Yencha" w:date="2012-01-05T15:07:00Z"/>
        </w:trPr>
        <w:tc>
          <w:tcPr>
            <w:tcW w:w="546" w:type="dxa"/>
          </w:tcPr>
          <w:p w14:paraId="3159C62A" w14:textId="77777777" w:rsidR="00667BA9" w:rsidRPr="00D4120B" w:rsidDel="00FB15B1" w:rsidRDefault="00667BA9" w:rsidP="008F7891">
            <w:pPr>
              <w:pStyle w:val="TableContent"/>
              <w:rPr>
                <w:del w:id="4403" w:author="Bob Yencha" w:date="2012-01-05T15:07:00Z"/>
              </w:rPr>
            </w:pPr>
            <w:del w:id="4404" w:author="Bob Yencha" w:date="2012-01-05T15:07:00Z">
              <w:r w:rsidRPr="00D4120B" w:rsidDel="00FB15B1">
                <w:delText>51</w:delText>
              </w:r>
            </w:del>
          </w:p>
        </w:tc>
        <w:tc>
          <w:tcPr>
            <w:tcW w:w="2214" w:type="dxa"/>
          </w:tcPr>
          <w:p w14:paraId="5C13FFEA" w14:textId="77777777" w:rsidR="00667BA9" w:rsidRPr="00D4120B" w:rsidDel="00FB15B1" w:rsidRDefault="00667BA9" w:rsidP="008F7891">
            <w:pPr>
              <w:pStyle w:val="TableContent"/>
              <w:rPr>
                <w:del w:id="4405" w:author="Bob Yencha" w:date="2012-01-05T15:07:00Z"/>
              </w:rPr>
            </w:pPr>
            <w:del w:id="4406" w:author="Bob Yencha" w:date="2012-01-05T15:07:00Z">
              <w:r w:rsidRPr="00D4120B" w:rsidDel="00FB15B1">
                <w:delText>Visit Indicator</w:delText>
              </w:r>
            </w:del>
          </w:p>
        </w:tc>
        <w:tc>
          <w:tcPr>
            <w:tcW w:w="720" w:type="dxa"/>
          </w:tcPr>
          <w:p w14:paraId="064D98DD" w14:textId="77777777" w:rsidR="00667BA9" w:rsidRPr="00D4120B" w:rsidDel="00FB15B1" w:rsidRDefault="00667BA9" w:rsidP="008F7891">
            <w:pPr>
              <w:pStyle w:val="TableContent"/>
              <w:rPr>
                <w:del w:id="4407" w:author="Bob Yencha" w:date="2012-01-05T15:07:00Z"/>
              </w:rPr>
            </w:pPr>
            <w:del w:id="4408" w:author="Bob Yencha" w:date="2012-01-05T15:07:00Z">
              <w:r w:rsidRPr="00D4120B" w:rsidDel="00FB15B1">
                <w:delText>IS</w:delText>
              </w:r>
            </w:del>
          </w:p>
        </w:tc>
        <w:tc>
          <w:tcPr>
            <w:tcW w:w="828" w:type="dxa"/>
            <w:shd w:val="clear" w:color="auto" w:fill="auto"/>
          </w:tcPr>
          <w:p w14:paraId="69EE1C7E" w14:textId="77777777" w:rsidR="00667BA9" w:rsidRPr="00D4120B" w:rsidDel="00FB15B1" w:rsidRDefault="00667BA9" w:rsidP="008F7891">
            <w:pPr>
              <w:pStyle w:val="TableContent"/>
              <w:rPr>
                <w:del w:id="4409" w:author="Bob Yencha" w:date="2012-01-05T15:07:00Z"/>
              </w:rPr>
            </w:pPr>
            <w:del w:id="4410" w:author="Bob Yencha" w:date="2012-01-05T15:07:00Z">
              <w:r w:rsidRPr="00D4120B" w:rsidDel="00FB15B1">
                <w:delText>O</w:delText>
              </w:r>
            </w:del>
          </w:p>
        </w:tc>
        <w:tc>
          <w:tcPr>
            <w:tcW w:w="1296" w:type="dxa"/>
            <w:shd w:val="clear" w:color="auto" w:fill="auto"/>
          </w:tcPr>
          <w:p w14:paraId="6EC7EF2D" w14:textId="77777777" w:rsidR="00667BA9" w:rsidRPr="00D4120B" w:rsidDel="00FB15B1" w:rsidRDefault="00667BA9" w:rsidP="008F7891">
            <w:pPr>
              <w:pStyle w:val="TableContent"/>
              <w:rPr>
                <w:del w:id="4411" w:author="Bob Yencha" w:date="2012-01-05T15:07:00Z"/>
              </w:rPr>
            </w:pPr>
            <w:del w:id="4412" w:author="Bob Yencha" w:date="2012-01-05T15:07:00Z">
              <w:r w:rsidRPr="00D4120B" w:rsidDel="00FB15B1">
                <w:delText>[0..1]</w:delText>
              </w:r>
            </w:del>
          </w:p>
        </w:tc>
        <w:tc>
          <w:tcPr>
            <w:tcW w:w="846" w:type="dxa"/>
            <w:shd w:val="clear" w:color="auto" w:fill="auto"/>
          </w:tcPr>
          <w:p w14:paraId="072F96A6" w14:textId="77777777" w:rsidR="00667BA9" w:rsidRPr="00D4120B" w:rsidDel="00FB15B1" w:rsidRDefault="00667BA9" w:rsidP="008F7891">
            <w:pPr>
              <w:pStyle w:val="TableContent"/>
              <w:rPr>
                <w:del w:id="4413" w:author="Bob Yencha" w:date="2012-01-05T15:07:00Z"/>
              </w:rPr>
            </w:pPr>
            <w:del w:id="4414" w:author="Bob Yencha" w:date="2012-01-05T15:07:00Z">
              <w:r w:rsidRPr="00D4120B" w:rsidDel="00FB15B1">
                <w:delText>1..20</w:delText>
              </w:r>
            </w:del>
          </w:p>
        </w:tc>
        <w:tc>
          <w:tcPr>
            <w:tcW w:w="855" w:type="dxa"/>
            <w:shd w:val="clear" w:color="auto" w:fill="auto"/>
          </w:tcPr>
          <w:p w14:paraId="47B3172D" w14:textId="77777777" w:rsidR="00667BA9" w:rsidRPr="00D4120B" w:rsidDel="00FB15B1" w:rsidRDefault="00667BA9" w:rsidP="008F7891">
            <w:pPr>
              <w:pStyle w:val="TableContent"/>
              <w:rPr>
                <w:del w:id="4415" w:author="Bob Yencha" w:date="2012-01-05T15:07:00Z"/>
              </w:rPr>
            </w:pPr>
          </w:p>
        </w:tc>
        <w:tc>
          <w:tcPr>
            <w:tcW w:w="1458" w:type="dxa"/>
          </w:tcPr>
          <w:p w14:paraId="3C8CEE04" w14:textId="77777777" w:rsidR="00667BA9" w:rsidRPr="00D4120B" w:rsidDel="00FB15B1" w:rsidRDefault="00667BA9" w:rsidP="008F7891">
            <w:pPr>
              <w:pStyle w:val="TableContent"/>
              <w:rPr>
                <w:del w:id="4416" w:author="Bob Yencha" w:date="2012-01-05T15:07:00Z"/>
              </w:rPr>
            </w:pPr>
            <w:del w:id="4417" w:author="Bob Yencha" w:date="2011-11-29T10:03:00Z">
              <w:r w:rsidRPr="00D4120B" w:rsidDel="00097903">
                <w:delText>HL70326</w:delText>
              </w:r>
            </w:del>
          </w:p>
        </w:tc>
        <w:tc>
          <w:tcPr>
            <w:tcW w:w="4964" w:type="dxa"/>
          </w:tcPr>
          <w:p w14:paraId="0593F309" w14:textId="77777777" w:rsidR="00667BA9" w:rsidRPr="00D4120B" w:rsidDel="00FB15B1" w:rsidRDefault="00667BA9" w:rsidP="008F7891">
            <w:pPr>
              <w:pStyle w:val="TableContent"/>
              <w:rPr>
                <w:del w:id="4418" w:author="Bob Yencha" w:date="2012-01-05T15:07:00Z"/>
              </w:rPr>
            </w:pPr>
          </w:p>
        </w:tc>
      </w:tr>
      <w:tr w:rsidR="00667BA9" w:rsidRPr="00D4120B" w:rsidDel="00FB15B1" w14:paraId="5B75516F" w14:textId="77777777">
        <w:trPr>
          <w:cantSplit/>
          <w:jc w:val="center"/>
          <w:del w:id="4419" w:author="Bob Yencha" w:date="2012-01-05T15:07:00Z"/>
        </w:trPr>
        <w:tc>
          <w:tcPr>
            <w:tcW w:w="546" w:type="dxa"/>
          </w:tcPr>
          <w:p w14:paraId="6FE9DD8B" w14:textId="77777777" w:rsidR="00667BA9" w:rsidRPr="00D4120B" w:rsidDel="00FB15B1" w:rsidRDefault="00667BA9" w:rsidP="008F7891">
            <w:pPr>
              <w:pStyle w:val="TableContent"/>
              <w:rPr>
                <w:del w:id="4420" w:author="Bob Yencha" w:date="2012-01-05T15:07:00Z"/>
              </w:rPr>
            </w:pPr>
            <w:del w:id="4421" w:author="Bob Yencha" w:date="2012-01-05T15:07:00Z">
              <w:r w:rsidRPr="00D4120B" w:rsidDel="00FB15B1">
                <w:delText>52</w:delText>
              </w:r>
            </w:del>
          </w:p>
        </w:tc>
        <w:tc>
          <w:tcPr>
            <w:tcW w:w="2214" w:type="dxa"/>
          </w:tcPr>
          <w:p w14:paraId="79E51C6C" w14:textId="77777777" w:rsidR="00667BA9" w:rsidRPr="00D4120B" w:rsidDel="00FB15B1" w:rsidRDefault="00667BA9" w:rsidP="008F7891">
            <w:pPr>
              <w:pStyle w:val="TableContent"/>
              <w:rPr>
                <w:del w:id="4422" w:author="Bob Yencha" w:date="2012-01-05T15:07:00Z"/>
              </w:rPr>
            </w:pPr>
            <w:del w:id="4423" w:author="Bob Yencha" w:date="2012-01-05T15:07:00Z">
              <w:r w:rsidRPr="00D4120B" w:rsidDel="00FB15B1">
                <w:delText>Other Healthcare Provider</w:delText>
              </w:r>
            </w:del>
          </w:p>
        </w:tc>
        <w:tc>
          <w:tcPr>
            <w:tcW w:w="720" w:type="dxa"/>
          </w:tcPr>
          <w:p w14:paraId="6580500C" w14:textId="77777777" w:rsidR="00667BA9" w:rsidRPr="00D4120B" w:rsidDel="00FB15B1" w:rsidRDefault="00667BA9" w:rsidP="008F7891">
            <w:pPr>
              <w:pStyle w:val="TableContent"/>
              <w:rPr>
                <w:del w:id="4424" w:author="Bob Yencha" w:date="2012-01-05T15:07:00Z"/>
              </w:rPr>
            </w:pPr>
            <w:del w:id="4425" w:author="Bob Yencha" w:date="2012-01-05T15:07:00Z">
              <w:r w:rsidRPr="00D4120B" w:rsidDel="00FB15B1">
                <w:delText>XCN</w:delText>
              </w:r>
            </w:del>
          </w:p>
        </w:tc>
        <w:tc>
          <w:tcPr>
            <w:tcW w:w="828" w:type="dxa"/>
            <w:shd w:val="clear" w:color="auto" w:fill="auto"/>
          </w:tcPr>
          <w:p w14:paraId="068BBD18" w14:textId="77777777" w:rsidR="00667BA9" w:rsidRPr="00D4120B" w:rsidDel="00FB15B1" w:rsidRDefault="00667BA9" w:rsidP="008F7891">
            <w:pPr>
              <w:pStyle w:val="TableContent"/>
              <w:rPr>
                <w:del w:id="4426" w:author="Bob Yencha" w:date="2012-01-05T15:07:00Z"/>
              </w:rPr>
            </w:pPr>
            <w:del w:id="4427" w:author="Bob Yencha" w:date="2012-01-05T15:07:00Z">
              <w:r w:rsidRPr="00D4120B" w:rsidDel="00FB15B1">
                <w:delText>O</w:delText>
              </w:r>
            </w:del>
          </w:p>
        </w:tc>
        <w:tc>
          <w:tcPr>
            <w:tcW w:w="1296" w:type="dxa"/>
            <w:shd w:val="clear" w:color="auto" w:fill="auto"/>
          </w:tcPr>
          <w:p w14:paraId="39E2084D" w14:textId="77777777" w:rsidR="00667BA9" w:rsidRPr="00D4120B" w:rsidDel="00FB15B1" w:rsidRDefault="00240BF5" w:rsidP="008F7891">
            <w:pPr>
              <w:pStyle w:val="TableContent"/>
              <w:rPr>
                <w:del w:id="4428" w:author="Bob Yencha" w:date="2012-01-05T15:07:00Z"/>
              </w:rPr>
            </w:pPr>
            <w:del w:id="4429" w:author="Bob Yencha" w:date="2012-01-05T15:07:00Z">
              <w:r w:rsidDel="00FB15B1">
                <w:delText>[0..*</w:delText>
              </w:r>
              <w:r w:rsidR="00667BA9" w:rsidRPr="00D4120B" w:rsidDel="00FB15B1">
                <w:delText>]</w:delText>
              </w:r>
            </w:del>
          </w:p>
        </w:tc>
        <w:tc>
          <w:tcPr>
            <w:tcW w:w="846" w:type="dxa"/>
            <w:shd w:val="clear" w:color="auto" w:fill="auto"/>
          </w:tcPr>
          <w:p w14:paraId="2F654FDC" w14:textId="77777777" w:rsidR="00667BA9" w:rsidRPr="00D4120B" w:rsidDel="00FB15B1" w:rsidRDefault="00667BA9" w:rsidP="008F7891">
            <w:pPr>
              <w:pStyle w:val="TableContent"/>
              <w:rPr>
                <w:del w:id="4430" w:author="Bob Yencha" w:date="2012-01-05T15:07:00Z"/>
              </w:rPr>
            </w:pPr>
          </w:p>
        </w:tc>
        <w:tc>
          <w:tcPr>
            <w:tcW w:w="855" w:type="dxa"/>
            <w:shd w:val="clear" w:color="auto" w:fill="auto"/>
          </w:tcPr>
          <w:p w14:paraId="5CB57540" w14:textId="77777777" w:rsidR="00667BA9" w:rsidRPr="00D4120B" w:rsidDel="00FB15B1" w:rsidRDefault="00667BA9" w:rsidP="008F7891">
            <w:pPr>
              <w:pStyle w:val="TableContent"/>
              <w:rPr>
                <w:del w:id="4431" w:author="Bob Yencha" w:date="2012-01-05T15:07:00Z"/>
              </w:rPr>
            </w:pPr>
          </w:p>
        </w:tc>
        <w:tc>
          <w:tcPr>
            <w:tcW w:w="1458" w:type="dxa"/>
          </w:tcPr>
          <w:p w14:paraId="385FF948" w14:textId="77777777" w:rsidR="00667BA9" w:rsidRPr="00D4120B" w:rsidDel="00FB15B1" w:rsidRDefault="00667BA9" w:rsidP="008F7891">
            <w:pPr>
              <w:pStyle w:val="TableContent"/>
              <w:rPr>
                <w:del w:id="4432" w:author="Bob Yencha" w:date="2012-01-05T15:07:00Z"/>
              </w:rPr>
            </w:pPr>
          </w:p>
        </w:tc>
        <w:tc>
          <w:tcPr>
            <w:tcW w:w="4964" w:type="dxa"/>
          </w:tcPr>
          <w:p w14:paraId="54EB219C" w14:textId="77777777" w:rsidR="00667BA9" w:rsidRPr="00D4120B" w:rsidDel="00FB15B1" w:rsidRDefault="00667BA9" w:rsidP="008F7891">
            <w:pPr>
              <w:pStyle w:val="TableContent"/>
              <w:rPr>
                <w:del w:id="4433" w:author="Bob Yencha" w:date="2012-01-05T15:07:00Z"/>
              </w:rPr>
            </w:pPr>
          </w:p>
        </w:tc>
      </w:tr>
    </w:tbl>
    <w:p w14:paraId="3EC20184" w14:textId="77777777" w:rsidR="00667BA9" w:rsidRPr="00412844" w:rsidDel="00FB15B1" w:rsidRDefault="00667BA9" w:rsidP="00667BA9">
      <w:pPr>
        <w:spacing w:after="0"/>
        <w:rPr>
          <w:del w:id="4434" w:author="Unknown"/>
          <w:rStyle w:val="Style1pt"/>
        </w:rPr>
      </w:pPr>
      <w:del w:id="4435" w:author="Bob Yencha" w:date="2012-01-05T15:07:00Z">
        <w:r w:rsidRPr="00D4120B" w:rsidDel="00FB15B1">
          <w:rPr>
            <w:sz w:val="4"/>
            <w:szCs w:val="4"/>
          </w:rPr>
          <w:delText>1</w:delText>
        </w:r>
      </w:del>
    </w:p>
    <w:p w14:paraId="33C0F7E6" w14:textId="77777777" w:rsidR="00767E12" w:rsidDel="00FB15B1" w:rsidRDefault="00767E12" w:rsidP="00767E12">
      <w:pPr>
        <w:pStyle w:val="ConfTitle"/>
        <w:rPr>
          <w:del w:id="4436" w:author="Bob Yencha" w:date="2012-01-05T15:07:00Z"/>
        </w:rPr>
      </w:pPr>
      <w:bookmarkStart w:id="4437" w:name="_Toc206996167"/>
      <w:bookmarkStart w:id="4438" w:name="_Toc207006239"/>
      <w:bookmarkStart w:id="4439" w:name="_Toc207007148"/>
      <w:bookmarkStart w:id="4440" w:name="_Toc207093983"/>
      <w:bookmarkStart w:id="4441" w:name="_Toc207094889"/>
      <w:bookmarkStart w:id="4442" w:name="_Toc206996168"/>
      <w:bookmarkStart w:id="4443" w:name="_Toc207006240"/>
      <w:bookmarkStart w:id="4444" w:name="_Toc207007149"/>
      <w:bookmarkStart w:id="4445" w:name="_Toc207093984"/>
      <w:bookmarkStart w:id="4446" w:name="_Toc207094890"/>
      <w:bookmarkStart w:id="4447" w:name="_Toc169057927"/>
      <w:bookmarkStart w:id="4448" w:name="_Toc171137846"/>
      <w:bookmarkStart w:id="4449" w:name="_Toc207006241"/>
      <w:bookmarkStart w:id="4450" w:name="_Ref207089533"/>
      <w:bookmarkEnd w:id="4437"/>
      <w:bookmarkEnd w:id="4438"/>
      <w:bookmarkEnd w:id="4439"/>
      <w:bookmarkEnd w:id="4440"/>
      <w:bookmarkEnd w:id="4441"/>
      <w:bookmarkEnd w:id="4442"/>
      <w:bookmarkEnd w:id="4443"/>
      <w:bookmarkEnd w:id="4444"/>
      <w:bookmarkEnd w:id="4445"/>
      <w:bookmarkEnd w:id="4446"/>
      <w:del w:id="4451" w:author="Bob Yencha" w:date="2012-01-05T15:07:00Z">
        <w:r w:rsidDel="00FB15B1">
          <w:delText>Conformance Statement: LRI-GU Profile</w:delText>
        </w:r>
      </w:del>
    </w:p>
    <w:p w14:paraId="0CF30F52" w14:textId="77777777" w:rsidR="00A54046" w:rsidRPr="00242CD8" w:rsidDel="00FB15B1" w:rsidRDefault="00A54046" w:rsidP="00A54046">
      <w:pPr>
        <w:pStyle w:val="ConfStmt"/>
        <w:rPr>
          <w:ins w:id="4452" w:author="Robert Snelick" w:date="2011-12-15T11:06:00Z"/>
          <w:del w:id="4453" w:author="Bob Yencha" w:date="2012-01-05T15:07:00Z"/>
        </w:rPr>
      </w:pPr>
      <w:ins w:id="4454" w:author="Robert Snelick" w:date="2011-12-15T11:06:00Z">
        <w:del w:id="4455" w:author="Bob Yencha" w:date="2012-01-05T15:07:00Z">
          <w:r w:rsidRPr="00242CD8" w:rsidDel="00FB15B1">
            <w:delText>LRI-XXX-X PID.1 (Set ID - PID) SHALL be valued with the constant value ‘1’.</w:delText>
          </w:r>
        </w:del>
      </w:ins>
    </w:p>
    <w:p w14:paraId="639F6B51" w14:textId="77777777" w:rsidR="00767E12" w:rsidRPr="00D24765" w:rsidDel="006F2838" w:rsidRDefault="008F35FD" w:rsidP="00767E12">
      <w:pPr>
        <w:pStyle w:val="ConfStmt"/>
        <w:numPr>
          <w:ilvl w:val="2"/>
          <w:numId w:val="23"/>
        </w:numPr>
        <w:rPr>
          <w:del w:id="4456" w:author="Robert Snelick" w:date="2011-12-14T19:42:00Z"/>
          <w:b/>
        </w:rPr>
      </w:pPr>
      <w:del w:id="4457" w:author="Robert Snelick" w:date="2011-12-14T19:42:00Z">
        <w:r w:rsidDel="006F2838">
          <w:rPr>
            <w:b/>
          </w:rPr>
          <w:delText>LRI-PV1-1</w:delText>
        </w:r>
        <w:r w:rsidR="00767E12" w:rsidRPr="003E112B" w:rsidDel="006F2838">
          <w:rPr>
            <w:b/>
          </w:rPr>
          <w:delText>:</w:delText>
        </w:r>
        <w:r w:rsidR="00767E12" w:rsidDel="006F2838">
          <w:delText xml:space="preserve"> PV1.38 (Diet Type) </w:delText>
        </w:r>
        <w:r w:rsidR="00767E12" w:rsidRPr="00767E12" w:rsidDel="006F2838">
          <w:rPr>
            <w:b/>
          </w:rPr>
          <w:delText>SHALL</w:delText>
        </w:r>
        <w:r w:rsidR="00767E12" w:rsidDel="006F2838">
          <w:delText xml:space="preserve"> be valued using the </w:delText>
        </w:r>
        <w:r w:rsidR="00D826AD" w:rsidDel="006F2838">
          <w:fldChar w:fldCharType="begin"/>
        </w:r>
        <w:r w:rsidR="00346B17" w:rsidDel="006F2838">
          <w:delInstrText>HYPERLINK \l "_CWE_–_Coded_1"</w:delInstrText>
        </w:r>
        <w:r w:rsidR="00D826AD" w:rsidDel="006F2838">
          <w:fldChar w:fldCharType="separate"/>
        </w:r>
        <w:r w:rsidR="00767E12" w:rsidRPr="00201754" w:rsidDel="006F2838">
          <w:rPr>
            <w:rStyle w:val="Hyperlink"/>
            <w:rFonts w:ascii="Times New Roman" w:hAnsi="Times New Roman"/>
            <w:sz w:val="24"/>
          </w:rPr>
          <w:delText>CWE – Coded with Exceptions – All Fields Except OBX-5</w:delText>
        </w:r>
        <w:r w:rsidR="00D826AD" w:rsidDel="006F2838">
          <w:fldChar w:fldCharType="end"/>
        </w:r>
        <w:r w:rsidR="00767E12" w:rsidRPr="00201754" w:rsidDel="006F2838">
          <w:delText xml:space="preserve"> </w:delText>
        </w:r>
        <w:r w:rsidR="00767E12" w:rsidDel="006F2838">
          <w:delText>datatype definition and constraints.</w:delText>
        </w:r>
      </w:del>
    </w:p>
    <w:p w14:paraId="75E4FAE8" w14:textId="77777777" w:rsidR="008F35FD" w:rsidDel="00B455A4" w:rsidRDefault="008F35FD" w:rsidP="008F35FD">
      <w:pPr>
        <w:pStyle w:val="ConfTitle"/>
        <w:numPr>
          <w:ilvl w:val="2"/>
          <w:numId w:val="23"/>
        </w:numPr>
        <w:rPr>
          <w:del w:id="4458" w:author="Bob Yencha" w:date="2011-12-19T18:50:00Z"/>
        </w:rPr>
      </w:pPr>
      <w:del w:id="4459" w:author="Bob Yencha" w:date="2011-12-19T18:50:00Z">
        <w:r w:rsidDel="00B455A4">
          <w:delText>Conformance Statement: LRI-GU Profile</w:delText>
        </w:r>
      </w:del>
    </w:p>
    <w:p w14:paraId="6C7A997A" w14:textId="77777777" w:rsidR="008F35FD" w:rsidRPr="008F35FD" w:rsidDel="00B455A4" w:rsidRDefault="008F35FD" w:rsidP="008F35FD">
      <w:pPr>
        <w:pStyle w:val="ConfStmt"/>
        <w:numPr>
          <w:ilvl w:val="2"/>
          <w:numId w:val="23"/>
        </w:numPr>
        <w:rPr>
          <w:del w:id="4460" w:author="Bob Yencha" w:date="2011-12-19T18:50:00Z"/>
        </w:rPr>
      </w:pPr>
      <w:del w:id="4461" w:author="Bob Yencha" w:date="2011-12-19T18:50:00Z">
        <w:r w:rsidRPr="00E63D53" w:rsidDel="00B455A4">
          <w:rPr>
            <w:b/>
          </w:rPr>
          <w:delText>LRI-</w:delText>
        </w:r>
        <w:r w:rsidDel="00B455A4">
          <w:rPr>
            <w:b/>
          </w:rPr>
          <w:delText>PV1-2</w:delText>
        </w:r>
        <w:r w:rsidRPr="00E63D53" w:rsidDel="00B455A4">
          <w:rPr>
            <w:b/>
          </w:rPr>
          <w:delText>:</w:delText>
        </w:r>
        <w:r w:rsidDel="00B455A4">
          <w:delText xml:space="preserve"> PV1.5 (Preadmit Number), PV1. 19 (Visit Number), and PV1.50 (Alternate Visit ID) </w:delText>
        </w:r>
        <w:r w:rsidRPr="00436127" w:rsidDel="00B455A4">
          <w:rPr>
            <w:b/>
          </w:rPr>
          <w:delText>SHALL</w:delText>
        </w:r>
        <w:r w:rsidDel="00B455A4">
          <w:delText xml:space="preserve"> be valued using the </w:delText>
        </w:r>
        <w:r w:rsidR="00D826AD" w:rsidDel="00B455A4">
          <w:fldChar w:fldCharType="begin"/>
        </w:r>
        <w:r w:rsidR="00346B17" w:rsidDel="00B455A4">
          <w:delInstrText>HYPERLINK \l "_CX_–_GU"</w:delInstrText>
        </w:r>
        <w:r w:rsidR="00D826AD" w:rsidDel="00B455A4">
          <w:fldChar w:fldCharType="separate"/>
        </w:r>
        <w:r w:rsidRPr="00767E12" w:rsidDel="00B455A4">
          <w:rPr>
            <w:rStyle w:val="Hyperlink"/>
            <w:rFonts w:ascii="Times New Roman" w:hAnsi="Times New Roman"/>
            <w:sz w:val="24"/>
          </w:rPr>
          <w:delText>CX – GU – Extended Composite ID with Check Digit</w:delText>
        </w:r>
        <w:r w:rsidR="00D826AD" w:rsidDel="00B455A4">
          <w:fldChar w:fldCharType="end"/>
        </w:r>
        <w:r w:rsidDel="00B455A4">
          <w:delText xml:space="preserve"> datatype definition and constraints.</w:delText>
        </w:r>
      </w:del>
    </w:p>
    <w:p w14:paraId="365EDF9F" w14:textId="77777777" w:rsidR="008F35FD" w:rsidDel="00B455A4" w:rsidRDefault="008F35FD" w:rsidP="008F35FD">
      <w:pPr>
        <w:pStyle w:val="ConfTitle"/>
        <w:numPr>
          <w:ilvl w:val="2"/>
          <w:numId w:val="23"/>
        </w:numPr>
        <w:rPr>
          <w:del w:id="4462" w:author="Bob Yencha" w:date="2011-12-19T18:50:00Z"/>
        </w:rPr>
      </w:pPr>
      <w:del w:id="4463" w:author="Bob Yencha" w:date="2011-12-19T18:50:00Z">
        <w:r w:rsidDel="00B455A4">
          <w:delText>Conformance Statement: LRI-NG Profile</w:delText>
        </w:r>
      </w:del>
    </w:p>
    <w:p w14:paraId="70B5ABCD" w14:textId="77777777" w:rsidR="008F35FD" w:rsidRPr="008F35FD" w:rsidDel="006F2838" w:rsidRDefault="008F35FD" w:rsidP="008F35FD">
      <w:pPr>
        <w:pStyle w:val="ConfStmt"/>
        <w:numPr>
          <w:ilvl w:val="2"/>
          <w:numId w:val="23"/>
        </w:numPr>
        <w:rPr>
          <w:del w:id="4464" w:author="Robert Snelick" w:date="2011-12-14T19:43:00Z"/>
        </w:rPr>
      </w:pPr>
      <w:del w:id="4465" w:author="Robert Snelick" w:date="2011-12-14T19:43:00Z">
        <w:r w:rsidRPr="00E63D53" w:rsidDel="006F2838">
          <w:rPr>
            <w:b/>
          </w:rPr>
          <w:delText>LRI-</w:delText>
        </w:r>
        <w:r w:rsidDel="006F2838">
          <w:rPr>
            <w:b/>
          </w:rPr>
          <w:delText>PV1</w:delText>
        </w:r>
        <w:r w:rsidR="00E361E4" w:rsidDel="006F2838">
          <w:rPr>
            <w:b/>
          </w:rPr>
          <w:delText>-3</w:delText>
        </w:r>
        <w:r w:rsidRPr="00E63D53" w:rsidDel="006F2838">
          <w:rPr>
            <w:b/>
          </w:rPr>
          <w:delText>:</w:delText>
        </w:r>
        <w:r w:rsidDel="006F2838">
          <w:delText xml:space="preserve"> PV1.5 (Preadmit Number), PV1. 19 (Visit Number), and PV1.50 (Alternate Visit ID) </w:delText>
        </w:r>
        <w:r w:rsidRPr="00436127" w:rsidDel="006F2838">
          <w:rPr>
            <w:b/>
          </w:rPr>
          <w:delText>SHALL</w:delText>
        </w:r>
        <w:r w:rsidDel="006F2838">
          <w:delText xml:space="preserve"> be valued using the </w:delText>
        </w:r>
        <w:r w:rsidR="00D826AD" w:rsidDel="006F2838">
          <w:fldChar w:fldCharType="begin"/>
        </w:r>
        <w:r w:rsidR="00346B17" w:rsidDel="006F2838">
          <w:delInstrText>HYPERLINK \l "_CX_–_NG_2"</w:delInstrText>
        </w:r>
        <w:r w:rsidR="00D826AD" w:rsidDel="006F2838">
          <w:fldChar w:fldCharType="separate"/>
        </w:r>
        <w:r w:rsidDel="006F2838">
          <w:rPr>
            <w:rStyle w:val="Hyperlink"/>
            <w:rFonts w:ascii="Times New Roman" w:hAnsi="Times New Roman"/>
            <w:sz w:val="24"/>
          </w:rPr>
          <w:delText>CX – NG – Extended Composite ID with Check Digit</w:delText>
        </w:r>
        <w:r w:rsidR="00D826AD" w:rsidDel="006F2838">
          <w:fldChar w:fldCharType="end"/>
        </w:r>
        <w:r w:rsidDel="006F2838">
          <w:delText xml:space="preserve"> datatype definition and constraints.</w:delText>
        </w:r>
      </w:del>
    </w:p>
    <w:p w14:paraId="048CDDE6" w14:textId="77777777" w:rsidR="00667BA9" w:rsidRPr="00A6434E" w:rsidRDefault="00667BA9" w:rsidP="00A6434E">
      <w:pPr>
        <w:pStyle w:val="Heading2"/>
        <w:numPr>
          <w:ilvl w:val="2"/>
          <w:numId w:val="23"/>
        </w:numPr>
        <w:tabs>
          <w:tab w:val="left" w:pos="630"/>
        </w:tabs>
      </w:pPr>
      <w:bookmarkStart w:id="4466" w:name="_Toc189112001"/>
      <w:r w:rsidRPr="00A6434E">
        <w:t xml:space="preserve">PV2 – Patient Visit </w:t>
      </w:r>
      <w:del w:id="4467" w:author="Bob Yencha" w:date="2012-01-26T14:23:00Z">
        <w:r w:rsidRPr="00A6434E" w:rsidDel="004C4B5B">
          <w:delText>– Additional Information Segment</w:delText>
        </w:r>
        <w:bookmarkEnd w:id="4447"/>
        <w:bookmarkEnd w:id="4448"/>
        <w:bookmarkEnd w:id="4449"/>
        <w:bookmarkEnd w:id="4450"/>
        <w:r w:rsidR="00B9344A" w:rsidRPr="00A6434E" w:rsidDel="004C4B5B">
          <w:delText xml:space="preserve"> insert ref to base</w:delText>
        </w:r>
      </w:del>
      <w:bookmarkEnd w:id="4466"/>
    </w:p>
    <w:p w14:paraId="2B296EF0" w14:textId="77777777" w:rsidR="00667BA9" w:rsidRDefault="00667BA9" w:rsidP="00667BA9">
      <w:r w:rsidRPr="00D4120B">
        <w:t xml:space="preserve">The PV2 segment is </w:t>
      </w:r>
      <w:r w:rsidR="00AD529B">
        <w:t>an optional segment that is a</w:t>
      </w:r>
      <w:r w:rsidRPr="00D4120B">
        <w:t xml:space="preserve"> continuation of information contained </w:t>
      </w:r>
      <w:r w:rsidR="000008DB">
        <w:t>in</w:t>
      </w:r>
      <w:r w:rsidR="00B9344A">
        <w:t xml:space="preserve"> the PV1 segment</w:t>
      </w:r>
      <w:ins w:id="4468" w:author="Bob Yencha" w:date="2012-01-26T14:23:00Z">
        <w:r w:rsidR="004C4B5B">
          <w:t>; refer to the base standard.</w:t>
        </w:r>
      </w:ins>
      <w:del w:id="4469" w:author="Bob Yencha" w:date="2012-01-26T14:23:00Z">
        <w:r w:rsidR="00B9344A" w:rsidDel="004C4B5B">
          <w:delText>.</w:delText>
        </w:r>
      </w:del>
    </w:p>
    <w:p w14:paraId="6F91B15F" w14:textId="77777777" w:rsidR="00667BA9" w:rsidRDefault="00667BA9" w:rsidP="00A6434E">
      <w:pPr>
        <w:pStyle w:val="Heading2"/>
        <w:numPr>
          <w:ilvl w:val="2"/>
          <w:numId w:val="23"/>
        </w:numPr>
        <w:tabs>
          <w:tab w:val="left" w:pos="630"/>
        </w:tabs>
      </w:pPr>
      <w:bookmarkStart w:id="4470" w:name="_Toc207006242"/>
      <w:bookmarkStart w:id="4471" w:name="_Ref207089560"/>
      <w:bookmarkStart w:id="4472" w:name="_Toc189112002"/>
      <w:r w:rsidRPr="00D4120B">
        <w:t>ORC – Common Order Segment</w:t>
      </w:r>
      <w:bookmarkEnd w:id="3487"/>
      <w:bookmarkEnd w:id="3488"/>
      <w:bookmarkEnd w:id="3489"/>
      <w:bookmarkEnd w:id="3490"/>
      <w:bookmarkEnd w:id="4470"/>
      <w:bookmarkEnd w:id="4471"/>
      <w:bookmarkEnd w:id="4472"/>
    </w:p>
    <w:p w14:paraId="434E6E97" w14:textId="77777777" w:rsidR="00667BA9" w:rsidRDefault="00667BA9" w:rsidP="00667BA9">
      <w:pPr>
        <w:rPr>
          <w:szCs w:val="28"/>
        </w:rPr>
      </w:pPr>
      <w:r w:rsidRPr="00D4120B">
        <w:rPr>
          <w:szCs w:val="28"/>
        </w:rPr>
        <w:t>The Common Order Segment (ORC) identifies basic information about the order for testing of the specimen</w:t>
      </w:r>
      <w:r w:rsidR="00400CF4">
        <w:rPr>
          <w:szCs w:val="28"/>
        </w:rPr>
        <w:t xml:space="preserve">. </w:t>
      </w:r>
      <w:r w:rsidRPr="00D4120B">
        <w:rPr>
          <w:szCs w:val="28"/>
        </w:rPr>
        <w:t>This segment includes identifiers for the order, who placed the order, when it was placed, what action to take regarding the order, etc.</w:t>
      </w:r>
    </w:p>
    <w:tbl>
      <w:tblPr>
        <w:tblW w:w="4958" w:type="pct"/>
        <w:jc w:val="center"/>
        <w:tblBorders>
          <w:top w:val="single" w:sz="12" w:space="0" w:color="943634" w:themeColor="accent2" w:themeShade="BF"/>
          <w:left w:val="single" w:sz="4" w:space="0" w:color="C0C0C0"/>
          <w:bottom w:val="single" w:sz="12" w:space="0" w:color="943634" w:themeColor="accent2" w:themeShade="BF"/>
          <w:right w:val="single" w:sz="4" w:space="0" w:color="C0C0C0"/>
          <w:insideH w:val="single" w:sz="12" w:space="0" w:color="943634" w:themeColor="accent2" w:themeShade="BF"/>
          <w:insideV w:val="single" w:sz="4" w:space="0" w:color="C0C0C0"/>
        </w:tblBorders>
        <w:tblCellMar>
          <w:left w:w="58" w:type="dxa"/>
          <w:right w:w="58" w:type="dxa"/>
        </w:tblCellMar>
        <w:tblLook w:val="0000" w:firstRow="0" w:lastRow="0" w:firstColumn="0" w:lastColumn="0" w:noHBand="0" w:noVBand="0"/>
      </w:tblPr>
      <w:tblGrid>
        <w:gridCol w:w="629"/>
        <w:gridCol w:w="2242"/>
        <w:gridCol w:w="925"/>
        <w:gridCol w:w="805"/>
        <w:gridCol w:w="1214"/>
        <w:gridCol w:w="813"/>
        <w:gridCol w:w="839"/>
        <w:gridCol w:w="1402"/>
        <w:gridCol w:w="4811"/>
      </w:tblGrid>
      <w:tr w:rsidR="006A0D67" w:rsidRPr="00D4120B" w14:paraId="0D24EC03" w14:textId="77777777">
        <w:trPr>
          <w:cantSplit/>
          <w:trHeight w:hRule="exact" w:val="360"/>
          <w:tblHeader/>
          <w:jc w:val="center"/>
        </w:trPr>
        <w:tc>
          <w:tcPr>
            <w:tcW w:w="13680" w:type="dxa"/>
            <w:gridSpan w:val="9"/>
            <w:shd w:val="clear" w:color="auto" w:fill="F3F3F3"/>
            <w:vAlign w:val="center"/>
          </w:tcPr>
          <w:p w14:paraId="32F5720B" w14:textId="77777777" w:rsidR="006A0D67" w:rsidRPr="00D4120B" w:rsidRDefault="006A0D67" w:rsidP="006A0D67">
            <w:pPr>
              <w:pStyle w:val="Caption"/>
            </w:pPr>
            <w:bookmarkStart w:id="4473" w:name="_Toc189111908"/>
            <w:r>
              <w:t xml:space="preserve">Table </w:t>
            </w:r>
            <w:r w:rsidR="001C047D">
              <w:fldChar w:fldCharType="begin"/>
            </w:r>
            <w:r w:rsidR="001C047D">
              <w:instrText xml:space="preserve"> STYLEREF 1 \s </w:instrText>
            </w:r>
            <w:r w:rsidR="001C047D">
              <w:fldChar w:fldCharType="separate"/>
            </w:r>
            <w:r w:rsidR="002B0A1D">
              <w:rPr>
                <w:noProof/>
              </w:rPr>
              <w:t>3</w:t>
            </w:r>
            <w:r w:rsidR="001C047D">
              <w:rPr>
                <w:noProof/>
              </w:rPr>
              <w:fldChar w:fldCharType="end"/>
            </w:r>
            <w:r>
              <w:noBreakHyphen/>
            </w:r>
            <w:r w:rsidR="001C047D">
              <w:fldChar w:fldCharType="begin"/>
            </w:r>
            <w:r w:rsidR="001C047D">
              <w:instrText xml:space="preserve"> SEQ Table \* ARABIC \s 1 </w:instrText>
            </w:r>
            <w:r w:rsidR="001C047D">
              <w:fldChar w:fldCharType="separate"/>
            </w:r>
            <w:r w:rsidR="002B0A1D">
              <w:rPr>
                <w:noProof/>
              </w:rPr>
              <w:t>8</w:t>
            </w:r>
            <w:r w:rsidR="001C047D">
              <w:rPr>
                <w:noProof/>
              </w:rPr>
              <w:fldChar w:fldCharType="end"/>
            </w:r>
            <w:r>
              <w:t>. Common Order Segment (ORC)</w:t>
            </w:r>
            <w:bookmarkEnd w:id="4473"/>
          </w:p>
        </w:tc>
      </w:tr>
      <w:tr w:rsidR="00A34A49" w:rsidRPr="00D4120B" w14:paraId="0C9E6ACB" w14:textId="77777777" w:rsidTr="000A1D70">
        <w:trPr>
          <w:cantSplit/>
          <w:trHeight w:hRule="exact" w:val="360"/>
          <w:tblHeader/>
          <w:jc w:val="center"/>
        </w:trPr>
        <w:tc>
          <w:tcPr>
            <w:tcW w:w="630" w:type="dxa"/>
            <w:shd w:val="clear" w:color="auto" w:fill="F3F3F3"/>
            <w:vAlign w:val="center"/>
          </w:tcPr>
          <w:p w14:paraId="5C7EE4AA" w14:textId="77777777" w:rsidR="00667BA9" w:rsidRPr="00D4120B" w:rsidRDefault="00667BA9" w:rsidP="00667BA9">
            <w:pPr>
              <w:pStyle w:val="TableHeadingA"/>
            </w:pPr>
            <w:r>
              <w:t>SEQ</w:t>
            </w:r>
          </w:p>
        </w:tc>
        <w:tc>
          <w:tcPr>
            <w:tcW w:w="2250" w:type="dxa"/>
            <w:shd w:val="clear" w:color="auto" w:fill="F3F3F3"/>
            <w:vAlign w:val="center"/>
          </w:tcPr>
          <w:p w14:paraId="0B1722BB" w14:textId="77777777" w:rsidR="00667BA9" w:rsidRPr="00D4120B" w:rsidRDefault="00667BA9" w:rsidP="00667BA9">
            <w:pPr>
              <w:pStyle w:val="TableHeadingA"/>
            </w:pPr>
            <w:r>
              <w:t>Element Name</w:t>
            </w:r>
          </w:p>
        </w:tc>
        <w:tc>
          <w:tcPr>
            <w:tcW w:w="889" w:type="dxa"/>
            <w:shd w:val="clear" w:color="auto" w:fill="F3F3F3"/>
            <w:vAlign w:val="center"/>
          </w:tcPr>
          <w:p w14:paraId="119C12AA" w14:textId="77777777" w:rsidR="00667BA9" w:rsidRPr="00D4120B" w:rsidRDefault="00667BA9" w:rsidP="00667BA9">
            <w:pPr>
              <w:pStyle w:val="TableHeadingA"/>
            </w:pPr>
            <w:r w:rsidRPr="00D4120B">
              <w:t>DT</w:t>
            </w:r>
          </w:p>
        </w:tc>
        <w:tc>
          <w:tcPr>
            <w:tcW w:w="806" w:type="dxa"/>
            <w:shd w:val="clear" w:color="auto" w:fill="F3F3F3"/>
            <w:vAlign w:val="center"/>
          </w:tcPr>
          <w:p w14:paraId="2B84B61C" w14:textId="77777777" w:rsidR="00667BA9" w:rsidRPr="00D4120B" w:rsidRDefault="00667BA9" w:rsidP="00667BA9">
            <w:pPr>
              <w:pStyle w:val="TableHeadingA"/>
            </w:pPr>
            <w:r>
              <w:t>Us</w:t>
            </w:r>
            <w:ins w:id="4474" w:author="Swain, Ashley" w:date="2011-11-27T21:16:00Z">
              <w:r w:rsidR="006A2BBD">
                <w:t>ag</w:t>
              </w:r>
            </w:ins>
            <w:r>
              <w:t>e</w:t>
            </w:r>
          </w:p>
        </w:tc>
        <w:tc>
          <w:tcPr>
            <w:tcW w:w="1214" w:type="dxa"/>
            <w:shd w:val="clear" w:color="auto" w:fill="F3F3F3"/>
            <w:vAlign w:val="center"/>
          </w:tcPr>
          <w:p w14:paraId="1D4B2C69" w14:textId="77777777" w:rsidR="00667BA9" w:rsidRPr="00D4120B" w:rsidRDefault="00667BA9" w:rsidP="00667BA9">
            <w:pPr>
              <w:pStyle w:val="TableHeadingA"/>
            </w:pPr>
            <w:r w:rsidRPr="00D4120B">
              <w:t>Cardinality</w:t>
            </w:r>
          </w:p>
        </w:tc>
        <w:tc>
          <w:tcPr>
            <w:tcW w:w="815" w:type="dxa"/>
            <w:shd w:val="clear" w:color="auto" w:fill="F3F3F3"/>
            <w:vAlign w:val="center"/>
          </w:tcPr>
          <w:p w14:paraId="67F3829F" w14:textId="77777777" w:rsidR="00667BA9" w:rsidDel="001B23CA" w:rsidRDefault="00667BA9" w:rsidP="00667BA9">
            <w:pPr>
              <w:pStyle w:val="TableHeadingA"/>
            </w:pPr>
            <w:r>
              <w:t>LEN</w:t>
            </w:r>
          </w:p>
        </w:tc>
        <w:tc>
          <w:tcPr>
            <w:tcW w:w="840" w:type="dxa"/>
            <w:shd w:val="clear" w:color="auto" w:fill="F3F3F3"/>
            <w:vAlign w:val="center"/>
          </w:tcPr>
          <w:p w14:paraId="03E6FCBC" w14:textId="77777777" w:rsidR="00667BA9" w:rsidRPr="00D4120B" w:rsidRDefault="00667BA9" w:rsidP="00667BA9">
            <w:pPr>
              <w:pStyle w:val="TableHeadingA"/>
            </w:pPr>
            <w:r>
              <w:t>C.LEN</w:t>
            </w:r>
          </w:p>
        </w:tc>
        <w:tc>
          <w:tcPr>
            <w:tcW w:w="1407" w:type="dxa"/>
            <w:shd w:val="clear" w:color="auto" w:fill="F3F3F3"/>
            <w:vAlign w:val="center"/>
          </w:tcPr>
          <w:p w14:paraId="4F7A6C26" w14:textId="77777777" w:rsidR="00667BA9" w:rsidRPr="00D4120B" w:rsidRDefault="00667BA9" w:rsidP="00667BA9">
            <w:pPr>
              <w:pStyle w:val="TableHeadingA"/>
            </w:pPr>
            <w:r w:rsidRPr="00D4120B">
              <w:t>Value Set</w:t>
            </w:r>
          </w:p>
        </w:tc>
        <w:tc>
          <w:tcPr>
            <w:tcW w:w="4829" w:type="dxa"/>
            <w:shd w:val="clear" w:color="auto" w:fill="F3F3F3"/>
            <w:vAlign w:val="center"/>
          </w:tcPr>
          <w:p w14:paraId="2693BBF5" w14:textId="77777777" w:rsidR="00667BA9" w:rsidRPr="00D4120B" w:rsidRDefault="00667BA9" w:rsidP="00667BA9">
            <w:pPr>
              <w:pStyle w:val="TableHeadingA"/>
            </w:pPr>
            <w:r w:rsidRPr="00D4120B">
              <w:t>Description/Comments</w:t>
            </w:r>
          </w:p>
        </w:tc>
      </w:tr>
      <w:tr w:rsidR="00A34A49" w:rsidRPr="00D4120B" w14:paraId="45E8CF85" w14:textId="77777777" w:rsidTr="000A1D70">
        <w:trPr>
          <w:cantSplit/>
          <w:jc w:val="center"/>
        </w:trPr>
        <w:tc>
          <w:tcPr>
            <w:tcW w:w="630" w:type="dxa"/>
          </w:tcPr>
          <w:p w14:paraId="3473977B" w14:textId="77777777" w:rsidR="00667BA9" w:rsidRPr="00D4120B" w:rsidRDefault="00667BA9" w:rsidP="008F7891">
            <w:pPr>
              <w:pStyle w:val="TableContent"/>
            </w:pPr>
            <w:r w:rsidRPr="00D4120B">
              <w:t>1</w:t>
            </w:r>
          </w:p>
        </w:tc>
        <w:tc>
          <w:tcPr>
            <w:tcW w:w="2250" w:type="dxa"/>
          </w:tcPr>
          <w:p w14:paraId="51872A31" w14:textId="77777777" w:rsidR="00667BA9" w:rsidRPr="00D4120B" w:rsidRDefault="00667BA9" w:rsidP="008F7891">
            <w:pPr>
              <w:pStyle w:val="TableContent"/>
            </w:pPr>
            <w:r w:rsidRPr="00D4120B">
              <w:t>Order Control</w:t>
            </w:r>
          </w:p>
        </w:tc>
        <w:tc>
          <w:tcPr>
            <w:tcW w:w="889" w:type="dxa"/>
          </w:tcPr>
          <w:p w14:paraId="496A71D7" w14:textId="77777777" w:rsidR="00667BA9" w:rsidRPr="00D4120B" w:rsidRDefault="00667BA9" w:rsidP="008F7891">
            <w:pPr>
              <w:pStyle w:val="TableContent"/>
            </w:pPr>
            <w:r w:rsidRPr="00D4120B">
              <w:t>ID</w:t>
            </w:r>
          </w:p>
        </w:tc>
        <w:tc>
          <w:tcPr>
            <w:tcW w:w="806" w:type="dxa"/>
          </w:tcPr>
          <w:p w14:paraId="139E2F5B" w14:textId="77777777" w:rsidR="00667BA9" w:rsidRPr="00D4120B" w:rsidRDefault="00667BA9" w:rsidP="008F7891">
            <w:pPr>
              <w:pStyle w:val="TableContent"/>
            </w:pPr>
            <w:r w:rsidRPr="00D4120B">
              <w:t>R</w:t>
            </w:r>
          </w:p>
        </w:tc>
        <w:tc>
          <w:tcPr>
            <w:tcW w:w="1214" w:type="dxa"/>
          </w:tcPr>
          <w:p w14:paraId="368B7F44" w14:textId="77777777" w:rsidR="00667BA9" w:rsidRPr="00D4120B" w:rsidRDefault="00667BA9" w:rsidP="008F7891">
            <w:pPr>
              <w:pStyle w:val="TableContent"/>
            </w:pPr>
            <w:r w:rsidRPr="00D4120B">
              <w:t>[1..1]</w:t>
            </w:r>
          </w:p>
        </w:tc>
        <w:tc>
          <w:tcPr>
            <w:tcW w:w="815" w:type="dxa"/>
            <w:shd w:val="clear" w:color="auto" w:fill="auto"/>
          </w:tcPr>
          <w:p w14:paraId="209E18F0" w14:textId="77777777" w:rsidR="00667BA9" w:rsidRPr="00D4120B" w:rsidRDefault="00667BA9" w:rsidP="008F7891">
            <w:pPr>
              <w:pStyle w:val="TableContent"/>
            </w:pPr>
            <w:r w:rsidRPr="00D4120B">
              <w:t>2..2</w:t>
            </w:r>
          </w:p>
        </w:tc>
        <w:tc>
          <w:tcPr>
            <w:tcW w:w="840" w:type="dxa"/>
            <w:shd w:val="clear" w:color="auto" w:fill="auto"/>
          </w:tcPr>
          <w:p w14:paraId="6C2F82BB" w14:textId="77777777" w:rsidR="00667BA9" w:rsidRPr="00D4120B" w:rsidRDefault="00667BA9" w:rsidP="008F7891">
            <w:pPr>
              <w:pStyle w:val="TableContent"/>
            </w:pPr>
          </w:p>
        </w:tc>
        <w:tc>
          <w:tcPr>
            <w:tcW w:w="1407" w:type="dxa"/>
          </w:tcPr>
          <w:p w14:paraId="75B72E13" w14:textId="77777777" w:rsidR="00667BA9" w:rsidRPr="00D4120B" w:rsidRDefault="00667BA9" w:rsidP="008F7891">
            <w:pPr>
              <w:pStyle w:val="TableContent"/>
            </w:pPr>
            <w:r w:rsidRPr="00D4120B">
              <w:t>HL70119</w:t>
            </w:r>
          </w:p>
        </w:tc>
        <w:tc>
          <w:tcPr>
            <w:tcW w:w="4829" w:type="dxa"/>
          </w:tcPr>
          <w:p w14:paraId="0F6F8FB5" w14:textId="77777777" w:rsidR="00667BA9" w:rsidRPr="00542680" w:rsidRDefault="00667BA9" w:rsidP="008F7891">
            <w:pPr>
              <w:pStyle w:val="TableContent"/>
              <w:rPr>
                <w:szCs w:val="18"/>
                <w:highlight w:val="yellow"/>
              </w:rPr>
            </w:pPr>
            <w:commentRangeStart w:id="4475"/>
            <w:r w:rsidRPr="00087AF8">
              <w:t>Determiner of the function of the order segment</w:t>
            </w:r>
            <w:r w:rsidR="00400CF4" w:rsidRPr="00087AF8">
              <w:t xml:space="preserve">. </w:t>
            </w:r>
            <w:r w:rsidRPr="00087AF8">
              <w:t xml:space="preserve">In the ORU^R01 this should be the literal value: "RE."  </w:t>
            </w:r>
            <w:commentRangeEnd w:id="4475"/>
            <w:r w:rsidR="00946821">
              <w:rPr>
                <w:rStyle w:val="CommentReference"/>
                <w:rFonts w:ascii="Times New Roman" w:hAnsi="Times New Roman"/>
                <w:bCs w:val="0"/>
                <w:color w:val="auto"/>
                <w:lang w:eastAsia="de-DE"/>
              </w:rPr>
              <w:commentReference w:id="4475"/>
            </w:r>
          </w:p>
        </w:tc>
      </w:tr>
      <w:tr w:rsidR="00A34A49" w:rsidRPr="00D4120B" w14:paraId="39E859E3" w14:textId="77777777" w:rsidTr="000A1D70">
        <w:trPr>
          <w:cantSplit/>
          <w:jc w:val="center"/>
        </w:trPr>
        <w:tc>
          <w:tcPr>
            <w:tcW w:w="630" w:type="dxa"/>
          </w:tcPr>
          <w:p w14:paraId="0F6E0713" w14:textId="77777777" w:rsidR="00667BA9" w:rsidRPr="00D4120B" w:rsidRDefault="00667BA9" w:rsidP="008F7891">
            <w:pPr>
              <w:pStyle w:val="TableContent"/>
            </w:pPr>
            <w:r w:rsidRPr="00D4120B">
              <w:t>2</w:t>
            </w:r>
          </w:p>
        </w:tc>
        <w:tc>
          <w:tcPr>
            <w:tcW w:w="2250" w:type="dxa"/>
          </w:tcPr>
          <w:p w14:paraId="0B120AA5" w14:textId="77777777" w:rsidR="00667BA9" w:rsidRPr="00D4120B" w:rsidRDefault="00667BA9" w:rsidP="008F7891">
            <w:pPr>
              <w:pStyle w:val="TableContent"/>
            </w:pPr>
            <w:r w:rsidRPr="00D4120B">
              <w:t>Placer Order Number</w:t>
            </w:r>
          </w:p>
        </w:tc>
        <w:tc>
          <w:tcPr>
            <w:tcW w:w="889" w:type="dxa"/>
          </w:tcPr>
          <w:p w14:paraId="4E2F0BE5" w14:textId="77777777" w:rsidR="00667BA9" w:rsidRPr="00D4120B" w:rsidRDefault="006011C7" w:rsidP="008F7891">
            <w:pPr>
              <w:pStyle w:val="TableContent"/>
            </w:pPr>
            <w:ins w:id="4476" w:author="Robert Snelick" w:date="2011-12-02T18:04:00Z">
              <w:r>
                <w:t>Varies</w:t>
              </w:r>
            </w:ins>
            <w:del w:id="4477" w:author="Robert Snelick" w:date="2011-12-02T18:04:00Z">
              <w:r w:rsidR="00667BA9" w:rsidRPr="00D4120B" w:rsidDel="006011C7">
                <w:delText>EI</w:delText>
              </w:r>
            </w:del>
          </w:p>
        </w:tc>
        <w:tc>
          <w:tcPr>
            <w:tcW w:w="806" w:type="dxa"/>
          </w:tcPr>
          <w:p w14:paraId="7DE8339E" w14:textId="77777777" w:rsidR="00667BA9" w:rsidRPr="00D4120B" w:rsidRDefault="0084279B" w:rsidP="008F7891">
            <w:pPr>
              <w:pStyle w:val="TableContent"/>
            </w:pPr>
            <w:r>
              <w:t>R</w:t>
            </w:r>
            <w:r w:rsidR="00667BA9" w:rsidRPr="00D4120B">
              <w:t>E</w:t>
            </w:r>
          </w:p>
        </w:tc>
        <w:tc>
          <w:tcPr>
            <w:tcW w:w="1214" w:type="dxa"/>
          </w:tcPr>
          <w:p w14:paraId="50113606" w14:textId="77777777" w:rsidR="00667BA9" w:rsidRPr="00D4120B" w:rsidRDefault="00667BA9" w:rsidP="008F7891">
            <w:pPr>
              <w:pStyle w:val="TableContent"/>
            </w:pPr>
            <w:r w:rsidRPr="00D4120B">
              <w:t>[0..1]</w:t>
            </w:r>
          </w:p>
        </w:tc>
        <w:tc>
          <w:tcPr>
            <w:tcW w:w="815" w:type="dxa"/>
            <w:shd w:val="clear" w:color="auto" w:fill="auto"/>
          </w:tcPr>
          <w:p w14:paraId="3F52674F" w14:textId="77777777" w:rsidR="00667BA9" w:rsidRPr="00D4120B" w:rsidRDefault="00667BA9" w:rsidP="008F7891">
            <w:pPr>
              <w:pStyle w:val="TableContent"/>
            </w:pPr>
          </w:p>
        </w:tc>
        <w:tc>
          <w:tcPr>
            <w:tcW w:w="840" w:type="dxa"/>
            <w:shd w:val="clear" w:color="auto" w:fill="auto"/>
          </w:tcPr>
          <w:p w14:paraId="57522773" w14:textId="77777777" w:rsidR="00667BA9" w:rsidRPr="00D4120B" w:rsidRDefault="00667BA9" w:rsidP="008F7891">
            <w:pPr>
              <w:pStyle w:val="TableContent"/>
            </w:pPr>
          </w:p>
        </w:tc>
        <w:tc>
          <w:tcPr>
            <w:tcW w:w="1407" w:type="dxa"/>
          </w:tcPr>
          <w:p w14:paraId="05C05A3F" w14:textId="77777777" w:rsidR="00667BA9" w:rsidRPr="00D4120B" w:rsidRDefault="00667BA9" w:rsidP="008F7891">
            <w:pPr>
              <w:pStyle w:val="TableContent"/>
            </w:pPr>
          </w:p>
        </w:tc>
        <w:tc>
          <w:tcPr>
            <w:tcW w:w="4829" w:type="dxa"/>
          </w:tcPr>
          <w:p w14:paraId="3F52D2D7" w14:textId="77777777" w:rsidR="00835A14" w:rsidRDefault="008578CB" w:rsidP="00835A14">
            <w:pPr>
              <w:pStyle w:val="TableContent"/>
              <w:rPr>
                <w:ins w:id="4478" w:author="Robert Snelick" w:date="2011-12-15T11:28:00Z"/>
              </w:rPr>
            </w:pPr>
            <w:ins w:id="4479" w:author="Robert Snelick" w:date="2011-12-15T17:45:00Z">
              <w:r>
                <w:t xml:space="preserve">GU </w:t>
              </w:r>
            </w:ins>
            <w:ins w:id="4480" w:author="Robert Snelick" w:date="2011-12-15T11:28:00Z">
              <w:r>
                <w:t>Datatype: EI_GU</w:t>
              </w:r>
            </w:ins>
          </w:p>
          <w:p w14:paraId="676F6589" w14:textId="77777777" w:rsidR="00835A14" w:rsidRDefault="008578CB" w:rsidP="00835A14">
            <w:pPr>
              <w:pStyle w:val="TableContent"/>
              <w:rPr>
                <w:ins w:id="4481" w:author="Robert Snelick" w:date="2011-12-15T11:28:00Z"/>
              </w:rPr>
            </w:pPr>
            <w:ins w:id="4482" w:author="Robert Snelick" w:date="2011-12-15T17:45:00Z">
              <w:r>
                <w:t xml:space="preserve">NG </w:t>
              </w:r>
            </w:ins>
            <w:ins w:id="4483" w:author="Robert Snelick" w:date="2011-12-15T11:28:00Z">
              <w:r>
                <w:t>Datatype: EI_NG</w:t>
              </w:r>
            </w:ins>
          </w:p>
          <w:p w14:paraId="37971408" w14:textId="77777777" w:rsidR="00667BA9" w:rsidRPr="00542680" w:rsidRDefault="009A39C8" w:rsidP="007905D7">
            <w:pPr>
              <w:pStyle w:val="TableContent"/>
              <w:rPr>
                <w:highlight w:val="yellow"/>
              </w:rPr>
            </w:pPr>
            <w:ins w:id="4484" w:author="Bob Yencha" w:date="2011-12-03T13:17:00Z">
              <w:r w:rsidRPr="00FD50DB">
                <w:t>Conformance</w:t>
              </w:r>
            </w:ins>
            <w:ins w:id="4485" w:author="Bob Yencha" w:date="2012-01-26T14:39:00Z">
              <w:r w:rsidR="00DF6879">
                <w:t xml:space="preserve"> Guidance</w:t>
              </w:r>
            </w:ins>
            <w:ins w:id="4486" w:author="Bob Yencha" w:date="2011-12-03T13:17:00Z">
              <w:r w:rsidRPr="00FD50DB">
                <w:t>: E</w:t>
              </w:r>
              <w:r>
                <w:t>cho as received from the order</w:t>
              </w:r>
              <w:r w:rsidRPr="00D4120B">
                <w:t>.</w:t>
              </w:r>
            </w:ins>
          </w:p>
        </w:tc>
      </w:tr>
      <w:tr w:rsidR="00A34A49" w:rsidRPr="00D4120B" w14:paraId="070116F8" w14:textId="77777777" w:rsidTr="000A1D70">
        <w:trPr>
          <w:cantSplit/>
          <w:jc w:val="center"/>
        </w:trPr>
        <w:tc>
          <w:tcPr>
            <w:tcW w:w="630" w:type="dxa"/>
          </w:tcPr>
          <w:p w14:paraId="21CD3148" w14:textId="77777777" w:rsidR="00667BA9" w:rsidRPr="00D4120B" w:rsidRDefault="00667BA9" w:rsidP="008F7891">
            <w:pPr>
              <w:pStyle w:val="TableContent"/>
            </w:pPr>
            <w:r w:rsidRPr="00D4120B">
              <w:t>3</w:t>
            </w:r>
          </w:p>
        </w:tc>
        <w:tc>
          <w:tcPr>
            <w:tcW w:w="2250" w:type="dxa"/>
          </w:tcPr>
          <w:p w14:paraId="57E86C80" w14:textId="77777777" w:rsidR="00667BA9" w:rsidRPr="00D4120B" w:rsidRDefault="00667BA9" w:rsidP="008F7891">
            <w:pPr>
              <w:pStyle w:val="TableContent"/>
            </w:pPr>
            <w:r w:rsidRPr="00D4120B">
              <w:t xml:space="preserve">Filler Order Number </w:t>
            </w:r>
          </w:p>
        </w:tc>
        <w:tc>
          <w:tcPr>
            <w:tcW w:w="889" w:type="dxa"/>
          </w:tcPr>
          <w:p w14:paraId="0A974012" w14:textId="77777777" w:rsidR="00667BA9" w:rsidRPr="00D4120B" w:rsidRDefault="006011C7" w:rsidP="008F7891">
            <w:pPr>
              <w:pStyle w:val="TableContent"/>
            </w:pPr>
            <w:ins w:id="4487" w:author="Robert Snelick" w:date="2011-12-02T18:04:00Z">
              <w:r>
                <w:t>Varies</w:t>
              </w:r>
            </w:ins>
            <w:del w:id="4488" w:author="Robert Snelick" w:date="2011-12-02T18:04:00Z">
              <w:r w:rsidR="00667BA9" w:rsidRPr="00D4120B" w:rsidDel="006011C7">
                <w:delText>EI</w:delText>
              </w:r>
            </w:del>
          </w:p>
        </w:tc>
        <w:tc>
          <w:tcPr>
            <w:tcW w:w="806" w:type="dxa"/>
          </w:tcPr>
          <w:p w14:paraId="6781B6A6" w14:textId="77777777" w:rsidR="00667BA9" w:rsidRPr="00D4120B" w:rsidRDefault="00667BA9" w:rsidP="008F7891">
            <w:pPr>
              <w:pStyle w:val="TableContent"/>
            </w:pPr>
            <w:r w:rsidRPr="00D4120B">
              <w:t>R</w:t>
            </w:r>
          </w:p>
        </w:tc>
        <w:tc>
          <w:tcPr>
            <w:tcW w:w="1214" w:type="dxa"/>
          </w:tcPr>
          <w:p w14:paraId="7648DC69" w14:textId="77777777" w:rsidR="00667BA9" w:rsidRPr="00D4120B" w:rsidRDefault="00667BA9" w:rsidP="008F7891">
            <w:pPr>
              <w:pStyle w:val="TableContent"/>
            </w:pPr>
            <w:r w:rsidRPr="00D4120B">
              <w:t>[1..1]</w:t>
            </w:r>
          </w:p>
        </w:tc>
        <w:tc>
          <w:tcPr>
            <w:tcW w:w="815" w:type="dxa"/>
            <w:shd w:val="clear" w:color="auto" w:fill="auto"/>
          </w:tcPr>
          <w:p w14:paraId="643CADBD" w14:textId="77777777" w:rsidR="00667BA9" w:rsidRPr="00D4120B" w:rsidRDefault="00667BA9" w:rsidP="008F7891">
            <w:pPr>
              <w:pStyle w:val="TableContent"/>
            </w:pPr>
          </w:p>
        </w:tc>
        <w:tc>
          <w:tcPr>
            <w:tcW w:w="840" w:type="dxa"/>
            <w:shd w:val="clear" w:color="auto" w:fill="auto"/>
          </w:tcPr>
          <w:p w14:paraId="06E226C5" w14:textId="77777777" w:rsidR="00667BA9" w:rsidRPr="00D4120B" w:rsidRDefault="00667BA9" w:rsidP="008F7891">
            <w:pPr>
              <w:pStyle w:val="TableContent"/>
            </w:pPr>
          </w:p>
        </w:tc>
        <w:tc>
          <w:tcPr>
            <w:tcW w:w="1407" w:type="dxa"/>
          </w:tcPr>
          <w:p w14:paraId="2CF617C1" w14:textId="77777777" w:rsidR="00667BA9" w:rsidRPr="00D4120B" w:rsidRDefault="00667BA9" w:rsidP="008F7891">
            <w:pPr>
              <w:pStyle w:val="TableContent"/>
            </w:pPr>
          </w:p>
        </w:tc>
        <w:tc>
          <w:tcPr>
            <w:tcW w:w="4829" w:type="dxa"/>
          </w:tcPr>
          <w:p w14:paraId="77FA05D3" w14:textId="77777777" w:rsidR="008578CB" w:rsidRDefault="008578CB" w:rsidP="008578CB">
            <w:pPr>
              <w:pStyle w:val="TableContent"/>
              <w:rPr>
                <w:ins w:id="4489" w:author="Robert Snelick" w:date="2011-12-15T17:45:00Z"/>
              </w:rPr>
            </w:pPr>
            <w:ins w:id="4490" w:author="Robert Snelick" w:date="2011-12-15T17:45:00Z">
              <w:r>
                <w:t>GU Datatype: EI_GU</w:t>
              </w:r>
            </w:ins>
          </w:p>
          <w:p w14:paraId="4DBE7121" w14:textId="77777777" w:rsidR="008578CB" w:rsidRDefault="008578CB" w:rsidP="008578CB">
            <w:pPr>
              <w:pStyle w:val="TableContent"/>
              <w:rPr>
                <w:ins w:id="4491" w:author="Robert Snelick" w:date="2011-12-15T17:45:00Z"/>
              </w:rPr>
            </w:pPr>
            <w:ins w:id="4492" w:author="Robert Snelick" w:date="2011-12-15T17:45:00Z">
              <w:r>
                <w:t>NG Datatype: EI_NG</w:t>
              </w:r>
            </w:ins>
          </w:p>
          <w:p w14:paraId="1E06D409" w14:textId="77777777" w:rsidR="00667BA9" w:rsidRPr="00D4120B" w:rsidRDefault="00667BA9" w:rsidP="00466C6A">
            <w:pPr>
              <w:pStyle w:val="TableContent"/>
            </w:pPr>
            <w:r w:rsidRPr="00036E14">
              <w:t xml:space="preserve">Note: </w:t>
            </w:r>
            <w:r>
              <w:t xml:space="preserve">In the circumstance where </w:t>
            </w:r>
            <w:r w:rsidRPr="00036E14">
              <w:t>some of the lab results are g</w:t>
            </w:r>
            <w:r w:rsidR="00466C6A">
              <w:t xml:space="preserve">enerated by the lab, but others </w:t>
            </w:r>
            <w:r w:rsidRPr="00036E14">
              <w:t>are performed by a reference lab, the sending lab can choose what filler order number to use</w:t>
            </w:r>
            <w:r w:rsidR="00466C6A">
              <w:t>. Regardless of what is used</w:t>
            </w:r>
            <w:r w:rsidRPr="00036E14">
              <w:t>, the sending lab is expected to be able to trace all the observations in the lab result back to the appropriate source lab based on the fi</w:t>
            </w:r>
            <w:r>
              <w:t>ller order number provided in O</w:t>
            </w:r>
            <w:r w:rsidRPr="00036E14">
              <w:t>R</w:t>
            </w:r>
            <w:r>
              <w:t>C</w:t>
            </w:r>
            <w:r w:rsidRPr="00036E14">
              <w:t>-3.</w:t>
            </w:r>
          </w:p>
        </w:tc>
      </w:tr>
      <w:tr w:rsidR="00A34A49" w:rsidRPr="00D4120B" w14:paraId="6FA9D5AB" w14:textId="77777777" w:rsidTr="000A1D70">
        <w:trPr>
          <w:cantSplit/>
          <w:jc w:val="center"/>
        </w:trPr>
        <w:tc>
          <w:tcPr>
            <w:tcW w:w="630" w:type="dxa"/>
          </w:tcPr>
          <w:p w14:paraId="4FDAD653" w14:textId="77777777" w:rsidR="00667BA9" w:rsidRPr="00D4120B" w:rsidRDefault="00667BA9" w:rsidP="008F7891">
            <w:pPr>
              <w:pStyle w:val="TableContent"/>
            </w:pPr>
            <w:r w:rsidRPr="00D4120B">
              <w:t>4</w:t>
            </w:r>
          </w:p>
        </w:tc>
        <w:tc>
          <w:tcPr>
            <w:tcW w:w="2250" w:type="dxa"/>
          </w:tcPr>
          <w:p w14:paraId="195D0AC4" w14:textId="77777777" w:rsidR="00667BA9" w:rsidRPr="00D4120B" w:rsidRDefault="00667BA9" w:rsidP="008F7891">
            <w:pPr>
              <w:pStyle w:val="TableContent"/>
            </w:pPr>
            <w:r w:rsidRPr="00D4120B">
              <w:t>Placer Group Number</w:t>
            </w:r>
          </w:p>
        </w:tc>
        <w:tc>
          <w:tcPr>
            <w:tcW w:w="889" w:type="dxa"/>
          </w:tcPr>
          <w:p w14:paraId="2172C82A" w14:textId="77777777" w:rsidR="00667BA9" w:rsidRPr="00D4120B" w:rsidRDefault="00606CE1" w:rsidP="008F7891">
            <w:pPr>
              <w:pStyle w:val="TableContent"/>
            </w:pPr>
            <w:ins w:id="4493" w:author="Robert Snelick" w:date="2011-12-02T18:00:00Z">
              <w:r>
                <w:t>Varies</w:t>
              </w:r>
            </w:ins>
            <w:del w:id="4494" w:author="Robert Snelick" w:date="2011-12-02T18:00:00Z">
              <w:r w:rsidR="00667BA9" w:rsidRPr="00D4120B" w:rsidDel="00606CE1">
                <w:delText>EI</w:delText>
              </w:r>
            </w:del>
          </w:p>
        </w:tc>
        <w:tc>
          <w:tcPr>
            <w:tcW w:w="806" w:type="dxa"/>
          </w:tcPr>
          <w:p w14:paraId="4B75A742" w14:textId="77777777" w:rsidR="00667BA9" w:rsidRPr="00D4120B" w:rsidRDefault="00667BA9" w:rsidP="008F7891">
            <w:pPr>
              <w:pStyle w:val="TableContent"/>
            </w:pPr>
            <w:r w:rsidRPr="00D4120B">
              <w:t>RE</w:t>
            </w:r>
          </w:p>
        </w:tc>
        <w:tc>
          <w:tcPr>
            <w:tcW w:w="1214" w:type="dxa"/>
          </w:tcPr>
          <w:p w14:paraId="7B9E6B0F" w14:textId="77777777" w:rsidR="00667BA9" w:rsidRPr="00D4120B" w:rsidRDefault="00667BA9" w:rsidP="008F7891">
            <w:pPr>
              <w:pStyle w:val="TableContent"/>
            </w:pPr>
            <w:r w:rsidRPr="00D4120B">
              <w:t>[0..1]</w:t>
            </w:r>
          </w:p>
        </w:tc>
        <w:tc>
          <w:tcPr>
            <w:tcW w:w="815" w:type="dxa"/>
            <w:shd w:val="clear" w:color="auto" w:fill="auto"/>
          </w:tcPr>
          <w:p w14:paraId="077E27B9" w14:textId="77777777" w:rsidR="00667BA9" w:rsidRPr="00D4120B" w:rsidRDefault="00667BA9" w:rsidP="008F7891">
            <w:pPr>
              <w:pStyle w:val="TableContent"/>
            </w:pPr>
          </w:p>
        </w:tc>
        <w:tc>
          <w:tcPr>
            <w:tcW w:w="840" w:type="dxa"/>
            <w:shd w:val="clear" w:color="auto" w:fill="auto"/>
          </w:tcPr>
          <w:p w14:paraId="0DC68EB2" w14:textId="77777777" w:rsidR="00667BA9" w:rsidRPr="00D4120B" w:rsidRDefault="00667BA9" w:rsidP="008F7891">
            <w:pPr>
              <w:pStyle w:val="TableContent"/>
            </w:pPr>
          </w:p>
        </w:tc>
        <w:tc>
          <w:tcPr>
            <w:tcW w:w="1407" w:type="dxa"/>
          </w:tcPr>
          <w:p w14:paraId="155CF5C5" w14:textId="77777777" w:rsidR="00667BA9" w:rsidRPr="00D4120B" w:rsidRDefault="00667BA9" w:rsidP="008F7891">
            <w:pPr>
              <w:pStyle w:val="TableContent"/>
            </w:pPr>
          </w:p>
        </w:tc>
        <w:tc>
          <w:tcPr>
            <w:tcW w:w="4829" w:type="dxa"/>
          </w:tcPr>
          <w:p w14:paraId="2A4D3566" w14:textId="77777777" w:rsidR="008578CB" w:rsidRDefault="008578CB" w:rsidP="008578CB">
            <w:pPr>
              <w:pStyle w:val="TableContent"/>
              <w:rPr>
                <w:ins w:id="4495" w:author="Robert Snelick" w:date="2011-12-15T17:45:00Z"/>
              </w:rPr>
            </w:pPr>
            <w:ins w:id="4496" w:author="Robert Snelick" w:date="2011-12-15T17:45:00Z">
              <w:r>
                <w:t>GU Datatype: EI_GU</w:t>
              </w:r>
            </w:ins>
          </w:p>
          <w:p w14:paraId="6F0651AF" w14:textId="77777777" w:rsidR="008578CB" w:rsidRDefault="008578CB" w:rsidP="008578CB">
            <w:pPr>
              <w:pStyle w:val="TableContent"/>
              <w:rPr>
                <w:ins w:id="4497" w:author="Robert Snelick" w:date="2011-12-15T17:45:00Z"/>
              </w:rPr>
            </w:pPr>
            <w:ins w:id="4498" w:author="Robert Snelick" w:date="2011-12-15T17:45:00Z">
              <w:r>
                <w:t>NG Datatype: EI_NG</w:t>
              </w:r>
            </w:ins>
          </w:p>
          <w:p w14:paraId="6078994A" w14:textId="77777777" w:rsidR="009A39C8" w:rsidRDefault="005651B0" w:rsidP="009D4F2A">
            <w:pPr>
              <w:pStyle w:val="TableContent"/>
              <w:rPr>
                <w:ins w:id="4499" w:author="Bob Yencha" w:date="2011-12-03T13:18:00Z"/>
              </w:rPr>
            </w:pPr>
            <w:ins w:id="4500" w:author="Bob Yencha" w:date="2012-01-26T14:41:00Z">
              <w:r>
                <w:t>Conformance Guidance:</w:t>
              </w:r>
            </w:ins>
            <w:ins w:id="4501" w:author="Bob Yencha" w:date="2011-12-03T13:18:00Z">
              <w:r w:rsidR="009A39C8" w:rsidRPr="00FD50DB">
                <w:t xml:space="preserve"> E</w:t>
              </w:r>
              <w:r w:rsidR="009A39C8">
                <w:t>cho as received from the order</w:t>
              </w:r>
              <w:r w:rsidR="009A39C8" w:rsidRPr="00D4120B">
                <w:t>.</w:t>
              </w:r>
            </w:ins>
          </w:p>
          <w:p w14:paraId="0D9D8952" w14:textId="77777777" w:rsidR="00667BA9" w:rsidRPr="00D4120B" w:rsidRDefault="00667BA9" w:rsidP="009D4F2A">
            <w:pPr>
              <w:pStyle w:val="TableContent"/>
            </w:pPr>
            <w:r w:rsidRPr="00D4120B">
              <w:t>The placer group number is used to identify a group of orders</w:t>
            </w:r>
            <w:r w:rsidR="00400CF4">
              <w:t xml:space="preserve">. </w:t>
            </w:r>
            <w:r w:rsidRPr="00D4120B">
              <w:t>In the laboratory setting this is commonly referred to as a "requisition number."</w:t>
            </w:r>
          </w:p>
        </w:tc>
      </w:tr>
      <w:tr w:rsidR="00A34A49" w:rsidRPr="00D4120B" w14:paraId="05A6C753" w14:textId="77777777" w:rsidTr="000A1D70">
        <w:trPr>
          <w:cantSplit/>
          <w:jc w:val="center"/>
        </w:trPr>
        <w:tc>
          <w:tcPr>
            <w:tcW w:w="630" w:type="dxa"/>
          </w:tcPr>
          <w:p w14:paraId="6176FAE1" w14:textId="77777777" w:rsidR="00667BA9" w:rsidRPr="00D4120B" w:rsidRDefault="00667BA9" w:rsidP="008F7891">
            <w:pPr>
              <w:pStyle w:val="TableContent"/>
            </w:pPr>
            <w:r w:rsidRPr="00D4120B">
              <w:t>5</w:t>
            </w:r>
          </w:p>
        </w:tc>
        <w:tc>
          <w:tcPr>
            <w:tcW w:w="2250" w:type="dxa"/>
          </w:tcPr>
          <w:p w14:paraId="2C836A06" w14:textId="77777777" w:rsidR="00667BA9" w:rsidRPr="00D4120B" w:rsidRDefault="00667BA9" w:rsidP="008F7891">
            <w:pPr>
              <w:pStyle w:val="TableContent"/>
            </w:pPr>
            <w:r w:rsidRPr="00D4120B">
              <w:t>Order Status</w:t>
            </w:r>
          </w:p>
        </w:tc>
        <w:tc>
          <w:tcPr>
            <w:tcW w:w="889" w:type="dxa"/>
          </w:tcPr>
          <w:p w14:paraId="48872B51" w14:textId="77777777" w:rsidR="00667BA9" w:rsidRPr="00D4120B" w:rsidRDefault="00667BA9" w:rsidP="008F7891">
            <w:pPr>
              <w:pStyle w:val="TableContent"/>
            </w:pPr>
            <w:r w:rsidRPr="00D4120B">
              <w:t>ID</w:t>
            </w:r>
          </w:p>
        </w:tc>
        <w:tc>
          <w:tcPr>
            <w:tcW w:w="806" w:type="dxa"/>
          </w:tcPr>
          <w:p w14:paraId="049592AE" w14:textId="77777777" w:rsidR="00667BA9" w:rsidRPr="00D4120B" w:rsidRDefault="00667BA9" w:rsidP="008F7891">
            <w:pPr>
              <w:pStyle w:val="TableContent"/>
            </w:pPr>
            <w:r w:rsidRPr="00D4120B">
              <w:t>O</w:t>
            </w:r>
          </w:p>
        </w:tc>
        <w:tc>
          <w:tcPr>
            <w:tcW w:w="1214" w:type="dxa"/>
          </w:tcPr>
          <w:p w14:paraId="7928BEED" w14:textId="77777777" w:rsidR="00667BA9" w:rsidRPr="00D4120B" w:rsidRDefault="00667BA9" w:rsidP="008F7891">
            <w:pPr>
              <w:pStyle w:val="TableContent"/>
            </w:pPr>
            <w:r w:rsidRPr="00D4120B">
              <w:t>[0..1]</w:t>
            </w:r>
          </w:p>
        </w:tc>
        <w:tc>
          <w:tcPr>
            <w:tcW w:w="815" w:type="dxa"/>
            <w:shd w:val="clear" w:color="auto" w:fill="auto"/>
          </w:tcPr>
          <w:p w14:paraId="2B318043" w14:textId="77777777" w:rsidR="00667BA9" w:rsidRPr="00D4120B" w:rsidRDefault="00667BA9" w:rsidP="008F7891">
            <w:pPr>
              <w:pStyle w:val="TableContent"/>
            </w:pPr>
            <w:r w:rsidRPr="00D4120B">
              <w:t>2..2</w:t>
            </w:r>
          </w:p>
        </w:tc>
        <w:tc>
          <w:tcPr>
            <w:tcW w:w="840" w:type="dxa"/>
            <w:shd w:val="clear" w:color="auto" w:fill="auto"/>
          </w:tcPr>
          <w:p w14:paraId="25124F0D" w14:textId="77777777" w:rsidR="00667BA9" w:rsidRPr="00D4120B" w:rsidRDefault="00667BA9" w:rsidP="008F7891">
            <w:pPr>
              <w:pStyle w:val="TableContent"/>
            </w:pPr>
          </w:p>
        </w:tc>
        <w:tc>
          <w:tcPr>
            <w:tcW w:w="1407" w:type="dxa"/>
          </w:tcPr>
          <w:p w14:paraId="4A6F6EDA" w14:textId="77777777" w:rsidR="00667BA9" w:rsidRPr="00D4120B" w:rsidRDefault="00667BA9" w:rsidP="008F7891">
            <w:pPr>
              <w:pStyle w:val="TableContent"/>
            </w:pPr>
            <w:del w:id="4502" w:author="Bob Yencha" w:date="2011-11-29T10:03:00Z">
              <w:r w:rsidRPr="00D4120B" w:rsidDel="00097903">
                <w:delText>HL70038</w:delText>
              </w:r>
            </w:del>
          </w:p>
        </w:tc>
        <w:tc>
          <w:tcPr>
            <w:tcW w:w="4829" w:type="dxa"/>
          </w:tcPr>
          <w:p w14:paraId="2FFC85D3" w14:textId="77777777" w:rsidR="00667BA9" w:rsidRPr="00D4120B" w:rsidRDefault="00667BA9" w:rsidP="008F7891">
            <w:pPr>
              <w:pStyle w:val="TableContent"/>
            </w:pPr>
          </w:p>
        </w:tc>
      </w:tr>
      <w:tr w:rsidR="00A34A49" w:rsidRPr="00D4120B" w14:paraId="434D7457" w14:textId="77777777" w:rsidTr="000A1D70">
        <w:trPr>
          <w:cantSplit/>
          <w:jc w:val="center"/>
        </w:trPr>
        <w:tc>
          <w:tcPr>
            <w:tcW w:w="630" w:type="dxa"/>
            <w:tcBorders>
              <w:bottom w:val="single" w:sz="12" w:space="0" w:color="943634" w:themeColor="accent2" w:themeShade="BF"/>
            </w:tcBorders>
          </w:tcPr>
          <w:p w14:paraId="6A395C32" w14:textId="77777777" w:rsidR="00667BA9" w:rsidRPr="00D4120B" w:rsidRDefault="00667BA9" w:rsidP="008F7891">
            <w:pPr>
              <w:pStyle w:val="TableContent"/>
            </w:pPr>
            <w:r w:rsidRPr="00D4120B">
              <w:t>6</w:t>
            </w:r>
          </w:p>
        </w:tc>
        <w:tc>
          <w:tcPr>
            <w:tcW w:w="2250" w:type="dxa"/>
            <w:tcBorders>
              <w:bottom w:val="single" w:sz="12" w:space="0" w:color="943634" w:themeColor="accent2" w:themeShade="BF"/>
            </w:tcBorders>
          </w:tcPr>
          <w:p w14:paraId="3592C7FA" w14:textId="77777777" w:rsidR="00667BA9" w:rsidRPr="00D4120B" w:rsidRDefault="00667BA9" w:rsidP="008F7891">
            <w:pPr>
              <w:pStyle w:val="TableContent"/>
            </w:pPr>
            <w:r w:rsidRPr="00D4120B">
              <w:t>Response Flag</w:t>
            </w:r>
          </w:p>
        </w:tc>
        <w:tc>
          <w:tcPr>
            <w:tcW w:w="889" w:type="dxa"/>
            <w:tcBorders>
              <w:bottom w:val="single" w:sz="12" w:space="0" w:color="943634" w:themeColor="accent2" w:themeShade="BF"/>
            </w:tcBorders>
          </w:tcPr>
          <w:p w14:paraId="5B0E852E" w14:textId="77777777" w:rsidR="00667BA9" w:rsidRPr="00D4120B" w:rsidRDefault="00667BA9" w:rsidP="008F7891">
            <w:pPr>
              <w:pStyle w:val="TableContent"/>
            </w:pPr>
            <w:r w:rsidRPr="00D4120B">
              <w:t>ID</w:t>
            </w:r>
          </w:p>
        </w:tc>
        <w:tc>
          <w:tcPr>
            <w:tcW w:w="806" w:type="dxa"/>
            <w:tcBorders>
              <w:bottom w:val="single" w:sz="12" w:space="0" w:color="943634" w:themeColor="accent2" w:themeShade="BF"/>
            </w:tcBorders>
          </w:tcPr>
          <w:p w14:paraId="57181ADD" w14:textId="77777777" w:rsidR="00667BA9" w:rsidRPr="00D4120B" w:rsidRDefault="00667BA9" w:rsidP="008F7891">
            <w:pPr>
              <w:pStyle w:val="TableContent"/>
            </w:pPr>
            <w:r w:rsidRPr="00D4120B">
              <w:t>O</w:t>
            </w:r>
          </w:p>
        </w:tc>
        <w:tc>
          <w:tcPr>
            <w:tcW w:w="1214" w:type="dxa"/>
            <w:tcBorders>
              <w:bottom w:val="single" w:sz="12" w:space="0" w:color="943634" w:themeColor="accent2" w:themeShade="BF"/>
            </w:tcBorders>
          </w:tcPr>
          <w:p w14:paraId="52CB725E" w14:textId="77777777" w:rsidR="00667BA9" w:rsidRPr="00D4120B" w:rsidRDefault="00667BA9" w:rsidP="008F7891">
            <w:pPr>
              <w:pStyle w:val="TableContent"/>
            </w:pPr>
            <w:r w:rsidRPr="00D4120B">
              <w:t>[0..1]</w:t>
            </w:r>
          </w:p>
        </w:tc>
        <w:tc>
          <w:tcPr>
            <w:tcW w:w="815" w:type="dxa"/>
            <w:tcBorders>
              <w:bottom w:val="single" w:sz="12" w:space="0" w:color="943634" w:themeColor="accent2" w:themeShade="BF"/>
            </w:tcBorders>
            <w:shd w:val="clear" w:color="auto" w:fill="auto"/>
          </w:tcPr>
          <w:p w14:paraId="61EF5112" w14:textId="77777777" w:rsidR="00667BA9" w:rsidRPr="00D4120B" w:rsidRDefault="00667BA9" w:rsidP="008F7891">
            <w:pPr>
              <w:pStyle w:val="TableContent"/>
            </w:pPr>
            <w:r w:rsidRPr="00D4120B">
              <w:t>1..1</w:t>
            </w:r>
          </w:p>
        </w:tc>
        <w:tc>
          <w:tcPr>
            <w:tcW w:w="840" w:type="dxa"/>
            <w:tcBorders>
              <w:bottom w:val="single" w:sz="12" w:space="0" w:color="943634" w:themeColor="accent2" w:themeShade="BF"/>
            </w:tcBorders>
            <w:shd w:val="clear" w:color="auto" w:fill="auto"/>
          </w:tcPr>
          <w:p w14:paraId="3505FFF9" w14:textId="77777777" w:rsidR="00667BA9" w:rsidRPr="00D4120B" w:rsidRDefault="00667BA9" w:rsidP="008F7891">
            <w:pPr>
              <w:pStyle w:val="TableContent"/>
            </w:pPr>
          </w:p>
        </w:tc>
        <w:tc>
          <w:tcPr>
            <w:tcW w:w="1407" w:type="dxa"/>
            <w:tcBorders>
              <w:bottom w:val="single" w:sz="12" w:space="0" w:color="943634" w:themeColor="accent2" w:themeShade="BF"/>
            </w:tcBorders>
          </w:tcPr>
          <w:p w14:paraId="4239C488" w14:textId="77777777" w:rsidR="00667BA9" w:rsidRPr="00D4120B" w:rsidRDefault="00667BA9" w:rsidP="008F7891">
            <w:pPr>
              <w:pStyle w:val="TableContent"/>
            </w:pPr>
            <w:del w:id="4503" w:author="Bob Yencha" w:date="2011-11-29T10:03:00Z">
              <w:r w:rsidRPr="00D4120B" w:rsidDel="00097903">
                <w:delText>HL70121</w:delText>
              </w:r>
            </w:del>
          </w:p>
        </w:tc>
        <w:tc>
          <w:tcPr>
            <w:tcW w:w="4829" w:type="dxa"/>
            <w:tcBorders>
              <w:bottom w:val="single" w:sz="12" w:space="0" w:color="943634" w:themeColor="accent2" w:themeShade="BF"/>
            </w:tcBorders>
          </w:tcPr>
          <w:p w14:paraId="3D355D6A" w14:textId="77777777" w:rsidR="00667BA9" w:rsidRPr="00D4120B" w:rsidRDefault="00667BA9" w:rsidP="008F7891">
            <w:pPr>
              <w:pStyle w:val="TableContent"/>
            </w:pPr>
          </w:p>
        </w:tc>
      </w:tr>
      <w:tr w:rsidR="00A34A49" w:rsidRPr="00D4120B" w14:paraId="16528AF3" w14:textId="77777777" w:rsidTr="000A1D70">
        <w:trPr>
          <w:cantSplit/>
          <w:jc w:val="center"/>
        </w:trPr>
        <w:tc>
          <w:tcPr>
            <w:tcW w:w="630" w:type="dxa"/>
            <w:shd w:val="clear" w:color="auto" w:fill="auto"/>
          </w:tcPr>
          <w:p w14:paraId="0D74F65D" w14:textId="77777777" w:rsidR="00667BA9" w:rsidRPr="00D4120B" w:rsidRDefault="00667BA9" w:rsidP="008F7891">
            <w:pPr>
              <w:pStyle w:val="TableContent"/>
            </w:pPr>
            <w:r w:rsidRPr="00D4120B">
              <w:t>7</w:t>
            </w:r>
          </w:p>
        </w:tc>
        <w:tc>
          <w:tcPr>
            <w:tcW w:w="2250" w:type="dxa"/>
            <w:shd w:val="clear" w:color="auto" w:fill="auto"/>
          </w:tcPr>
          <w:p w14:paraId="5B1C0F92" w14:textId="77777777" w:rsidR="00667BA9" w:rsidRPr="00D4120B" w:rsidRDefault="00667BA9" w:rsidP="008F7891">
            <w:pPr>
              <w:pStyle w:val="TableContent"/>
            </w:pPr>
            <w:r w:rsidRPr="00D4120B">
              <w:t>Quantity/Timing</w:t>
            </w:r>
          </w:p>
        </w:tc>
        <w:tc>
          <w:tcPr>
            <w:tcW w:w="889" w:type="dxa"/>
            <w:shd w:val="clear" w:color="auto" w:fill="auto"/>
          </w:tcPr>
          <w:p w14:paraId="5E8E404F" w14:textId="77777777" w:rsidR="00667BA9" w:rsidRPr="00D4120B" w:rsidRDefault="00667BA9" w:rsidP="008F7891">
            <w:pPr>
              <w:pStyle w:val="TableContent"/>
            </w:pPr>
            <w:del w:id="4504" w:author="Bob Yencha" w:date="2012-01-26T14:38:00Z">
              <w:r w:rsidRPr="00D4120B" w:rsidDel="00DF6879">
                <w:delText>TQ</w:delText>
              </w:r>
            </w:del>
          </w:p>
        </w:tc>
        <w:tc>
          <w:tcPr>
            <w:tcW w:w="806" w:type="dxa"/>
            <w:shd w:val="clear" w:color="auto" w:fill="auto"/>
          </w:tcPr>
          <w:p w14:paraId="12460299" w14:textId="77777777" w:rsidR="00667BA9" w:rsidRPr="00D4120B" w:rsidRDefault="00667BA9" w:rsidP="008F7891">
            <w:pPr>
              <w:pStyle w:val="TableContent"/>
            </w:pPr>
            <w:r w:rsidRPr="00D4120B">
              <w:t>X</w:t>
            </w:r>
          </w:p>
        </w:tc>
        <w:tc>
          <w:tcPr>
            <w:tcW w:w="1214" w:type="dxa"/>
            <w:shd w:val="clear" w:color="auto" w:fill="auto"/>
          </w:tcPr>
          <w:p w14:paraId="22DE70A4" w14:textId="77777777" w:rsidR="00667BA9" w:rsidRPr="00D4120B" w:rsidRDefault="00667BA9" w:rsidP="008F7891">
            <w:pPr>
              <w:pStyle w:val="TableContent"/>
            </w:pPr>
            <w:del w:id="4505" w:author="Bob Yencha" w:date="2012-01-26T14:38:00Z">
              <w:r w:rsidRPr="00D4120B" w:rsidDel="00DF6879">
                <w:delText>[0..0]</w:delText>
              </w:r>
            </w:del>
          </w:p>
        </w:tc>
        <w:tc>
          <w:tcPr>
            <w:tcW w:w="815" w:type="dxa"/>
            <w:shd w:val="clear" w:color="auto" w:fill="auto"/>
          </w:tcPr>
          <w:p w14:paraId="4A93FAE0" w14:textId="77777777" w:rsidR="00667BA9" w:rsidRPr="00D4120B" w:rsidRDefault="00667BA9" w:rsidP="008F7891">
            <w:pPr>
              <w:pStyle w:val="TableContent"/>
            </w:pPr>
          </w:p>
        </w:tc>
        <w:tc>
          <w:tcPr>
            <w:tcW w:w="840" w:type="dxa"/>
            <w:shd w:val="clear" w:color="auto" w:fill="auto"/>
          </w:tcPr>
          <w:p w14:paraId="2A0C3F2A" w14:textId="77777777" w:rsidR="00667BA9" w:rsidRPr="00D4120B" w:rsidRDefault="00667BA9" w:rsidP="008F7891">
            <w:pPr>
              <w:pStyle w:val="TableContent"/>
            </w:pPr>
          </w:p>
        </w:tc>
        <w:tc>
          <w:tcPr>
            <w:tcW w:w="1407" w:type="dxa"/>
            <w:shd w:val="clear" w:color="auto" w:fill="auto"/>
          </w:tcPr>
          <w:p w14:paraId="32DFF54A" w14:textId="77777777" w:rsidR="00667BA9" w:rsidRPr="00D4120B" w:rsidRDefault="00667BA9" w:rsidP="008F7891">
            <w:pPr>
              <w:pStyle w:val="TableContent"/>
            </w:pPr>
          </w:p>
        </w:tc>
        <w:tc>
          <w:tcPr>
            <w:tcW w:w="4829" w:type="dxa"/>
            <w:shd w:val="clear" w:color="auto" w:fill="auto"/>
          </w:tcPr>
          <w:p w14:paraId="54D1F937" w14:textId="77777777" w:rsidR="00667BA9" w:rsidRPr="00D4120B" w:rsidRDefault="00667BA9" w:rsidP="008F7891">
            <w:pPr>
              <w:pStyle w:val="TableContent"/>
            </w:pPr>
            <w:del w:id="4506" w:author="Bob Yencha" w:date="2012-01-26T14:38:00Z">
              <w:r w:rsidRPr="00D4120B" w:rsidDel="00DF6879">
                <w:delText xml:space="preserve">Deprecated as of </w:delText>
              </w:r>
              <w:r w:rsidRPr="00D4120B" w:rsidDel="00DF6879">
                <w:rPr>
                  <w:i/>
                </w:rPr>
                <w:delText>HL7 Version 2.5</w:delText>
              </w:r>
              <w:r w:rsidR="00400CF4" w:rsidDel="00DF6879">
                <w:delText xml:space="preserve">. </w:delText>
              </w:r>
              <w:r w:rsidRPr="00D4120B" w:rsidDel="00DF6879">
                <w:delText>See TQ1 and TQ2 segments.</w:delText>
              </w:r>
            </w:del>
          </w:p>
        </w:tc>
      </w:tr>
      <w:tr w:rsidR="00A34A49" w:rsidRPr="00D4120B" w14:paraId="46D6B1D1" w14:textId="77777777" w:rsidTr="000A1D70">
        <w:trPr>
          <w:cantSplit/>
          <w:jc w:val="center"/>
        </w:trPr>
        <w:tc>
          <w:tcPr>
            <w:tcW w:w="630" w:type="dxa"/>
          </w:tcPr>
          <w:p w14:paraId="77A94931" w14:textId="77777777" w:rsidR="00667BA9" w:rsidRPr="00D4120B" w:rsidRDefault="00667BA9" w:rsidP="008F7891">
            <w:pPr>
              <w:pStyle w:val="TableContent"/>
            </w:pPr>
            <w:r w:rsidRPr="00D4120B">
              <w:t>8</w:t>
            </w:r>
          </w:p>
        </w:tc>
        <w:tc>
          <w:tcPr>
            <w:tcW w:w="2250" w:type="dxa"/>
          </w:tcPr>
          <w:p w14:paraId="3469D07E" w14:textId="77777777" w:rsidR="00667BA9" w:rsidRPr="00D4120B" w:rsidRDefault="00667BA9" w:rsidP="008F7891">
            <w:pPr>
              <w:pStyle w:val="TableContent"/>
            </w:pPr>
            <w:r w:rsidRPr="00D4120B">
              <w:t>Parent</w:t>
            </w:r>
          </w:p>
        </w:tc>
        <w:tc>
          <w:tcPr>
            <w:tcW w:w="889" w:type="dxa"/>
          </w:tcPr>
          <w:p w14:paraId="5A7036A2" w14:textId="77777777" w:rsidR="00667BA9" w:rsidRPr="00D4120B" w:rsidRDefault="00667BA9" w:rsidP="008F7891">
            <w:pPr>
              <w:pStyle w:val="TableContent"/>
            </w:pPr>
            <w:r w:rsidRPr="00D4120B">
              <w:t>EIP</w:t>
            </w:r>
          </w:p>
        </w:tc>
        <w:tc>
          <w:tcPr>
            <w:tcW w:w="806" w:type="dxa"/>
          </w:tcPr>
          <w:p w14:paraId="1DECBBEC" w14:textId="77777777" w:rsidR="00667BA9" w:rsidRPr="00D4120B" w:rsidRDefault="00667BA9" w:rsidP="008F7891">
            <w:pPr>
              <w:pStyle w:val="TableContent"/>
            </w:pPr>
            <w:r w:rsidRPr="00D4120B">
              <w:t>O</w:t>
            </w:r>
          </w:p>
        </w:tc>
        <w:tc>
          <w:tcPr>
            <w:tcW w:w="1214" w:type="dxa"/>
          </w:tcPr>
          <w:p w14:paraId="1DF202C3" w14:textId="77777777" w:rsidR="00667BA9" w:rsidRPr="00D4120B" w:rsidRDefault="00667BA9" w:rsidP="008F7891">
            <w:pPr>
              <w:pStyle w:val="TableContent"/>
            </w:pPr>
            <w:r w:rsidRPr="00D4120B">
              <w:t>[0..1]</w:t>
            </w:r>
          </w:p>
        </w:tc>
        <w:tc>
          <w:tcPr>
            <w:tcW w:w="815" w:type="dxa"/>
            <w:shd w:val="clear" w:color="auto" w:fill="auto"/>
          </w:tcPr>
          <w:p w14:paraId="6860A4E4" w14:textId="77777777" w:rsidR="00667BA9" w:rsidRPr="00D4120B" w:rsidRDefault="00667BA9" w:rsidP="008F7891">
            <w:pPr>
              <w:pStyle w:val="TableContent"/>
            </w:pPr>
          </w:p>
        </w:tc>
        <w:tc>
          <w:tcPr>
            <w:tcW w:w="840" w:type="dxa"/>
            <w:shd w:val="clear" w:color="auto" w:fill="auto"/>
          </w:tcPr>
          <w:p w14:paraId="5EA2A58E" w14:textId="77777777" w:rsidR="00667BA9" w:rsidRPr="00D4120B" w:rsidRDefault="00667BA9" w:rsidP="008F7891">
            <w:pPr>
              <w:pStyle w:val="TableContent"/>
            </w:pPr>
          </w:p>
        </w:tc>
        <w:tc>
          <w:tcPr>
            <w:tcW w:w="1407" w:type="dxa"/>
          </w:tcPr>
          <w:p w14:paraId="20B6138D" w14:textId="77777777" w:rsidR="00667BA9" w:rsidRPr="00D4120B" w:rsidRDefault="00667BA9" w:rsidP="008F7891">
            <w:pPr>
              <w:pStyle w:val="TableContent"/>
            </w:pPr>
          </w:p>
        </w:tc>
        <w:tc>
          <w:tcPr>
            <w:tcW w:w="4829" w:type="dxa"/>
          </w:tcPr>
          <w:p w14:paraId="0418CF55" w14:textId="77777777" w:rsidR="00667BA9" w:rsidRPr="00D4120B" w:rsidRDefault="00667BA9" w:rsidP="008F7891">
            <w:pPr>
              <w:pStyle w:val="TableContent"/>
            </w:pPr>
          </w:p>
        </w:tc>
      </w:tr>
      <w:tr w:rsidR="00A34A49" w:rsidRPr="00D4120B" w14:paraId="471A9DB7" w14:textId="77777777" w:rsidTr="000A1D70">
        <w:trPr>
          <w:cantSplit/>
          <w:jc w:val="center"/>
        </w:trPr>
        <w:tc>
          <w:tcPr>
            <w:tcW w:w="630" w:type="dxa"/>
          </w:tcPr>
          <w:p w14:paraId="357072C6" w14:textId="77777777" w:rsidR="00667BA9" w:rsidRPr="00D4120B" w:rsidRDefault="00667BA9" w:rsidP="008F7891">
            <w:pPr>
              <w:pStyle w:val="TableContent"/>
            </w:pPr>
            <w:r w:rsidRPr="00D4120B">
              <w:t>9</w:t>
            </w:r>
          </w:p>
        </w:tc>
        <w:tc>
          <w:tcPr>
            <w:tcW w:w="2250" w:type="dxa"/>
          </w:tcPr>
          <w:p w14:paraId="35EFD339" w14:textId="77777777" w:rsidR="00667BA9" w:rsidRPr="00D4120B" w:rsidRDefault="00667BA9" w:rsidP="008F7891">
            <w:pPr>
              <w:pStyle w:val="TableContent"/>
            </w:pPr>
            <w:r w:rsidRPr="00D4120B">
              <w:t>Date/Time of Transaction</w:t>
            </w:r>
          </w:p>
        </w:tc>
        <w:tc>
          <w:tcPr>
            <w:tcW w:w="889" w:type="dxa"/>
          </w:tcPr>
          <w:p w14:paraId="4C86FB83" w14:textId="77777777" w:rsidR="00667BA9" w:rsidRPr="00D4120B" w:rsidRDefault="00667BA9" w:rsidP="008F7891">
            <w:pPr>
              <w:pStyle w:val="TableContent"/>
            </w:pPr>
            <w:r w:rsidRPr="00D4120B">
              <w:t>TS</w:t>
            </w:r>
          </w:p>
        </w:tc>
        <w:tc>
          <w:tcPr>
            <w:tcW w:w="806" w:type="dxa"/>
          </w:tcPr>
          <w:p w14:paraId="716BA734" w14:textId="77777777" w:rsidR="00667BA9" w:rsidRPr="00D4120B" w:rsidRDefault="00667BA9" w:rsidP="008F7891">
            <w:pPr>
              <w:pStyle w:val="TableContent"/>
            </w:pPr>
            <w:r w:rsidRPr="00D4120B">
              <w:t>O</w:t>
            </w:r>
          </w:p>
        </w:tc>
        <w:tc>
          <w:tcPr>
            <w:tcW w:w="1214" w:type="dxa"/>
          </w:tcPr>
          <w:p w14:paraId="49FA7532" w14:textId="77777777" w:rsidR="00667BA9" w:rsidRPr="00D4120B" w:rsidRDefault="00667BA9" w:rsidP="008F7891">
            <w:pPr>
              <w:pStyle w:val="TableContent"/>
            </w:pPr>
            <w:r w:rsidRPr="00D4120B">
              <w:t>[0..1]</w:t>
            </w:r>
          </w:p>
        </w:tc>
        <w:tc>
          <w:tcPr>
            <w:tcW w:w="815" w:type="dxa"/>
            <w:shd w:val="clear" w:color="auto" w:fill="auto"/>
          </w:tcPr>
          <w:p w14:paraId="286ECA05" w14:textId="77777777" w:rsidR="00667BA9" w:rsidRPr="00D4120B" w:rsidRDefault="00667BA9" w:rsidP="008F7891">
            <w:pPr>
              <w:pStyle w:val="TableContent"/>
            </w:pPr>
          </w:p>
        </w:tc>
        <w:tc>
          <w:tcPr>
            <w:tcW w:w="840" w:type="dxa"/>
            <w:shd w:val="clear" w:color="auto" w:fill="auto"/>
          </w:tcPr>
          <w:p w14:paraId="3D48E6E7" w14:textId="77777777" w:rsidR="00667BA9" w:rsidRPr="00D4120B" w:rsidRDefault="00667BA9" w:rsidP="008F7891">
            <w:pPr>
              <w:pStyle w:val="TableContent"/>
            </w:pPr>
          </w:p>
        </w:tc>
        <w:tc>
          <w:tcPr>
            <w:tcW w:w="1407" w:type="dxa"/>
          </w:tcPr>
          <w:p w14:paraId="30CEF187" w14:textId="77777777" w:rsidR="00667BA9" w:rsidRPr="00D4120B" w:rsidRDefault="00667BA9" w:rsidP="008F7891">
            <w:pPr>
              <w:pStyle w:val="TableContent"/>
            </w:pPr>
          </w:p>
        </w:tc>
        <w:tc>
          <w:tcPr>
            <w:tcW w:w="4829" w:type="dxa"/>
          </w:tcPr>
          <w:p w14:paraId="0E149812" w14:textId="77777777" w:rsidR="00667BA9" w:rsidRPr="00D4120B" w:rsidRDefault="00667BA9" w:rsidP="008F7891">
            <w:pPr>
              <w:pStyle w:val="TableContent"/>
            </w:pPr>
          </w:p>
        </w:tc>
      </w:tr>
      <w:tr w:rsidR="00A34A49" w:rsidRPr="00D4120B" w14:paraId="5C1E8274" w14:textId="77777777" w:rsidTr="000A1D70">
        <w:trPr>
          <w:cantSplit/>
          <w:jc w:val="center"/>
        </w:trPr>
        <w:tc>
          <w:tcPr>
            <w:tcW w:w="630" w:type="dxa"/>
          </w:tcPr>
          <w:p w14:paraId="632151A4" w14:textId="77777777" w:rsidR="00667BA9" w:rsidRPr="00D4120B" w:rsidRDefault="00667BA9" w:rsidP="008F7891">
            <w:pPr>
              <w:pStyle w:val="TableContent"/>
            </w:pPr>
            <w:r w:rsidRPr="00D4120B">
              <w:t>10</w:t>
            </w:r>
          </w:p>
        </w:tc>
        <w:tc>
          <w:tcPr>
            <w:tcW w:w="2250" w:type="dxa"/>
          </w:tcPr>
          <w:p w14:paraId="1045EA74" w14:textId="77777777" w:rsidR="00667BA9" w:rsidRPr="00D4120B" w:rsidRDefault="00667BA9" w:rsidP="008F7891">
            <w:pPr>
              <w:pStyle w:val="TableContent"/>
            </w:pPr>
            <w:r w:rsidRPr="00D4120B">
              <w:t>Entered By</w:t>
            </w:r>
          </w:p>
        </w:tc>
        <w:tc>
          <w:tcPr>
            <w:tcW w:w="889" w:type="dxa"/>
          </w:tcPr>
          <w:p w14:paraId="654030DE" w14:textId="77777777" w:rsidR="00667BA9" w:rsidRPr="00D4120B" w:rsidRDefault="00667BA9" w:rsidP="008F7891">
            <w:pPr>
              <w:pStyle w:val="TableContent"/>
            </w:pPr>
            <w:r w:rsidRPr="00D4120B">
              <w:t>XCN</w:t>
            </w:r>
          </w:p>
        </w:tc>
        <w:tc>
          <w:tcPr>
            <w:tcW w:w="806" w:type="dxa"/>
          </w:tcPr>
          <w:p w14:paraId="6A9F8E7C" w14:textId="77777777" w:rsidR="00667BA9" w:rsidRPr="00D4120B" w:rsidRDefault="00667BA9" w:rsidP="008F7891">
            <w:pPr>
              <w:pStyle w:val="TableContent"/>
            </w:pPr>
            <w:r w:rsidRPr="00D4120B">
              <w:t>O</w:t>
            </w:r>
          </w:p>
        </w:tc>
        <w:tc>
          <w:tcPr>
            <w:tcW w:w="1214" w:type="dxa"/>
          </w:tcPr>
          <w:p w14:paraId="062A2316" w14:textId="77777777" w:rsidR="00667BA9" w:rsidRPr="00D4120B" w:rsidRDefault="00667BA9" w:rsidP="008F7891">
            <w:pPr>
              <w:pStyle w:val="TableContent"/>
            </w:pPr>
            <w:r w:rsidRPr="00D4120B">
              <w:t>[0..*]</w:t>
            </w:r>
          </w:p>
        </w:tc>
        <w:tc>
          <w:tcPr>
            <w:tcW w:w="815" w:type="dxa"/>
            <w:shd w:val="clear" w:color="auto" w:fill="auto"/>
          </w:tcPr>
          <w:p w14:paraId="1990B605" w14:textId="77777777" w:rsidR="00667BA9" w:rsidRPr="00D4120B" w:rsidRDefault="00667BA9" w:rsidP="008F7891">
            <w:pPr>
              <w:pStyle w:val="TableContent"/>
            </w:pPr>
          </w:p>
        </w:tc>
        <w:tc>
          <w:tcPr>
            <w:tcW w:w="840" w:type="dxa"/>
            <w:shd w:val="clear" w:color="auto" w:fill="auto"/>
          </w:tcPr>
          <w:p w14:paraId="5FA3AC0A" w14:textId="77777777" w:rsidR="00667BA9" w:rsidRPr="00D4120B" w:rsidRDefault="00667BA9" w:rsidP="008F7891">
            <w:pPr>
              <w:pStyle w:val="TableContent"/>
            </w:pPr>
          </w:p>
        </w:tc>
        <w:tc>
          <w:tcPr>
            <w:tcW w:w="1407" w:type="dxa"/>
          </w:tcPr>
          <w:p w14:paraId="250BEDC0" w14:textId="77777777" w:rsidR="00667BA9" w:rsidRPr="00D4120B" w:rsidRDefault="00667BA9" w:rsidP="008F7891">
            <w:pPr>
              <w:pStyle w:val="TableContent"/>
            </w:pPr>
          </w:p>
        </w:tc>
        <w:tc>
          <w:tcPr>
            <w:tcW w:w="4829" w:type="dxa"/>
          </w:tcPr>
          <w:p w14:paraId="55ACAABA" w14:textId="77777777" w:rsidR="00667BA9" w:rsidRPr="00D4120B" w:rsidRDefault="00667BA9" w:rsidP="008F7891">
            <w:pPr>
              <w:pStyle w:val="TableContent"/>
            </w:pPr>
          </w:p>
        </w:tc>
      </w:tr>
      <w:tr w:rsidR="00A34A49" w:rsidRPr="00D4120B" w14:paraId="217D3B64" w14:textId="77777777" w:rsidTr="000A1D70">
        <w:trPr>
          <w:cantSplit/>
          <w:jc w:val="center"/>
        </w:trPr>
        <w:tc>
          <w:tcPr>
            <w:tcW w:w="630" w:type="dxa"/>
          </w:tcPr>
          <w:p w14:paraId="197F70AA" w14:textId="77777777" w:rsidR="00667BA9" w:rsidRPr="00D4120B" w:rsidRDefault="00667BA9" w:rsidP="008F7891">
            <w:pPr>
              <w:pStyle w:val="TableContent"/>
            </w:pPr>
            <w:r w:rsidRPr="00D4120B">
              <w:t>11</w:t>
            </w:r>
          </w:p>
        </w:tc>
        <w:tc>
          <w:tcPr>
            <w:tcW w:w="2250" w:type="dxa"/>
          </w:tcPr>
          <w:p w14:paraId="4911D90A" w14:textId="77777777" w:rsidR="00667BA9" w:rsidRPr="00D4120B" w:rsidRDefault="00667BA9" w:rsidP="008F7891">
            <w:pPr>
              <w:pStyle w:val="TableContent"/>
            </w:pPr>
            <w:r w:rsidRPr="00D4120B">
              <w:t>Verified By</w:t>
            </w:r>
          </w:p>
        </w:tc>
        <w:tc>
          <w:tcPr>
            <w:tcW w:w="889" w:type="dxa"/>
          </w:tcPr>
          <w:p w14:paraId="4CC01FB6" w14:textId="77777777" w:rsidR="00667BA9" w:rsidRPr="00D4120B" w:rsidRDefault="00667BA9" w:rsidP="008F7891">
            <w:pPr>
              <w:pStyle w:val="TableContent"/>
            </w:pPr>
            <w:r w:rsidRPr="00D4120B">
              <w:t>XCN</w:t>
            </w:r>
          </w:p>
        </w:tc>
        <w:tc>
          <w:tcPr>
            <w:tcW w:w="806" w:type="dxa"/>
          </w:tcPr>
          <w:p w14:paraId="018D631C" w14:textId="77777777" w:rsidR="00667BA9" w:rsidRPr="00D4120B" w:rsidRDefault="00667BA9" w:rsidP="008F7891">
            <w:pPr>
              <w:pStyle w:val="TableContent"/>
            </w:pPr>
            <w:r w:rsidRPr="00D4120B">
              <w:t>O</w:t>
            </w:r>
          </w:p>
        </w:tc>
        <w:tc>
          <w:tcPr>
            <w:tcW w:w="1214" w:type="dxa"/>
          </w:tcPr>
          <w:p w14:paraId="281FE26B" w14:textId="77777777" w:rsidR="00667BA9" w:rsidRPr="00D4120B" w:rsidRDefault="00667BA9" w:rsidP="008F7891">
            <w:pPr>
              <w:pStyle w:val="TableContent"/>
            </w:pPr>
            <w:r w:rsidRPr="00D4120B">
              <w:t>[0..*]</w:t>
            </w:r>
          </w:p>
        </w:tc>
        <w:tc>
          <w:tcPr>
            <w:tcW w:w="815" w:type="dxa"/>
            <w:shd w:val="clear" w:color="auto" w:fill="auto"/>
          </w:tcPr>
          <w:p w14:paraId="6A3DF404" w14:textId="77777777" w:rsidR="00667BA9" w:rsidRDefault="00667BA9" w:rsidP="008F7891">
            <w:pPr>
              <w:pStyle w:val="TableContent"/>
              <w:rPr>
                <w:ins w:id="4507" w:author="Robert Snelick" w:date="2011-12-02T18:06:00Z"/>
              </w:rPr>
            </w:pPr>
          </w:p>
          <w:p w14:paraId="65C73E4A" w14:textId="77777777" w:rsidR="005957F7" w:rsidRPr="00D4120B" w:rsidRDefault="005957F7" w:rsidP="008F7891">
            <w:pPr>
              <w:pStyle w:val="TableContent"/>
            </w:pPr>
          </w:p>
        </w:tc>
        <w:tc>
          <w:tcPr>
            <w:tcW w:w="840" w:type="dxa"/>
            <w:shd w:val="clear" w:color="auto" w:fill="auto"/>
          </w:tcPr>
          <w:p w14:paraId="27AD9691" w14:textId="77777777" w:rsidR="00667BA9" w:rsidRPr="00D4120B" w:rsidRDefault="00667BA9" w:rsidP="008F7891">
            <w:pPr>
              <w:pStyle w:val="TableContent"/>
            </w:pPr>
          </w:p>
        </w:tc>
        <w:tc>
          <w:tcPr>
            <w:tcW w:w="1407" w:type="dxa"/>
          </w:tcPr>
          <w:p w14:paraId="497611EA" w14:textId="77777777" w:rsidR="00667BA9" w:rsidRPr="00D4120B" w:rsidRDefault="00667BA9" w:rsidP="008F7891">
            <w:pPr>
              <w:pStyle w:val="TableContent"/>
            </w:pPr>
          </w:p>
        </w:tc>
        <w:tc>
          <w:tcPr>
            <w:tcW w:w="4829" w:type="dxa"/>
          </w:tcPr>
          <w:p w14:paraId="519A24A9" w14:textId="77777777" w:rsidR="00667BA9" w:rsidRPr="00D4120B" w:rsidRDefault="00667BA9" w:rsidP="008F7891">
            <w:pPr>
              <w:pStyle w:val="TableContent"/>
            </w:pPr>
          </w:p>
        </w:tc>
      </w:tr>
      <w:tr w:rsidR="00A34A49" w:rsidRPr="00D4120B" w14:paraId="41A36E6E" w14:textId="77777777" w:rsidTr="000A1D70">
        <w:trPr>
          <w:cantSplit/>
          <w:jc w:val="center"/>
        </w:trPr>
        <w:tc>
          <w:tcPr>
            <w:tcW w:w="630" w:type="dxa"/>
          </w:tcPr>
          <w:p w14:paraId="5C5C368E" w14:textId="77777777" w:rsidR="00667BA9" w:rsidRPr="00D4120B" w:rsidRDefault="00667BA9" w:rsidP="008F7891">
            <w:pPr>
              <w:pStyle w:val="TableContent"/>
            </w:pPr>
            <w:r w:rsidRPr="00D4120B">
              <w:t>12</w:t>
            </w:r>
          </w:p>
        </w:tc>
        <w:tc>
          <w:tcPr>
            <w:tcW w:w="2250" w:type="dxa"/>
          </w:tcPr>
          <w:p w14:paraId="58A5CD83" w14:textId="77777777" w:rsidR="00667BA9" w:rsidRPr="00D4120B" w:rsidRDefault="00667BA9" w:rsidP="008F7891">
            <w:pPr>
              <w:pStyle w:val="TableContent"/>
            </w:pPr>
            <w:r w:rsidRPr="00D4120B">
              <w:t>Ordering Provider</w:t>
            </w:r>
          </w:p>
        </w:tc>
        <w:tc>
          <w:tcPr>
            <w:tcW w:w="889" w:type="dxa"/>
          </w:tcPr>
          <w:p w14:paraId="6BC9F1F4" w14:textId="77777777" w:rsidR="00667BA9" w:rsidRPr="00D4120B" w:rsidRDefault="00835A14" w:rsidP="008F7891">
            <w:pPr>
              <w:pStyle w:val="TableContent"/>
            </w:pPr>
            <w:ins w:id="4508" w:author="Robert Snelick" w:date="2011-12-15T11:30:00Z">
              <w:r>
                <w:t>Varies</w:t>
              </w:r>
            </w:ins>
            <w:del w:id="4509" w:author="Robert Snelick" w:date="2011-12-15T11:30:00Z">
              <w:r w:rsidR="00667BA9" w:rsidRPr="00D4120B" w:rsidDel="00835A14">
                <w:delText>XCN</w:delText>
              </w:r>
            </w:del>
          </w:p>
        </w:tc>
        <w:tc>
          <w:tcPr>
            <w:tcW w:w="806" w:type="dxa"/>
          </w:tcPr>
          <w:p w14:paraId="3D5415E7" w14:textId="77777777" w:rsidR="00667BA9" w:rsidRPr="00D4120B" w:rsidRDefault="0084279B" w:rsidP="008F7891">
            <w:pPr>
              <w:pStyle w:val="TableContent"/>
            </w:pPr>
            <w:r>
              <w:t>R</w:t>
            </w:r>
          </w:p>
        </w:tc>
        <w:tc>
          <w:tcPr>
            <w:tcW w:w="1214" w:type="dxa"/>
          </w:tcPr>
          <w:p w14:paraId="5DD906EC" w14:textId="77777777" w:rsidR="00667BA9" w:rsidRPr="00D4120B" w:rsidRDefault="0081449B" w:rsidP="008F7891">
            <w:pPr>
              <w:pStyle w:val="TableContent"/>
            </w:pPr>
            <w:r>
              <w:t>[1</w:t>
            </w:r>
            <w:r w:rsidR="0020709D">
              <w:t>..1</w:t>
            </w:r>
            <w:r w:rsidR="00667BA9" w:rsidRPr="00D4120B">
              <w:t>]</w:t>
            </w:r>
          </w:p>
        </w:tc>
        <w:tc>
          <w:tcPr>
            <w:tcW w:w="815" w:type="dxa"/>
            <w:shd w:val="clear" w:color="auto" w:fill="auto"/>
          </w:tcPr>
          <w:p w14:paraId="69EB7AED" w14:textId="77777777" w:rsidR="00667BA9" w:rsidRPr="00D4120B" w:rsidRDefault="00667BA9" w:rsidP="008F7891">
            <w:pPr>
              <w:pStyle w:val="TableContent"/>
            </w:pPr>
          </w:p>
        </w:tc>
        <w:tc>
          <w:tcPr>
            <w:tcW w:w="840" w:type="dxa"/>
            <w:shd w:val="clear" w:color="auto" w:fill="auto"/>
          </w:tcPr>
          <w:p w14:paraId="09D7C538" w14:textId="77777777" w:rsidR="00667BA9" w:rsidRPr="00D4120B" w:rsidRDefault="00667BA9" w:rsidP="008F7891">
            <w:pPr>
              <w:pStyle w:val="TableContent"/>
            </w:pPr>
          </w:p>
        </w:tc>
        <w:tc>
          <w:tcPr>
            <w:tcW w:w="1407" w:type="dxa"/>
          </w:tcPr>
          <w:p w14:paraId="35B5B722" w14:textId="77777777" w:rsidR="00667BA9" w:rsidRPr="00D4120B" w:rsidRDefault="00667BA9" w:rsidP="008F7891">
            <w:pPr>
              <w:pStyle w:val="TableContent"/>
            </w:pPr>
          </w:p>
        </w:tc>
        <w:tc>
          <w:tcPr>
            <w:tcW w:w="4829" w:type="dxa"/>
          </w:tcPr>
          <w:p w14:paraId="173F5943" w14:textId="77777777" w:rsidR="008578CB" w:rsidRDefault="008578CB" w:rsidP="008578CB">
            <w:pPr>
              <w:pStyle w:val="TableContent"/>
              <w:rPr>
                <w:ins w:id="4510" w:author="Robert Snelick" w:date="2011-12-15T17:46:00Z"/>
              </w:rPr>
            </w:pPr>
            <w:ins w:id="4511" w:author="Robert Snelick" w:date="2011-12-15T17:46:00Z">
              <w:r>
                <w:t>GU Datatype: XCN_GU</w:t>
              </w:r>
            </w:ins>
          </w:p>
          <w:p w14:paraId="745024DF" w14:textId="77777777" w:rsidR="00667BA9" w:rsidRPr="00835A14" w:rsidRDefault="008578CB" w:rsidP="00E52660">
            <w:pPr>
              <w:pStyle w:val="TableContent"/>
            </w:pPr>
            <w:ins w:id="4512" w:author="Robert Snelick" w:date="2011-12-15T17:46:00Z">
              <w:r>
                <w:t>NG Datatype: XCN_NG</w:t>
              </w:r>
            </w:ins>
          </w:p>
        </w:tc>
      </w:tr>
      <w:tr w:rsidR="00A34A49" w:rsidRPr="00D4120B" w14:paraId="19500263" w14:textId="77777777" w:rsidTr="000A1D70">
        <w:trPr>
          <w:cantSplit/>
          <w:jc w:val="center"/>
        </w:trPr>
        <w:tc>
          <w:tcPr>
            <w:tcW w:w="630" w:type="dxa"/>
          </w:tcPr>
          <w:p w14:paraId="35D04FB2" w14:textId="77777777" w:rsidR="00667BA9" w:rsidRPr="00D4120B" w:rsidRDefault="00667BA9" w:rsidP="008F7891">
            <w:pPr>
              <w:pStyle w:val="TableContent"/>
            </w:pPr>
            <w:r w:rsidRPr="00D4120B">
              <w:t>13</w:t>
            </w:r>
          </w:p>
        </w:tc>
        <w:tc>
          <w:tcPr>
            <w:tcW w:w="2250" w:type="dxa"/>
          </w:tcPr>
          <w:p w14:paraId="138E426C" w14:textId="77777777" w:rsidR="00667BA9" w:rsidRPr="00D4120B" w:rsidRDefault="00667BA9" w:rsidP="008F7891">
            <w:pPr>
              <w:pStyle w:val="TableContent"/>
            </w:pPr>
            <w:r w:rsidRPr="00D4120B">
              <w:t>Enterer's Location</w:t>
            </w:r>
          </w:p>
        </w:tc>
        <w:tc>
          <w:tcPr>
            <w:tcW w:w="889" w:type="dxa"/>
          </w:tcPr>
          <w:p w14:paraId="5396EC25" w14:textId="77777777" w:rsidR="00667BA9" w:rsidRPr="00D4120B" w:rsidRDefault="00667BA9" w:rsidP="008F7891">
            <w:pPr>
              <w:pStyle w:val="TableContent"/>
            </w:pPr>
            <w:r w:rsidRPr="00D4120B">
              <w:t>PL</w:t>
            </w:r>
          </w:p>
        </w:tc>
        <w:tc>
          <w:tcPr>
            <w:tcW w:w="806" w:type="dxa"/>
          </w:tcPr>
          <w:p w14:paraId="5FEE2925" w14:textId="77777777" w:rsidR="00667BA9" w:rsidRPr="00D4120B" w:rsidRDefault="00667BA9" w:rsidP="008F7891">
            <w:pPr>
              <w:pStyle w:val="TableContent"/>
            </w:pPr>
            <w:r w:rsidRPr="00D4120B">
              <w:t>O</w:t>
            </w:r>
          </w:p>
        </w:tc>
        <w:tc>
          <w:tcPr>
            <w:tcW w:w="1214" w:type="dxa"/>
          </w:tcPr>
          <w:p w14:paraId="4EAD6B40" w14:textId="77777777" w:rsidR="00667BA9" w:rsidRPr="00D4120B" w:rsidRDefault="0020709D" w:rsidP="008F7891">
            <w:pPr>
              <w:pStyle w:val="TableContent"/>
            </w:pPr>
            <w:r>
              <w:t>[0..1]</w:t>
            </w:r>
          </w:p>
        </w:tc>
        <w:tc>
          <w:tcPr>
            <w:tcW w:w="815" w:type="dxa"/>
            <w:shd w:val="clear" w:color="auto" w:fill="auto"/>
          </w:tcPr>
          <w:p w14:paraId="6DF844EC" w14:textId="77777777" w:rsidR="00667BA9" w:rsidRPr="00D4120B" w:rsidRDefault="00667BA9" w:rsidP="008F7891">
            <w:pPr>
              <w:pStyle w:val="TableContent"/>
            </w:pPr>
          </w:p>
        </w:tc>
        <w:tc>
          <w:tcPr>
            <w:tcW w:w="840" w:type="dxa"/>
            <w:shd w:val="clear" w:color="auto" w:fill="auto"/>
          </w:tcPr>
          <w:p w14:paraId="6879074B" w14:textId="77777777" w:rsidR="00667BA9" w:rsidRPr="00D4120B" w:rsidRDefault="00667BA9" w:rsidP="008F7891">
            <w:pPr>
              <w:pStyle w:val="TableContent"/>
            </w:pPr>
          </w:p>
        </w:tc>
        <w:tc>
          <w:tcPr>
            <w:tcW w:w="1407" w:type="dxa"/>
          </w:tcPr>
          <w:p w14:paraId="0619C84D" w14:textId="77777777" w:rsidR="00667BA9" w:rsidRPr="00D4120B" w:rsidRDefault="00667BA9" w:rsidP="008F7891">
            <w:pPr>
              <w:pStyle w:val="TableContent"/>
            </w:pPr>
          </w:p>
        </w:tc>
        <w:tc>
          <w:tcPr>
            <w:tcW w:w="4829" w:type="dxa"/>
          </w:tcPr>
          <w:p w14:paraId="2625F5B6" w14:textId="77777777" w:rsidR="00667BA9" w:rsidRPr="00542680" w:rsidRDefault="00667BA9" w:rsidP="008F7891">
            <w:pPr>
              <w:pStyle w:val="TableContent"/>
              <w:rPr>
                <w:highlight w:val="yellow"/>
              </w:rPr>
            </w:pPr>
          </w:p>
        </w:tc>
      </w:tr>
      <w:tr w:rsidR="00A34A49" w:rsidRPr="00D4120B" w14:paraId="086B83D3" w14:textId="77777777" w:rsidTr="000A1D70">
        <w:trPr>
          <w:cantSplit/>
          <w:jc w:val="center"/>
        </w:trPr>
        <w:tc>
          <w:tcPr>
            <w:tcW w:w="630" w:type="dxa"/>
          </w:tcPr>
          <w:p w14:paraId="2D785D71" w14:textId="77777777" w:rsidR="00667BA9" w:rsidRPr="00D4120B" w:rsidRDefault="00667BA9" w:rsidP="008F7891">
            <w:pPr>
              <w:pStyle w:val="TableContent"/>
            </w:pPr>
            <w:r w:rsidRPr="00D4120B">
              <w:t>14</w:t>
            </w:r>
          </w:p>
        </w:tc>
        <w:tc>
          <w:tcPr>
            <w:tcW w:w="2250" w:type="dxa"/>
          </w:tcPr>
          <w:p w14:paraId="7DA58AD8" w14:textId="77777777" w:rsidR="00667BA9" w:rsidRPr="00D4120B" w:rsidRDefault="00667BA9" w:rsidP="008F7891">
            <w:pPr>
              <w:pStyle w:val="TableContent"/>
            </w:pPr>
            <w:r w:rsidRPr="00D4120B">
              <w:t>Call Back Phone Number</w:t>
            </w:r>
          </w:p>
        </w:tc>
        <w:tc>
          <w:tcPr>
            <w:tcW w:w="889" w:type="dxa"/>
          </w:tcPr>
          <w:p w14:paraId="52CC75A8" w14:textId="77777777" w:rsidR="00667BA9" w:rsidRPr="00D4120B" w:rsidRDefault="00667BA9" w:rsidP="008F7891">
            <w:pPr>
              <w:pStyle w:val="TableContent"/>
            </w:pPr>
            <w:r w:rsidRPr="00D4120B">
              <w:t>XTN</w:t>
            </w:r>
          </w:p>
        </w:tc>
        <w:tc>
          <w:tcPr>
            <w:tcW w:w="806" w:type="dxa"/>
          </w:tcPr>
          <w:p w14:paraId="08CA8B2C" w14:textId="77777777" w:rsidR="00667BA9" w:rsidRPr="00D4120B" w:rsidRDefault="00B1213F" w:rsidP="008F7891">
            <w:pPr>
              <w:pStyle w:val="TableContent"/>
            </w:pPr>
            <w:ins w:id="4513" w:author="Bob Yencha" w:date="2011-11-29T15:12:00Z">
              <w:r>
                <w:t>O</w:t>
              </w:r>
            </w:ins>
            <w:del w:id="4514" w:author="Bob Yencha" w:date="2011-11-29T15:12:00Z">
              <w:r w:rsidR="00667BA9" w:rsidRPr="00D4120B" w:rsidDel="00B1213F">
                <w:delText>CE</w:delText>
              </w:r>
            </w:del>
          </w:p>
        </w:tc>
        <w:tc>
          <w:tcPr>
            <w:tcW w:w="1214" w:type="dxa"/>
          </w:tcPr>
          <w:p w14:paraId="5D49C1FE" w14:textId="77777777" w:rsidR="00667BA9" w:rsidRPr="00D4120B" w:rsidRDefault="00667BA9" w:rsidP="008F7891">
            <w:pPr>
              <w:pStyle w:val="TableContent"/>
            </w:pPr>
            <w:r w:rsidRPr="00D4120B">
              <w:t>[0..*]</w:t>
            </w:r>
          </w:p>
        </w:tc>
        <w:tc>
          <w:tcPr>
            <w:tcW w:w="815" w:type="dxa"/>
            <w:shd w:val="clear" w:color="auto" w:fill="auto"/>
          </w:tcPr>
          <w:p w14:paraId="71A41126" w14:textId="77777777" w:rsidR="00667BA9" w:rsidRPr="00D4120B" w:rsidRDefault="00667BA9" w:rsidP="008F7891">
            <w:pPr>
              <w:pStyle w:val="TableContent"/>
            </w:pPr>
          </w:p>
        </w:tc>
        <w:tc>
          <w:tcPr>
            <w:tcW w:w="840" w:type="dxa"/>
            <w:shd w:val="clear" w:color="auto" w:fill="auto"/>
          </w:tcPr>
          <w:p w14:paraId="3E32E3E1" w14:textId="77777777" w:rsidR="00667BA9" w:rsidRPr="00D4120B" w:rsidRDefault="00667BA9" w:rsidP="008F7891">
            <w:pPr>
              <w:pStyle w:val="TableContent"/>
            </w:pPr>
          </w:p>
        </w:tc>
        <w:tc>
          <w:tcPr>
            <w:tcW w:w="1407" w:type="dxa"/>
          </w:tcPr>
          <w:p w14:paraId="415CF8FE" w14:textId="77777777" w:rsidR="00667BA9" w:rsidRPr="00D4120B" w:rsidRDefault="00667BA9" w:rsidP="008F7891">
            <w:pPr>
              <w:pStyle w:val="TableContent"/>
            </w:pPr>
          </w:p>
        </w:tc>
        <w:tc>
          <w:tcPr>
            <w:tcW w:w="4829" w:type="dxa"/>
          </w:tcPr>
          <w:p w14:paraId="26C90257" w14:textId="77777777" w:rsidR="00667BA9" w:rsidRPr="00542680" w:rsidRDefault="00667BA9" w:rsidP="00BF66B9">
            <w:pPr>
              <w:pStyle w:val="TableContent"/>
              <w:rPr>
                <w:highlight w:val="yellow"/>
              </w:rPr>
            </w:pPr>
          </w:p>
        </w:tc>
      </w:tr>
      <w:tr w:rsidR="00A34A49" w:rsidRPr="00D4120B" w14:paraId="15A33C71" w14:textId="77777777" w:rsidTr="000A1D70">
        <w:trPr>
          <w:cantSplit/>
          <w:jc w:val="center"/>
        </w:trPr>
        <w:tc>
          <w:tcPr>
            <w:tcW w:w="630" w:type="dxa"/>
          </w:tcPr>
          <w:p w14:paraId="1FACDC51" w14:textId="77777777" w:rsidR="00667BA9" w:rsidRPr="00D4120B" w:rsidRDefault="00667BA9" w:rsidP="008F7891">
            <w:pPr>
              <w:pStyle w:val="TableContent"/>
            </w:pPr>
            <w:r w:rsidRPr="00D4120B">
              <w:t>15</w:t>
            </w:r>
          </w:p>
        </w:tc>
        <w:tc>
          <w:tcPr>
            <w:tcW w:w="2250" w:type="dxa"/>
          </w:tcPr>
          <w:p w14:paraId="458CDEC6" w14:textId="77777777" w:rsidR="00667BA9" w:rsidRPr="00D4120B" w:rsidRDefault="00667BA9" w:rsidP="008F7891">
            <w:pPr>
              <w:pStyle w:val="TableContent"/>
            </w:pPr>
            <w:r w:rsidRPr="00D4120B">
              <w:t>Order Effective Date/Time</w:t>
            </w:r>
          </w:p>
        </w:tc>
        <w:tc>
          <w:tcPr>
            <w:tcW w:w="889" w:type="dxa"/>
          </w:tcPr>
          <w:p w14:paraId="484B397B" w14:textId="77777777" w:rsidR="00667BA9" w:rsidRPr="00D4120B" w:rsidRDefault="00667BA9" w:rsidP="008F7891">
            <w:pPr>
              <w:pStyle w:val="TableContent"/>
            </w:pPr>
            <w:r w:rsidRPr="00D4120B">
              <w:t>TS</w:t>
            </w:r>
          </w:p>
        </w:tc>
        <w:tc>
          <w:tcPr>
            <w:tcW w:w="806" w:type="dxa"/>
          </w:tcPr>
          <w:p w14:paraId="08E8FE93" w14:textId="77777777" w:rsidR="00667BA9" w:rsidRPr="00D4120B" w:rsidRDefault="00667BA9" w:rsidP="008F7891">
            <w:pPr>
              <w:pStyle w:val="TableContent"/>
            </w:pPr>
            <w:r w:rsidRPr="00D4120B">
              <w:t>O</w:t>
            </w:r>
          </w:p>
        </w:tc>
        <w:tc>
          <w:tcPr>
            <w:tcW w:w="1214" w:type="dxa"/>
          </w:tcPr>
          <w:p w14:paraId="6D7B0D8A" w14:textId="77777777" w:rsidR="00667BA9" w:rsidRPr="00D4120B" w:rsidRDefault="00667BA9" w:rsidP="008F7891">
            <w:pPr>
              <w:pStyle w:val="TableContent"/>
            </w:pPr>
            <w:r w:rsidRPr="00D4120B">
              <w:t>[0..1]</w:t>
            </w:r>
          </w:p>
        </w:tc>
        <w:tc>
          <w:tcPr>
            <w:tcW w:w="815" w:type="dxa"/>
            <w:shd w:val="clear" w:color="auto" w:fill="auto"/>
          </w:tcPr>
          <w:p w14:paraId="24C3538E" w14:textId="77777777" w:rsidR="00667BA9" w:rsidRPr="00D4120B" w:rsidRDefault="00667BA9" w:rsidP="008F7891">
            <w:pPr>
              <w:pStyle w:val="TableContent"/>
            </w:pPr>
          </w:p>
        </w:tc>
        <w:tc>
          <w:tcPr>
            <w:tcW w:w="840" w:type="dxa"/>
            <w:shd w:val="clear" w:color="auto" w:fill="auto"/>
          </w:tcPr>
          <w:p w14:paraId="74694221" w14:textId="77777777" w:rsidR="00667BA9" w:rsidRPr="00D4120B" w:rsidRDefault="00667BA9" w:rsidP="008F7891">
            <w:pPr>
              <w:pStyle w:val="TableContent"/>
            </w:pPr>
          </w:p>
        </w:tc>
        <w:tc>
          <w:tcPr>
            <w:tcW w:w="1407" w:type="dxa"/>
          </w:tcPr>
          <w:p w14:paraId="051ADA23" w14:textId="77777777" w:rsidR="00667BA9" w:rsidRPr="00D4120B" w:rsidRDefault="00667BA9" w:rsidP="008F7891">
            <w:pPr>
              <w:pStyle w:val="TableContent"/>
            </w:pPr>
          </w:p>
        </w:tc>
        <w:tc>
          <w:tcPr>
            <w:tcW w:w="4829" w:type="dxa"/>
          </w:tcPr>
          <w:p w14:paraId="722F24CA" w14:textId="77777777" w:rsidR="00667BA9" w:rsidRPr="00D4120B" w:rsidRDefault="00667BA9" w:rsidP="008F7891">
            <w:pPr>
              <w:pStyle w:val="TableContent"/>
            </w:pPr>
          </w:p>
        </w:tc>
      </w:tr>
      <w:tr w:rsidR="00A34A49" w:rsidRPr="00D4120B" w14:paraId="6C6DC4EB" w14:textId="77777777" w:rsidTr="000A1D70">
        <w:trPr>
          <w:cantSplit/>
          <w:jc w:val="center"/>
        </w:trPr>
        <w:tc>
          <w:tcPr>
            <w:tcW w:w="630" w:type="dxa"/>
          </w:tcPr>
          <w:p w14:paraId="3252739F" w14:textId="77777777" w:rsidR="00667BA9" w:rsidRPr="00D4120B" w:rsidRDefault="00667BA9" w:rsidP="008F7891">
            <w:pPr>
              <w:pStyle w:val="TableContent"/>
            </w:pPr>
            <w:r w:rsidRPr="00D4120B">
              <w:t>16</w:t>
            </w:r>
          </w:p>
        </w:tc>
        <w:tc>
          <w:tcPr>
            <w:tcW w:w="2250" w:type="dxa"/>
          </w:tcPr>
          <w:p w14:paraId="202A79EC" w14:textId="77777777" w:rsidR="00667BA9" w:rsidRPr="00D4120B" w:rsidRDefault="00667BA9" w:rsidP="008F7891">
            <w:pPr>
              <w:pStyle w:val="TableContent"/>
            </w:pPr>
            <w:r w:rsidRPr="00D4120B">
              <w:t>Order Control Code Reason</w:t>
            </w:r>
          </w:p>
        </w:tc>
        <w:tc>
          <w:tcPr>
            <w:tcW w:w="889" w:type="dxa"/>
          </w:tcPr>
          <w:p w14:paraId="18942070" w14:textId="77777777" w:rsidR="00667BA9" w:rsidRPr="00D4120B" w:rsidRDefault="00667BA9" w:rsidP="008F7891">
            <w:pPr>
              <w:pStyle w:val="TableContent"/>
            </w:pPr>
            <w:r w:rsidRPr="00D4120B">
              <w:t>CWE</w:t>
            </w:r>
          </w:p>
        </w:tc>
        <w:tc>
          <w:tcPr>
            <w:tcW w:w="806" w:type="dxa"/>
          </w:tcPr>
          <w:p w14:paraId="05AD2A07" w14:textId="77777777" w:rsidR="00667BA9" w:rsidRPr="00D4120B" w:rsidRDefault="00667BA9" w:rsidP="008F7891">
            <w:pPr>
              <w:pStyle w:val="TableContent"/>
            </w:pPr>
            <w:r w:rsidRPr="00D4120B">
              <w:t>O</w:t>
            </w:r>
          </w:p>
        </w:tc>
        <w:tc>
          <w:tcPr>
            <w:tcW w:w="1214" w:type="dxa"/>
          </w:tcPr>
          <w:p w14:paraId="5F321101" w14:textId="77777777" w:rsidR="00667BA9" w:rsidRPr="00D4120B" w:rsidRDefault="00667BA9" w:rsidP="008F7891">
            <w:pPr>
              <w:pStyle w:val="TableContent"/>
            </w:pPr>
            <w:r w:rsidRPr="00D4120B">
              <w:t>[0..1]</w:t>
            </w:r>
          </w:p>
        </w:tc>
        <w:tc>
          <w:tcPr>
            <w:tcW w:w="815" w:type="dxa"/>
            <w:shd w:val="clear" w:color="auto" w:fill="auto"/>
          </w:tcPr>
          <w:p w14:paraId="1EC331A0" w14:textId="77777777" w:rsidR="00667BA9" w:rsidRPr="00D4120B" w:rsidRDefault="00667BA9" w:rsidP="008F7891">
            <w:pPr>
              <w:pStyle w:val="TableContent"/>
            </w:pPr>
          </w:p>
        </w:tc>
        <w:tc>
          <w:tcPr>
            <w:tcW w:w="840" w:type="dxa"/>
            <w:shd w:val="clear" w:color="auto" w:fill="auto"/>
          </w:tcPr>
          <w:p w14:paraId="41538DEF" w14:textId="77777777" w:rsidR="00667BA9" w:rsidRPr="00D4120B" w:rsidRDefault="00667BA9" w:rsidP="008F7891">
            <w:pPr>
              <w:pStyle w:val="TableContent"/>
            </w:pPr>
          </w:p>
        </w:tc>
        <w:tc>
          <w:tcPr>
            <w:tcW w:w="1407" w:type="dxa"/>
          </w:tcPr>
          <w:p w14:paraId="3D78D640" w14:textId="77777777" w:rsidR="00667BA9" w:rsidRPr="00D4120B" w:rsidRDefault="00667BA9" w:rsidP="008F7891">
            <w:pPr>
              <w:pStyle w:val="TableContent"/>
            </w:pPr>
            <w:del w:id="4515" w:author="Bob Yencha" w:date="2011-11-29T10:03:00Z">
              <w:r w:rsidRPr="00D4120B" w:rsidDel="00097903">
                <w:delText>Local</w:delText>
              </w:r>
            </w:del>
          </w:p>
        </w:tc>
        <w:tc>
          <w:tcPr>
            <w:tcW w:w="4829" w:type="dxa"/>
          </w:tcPr>
          <w:p w14:paraId="5FC03994" w14:textId="77777777" w:rsidR="00667BA9" w:rsidRPr="00D4120B" w:rsidRDefault="00667BA9" w:rsidP="008F7891">
            <w:pPr>
              <w:pStyle w:val="TableContent"/>
            </w:pPr>
          </w:p>
        </w:tc>
      </w:tr>
      <w:tr w:rsidR="00A34A49" w:rsidRPr="00D4120B" w14:paraId="605544E3" w14:textId="77777777" w:rsidTr="000A1D70">
        <w:trPr>
          <w:cantSplit/>
          <w:jc w:val="center"/>
        </w:trPr>
        <w:tc>
          <w:tcPr>
            <w:tcW w:w="630" w:type="dxa"/>
          </w:tcPr>
          <w:p w14:paraId="4A2869A0" w14:textId="77777777" w:rsidR="00667BA9" w:rsidRPr="00D4120B" w:rsidRDefault="00667BA9" w:rsidP="008F7891">
            <w:pPr>
              <w:pStyle w:val="TableContent"/>
            </w:pPr>
            <w:r w:rsidRPr="00D4120B">
              <w:t>17</w:t>
            </w:r>
          </w:p>
        </w:tc>
        <w:tc>
          <w:tcPr>
            <w:tcW w:w="2250" w:type="dxa"/>
          </w:tcPr>
          <w:p w14:paraId="0B68FB84" w14:textId="77777777" w:rsidR="00667BA9" w:rsidRPr="00D4120B" w:rsidRDefault="00667BA9" w:rsidP="008F7891">
            <w:pPr>
              <w:pStyle w:val="TableContent"/>
            </w:pPr>
            <w:r w:rsidRPr="00D4120B">
              <w:t>Entering Organization</w:t>
            </w:r>
          </w:p>
        </w:tc>
        <w:tc>
          <w:tcPr>
            <w:tcW w:w="889" w:type="dxa"/>
          </w:tcPr>
          <w:p w14:paraId="5585A901" w14:textId="77777777" w:rsidR="00667BA9" w:rsidRPr="00D4120B" w:rsidRDefault="00667BA9" w:rsidP="008F7891">
            <w:pPr>
              <w:pStyle w:val="TableContent"/>
            </w:pPr>
            <w:r w:rsidRPr="00D4120B">
              <w:t>CWE</w:t>
            </w:r>
          </w:p>
        </w:tc>
        <w:tc>
          <w:tcPr>
            <w:tcW w:w="806" w:type="dxa"/>
          </w:tcPr>
          <w:p w14:paraId="03B17218" w14:textId="77777777" w:rsidR="00667BA9" w:rsidRPr="00D4120B" w:rsidRDefault="00667BA9" w:rsidP="008F7891">
            <w:pPr>
              <w:pStyle w:val="TableContent"/>
            </w:pPr>
            <w:r w:rsidRPr="00D4120B">
              <w:t>O</w:t>
            </w:r>
          </w:p>
        </w:tc>
        <w:tc>
          <w:tcPr>
            <w:tcW w:w="1214" w:type="dxa"/>
          </w:tcPr>
          <w:p w14:paraId="4972B751" w14:textId="77777777" w:rsidR="00667BA9" w:rsidRPr="00D4120B" w:rsidRDefault="00667BA9" w:rsidP="008F7891">
            <w:pPr>
              <w:pStyle w:val="TableContent"/>
            </w:pPr>
            <w:r w:rsidRPr="00D4120B">
              <w:t>[0..1]</w:t>
            </w:r>
          </w:p>
        </w:tc>
        <w:tc>
          <w:tcPr>
            <w:tcW w:w="815" w:type="dxa"/>
            <w:shd w:val="clear" w:color="auto" w:fill="auto"/>
          </w:tcPr>
          <w:p w14:paraId="50EF8BE5" w14:textId="77777777" w:rsidR="00667BA9" w:rsidRPr="00D4120B" w:rsidRDefault="00667BA9" w:rsidP="008F7891">
            <w:pPr>
              <w:pStyle w:val="TableContent"/>
            </w:pPr>
          </w:p>
        </w:tc>
        <w:tc>
          <w:tcPr>
            <w:tcW w:w="840" w:type="dxa"/>
            <w:shd w:val="clear" w:color="auto" w:fill="auto"/>
          </w:tcPr>
          <w:p w14:paraId="10D6B87F" w14:textId="77777777" w:rsidR="00667BA9" w:rsidRPr="00D4120B" w:rsidRDefault="00667BA9" w:rsidP="008F7891">
            <w:pPr>
              <w:pStyle w:val="TableContent"/>
            </w:pPr>
          </w:p>
        </w:tc>
        <w:tc>
          <w:tcPr>
            <w:tcW w:w="1407" w:type="dxa"/>
          </w:tcPr>
          <w:p w14:paraId="18708D9F" w14:textId="77777777" w:rsidR="00667BA9" w:rsidRPr="00D4120B" w:rsidRDefault="00667BA9" w:rsidP="008F7891">
            <w:pPr>
              <w:pStyle w:val="TableContent"/>
            </w:pPr>
            <w:del w:id="4516" w:author="Bob Yencha" w:date="2011-11-29T10:03:00Z">
              <w:r w:rsidRPr="00D4120B" w:rsidDel="00097903">
                <w:delText>Local</w:delText>
              </w:r>
            </w:del>
          </w:p>
        </w:tc>
        <w:tc>
          <w:tcPr>
            <w:tcW w:w="4829" w:type="dxa"/>
          </w:tcPr>
          <w:p w14:paraId="30F5CA0E" w14:textId="77777777" w:rsidR="00667BA9" w:rsidRPr="00D4120B" w:rsidRDefault="00667BA9" w:rsidP="008F7891">
            <w:pPr>
              <w:pStyle w:val="TableContent"/>
            </w:pPr>
          </w:p>
        </w:tc>
      </w:tr>
      <w:tr w:rsidR="00A34A49" w:rsidRPr="00D4120B" w14:paraId="73C37BF1" w14:textId="77777777" w:rsidTr="000A1D70">
        <w:trPr>
          <w:cantSplit/>
          <w:jc w:val="center"/>
        </w:trPr>
        <w:tc>
          <w:tcPr>
            <w:tcW w:w="630" w:type="dxa"/>
          </w:tcPr>
          <w:p w14:paraId="4240B572" w14:textId="77777777" w:rsidR="00667BA9" w:rsidRPr="00D4120B" w:rsidRDefault="00667BA9" w:rsidP="008F7891">
            <w:pPr>
              <w:pStyle w:val="TableContent"/>
            </w:pPr>
            <w:r w:rsidRPr="00D4120B">
              <w:t>18</w:t>
            </w:r>
          </w:p>
        </w:tc>
        <w:tc>
          <w:tcPr>
            <w:tcW w:w="2250" w:type="dxa"/>
          </w:tcPr>
          <w:p w14:paraId="477DAF5B" w14:textId="77777777" w:rsidR="00667BA9" w:rsidRPr="00D4120B" w:rsidRDefault="00667BA9" w:rsidP="008F7891">
            <w:pPr>
              <w:pStyle w:val="TableContent"/>
            </w:pPr>
            <w:r w:rsidRPr="00D4120B">
              <w:t>Entering Device</w:t>
            </w:r>
          </w:p>
        </w:tc>
        <w:tc>
          <w:tcPr>
            <w:tcW w:w="889" w:type="dxa"/>
          </w:tcPr>
          <w:p w14:paraId="3BBD00D6" w14:textId="77777777" w:rsidR="00667BA9" w:rsidRPr="00D4120B" w:rsidRDefault="00667BA9" w:rsidP="008F7891">
            <w:pPr>
              <w:pStyle w:val="TableContent"/>
            </w:pPr>
            <w:r w:rsidRPr="00D4120B">
              <w:t>CWE</w:t>
            </w:r>
          </w:p>
        </w:tc>
        <w:tc>
          <w:tcPr>
            <w:tcW w:w="806" w:type="dxa"/>
          </w:tcPr>
          <w:p w14:paraId="5CD5F638" w14:textId="77777777" w:rsidR="00667BA9" w:rsidRPr="00D4120B" w:rsidRDefault="00667BA9" w:rsidP="008F7891">
            <w:pPr>
              <w:pStyle w:val="TableContent"/>
            </w:pPr>
            <w:r w:rsidRPr="00D4120B">
              <w:t>O</w:t>
            </w:r>
          </w:p>
        </w:tc>
        <w:tc>
          <w:tcPr>
            <w:tcW w:w="1214" w:type="dxa"/>
          </w:tcPr>
          <w:p w14:paraId="1753B270" w14:textId="77777777" w:rsidR="00667BA9" w:rsidRPr="00D4120B" w:rsidRDefault="00667BA9" w:rsidP="008F7891">
            <w:pPr>
              <w:pStyle w:val="TableContent"/>
            </w:pPr>
            <w:r w:rsidRPr="00D4120B">
              <w:t>[0..1]</w:t>
            </w:r>
          </w:p>
        </w:tc>
        <w:tc>
          <w:tcPr>
            <w:tcW w:w="815" w:type="dxa"/>
            <w:shd w:val="clear" w:color="auto" w:fill="auto"/>
          </w:tcPr>
          <w:p w14:paraId="00F14257" w14:textId="77777777" w:rsidR="00667BA9" w:rsidRPr="00D4120B" w:rsidRDefault="00667BA9" w:rsidP="008F7891">
            <w:pPr>
              <w:pStyle w:val="TableContent"/>
            </w:pPr>
          </w:p>
        </w:tc>
        <w:tc>
          <w:tcPr>
            <w:tcW w:w="840" w:type="dxa"/>
            <w:shd w:val="clear" w:color="auto" w:fill="auto"/>
          </w:tcPr>
          <w:p w14:paraId="428ABA4E" w14:textId="77777777" w:rsidR="00667BA9" w:rsidRPr="00D4120B" w:rsidRDefault="00667BA9" w:rsidP="008F7891">
            <w:pPr>
              <w:pStyle w:val="TableContent"/>
            </w:pPr>
          </w:p>
        </w:tc>
        <w:tc>
          <w:tcPr>
            <w:tcW w:w="1407" w:type="dxa"/>
          </w:tcPr>
          <w:p w14:paraId="5F1A0CBD" w14:textId="77777777" w:rsidR="00667BA9" w:rsidRPr="00D4120B" w:rsidRDefault="00667BA9" w:rsidP="008F7891">
            <w:pPr>
              <w:pStyle w:val="TableContent"/>
            </w:pPr>
            <w:del w:id="4517" w:author="Bob Yencha" w:date="2011-11-29T10:03:00Z">
              <w:r w:rsidRPr="00D4120B" w:rsidDel="00097903">
                <w:delText>Local</w:delText>
              </w:r>
            </w:del>
          </w:p>
        </w:tc>
        <w:tc>
          <w:tcPr>
            <w:tcW w:w="4829" w:type="dxa"/>
          </w:tcPr>
          <w:p w14:paraId="0567A221" w14:textId="77777777" w:rsidR="00667BA9" w:rsidRPr="00D4120B" w:rsidRDefault="00667BA9" w:rsidP="008F7891">
            <w:pPr>
              <w:pStyle w:val="TableContent"/>
            </w:pPr>
          </w:p>
        </w:tc>
      </w:tr>
      <w:tr w:rsidR="00A34A49" w:rsidRPr="00D4120B" w14:paraId="0F6AF61A" w14:textId="77777777" w:rsidTr="000A1D70">
        <w:trPr>
          <w:cantSplit/>
          <w:jc w:val="center"/>
        </w:trPr>
        <w:tc>
          <w:tcPr>
            <w:tcW w:w="630" w:type="dxa"/>
            <w:tcBorders>
              <w:bottom w:val="single" w:sz="12" w:space="0" w:color="943634" w:themeColor="accent2" w:themeShade="BF"/>
            </w:tcBorders>
          </w:tcPr>
          <w:p w14:paraId="2D76AFFB" w14:textId="77777777" w:rsidR="00667BA9" w:rsidRPr="00D4120B" w:rsidRDefault="00667BA9" w:rsidP="008F7891">
            <w:pPr>
              <w:pStyle w:val="TableContent"/>
            </w:pPr>
            <w:r w:rsidRPr="00D4120B">
              <w:t>19</w:t>
            </w:r>
          </w:p>
        </w:tc>
        <w:tc>
          <w:tcPr>
            <w:tcW w:w="2250" w:type="dxa"/>
            <w:tcBorders>
              <w:bottom w:val="single" w:sz="12" w:space="0" w:color="943634" w:themeColor="accent2" w:themeShade="BF"/>
            </w:tcBorders>
          </w:tcPr>
          <w:p w14:paraId="3D4A0B86" w14:textId="77777777" w:rsidR="00667BA9" w:rsidRPr="00D4120B" w:rsidRDefault="00667BA9" w:rsidP="008F7891">
            <w:pPr>
              <w:pStyle w:val="TableContent"/>
            </w:pPr>
            <w:r w:rsidRPr="00D4120B">
              <w:t>Action By</w:t>
            </w:r>
          </w:p>
        </w:tc>
        <w:tc>
          <w:tcPr>
            <w:tcW w:w="889" w:type="dxa"/>
            <w:tcBorders>
              <w:bottom w:val="single" w:sz="12" w:space="0" w:color="943634" w:themeColor="accent2" w:themeShade="BF"/>
            </w:tcBorders>
          </w:tcPr>
          <w:p w14:paraId="5CA8D743" w14:textId="77777777" w:rsidR="00667BA9" w:rsidRPr="00D4120B" w:rsidRDefault="00667BA9" w:rsidP="008F7891">
            <w:pPr>
              <w:pStyle w:val="TableContent"/>
            </w:pPr>
            <w:r w:rsidRPr="00D4120B">
              <w:t>XCN</w:t>
            </w:r>
          </w:p>
        </w:tc>
        <w:tc>
          <w:tcPr>
            <w:tcW w:w="806" w:type="dxa"/>
            <w:tcBorders>
              <w:bottom w:val="single" w:sz="12" w:space="0" w:color="943634" w:themeColor="accent2" w:themeShade="BF"/>
            </w:tcBorders>
          </w:tcPr>
          <w:p w14:paraId="54571F66" w14:textId="77777777" w:rsidR="00667BA9" w:rsidRPr="00D4120B" w:rsidRDefault="00667BA9" w:rsidP="008F7891">
            <w:pPr>
              <w:pStyle w:val="TableContent"/>
            </w:pPr>
            <w:r w:rsidRPr="00D4120B">
              <w:t>O</w:t>
            </w:r>
          </w:p>
        </w:tc>
        <w:tc>
          <w:tcPr>
            <w:tcW w:w="1214" w:type="dxa"/>
            <w:tcBorders>
              <w:bottom w:val="single" w:sz="12" w:space="0" w:color="943634" w:themeColor="accent2" w:themeShade="BF"/>
            </w:tcBorders>
          </w:tcPr>
          <w:p w14:paraId="2D5C61C6" w14:textId="77777777" w:rsidR="00667BA9" w:rsidRPr="00D4120B" w:rsidRDefault="00667BA9" w:rsidP="008F7891">
            <w:pPr>
              <w:pStyle w:val="TableContent"/>
            </w:pPr>
            <w:r w:rsidRPr="00D4120B">
              <w:t>[0..*]</w:t>
            </w:r>
          </w:p>
        </w:tc>
        <w:tc>
          <w:tcPr>
            <w:tcW w:w="815" w:type="dxa"/>
            <w:tcBorders>
              <w:bottom w:val="single" w:sz="12" w:space="0" w:color="943634" w:themeColor="accent2" w:themeShade="BF"/>
            </w:tcBorders>
            <w:shd w:val="clear" w:color="auto" w:fill="auto"/>
          </w:tcPr>
          <w:p w14:paraId="4C1FBAFA" w14:textId="77777777" w:rsidR="00667BA9" w:rsidRPr="00D4120B" w:rsidRDefault="00667BA9" w:rsidP="008F7891">
            <w:pPr>
              <w:pStyle w:val="TableContent"/>
            </w:pPr>
          </w:p>
        </w:tc>
        <w:tc>
          <w:tcPr>
            <w:tcW w:w="840" w:type="dxa"/>
            <w:tcBorders>
              <w:bottom w:val="single" w:sz="12" w:space="0" w:color="943634" w:themeColor="accent2" w:themeShade="BF"/>
            </w:tcBorders>
            <w:shd w:val="clear" w:color="auto" w:fill="auto"/>
          </w:tcPr>
          <w:p w14:paraId="7854DEAF" w14:textId="77777777" w:rsidR="00667BA9" w:rsidRPr="00D4120B" w:rsidRDefault="00667BA9" w:rsidP="008F7891">
            <w:pPr>
              <w:pStyle w:val="TableContent"/>
            </w:pPr>
          </w:p>
        </w:tc>
        <w:tc>
          <w:tcPr>
            <w:tcW w:w="1407" w:type="dxa"/>
            <w:tcBorders>
              <w:bottom w:val="single" w:sz="12" w:space="0" w:color="943634" w:themeColor="accent2" w:themeShade="BF"/>
            </w:tcBorders>
          </w:tcPr>
          <w:p w14:paraId="6AEFE5EB" w14:textId="77777777" w:rsidR="00667BA9" w:rsidRPr="00D4120B" w:rsidRDefault="00667BA9" w:rsidP="008F7891">
            <w:pPr>
              <w:pStyle w:val="TableContent"/>
            </w:pPr>
          </w:p>
        </w:tc>
        <w:tc>
          <w:tcPr>
            <w:tcW w:w="4829" w:type="dxa"/>
            <w:tcBorders>
              <w:bottom w:val="single" w:sz="12" w:space="0" w:color="943634" w:themeColor="accent2" w:themeShade="BF"/>
            </w:tcBorders>
          </w:tcPr>
          <w:p w14:paraId="10545C70" w14:textId="77777777" w:rsidR="00667BA9" w:rsidRPr="00D4120B" w:rsidRDefault="00667BA9" w:rsidP="008F7891">
            <w:pPr>
              <w:pStyle w:val="TableContent"/>
            </w:pPr>
          </w:p>
        </w:tc>
      </w:tr>
      <w:tr w:rsidR="00A34A49" w:rsidRPr="00D4120B" w14:paraId="041DED15" w14:textId="77777777" w:rsidTr="000A1D70">
        <w:trPr>
          <w:cantSplit/>
          <w:jc w:val="center"/>
        </w:trPr>
        <w:tc>
          <w:tcPr>
            <w:tcW w:w="630" w:type="dxa"/>
            <w:shd w:val="clear" w:color="auto" w:fill="auto"/>
          </w:tcPr>
          <w:p w14:paraId="15700CE1" w14:textId="77777777" w:rsidR="00667BA9" w:rsidRPr="00D4120B" w:rsidRDefault="00667BA9" w:rsidP="008F7891">
            <w:pPr>
              <w:pStyle w:val="TableContent"/>
            </w:pPr>
            <w:r w:rsidRPr="00D4120B">
              <w:t>20</w:t>
            </w:r>
          </w:p>
        </w:tc>
        <w:tc>
          <w:tcPr>
            <w:tcW w:w="2250" w:type="dxa"/>
            <w:shd w:val="clear" w:color="auto" w:fill="auto"/>
          </w:tcPr>
          <w:p w14:paraId="06AAC784" w14:textId="77777777" w:rsidR="00667BA9" w:rsidRPr="00D4120B" w:rsidRDefault="00667BA9" w:rsidP="008F7891">
            <w:pPr>
              <w:pStyle w:val="TableContent"/>
            </w:pPr>
            <w:r w:rsidRPr="00D4120B">
              <w:t>Advanced Beneficiary Notice Code</w:t>
            </w:r>
          </w:p>
        </w:tc>
        <w:tc>
          <w:tcPr>
            <w:tcW w:w="889" w:type="dxa"/>
            <w:shd w:val="clear" w:color="auto" w:fill="auto"/>
          </w:tcPr>
          <w:p w14:paraId="60B4DA22" w14:textId="77777777" w:rsidR="00667BA9" w:rsidRPr="00D4120B" w:rsidRDefault="00667BA9" w:rsidP="008F7891">
            <w:pPr>
              <w:pStyle w:val="TableContent"/>
            </w:pPr>
            <w:del w:id="4518" w:author="Bob Yencha" w:date="2012-01-26T14:38:00Z">
              <w:r w:rsidRPr="00D4120B" w:rsidDel="00DF6879">
                <w:delText>CWE</w:delText>
              </w:r>
            </w:del>
          </w:p>
        </w:tc>
        <w:tc>
          <w:tcPr>
            <w:tcW w:w="806" w:type="dxa"/>
            <w:shd w:val="clear" w:color="auto" w:fill="auto"/>
          </w:tcPr>
          <w:p w14:paraId="1521399F" w14:textId="77777777" w:rsidR="00667BA9" w:rsidRPr="00D4120B" w:rsidRDefault="0084279B" w:rsidP="008F7891">
            <w:pPr>
              <w:pStyle w:val="TableContent"/>
            </w:pPr>
            <w:r>
              <w:t>X</w:t>
            </w:r>
          </w:p>
        </w:tc>
        <w:tc>
          <w:tcPr>
            <w:tcW w:w="1214" w:type="dxa"/>
            <w:shd w:val="clear" w:color="auto" w:fill="auto"/>
          </w:tcPr>
          <w:p w14:paraId="36AC587C" w14:textId="77777777" w:rsidR="00667BA9" w:rsidRPr="00D4120B" w:rsidRDefault="00667BA9" w:rsidP="008F7891">
            <w:pPr>
              <w:pStyle w:val="TableContent"/>
            </w:pPr>
            <w:del w:id="4519" w:author="Bob Yencha" w:date="2012-01-26T14:38:00Z">
              <w:r w:rsidRPr="00D4120B" w:rsidDel="00DF6879">
                <w:delText>[0..0]</w:delText>
              </w:r>
            </w:del>
          </w:p>
        </w:tc>
        <w:tc>
          <w:tcPr>
            <w:tcW w:w="815" w:type="dxa"/>
            <w:shd w:val="clear" w:color="auto" w:fill="auto"/>
          </w:tcPr>
          <w:p w14:paraId="0CCB7114" w14:textId="77777777" w:rsidR="00667BA9" w:rsidRPr="00D4120B" w:rsidRDefault="00667BA9" w:rsidP="008F7891">
            <w:pPr>
              <w:pStyle w:val="TableContent"/>
            </w:pPr>
          </w:p>
        </w:tc>
        <w:tc>
          <w:tcPr>
            <w:tcW w:w="840" w:type="dxa"/>
            <w:shd w:val="clear" w:color="auto" w:fill="auto"/>
          </w:tcPr>
          <w:p w14:paraId="73BDD28C" w14:textId="77777777" w:rsidR="00667BA9" w:rsidRPr="00D4120B" w:rsidRDefault="00667BA9" w:rsidP="008F7891">
            <w:pPr>
              <w:pStyle w:val="TableContent"/>
            </w:pPr>
          </w:p>
        </w:tc>
        <w:tc>
          <w:tcPr>
            <w:tcW w:w="1407" w:type="dxa"/>
            <w:shd w:val="clear" w:color="auto" w:fill="auto"/>
          </w:tcPr>
          <w:p w14:paraId="54432D3C" w14:textId="77777777" w:rsidR="00667BA9" w:rsidRPr="00D4120B" w:rsidRDefault="00667BA9" w:rsidP="008F7891">
            <w:pPr>
              <w:pStyle w:val="TableContent"/>
            </w:pPr>
          </w:p>
        </w:tc>
        <w:tc>
          <w:tcPr>
            <w:tcW w:w="4829" w:type="dxa"/>
            <w:shd w:val="clear" w:color="auto" w:fill="auto"/>
          </w:tcPr>
          <w:p w14:paraId="302B31B0" w14:textId="77777777" w:rsidR="00667BA9" w:rsidRPr="00D4120B" w:rsidRDefault="00667BA9" w:rsidP="008F7891">
            <w:pPr>
              <w:pStyle w:val="TableContent"/>
            </w:pPr>
            <w:del w:id="4520" w:author="Bob Yencha" w:date="2011-11-29T10:03:00Z">
              <w:r w:rsidRPr="00D4120B" w:rsidDel="00097903">
                <w:delText>Not supported.</w:delText>
              </w:r>
            </w:del>
          </w:p>
        </w:tc>
      </w:tr>
      <w:tr w:rsidR="00A34A49" w:rsidRPr="00D4120B" w14:paraId="49D37681" w14:textId="77777777" w:rsidTr="000A1D70">
        <w:trPr>
          <w:cantSplit/>
          <w:jc w:val="center"/>
        </w:trPr>
        <w:tc>
          <w:tcPr>
            <w:tcW w:w="630" w:type="dxa"/>
            <w:shd w:val="clear" w:color="auto" w:fill="auto"/>
          </w:tcPr>
          <w:p w14:paraId="0B1CDE54" w14:textId="77777777" w:rsidR="00667BA9" w:rsidRPr="00D4120B" w:rsidRDefault="00667BA9" w:rsidP="008F7891">
            <w:pPr>
              <w:pStyle w:val="TableContent"/>
            </w:pPr>
            <w:r w:rsidRPr="00D4120B">
              <w:t>21</w:t>
            </w:r>
          </w:p>
        </w:tc>
        <w:tc>
          <w:tcPr>
            <w:tcW w:w="2250" w:type="dxa"/>
            <w:shd w:val="clear" w:color="auto" w:fill="auto"/>
          </w:tcPr>
          <w:p w14:paraId="6D89E99F" w14:textId="77777777" w:rsidR="00667BA9" w:rsidRPr="00D4120B" w:rsidRDefault="00667BA9" w:rsidP="008F7891">
            <w:pPr>
              <w:pStyle w:val="TableContent"/>
            </w:pPr>
            <w:r w:rsidRPr="00D4120B">
              <w:t>Ordering Facility Name</w:t>
            </w:r>
          </w:p>
        </w:tc>
        <w:tc>
          <w:tcPr>
            <w:tcW w:w="889" w:type="dxa"/>
            <w:shd w:val="clear" w:color="auto" w:fill="auto"/>
          </w:tcPr>
          <w:p w14:paraId="5ED45FF0" w14:textId="77777777" w:rsidR="00667BA9" w:rsidRPr="00D4120B" w:rsidRDefault="00667BA9" w:rsidP="008F7891">
            <w:pPr>
              <w:pStyle w:val="TableContent"/>
            </w:pPr>
            <w:r w:rsidRPr="00D4120B">
              <w:t>XON</w:t>
            </w:r>
          </w:p>
        </w:tc>
        <w:tc>
          <w:tcPr>
            <w:tcW w:w="806" w:type="dxa"/>
            <w:shd w:val="clear" w:color="auto" w:fill="auto"/>
          </w:tcPr>
          <w:p w14:paraId="147158AD" w14:textId="77777777" w:rsidR="00667BA9" w:rsidRPr="00D4120B" w:rsidRDefault="0020709D" w:rsidP="008F7891">
            <w:pPr>
              <w:pStyle w:val="TableContent"/>
            </w:pPr>
            <w:r>
              <w:t>O</w:t>
            </w:r>
          </w:p>
        </w:tc>
        <w:tc>
          <w:tcPr>
            <w:tcW w:w="1214" w:type="dxa"/>
            <w:shd w:val="clear" w:color="auto" w:fill="auto"/>
          </w:tcPr>
          <w:p w14:paraId="5B639A32" w14:textId="77777777" w:rsidR="00667BA9" w:rsidRPr="00D4120B" w:rsidRDefault="0020709D" w:rsidP="008F7891">
            <w:pPr>
              <w:pStyle w:val="TableContent"/>
            </w:pPr>
            <w:r>
              <w:t>[0</w:t>
            </w:r>
            <w:r w:rsidR="00667BA9" w:rsidRPr="00D4120B">
              <w:t>..*]</w:t>
            </w:r>
          </w:p>
        </w:tc>
        <w:tc>
          <w:tcPr>
            <w:tcW w:w="815" w:type="dxa"/>
            <w:shd w:val="clear" w:color="auto" w:fill="auto"/>
          </w:tcPr>
          <w:p w14:paraId="171F5698" w14:textId="77777777" w:rsidR="00667BA9" w:rsidRPr="00D4120B" w:rsidRDefault="00667BA9" w:rsidP="008F7891">
            <w:pPr>
              <w:pStyle w:val="TableContent"/>
            </w:pPr>
          </w:p>
        </w:tc>
        <w:tc>
          <w:tcPr>
            <w:tcW w:w="840" w:type="dxa"/>
            <w:shd w:val="clear" w:color="auto" w:fill="auto"/>
          </w:tcPr>
          <w:p w14:paraId="2849C44F" w14:textId="77777777" w:rsidR="00667BA9" w:rsidRPr="00D4120B" w:rsidRDefault="00667BA9" w:rsidP="008F7891">
            <w:pPr>
              <w:pStyle w:val="TableContent"/>
            </w:pPr>
          </w:p>
        </w:tc>
        <w:tc>
          <w:tcPr>
            <w:tcW w:w="1407" w:type="dxa"/>
            <w:shd w:val="clear" w:color="auto" w:fill="auto"/>
          </w:tcPr>
          <w:p w14:paraId="30FCE24B" w14:textId="77777777" w:rsidR="00667BA9" w:rsidRPr="00D4120B" w:rsidRDefault="00667BA9" w:rsidP="008F7891">
            <w:pPr>
              <w:pStyle w:val="TableContent"/>
            </w:pPr>
          </w:p>
        </w:tc>
        <w:tc>
          <w:tcPr>
            <w:tcW w:w="4829" w:type="dxa"/>
            <w:shd w:val="clear" w:color="auto" w:fill="auto"/>
          </w:tcPr>
          <w:p w14:paraId="708217AF" w14:textId="77777777" w:rsidR="00667BA9" w:rsidRPr="00D4120B" w:rsidRDefault="00667BA9" w:rsidP="008F7891">
            <w:pPr>
              <w:pStyle w:val="TableContent"/>
            </w:pPr>
          </w:p>
        </w:tc>
      </w:tr>
      <w:tr w:rsidR="00A34A49" w:rsidRPr="00D4120B" w14:paraId="171367C2" w14:textId="77777777" w:rsidTr="000A1D70">
        <w:trPr>
          <w:cantSplit/>
          <w:jc w:val="center"/>
        </w:trPr>
        <w:tc>
          <w:tcPr>
            <w:tcW w:w="630" w:type="dxa"/>
            <w:shd w:val="clear" w:color="auto" w:fill="auto"/>
          </w:tcPr>
          <w:p w14:paraId="50761C49" w14:textId="77777777" w:rsidR="00667BA9" w:rsidRPr="00D4120B" w:rsidRDefault="00667BA9" w:rsidP="008F7891">
            <w:pPr>
              <w:pStyle w:val="TableContent"/>
            </w:pPr>
            <w:r w:rsidRPr="00D4120B">
              <w:t>22</w:t>
            </w:r>
          </w:p>
        </w:tc>
        <w:tc>
          <w:tcPr>
            <w:tcW w:w="2250" w:type="dxa"/>
            <w:shd w:val="clear" w:color="auto" w:fill="auto"/>
          </w:tcPr>
          <w:p w14:paraId="5E280C29" w14:textId="77777777" w:rsidR="00667BA9" w:rsidRPr="00D4120B" w:rsidRDefault="00667BA9" w:rsidP="008F7891">
            <w:pPr>
              <w:pStyle w:val="TableContent"/>
            </w:pPr>
            <w:r w:rsidRPr="00D4120B">
              <w:t>Ordering Facility Address</w:t>
            </w:r>
          </w:p>
        </w:tc>
        <w:tc>
          <w:tcPr>
            <w:tcW w:w="889" w:type="dxa"/>
            <w:shd w:val="clear" w:color="auto" w:fill="auto"/>
          </w:tcPr>
          <w:p w14:paraId="41677376" w14:textId="77777777" w:rsidR="00667BA9" w:rsidRPr="00D4120B" w:rsidRDefault="00667BA9" w:rsidP="008F7891">
            <w:pPr>
              <w:pStyle w:val="TableContent"/>
            </w:pPr>
            <w:r w:rsidRPr="00D4120B">
              <w:t>XAD</w:t>
            </w:r>
          </w:p>
        </w:tc>
        <w:tc>
          <w:tcPr>
            <w:tcW w:w="806" w:type="dxa"/>
            <w:shd w:val="clear" w:color="auto" w:fill="auto"/>
          </w:tcPr>
          <w:p w14:paraId="38C5454B" w14:textId="77777777" w:rsidR="00667BA9" w:rsidRDefault="0020709D" w:rsidP="008F7891">
            <w:pPr>
              <w:pStyle w:val="TableContent"/>
            </w:pPr>
            <w:r>
              <w:t>O</w:t>
            </w:r>
          </w:p>
        </w:tc>
        <w:tc>
          <w:tcPr>
            <w:tcW w:w="1214" w:type="dxa"/>
            <w:shd w:val="clear" w:color="auto" w:fill="auto"/>
          </w:tcPr>
          <w:p w14:paraId="03001668" w14:textId="77777777" w:rsidR="00667BA9" w:rsidRPr="00D4120B" w:rsidRDefault="00E006C5" w:rsidP="008F7891">
            <w:pPr>
              <w:pStyle w:val="TableContent"/>
            </w:pPr>
            <w:r>
              <w:t>[0</w:t>
            </w:r>
            <w:r w:rsidR="00667BA9" w:rsidRPr="00D4120B">
              <w:t>.*]</w:t>
            </w:r>
          </w:p>
        </w:tc>
        <w:tc>
          <w:tcPr>
            <w:tcW w:w="815" w:type="dxa"/>
            <w:shd w:val="clear" w:color="auto" w:fill="auto"/>
          </w:tcPr>
          <w:p w14:paraId="35684430" w14:textId="77777777" w:rsidR="00667BA9" w:rsidRPr="00D4120B" w:rsidRDefault="00667BA9" w:rsidP="008F7891">
            <w:pPr>
              <w:pStyle w:val="TableContent"/>
            </w:pPr>
          </w:p>
        </w:tc>
        <w:tc>
          <w:tcPr>
            <w:tcW w:w="840" w:type="dxa"/>
            <w:shd w:val="clear" w:color="auto" w:fill="auto"/>
          </w:tcPr>
          <w:p w14:paraId="7C0CA5F3" w14:textId="77777777" w:rsidR="00667BA9" w:rsidRPr="00D4120B" w:rsidRDefault="00667BA9" w:rsidP="008F7891">
            <w:pPr>
              <w:pStyle w:val="TableContent"/>
            </w:pPr>
          </w:p>
        </w:tc>
        <w:tc>
          <w:tcPr>
            <w:tcW w:w="1407" w:type="dxa"/>
            <w:shd w:val="clear" w:color="auto" w:fill="auto"/>
          </w:tcPr>
          <w:p w14:paraId="0C475B2F" w14:textId="77777777" w:rsidR="00667BA9" w:rsidRPr="00D4120B" w:rsidRDefault="00667BA9" w:rsidP="008F7891">
            <w:pPr>
              <w:pStyle w:val="TableContent"/>
            </w:pPr>
          </w:p>
        </w:tc>
        <w:tc>
          <w:tcPr>
            <w:tcW w:w="4829" w:type="dxa"/>
            <w:shd w:val="clear" w:color="auto" w:fill="auto"/>
          </w:tcPr>
          <w:p w14:paraId="2881CFF3" w14:textId="77777777" w:rsidR="00667BA9" w:rsidRPr="00D4120B" w:rsidRDefault="00667BA9" w:rsidP="008F7891">
            <w:pPr>
              <w:pStyle w:val="TableContent"/>
            </w:pPr>
            <w:del w:id="4521" w:author="Bob Yencha" w:date="2011-11-29T10:03:00Z">
              <w:r w:rsidRPr="00D4120B" w:rsidDel="00097903">
                <w:delText>The address of the facility where the order was placed.</w:delText>
              </w:r>
            </w:del>
          </w:p>
        </w:tc>
      </w:tr>
      <w:tr w:rsidR="00A34A49" w:rsidRPr="00D4120B" w14:paraId="58DD5D04" w14:textId="77777777" w:rsidTr="000A1D70">
        <w:trPr>
          <w:cantSplit/>
          <w:jc w:val="center"/>
        </w:trPr>
        <w:tc>
          <w:tcPr>
            <w:tcW w:w="630" w:type="dxa"/>
            <w:shd w:val="clear" w:color="auto" w:fill="auto"/>
          </w:tcPr>
          <w:p w14:paraId="5E804615" w14:textId="77777777" w:rsidR="00667BA9" w:rsidRPr="00D4120B" w:rsidRDefault="00667BA9" w:rsidP="008F7891">
            <w:pPr>
              <w:pStyle w:val="TableContent"/>
            </w:pPr>
            <w:r w:rsidRPr="00D4120B">
              <w:t>23</w:t>
            </w:r>
          </w:p>
        </w:tc>
        <w:tc>
          <w:tcPr>
            <w:tcW w:w="2250" w:type="dxa"/>
            <w:shd w:val="clear" w:color="auto" w:fill="auto"/>
          </w:tcPr>
          <w:p w14:paraId="7A0D6DD7" w14:textId="77777777" w:rsidR="00667BA9" w:rsidRPr="00D4120B" w:rsidRDefault="00667BA9" w:rsidP="008F7891">
            <w:pPr>
              <w:pStyle w:val="TableContent"/>
            </w:pPr>
            <w:r w:rsidRPr="00D4120B">
              <w:t>Ordering Facility Phone Number</w:t>
            </w:r>
          </w:p>
        </w:tc>
        <w:tc>
          <w:tcPr>
            <w:tcW w:w="889" w:type="dxa"/>
            <w:shd w:val="clear" w:color="auto" w:fill="auto"/>
          </w:tcPr>
          <w:p w14:paraId="703BC59E" w14:textId="77777777" w:rsidR="00667BA9" w:rsidRPr="00D4120B" w:rsidRDefault="00667BA9" w:rsidP="008F7891">
            <w:pPr>
              <w:pStyle w:val="TableContent"/>
            </w:pPr>
            <w:r w:rsidRPr="00D4120B">
              <w:t>XTN</w:t>
            </w:r>
          </w:p>
        </w:tc>
        <w:tc>
          <w:tcPr>
            <w:tcW w:w="806" w:type="dxa"/>
            <w:shd w:val="clear" w:color="auto" w:fill="auto"/>
          </w:tcPr>
          <w:p w14:paraId="4019299F" w14:textId="77777777" w:rsidR="00667BA9" w:rsidRPr="00D4120B" w:rsidRDefault="0020709D" w:rsidP="008F7891">
            <w:pPr>
              <w:pStyle w:val="TableContent"/>
            </w:pPr>
            <w:r>
              <w:t>O</w:t>
            </w:r>
          </w:p>
        </w:tc>
        <w:tc>
          <w:tcPr>
            <w:tcW w:w="1214" w:type="dxa"/>
            <w:shd w:val="clear" w:color="auto" w:fill="auto"/>
          </w:tcPr>
          <w:p w14:paraId="205E8FE8" w14:textId="77777777" w:rsidR="00667BA9" w:rsidRPr="00D4120B" w:rsidRDefault="00E006C5" w:rsidP="008F7891">
            <w:pPr>
              <w:pStyle w:val="TableContent"/>
            </w:pPr>
            <w:r>
              <w:t>[0</w:t>
            </w:r>
            <w:r w:rsidR="00667BA9" w:rsidRPr="00D4120B">
              <w:t>..*]</w:t>
            </w:r>
          </w:p>
        </w:tc>
        <w:tc>
          <w:tcPr>
            <w:tcW w:w="815" w:type="dxa"/>
            <w:shd w:val="clear" w:color="auto" w:fill="auto"/>
          </w:tcPr>
          <w:p w14:paraId="66C37445" w14:textId="77777777" w:rsidR="00667BA9" w:rsidRPr="00D4120B" w:rsidRDefault="00667BA9" w:rsidP="008F7891">
            <w:pPr>
              <w:pStyle w:val="TableContent"/>
            </w:pPr>
          </w:p>
        </w:tc>
        <w:tc>
          <w:tcPr>
            <w:tcW w:w="840" w:type="dxa"/>
            <w:shd w:val="clear" w:color="auto" w:fill="auto"/>
          </w:tcPr>
          <w:p w14:paraId="735075B9" w14:textId="77777777" w:rsidR="00667BA9" w:rsidRPr="00D4120B" w:rsidRDefault="00667BA9" w:rsidP="008F7891">
            <w:pPr>
              <w:pStyle w:val="TableContent"/>
            </w:pPr>
          </w:p>
        </w:tc>
        <w:tc>
          <w:tcPr>
            <w:tcW w:w="1407" w:type="dxa"/>
            <w:shd w:val="clear" w:color="auto" w:fill="auto"/>
          </w:tcPr>
          <w:p w14:paraId="70C1214E" w14:textId="77777777" w:rsidR="00667BA9" w:rsidRPr="00D4120B" w:rsidRDefault="00667BA9" w:rsidP="008F7891">
            <w:pPr>
              <w:pStyle w:val="TableContent"/>
            </w:pPr>
          </w:p>
        </w:tc>
        <w:tc>
          <w:tcPr>
            <w:tcW w:w="4829" w:type="dxa"/>
            <w:shd w:val="clear" w:color="auto" w:fill="auto"/>
          </w:tcPr>
          <w:p w14:paraId="3C27AB24" w14:textId="77777777" w:rsidR="00667BA9" w:rsidRPr="00D4120B" w:rsidRDefault="00667BA9" w:rsidP="008F7891">
            <w:pPr>
              <w:pStyle w:val="TableContent"/>
            </w:pPr>
          </w:p>
        </w:tc>
      </w:tr>
      <w:tr w:rsidR="00A34A49" w:rsidRPr="00D4120B" w14:paraId="59B4B526" w14:textId="77777777" w:rsidTr="000A1D70">
        <w:trPr>
          <w:cantSplit/>
          <w:jc w:val="center"/>
        </w:trPr>
        <w:tc>
          <w:tcPr>
            <w:tcW w:w="630" w:type="dxa"/>
            <w:shd w:val="clear" w:color="auto" w:fill="auto"/>
          </w:tcPr>
          <w:p w14:paraId="3F465398" w14:textId="77777777" w:rsidR="00667BA9" w:rsidRPr="00D4120B" w:rsidRDefault="00667BA9" w:rsidP="008F7891">
            <w:pPr>
              <w:pStyle w:val="TableContent"/>
            </w:pPr>
            <w:r w:rsidRPr="00D4120B">
              <w:t>24</w:t>
            </w:r>
          </w:p>
        </w:tc>
        <w:tc>
          <w:tcPr>
            <w:tcW w:w="2250" w:type="dxa"/>
            <w:shd w:val="clear" w:color="auto" w:fill="auto"/>
          </w:tcPr>
          <w:p w14:paraId="0801D2B4" w14:textId="77777777" w:rsidR="00667BA9" w:rsidRPr="00D4120B" w:rsidRDefault="00667BA9" w:rsidP="008F7891">
            <w:pPr>
              <w:pStyle w:val="TableContent"/>
            </w:pPr>
            <w:r w:rsidRPr="00D4120B">
              <w:t>Ordering Provider Address</w:t>
            </w:r>
          </w:p>
        </w:tc>
        <w:tc>
          <w:tcPr>
            <w:tcW w:w="889" w:type="dxa"/>
            <w:shd w:val="clear" w:color="auto" w:fill="auto"/>
          </w:tcPr>
          <w:p w14:paraId="48FCE6C2" w14:textId="77777777" w:rsidR="00667BA9" w:rsidRPr="00D4120B" w:rsidRDefault="00667BA9" w:rsidP="008F7891">
            <w:pPr>
              <w:pStyle w:val="TableContent"/>
            </w:pPr>
            <w:r w:rsidRPr="00D4120B">
              <w:t>XAD</w:t>
            </w:r>
          </w:p>
        </w:tc>
        <w:tc>
          <w:tcPr>
            <w:tcW w:w="806" w:type="dxa"/>
            <w:shd w:val="clear" w:color="auto" w:fill="auto"/>
          </w:tcPr>
          <w:p w14:paraId="292D7021" w14:textId="77777777" w:rsidR="00667BA9" w:rsidRPr="00D4120B" w:rsidRDefault="0020709D" w:rsidP="008F7891">
            <w:pPr>
              <w:pStyle w:val="TableContent"/>
            </w:pPr>
            <w:r>
              <w:t>O</w:t>
            </w:r>
          </w:p>
        </w:tc>
        <w:tc>
          <w:tcPr>
            <w:tcW w:w="1214" w:type="dxa"/>
            <w:shd w:val="clear" w:color="auto" w:fill="auto"/>
          </w:tcPr>
          <w:p w14:paraId="4F3358AF" w14:textId="77777777" w:rsidR="00667BA9" w:rsidRPr="00D4120B" w:rsidRDefault="00667BA9" w:rsidP="008F7891">
            <w:pPr>
              <w:pStyle w:val="TableContent"/>
            </w:pPr>
            <w:r w:rsidRPr="00D4120B">
              <w:t>[0..*]</w:t>
            </w:r>
          </w:p>
        </w:tc>
        <w:tc>
          <w:tcPr>
            <w:tcW w:w="815" w:type="dxa"/>
            <w:shd w:val="clear" w:color="auto" w:fill="auto"/>
          </w:tcPr>
          <w:p w14:paraId="7FDE2256" w14:textId="77777777" w:rsidR="00667BA9" w:rsidRPr="00D4120B" w:rsidRDefault="00667BA9" w:rsidP="008F7891">
            <w:pPr>
              <w:pStyle w:val="TableContent"/>
            </w:pPr>
          </w:p>
        </w:tc>
        <w:tc>
          <w:tcPr>
            <w:tcW w:w="840" w:type="dxa"/>
            <w:shd w:val="clear" w:color="auto" w:fill="auto"/>
          </w:tcPr>
          <w:p w14:paraId="07D84B9C" w14:textId="77777777" w:rsidR="00667BA9" w:rsidRPr="00D4120B" w:rsidRDefault="00667BA9" w:rsidP="008F7891">
            <w:pPr>
              <w:pStyle w:val="TableContent"/>
            </w:pPr>
          </w:p>
        </w:tc>
        <w:tc>
          <w:tcPr>
            <w:tcW w:w="1407" w:type="dxa"/>
            <w:shd w:val="clear" w:color="auto" w:fill="auto"/>
          </w:tcPr>
          <w:p w14:paraId="0FD957A6" w14:textId="77777777" w:rsidR="00667BA9" w:rsidRPr="00D4120B" w:rsidRDefault="00667BA9" w:rsidP="008F7891">
            <w:pPr>
              <w:pStyle w:val="TableContent"/>
            </w:pPr>
          </w:p>
        </w:tc>
        <w:tc>
          <w:tcPr>
            <w:tcW w:w="4829" w:type="dxa"/>
            <w:shd w:val="clear" w:color="auto" w:fill="auto"/>
          </w:tcPr>
          <w:p w14:paraId="200422B8" w14:textId="77777777" w:rsidR="00667BA9" w:rsidRPr="00D4120B" w:rsidRDefault="00667BA9" w:rsidP="008F7891">
            <w:pPr>
              <w:pStyle w:val="TableContent"/>
            </w:pPr>
            <w:del w:id="4522" w:author="Bob Yencha" w:date="2011-11-29T10:03:00Z">
              <w:r w:rsidRPr="00D4120B" w:rsidDel="00097903">
                <w:delText>The address of the ordering provider.</w:delText>
              </w:r>
            </w:del>
          </w:p>
        </w:tc>
      </w:tr>
      <w:tr w:rsidR="00A34A49" w:rsidRPr="00D4120B" w14:paraId="6DEC4445" w14:textId="77777777" w:rsidTr="000A1D70">
        <w:trPr>
          <w:cantSplit/>
          <w:jc w:val="center"/>
        </w:trPr>
        <w:tc>
          <w:tcPr>
            <w:tcW w:w="630" w:type="dxa"/>
            <w:shd w:val="clear" w:color="auto" w:fill="auto"/>
          </w:tcPr>
          <w:p w14:paraId="04965783" w14:textId="77777777" w:rsidR="00667BA9" w:rsidRPr="00D4120B" w:rsidRDefault="00667BA9" w:rsidP="008F7891">
            <w:pPr>
              <w:pStyle w:val="TableContent"/>
            </w:pPr>
            <w:r w:rsidRPr="00D4120B">
              <w:t>25</w:t>
            </w:r>
          </w:p>
        </w:tc>
        <w:tc>
          <w:tcPr>
            <w:tcW w:w="2250" w:type="dxa"/>
            <w:shd w:val="clear" w:color="auto" w:fill="auto"/>
          </w:tcPr>
          <w:p w14:paraId="16A7F4DD" w14:textId="77777777" w:rsidR="00667BA9" w:rsidRPr="00D4120B" w:rsidRDefault="00667BA9" w:rsidP="008F7891">
            <w:pPr>
              <w:pStyle w:val="TableContent"/>
            </w:pPr>
            <w:r w:rsidRPr="00D4120B">
              <w:t>Order Status Modifier</w:t>
            </w:r>
          </w:p>
        </w:tc>
        <w:tc>
          <w:tcPr>
            <w:tcW w:w="889" w:type="dxa"/>
            <w:shd w:val="clear" w:color="auto" w:fill="auto"/>
          </w:tcPr>
          <w:p w14:paraId="44698592" w14:textId="77777777" w:rsidR="00667BA9" w:rsidRPr="00D4120B" w:rsidRDefault="00667BA9" w:rsidP="008F7891">
            <w:pPr>
              <w:pStyle w:val="TableContent"/>
            </w:pPr>
            <w:r w:rsidRPr="00D4120B">
              <w:t>CWE</w:t>
            </w:r>
          </w:p>
        </w:tc>
        <w:tc>
          <w:tcPr>
            <w:tcW w:w="806" w:type="dxa"/>
            <w:shd w:val="clear" w:color="auto" w:fill="auto"/>
          </w:tcPr>
          <w:p w14:paraId="1F36103A" w14:textId="77777777" w:rsidR="00667BA9" w:rsidRPr="00D4120B" w:rsidRDefault="0020709D" w:rsidP="008F7891">
            <w:pPr>
              <w:pStyle w:val="TableContent"/>
            </w:pPr>
            <w:r>
              <w:t>O</w:t>
            </w:r>
          </w:p>
        </w:tc>
        <w:tc>
          <w:tcPr>
            <w:tcW w:w="1214" w:type="dxa"/>
            <w:shd w:val="clear" w:color="auto" w:fill="auto"/>
          </w:tcPr>
          <w:p w14:paraId="781940E8" w14:textId="77777777" w:rsidR="00667BA9" w:rsidRPr="00D4120B" w:rsidRDefault="00667BA9" w:rsidP="008F7891">
            <w:pPr>
              <w:pStyle w:val="TableContent"/>
            </w:pPr>
            <w:r w:rsidRPr="00D4120B">
              <w:t>[0..1]</w:t>
            </w:r>
          </w:p>
        </w:tc>
        <w:tc>
          <w:tcPr>
            <w:tcW w:w="815" w:type="dxa"/>
            <w:shd w:val="clear" w:color="auto" w:fill="auto"/>
          </w:tcPr>
          <w:p w14:paraId="7BDBFB30" w14:textId="77777777" w:rsidR="00667BA9" w:rsidRPr="00D4120B" w:rsidRDefault="00667BA9" w:rsidP="008F7891">
            <w:pPr>
              <w:pStyle w:val="TableContent"/>
            </w:pPr>
          </w:p>
        </w:tc>
        <w:tc>
          <w:tcPr>
            <w:tcW w:w="840" w:type="dxa"/>
            <w:shd w:val="clear" w:color="auto" w:fill="auto"/>
          </w:tcPr>
          <w:p w14:paraId="41406AD5" w14:textId="77777777" w:rsidR="00667BA9" w:rsidRPr="00D4120B" w:rsidRDefault="00667BA9" w:rsidP="008F7891">
            <w:pPr>
              <w:pStyle w:val="TableContent"/>
            </w:pPr>
          </w:p>
        </w:tc>
        <w:tc>
          <w:tcPr>
            <w:tcW w:w="1407" w:type="dxa"/>
            <w:shd w:val="clear" w:color="auto" w:fill="auto"/>
          </w:tcPr>
          <w:p w14:paraId="5F4F33BC" w14:textId="77777777" w:rsidR="00667BA9" w:rsidRPr="00D4120B" w:rsidRDefault="00667BA9" w:rsidP="008F7891">
            <w:pPr>
              <w:pStyle w:val="TableContent"/>
            </w:pPr>
            <w:del w:id="4523" w:author="Bob Yencha" w:date="2011-11-29T10:03:00Z">
              <w:r w:rsidRPr="00D4120B" w:rsidDel="00097903">
                <w:delText>Local</w:delText>
              </w:r>
            </w:del>
          </w:p>
        </w:tc>
        <w:tc>
          <w:tcPr>
            <w:tcW w:w="4829" w:type="dxa"/>
            <w:shd w:val="clear" w:color="auto" w:fill="auto"/>
          </w:tcPr>
          <w:p w14:paraId="7C80A2A3" w14:textId="77777777" w:rsidR="00667BA9" w:rsidRPr="00D4120B" w:rsidRDefault="00667BA9" w:rsidP="008F7891">
            <w:pPr>
              <w:pStyle w:val="TableContent"/>
            </w:pPr>
          </w:p>
        </w:tc>
      </w:tr>
      <w:tr w:rsidR="00A34A49" w:rsidRPr="00D4120B" w14:paraId="79ECED79" w14:textId="77777777" w:rsidTr="000A1D70">
        <w:trPr>
          <w:cantSplit/>
          <w:jc w:val="center"/>
        </w:trPr>
        <w:tc>
          <w:tcPr>
            <w:tcW w:w="630" w:type="dxa"/>
            <w:shd w:val="clear" w:color="auto" w:fill="auto"/>
          </w:tcPr>
          <w:p w14:paraId="1C03EB0D" w14:textId="77777777" w:rsidR="00667BA9" w:rsidRPr="00D4120B" w:rsidRDefault="00667BA9" w:rsidP="008F7891">
            <w:pPr>
              <w:pStyle w:val="TableContent"/>
            </w:pPr>
            <w:r w:rsidRPr="00D4120B">
              <w:t>26</w:t>
            </w:r>
          </w:p>
        </w:tc>
        <w:tc>
          <w:tcPr>
            <w:tcW w:w="2250" w:type="dxa"/>
            <w:shd w:val="clear" w:color="auto" w:fill="auto"/>
          </w:tcPr>
          <w:p w14:paraId="5D5D1F6C" w14:textId="77777777" w:rsidR="00667BA9" w:rsidRPr="00D4120B" w:rsidRDefault="00667BA9" w:rsidP="008F7891">
            <w:pPr>
              <w:pStyle w:val="TableContent"/>
            </w:pPr>
            <w:r w:rsidRPr="00D4120B">
              <w:t>Advanced Beneficiary Notice Override Reason</w:t>
            </w:r>
          </w:p>
        </w:tc>
        <w:tc>
          <w:tcPr>
            <w:tcW w:w="889" w:type="dxa"/>
            <w:shd w:val="clear" w:color="auto" w:fill="auto"/>
          </w:tcPr>
          <w:p w14:paraId="588B59EF" w14:textId="77777777" w:rsidR="00667BA9" w:rsidRPr="00D4120B" w:rsidRDefault="00667BA9" w:rsidP="008F7891">
            <w:pPr>
              <w:pStyle w:val="TableContent"/>
            </w:pPr>
            <w:r w:rsidRPr="00D4120B">
              <w:t>CWE</w:t>
            </w:r>
          </w:p>
        </w:tc>
        <w:tc>
          <w:tcPr>
            <w:tcW w:w="806" w:type="dxa"/>
            <w:shd w:val="clear" w:color="auto" w:fill="auto"/>
          </w:tcPr>
          <w:p w14:paraId="75060EA5" w14:textId="77777777" w:rsidR="00667BA9" w:rsidRPr="00D4120B" w:rsidRDefault="006267BE" w:rsidP="008F7891">
            <w:pPr>
              <w:pStyle w:val="TableContent"/>
            </w:pPr>
            <w:ins w:id="4524" w:author="Bob Yencha" w:date="2012-01-05T14:26:00Z">
              <w:r>
                <w:t>C(</w:t>
              </w:r>
            </w:ins>
            <w:r w:rsidR="00667BA9" w:rsidRPr="00D4120B">
              <w:t>X</w:t>
            </w:r>
            <w:ins w:id="4525" w:author="Bob Yencha" w:date="2012-01-05T14:26:00Z">
              <w:r>
                <w:t>/X)</w:t>
              </w:r>
            </w:ins>
          </w:p>
        </w:tc>
        <w:tc>
          <w:tcPr>
            <w:tcW w:w="1214" w:type="dxa"/>
            <w:shd w:val="clear" w:color="auto" w:fill="auto"/>
          </w:tcPr>
          <w:p w14:paraId="046CD492" w14:textId="77777777" w:rsidR="00667BA9" w:rsidRPr="00D4120B" w:rsidRDefault="00667BA9" w:rsidP="008F7891">
            <w:pPr>
              <w:pStyle w:val="TableContent"/>
            </w:pPr>
            <w:r w:rsidRPr="00D4120B">
              <w:t>[0..0]</w:t>
            </w:r>
          </w:p>
        </w:tc>
        <w:tc>
          <w:tcPr>
            <w:tcW w:w="815" w:type="dxa"/>
            <w:shd w:val="clear" w:color="auto" w:fill="auto"/>
          </w:tcPr>
          <w:p w14:paraId="5E2385A2" w14:textId="77777777" w:rsidR="00667BA9" w:rsidRPr="00D4120B" w:rsidRDefault="00667BA9" w:rsidP="008F7891">
            <w:pPr>
              <w:pStyle w:val="TableContent"/>
            </w:pPr>
          </w:p>
        </w:tc>
        <w:tc>
          <w:tcPr>
            <w:tcW w:w="840" w:type="dxa"/>
            <w:shd w:val="clear" w:color="auto" w:fill="auto"/>
          </w:tcPr>
          <w:p w14:paraId="13CA7238" w14:textId="77777777" w:rsidR="00667BA9" w:rsidRPr="00D4120B" w:rsidRDefault="00667BA9" w:rsidP="008F7891">
            <w:pPr>
              <w:pStyle w:val="TableContent"/>
            </w:pPr>
          </w:p>
        </w:tc>
        <w:tc>
          <w:tcPr>
            <w:tcW w:w="1407" w:type="dxa"/>
            <w:shd w:val="clear" w:color="auto" w:fill="auto"/>
          </w:tcPr>
          <w:p w14:paraId="588C8411" w14:textId="77777777" w:rsidR="00667BA9" w:rsidRPr="00D4120B" w:rsidRDefault="00667BA9" w:rsidP="008F7891">
            <w:pPr>
              <w:pStyle w:val="TableContent"/>
            </w:pPr>
          </w:p>
        </w:tc>
        <w:tc>
          <w:tcPr>
            <w:tcW w:w="4829" w:type="dxa"/>
            <w:shd w:val="clear" w:color="auto" w:fill="auto"/>
          </w:tcPr>
          <w:p w14:paraId="21B36315" w14:textId="77777777" w:rsidR="00667BA9" w:rsidRPr="00D4120B" w:rsidRDefault="00667BA9" w:rsidP="008F7891">
            <w:pPr>
              <w:pStyle w:val="TableContent"/>
              <w:rPr>
                <w:szCs w:val="18"/>
              </w:rPr>
            </w:pPr>
            <w:del w:id="4526" w:author="Bob Yencha" w:date="2011-11-29T10:03:00Z">
              <w:r w:rsidRPr="00D4120B" w:rsidDel="00097903">
                <w:delText>Not supported.</w:delText>
              </w:r>
            </w:del>
          </w:p>
        </w:tc>
      </w:tr>
      <w:tr w:rsidR="00A34A49" w:rsidRPr="00D4120B" w14:paraId="3CB05CEA" w14:textId="77777777" w:rsidTr="000A1D70">
        <w:trPr>
          <w:cantSplit/>
          <w:jc w:val="center"/>
        </w:trPr>
        <w:tc>
          <w:tcPr>
            <w:tcW w:w="630" w:type="dxa"/>
          </w:tcPr>
          <w:p w14:paraId="115F3ACA" w14:textId="77777777" w:rsidR="00667BA9" w:rsidRPr="00D4120B" w:rsidRDefault="00667BA9" w:rsidP="008F7891">
            <w:pPr>
              <w:pStyle w:val="TableContent"/>
            </w:pPr>
            <w:r w:rsidRPr="00D4120B">
              <w:t>27</w:t>
            </w:r>
          </w:p>
        </w:tc>
        <w:tc>
          <w:tcPr>
            <w:tcW w:w="2250" w:type="dxa"/>
          </w:tcPr>
          <w:p w14:paraId="0D5F065E" w14:textId="77777777" w:rsidR="00667BA9" w:rsidRPr="00D4120B" w:rsidRDefault="00667BA9" w:rsidP="008F7891">
            <w:pPr>
              <w:pStyle w:val="TableContent"/>
            </w:pPr>
            <w:r w:rsidRPr="00D4120B">
              <w:t>Filler's Expected Availability Date/Time</w:t>
            </w:r>
          </w:p>
        </w:tc>
        <w:tc>
          <w:tcPr>
            <w:tcW w:w="889" w:type="dxa"/>
          </w:tcPr>
          <w:p w14:paraId="1183F35B" w14:textId="77777777" w:rsidR="00667BA9" w:rsidRPr="00D4120B" w:rsidRDefault="00667BA9" w:rsidP="008F7891">
            <w:pPr>
              <w:pStyle w:val="TableContent"/>
            </w:pPr>
            <w:r w:rsidRPr="00D4120B">
              <w:t>TS</w:t>
            </w:r>
          </w:p>
        </w:tc>
        <w:tc>
          <w:tcPr>
            <w:tcW w:w="806" w:type="dxa"/>
          </w:tcPr>
          <w:p w14:paraId="0E1BAE2C" w14:textId="77777777" w:rsidR="00667BA9" w:rsidRPr="00D4120B" w:rsidRDefault="00667BA9" w:rsidP="008F7891">
            <w:pPr>
              <w:pStyle w:val="TableContent"/>
            </w:pPr>
            <w:r w:rsidRPr="00D4120B">
              <w:t>O</w:t>
            </w:r>
          </w:p>
        </w:tc>
        <w:tc>
          <w:tcPr>
            <w:tcW w:w="1214" w:type="dxa"/>
          </w:tcPr>
          <w:p w14:paraId="56F585BB" w14:textId="77777777" w:rsidR="00667BA9" w:rsidRPr="00D4120B" w:rsidRDefault="00667BA9" w:rsidP="008F7891">
            <w:pPr>
              <w:pStyle w:val="TableContent"/>
            </w:pPr>
            <w:r w:rsidRPr="00D4120B">
              <w:t>[0..1]</w:t>
            </w:r>
          </w:p>
        </w:tc>
        <w:tc>
          <w:tcPr>
            <w:tcW w:w="815" w:type="dxa"/>
            <w:shd w:val="clear" w:color="auto" w:fill="auto"/>
          </w:tcPr>
          <w:p w14:paraId="2418362B" w14:textId="77777777" w:rsidR="00667BA9" w:rsidRPr="00D4120B" w:rsidRDefault="00667BA9" w:rsidP="008F7891">
            <w:pPr>
              <w:pStyle w:val="TableContent"/>
            </w:pPr>
          </w:p>
        </w:tc>
        <w:tc>
          <w:tcPr>
            <w:tcW w:w="840" w:type="dxa"/>
            <w:shd w:val="clear" w:color="auto" w:fill="auto"/>
          </w:tcPr>
          <w:p w14:paraId="4FE2E44A" w14:textId="77777777" w:rsidR="00667BA9" w:rsidRPr="00D4120B" w:rsidRDefault="00667BA9" w:rsidP="008F7891">
            <w:pPr>
              <w:pStyle w:val="TableContent"/>
            </w:pPr>
          </w:p>
        </w:tc>
        <w:tc>
          <w:tcPr>
            <w:tcW w:w="1407" w:type="dxa"/>
          </w:tcPr>
          <w:p w14:paraId="4E5CCE76" w14:textId="77777777" w:rsidR="00667BA9" w:rsidRPr="00D4120B" w:rsidRDefault="00667BA9" w:rsidP="008F7891">
            <w:pPr>
              <w:pStyle w:val="TableContent"/>
            </w:pPr>
          </w:p>
        </w:tc>
        <w:tc>
          <w:tcPr>
            <w:tcW w:w="4829" w:type="dxa"/>
          </w:tcPr>
          <w:p w14:paraId="59696E11" w14:textId="77777777" w:rsidR="00667BA9" w:rsidRPr="00D4120B" w:rsidRDefault="00667BA9" w:rsidP="008F7891">
            <w:pPr>
              <w:pStyle w:val="TableContent"/>
            </w:pPr>
          </w:p>
        </w:tc>
      </w:tr>
      <w:tr w:rsidR="00A34A49" w:rsidRPr="00D4120B" w14:paraId="457F4375" w14:textId="77777777" w:rsidTr="000A1D70">
        <w:trPr>
          <w:cantSplit/>
          <w:jc w:val="center"/>
        </w:trPr>
        <w:tc>
          <w:tcPr>
            <w:tcW w:w="630" w:type="dxa"/>
          </w:tcPr>
          <w:p w14:paraId="54E95592" w14:textId="77777777" w:rsidR="00667BA9" w:rsidRPr="00D4120B" w:rsidRDefault="00667BA9" w:rsidP="008F7891">
            <w:pPr>
              <w:pStyle w:val="TableContent"/>
            </w:pPr>
            <w:r w:rsidRPr="00D4120B">
              <w:t>28</w:t>
            </w:r>
          </w:p>
        </w:tc>
        <w:tc>
          <w:tcPr>
            <w:tcW w:w="2250" w:type="dxa"/>
          </w:tcPr>
          <w:p w14:paraId="1684B6B5" w14:textId="77777777" w:rsidR="00667BA9" w:rsidRPr="00D4120B" w:rsidRDefault="00667BA9" w:rsidP="008F7891">
            <w:pPr>
              <w:pStyle w:val="TableContent"/>
            </w:pPr>
            <w:r w:rsidRPr="00D4120B">
              <w:t>Confidentiality Code</w:t>
            </w:r>
          </w:p>
        </w:tc>
        <w:tc>
          <w:tcPr>
            <w:tcW w:w="889" w:type="dxa"/>
          </w:tcPr>
          <w:p w14:paraId="7C61EA1C" w14:textId="77777777" w:rsidR="00667BA9" w:rsidRPr="00D4120B" w:rsidRDefault="00667BA9" w:rsidP="008F7891">
            <w:pPr>
              <w:pStyle w:val="TableContent"/>
            </w:pPr>
            <w:r w:rsidRPr="00D4120B">
              <w:t>CWE</w:t>
            </w:r>
          </w:p>
        </w:tc>
        <w:tc>
          <w:tcPr>
            <w:tcW w:w="806" w:type="dxa"/>
          </w:tcPr>
          <w:p w14:paraId="535F2264" w14:textId="77777777" w:rsidR="00667BA9" w:rsidRPr="00D4120B" w:rsidRDefault="00667BA9" w:rsidP="008F7891">
            <w:pPr>
              <w:pStyle w:val="TableContent"/>
            </w:pPr>
            <w:r w:rsidRPr="00D4120B">
              <w:t>O</w:t>
            </w:r>
          </w:p>
        </w:tc>
        <w:tc>
          <w:tcPr>
            <w:tcW w:w="1214" w:type="dxa"/>
          </w:tcPr>
          <w:p w14:paraId="03B737AA" w14:textId="77777777" w:rsidR="00667BA9" w:rsidRPr="00D4120B" w:rsidRDefault="00667BA9" w:rsidP="008F7891">
            <w:pPr>
              <w:pStyle w:val="TableContent"/>
            </w:pPr>
            <w:r w:rsidRPr="00D4120B">
              <w:t>[0..1]</w:t>
            </w:r>
          </w:p>
        </w:tc>
        <w:tc>
          <w:tcPr>
            <w:tcW w:w="815" w:type="dxa"/>
            <w:shd w:val="clear" w:color="auto" w:fill="auto"/>
          </w:tcPr>
          <w:p w14:paraId="26DF265D" w14:textId="77777777" w:rsidR="00667BA9" w:rsidRPr="00D4120B" w:rsidRDefault="00667BA9" w:rsidP="008F7891">
            <w:pPr>
              <w:pStyle w:val="TableContent"/>
            </w:pPr>
          </w:p>
        </w:tc>
        <w:tc>
          <w:tcPr>
            <w:tcW w:w="840" w:type="dxa"/>
            <w:shd w:val="clear" w:color="auto" w:fill="auto"/>
          </w:tcPr>
          <w:p w14:paraId="59CF7AB3" w14:textId="77777777" w:rsidR="00667BA9" w:rsidRPr="00D4120B" w:rsidRDefault="00667BA9" w:rsidP="008F7891">
            <w:pPr>
              <w:pStyle w:val="TableContent"/>
            </w:pPr>
          </w:p>
        </w:tc>
        <w:tc>
          <w:tcPr>
            <w:tcW w:w="1407" w:type="dxa"/>
          </w:tcPr>
          <w:p w14:paraId="07A318B8" w14:textId="77777777" w:rsidR="00667BA9" w:rsidRPr="00D4120B" w:rsidRDefault="00667BA9" w:rsidP="008F7891">
            <w:pPr>
              <w:pStyle w:val="TableContent"/>
            </w:pPr>
            <w:del w:id="4527" w:author="Bob Yencha" w:date="2011-11-29T10:03:00Z">
              <w:r w:rsidRPr="00D4120B" w:rsidDel="00097903">
                <w:delText>HL70177</w:delText>
              </w:r>
            </w:del>
          </w:p>
        </w:tc>
        <w:tc>
          <w:tcPr>
            <w:tcW w:w="4829" w:type="dxa"/>
          </w:tcPr>
          <w:p w14:paraId="16F80FB5" w14:textId="77777777" w:rsidR="00667BA9" w:rsidRPr="00D4120B" w:rsidRDefault="00667BA9" w:rsidP="008F7891">
            <w:pPr>
              <w:pStyle w:val="TableContent"/>
            </w:pPr>
          </w:p>
        </w:tc>
      </w:tr>
      <w:tr w:rsidR="00A34A49" w:rsidRPr="00D4120B" w14:paraId="64F0C576" w14:textId="77777777" w:rsidTr="000A1D70">
        <w:trPr>
          <w:cantSplit/>
          <w:jc w:val="center"/>
        </w:trPr>
        <w:tc>
          <w:tcPr>
            <w:tcW w:w="630" w:type="dxa"/>
          </w:tcPr>
          <w:p w14:paraId="3E4BBBE4" w14:textId="77777777" w:rsidR="00667BA9" w:rsidRPr="00D4120B" w:rsidRDefault="00667BA9" w:rsidP="008F7891">
            <w:pPr>
              <w:pStyle w:val="TableContent"/>
            </w:pPr>
            <w:r w:rsidRPr="00D4120B">
              <w:t>29</w:t>
            </w:r>
          </w:p>
        </w:tc>
        <w:tc>
          <w:tcPr>
            <w:tcW w:w="2250" w:type="dxa"/>
          </w:tcPr>
          <w:p w14:paraId="7A73F23E" w14:textId="77777777" w:rsidR="00667BA9" w:rsidRPr="00D4120B" w:rsidRDefault="00667BA9" w:rsidP="008F7891">
            <w:pPr>
              <w:pStyle w:val="TableContent"/>
            </w:pPr>
            <w:r w:rsidRPr="00D4120B">
              <w:t>Order Type</w:t>
            </w:r>
          </w:p>
        </w:tc>
        <w:tc>
          <w:tcPr>
            <w:tcW w:w="889" w:type="dxa"/>
          </w:tcPr>
          <w:p w14:paraId="4D211B40" w14:textId="77777777" w:rsidR="00667BA9" w:rsidRPr="00D4120B" w:rsidRDefault="00667BA9" w:rsidP="008F7891">
            <w:pPr>
              <w:pStyle w:val="TableContent"/>
            </w:pPr>
            <w:r w:rsidRPr="00D4120B">
              <w:t>CWE</w:t>
            </w:r>
          </w:p>
        </w:tc>
        <w:tc>
          <w:tcPr>
            <w:tcW w:w="806" w:type="dxa"/>
          </w:tcPr>
          <w:p w14:paraId="0A1F414B" w14:textId="77777777" w:rsidR="00667BA9" w:rsidRPr="00D4120B" w:rsidRDefault="00667BA9" w:rsidP="008F7891">
            <w:pPr>
              <w:pStyle w:val="TableContent"/>
            </w:pPr>
            <w:r w:rsidRPr="00D4120B">
              <w:t>O</w:t>
            </w:r>
          </w:p>
        </w:tc>
        <w:tc>
          <w:tcPr>
            <w:tcW w:w="1214" w:type="dxa"/>
          </w:tcPr>
          <w:p w14:paraId="6C1881F5" w14:textId="77777777" w:rsidR="00667BA9" w:rsidRPr="00D4120B" w:rsidRDefault="00667BA9" w:rsidP="008F7891">
            <w:pPr>
              <w:pStyle w:val="TableContent"/>
            </w:pPr>
            <w:r w:rsidRPr="00D4120B">
              <w:t>[0..1]</w:t>
            </w:r>
          </w:p>
        </w:tc>
        <w:tc>
          <w:tcPr>
            <w:tcW w:w="815" w:type="dxa"/>
            <w:shd w:val="clear" w:color="auto" w:fill="auto"/>
          </w:tcPr>
          <w:p w14:paraId="033E7830" w14:textId="77777777" w:rsidR="00667BA9" w:rsidRPr="00D4120B" w:rsidRDefault="00667BA9" w:rsidP="008F7891">
            <w:pPr>
              <w:pStyle w:val="TableContent"/>
            </w:pPr>
          </w:p>
        </w:tc>
        <w:tc>
          <w:tcPr>
            <w:tcW w:w="840" w:type="dxa"/>
            <w:shd w:val="clear" w:color="auto" w:fill="auto"/>
          </w:tcPr>
          <w:p w14:paraId="0E95775F" w14:textId="77777777" w:rsidR="00667BA9" w:rsidRPr="00D4120B" w:rsidRDefault="00667BA9" w:rsidP="008F7891">
            <w:pPr>
              <w:pStyle w:val="TableContent"/>
            </w:pPr>
          </w:p>
        </w:tc>
        <w:tc>
          <w:tcPr>
            <w:tcW w:w="1407" w:type="dxa"/>
          </w:tcPr>
          <w:p w14:paraId="17113841" w14:textId="77777777" w:rsidR="00667BA9" w:rsidRPr="00D4120B" w:rsidRDefault="00667BA9" w:rsidP="008F7891">
            <w:pPr>
              <w:pStyle w:val="TableContent"/>
            </w:pPr>
            <w:del w:id="4528" w:author="Bob Yencha" w:date="2011-11-29T10:03:00Z">
              <w:r w:rsidRPr="00D4120B" w:rsidDel="00097903">
                <w:delText>HL70482</w:delText>
              </w:r>
            </w:del>
          </w:p>
        </w:tc>
        <w:tc>
          <w:tcPr>
            <w:tcW w:w="4829" w:type="dxa"/>
          </w:tcPr>
          <w:p w14:paraId="0AA7DDB3" w14:textId="77777777" w:rsidR="00667BA9" w:rsidRPr="00D4120B" w:rsidRDefault="00667BA9" w:rsidP="008F7891">
            <w:pPr>
              <w:pStyle w:val="TableContent"/>
            </w:pPr>
          </w:p>
        </w:tc>
      </w:tr>
      <w:tr w:rsidR="00A34A49" w:rsidRPr="00D4120B" w14:paraId="3540C33C" w14:textId="77777777" w:rsidTr="000A1D70">
        <w:trPr>
          <w:cantSplit/>
          <w:jc w:val="center"/>
        </w:trPr>
        <w:tc>
          <w:tcPr>
            <w:tcW w:w="630" w:type="dxa"/>
          </w:tcPr>
          <w:p w14:paraId="03D42ADE" w14:textId="77777777" w:rsidR="00667BA9" w:rsidRPr="00D4120B" w:rsidRDefault="00667BA9" w:rsidP="008F7891">
            <w:pPr>
              <w:pStyle w:val="TableContent"/>
            </w:pPr>
            <w:r w:rsidRPr="00D4120B">
              <w:t>30</w:t>
            </w:r>
          </w:p>
        </w:tc>
        <w:tc>
          <w:tcPr>
            <w:tcW w:w="2250" w:type="dxa"/>
          </w:tcPr>
          <w:p w14:paraId="7D7D48CF" w14:textId="77777777" w:rsidR="00667BA9" w:rsidRPr="00D4120B" w:rsidRDefault="00667BA9" w:rsidP="008F7891">
            <w:pPr>
              <w:pStyle w:val="TableContent"/>
            </w:pPr>
            <w:r w:rsidRPr="00D4120B">
              <w:t>Enterer Authorization Mode</w:t>
            </w:r>
          </w:p>
        </w:tc>
        <w:tc>
          <w:tcPr>
            <w:tcW w:w="889" w:type="dxa"/>
          </w:tcPr>
          <w:p w14:paraId="4A5F15F3" w14:textId="77777777" w:rsidR="00667BA9" w:rsidRPr="00D4120B" w:rsidRDefault="00667BA9" w:rsidP="008F7891">
            <w:pPr>
              <w:pStyle w:val="TableContent"/>
            </w:pPr>
            <w:r w:rsidRPr="00D4120B">
              <w:t>CNE</w:t>
            </w:r>
          </w:p>
        </w:tc>
        <w:tc>
          <w:tcPr>
            <w:tcW w:w="806" w:type="dxa"/>
          </w:tcPr>
          <w:p w14:paraId="3CD9E2B8" w14:textId="77777777" w:rsidR="00667BA9" w:rsidRPr="00D4120B" w:rsidRDefault="00667BA9" w:rsidP="008F7891">
            <w:pPr>
              <w:pStyle w:val="TableContent"/>
            </w:pPr>
            <w:r w:rsidRPr="00D4120B">
              <w:t>O</w:t>
            </w:r>
          </w:p>
        </w:tc>
        <w:tc>
          <w:tcPr>
            <w:tcW w:w="1214" w:type="dxa"/>
          </w:tcPr>
          <w:p w14:paraId="0DDB85B6" w14:textId="77777777" w:rsidR="00667BA9" w:rsidRPr="00D4120B" w:rsidRDefault="00667BA9" w:rsidP="008F7891">
            <w:pPr>
              <w:pStyle w:val="TableContent"/>
            </w:pPr>
            <w:r w:rsidRPr="00D4120B">
              <w:t>[0..1]</w:t>
            </w:r>
          </w:p>
        </w:tc>
        <w:tc>
          <w:tcPr>
            <w:tcW w:w="815" w:type="dxa"/>
            <w:shd w:val="clear" w:color="auto" w:fill="auto"/>
          </w:tcPr>
          <w:p w14:paraId="39A55AEE" w14:textId="77777777" w:rsidR="00667BA9" w:rsidRPr="00D4120B" w:rsidRDefault="00667BA9" w:rsidP="008F7891">
            <w:pPr>
              <w:pStyle w:val="TableContent"/>
            </w:pPr>
          </w:p>
        </w:tc>
        <w:tc>
          <w:tcPr>
            <w:tcW w:w="840" w:type="dxa"/>
            <w:shd w:val="clear" w:color="auto" w:fill="auto"/>
          </w:tcPr>
          <w:p w14:paraId="179E1EB3" w14:textId="77777777" w:rsidR="00667BA9" w:rsidRPr="00D4120B" w:rsidRDefault="00667BA9" w:rsidP="008F7891">
            <w:pPr>
              <w:pStyle w:val="TableContent"/>
            </w:pPr>
          </w:p>
        </w:tc>
        <w:tc>
          <w:tcPr>
            <w:tcW w:w="1407" w:type="dxa"/>
          </w:tcPr>
          <w:p w14:paraId="280C8262" w14:textId="77777777" w:rsidR="00667BA9" w:rsidRPr="00D4120B" w:rsidRDefault="00667BA9" w:rsidP="008F7891">
            <w:pPr>
              <w:pStyle w:val="TableContent"/>
            </w:pPr>
            <w:del w:id="4529" w:author="Bob Yencha" w:date="2011-11-29T10:03:00Z">
              <w:r w:rsidRPr="00D4120B" w:rsidDel="00097903">
                <w:delText>HL70483</w:delText>
              </w:r>
            </w:del>
          </w:p>
        </w:tc>
        <w:tc>
          <w:tcPr>
            <w:tcW w:w="4829" w:type="dxa"/>
          </w:tcPr>
          <w:p w14:paraId="02F2BCC7" w14:textId="77777777" w:rsidR="00667BA9" w:rsidRPr="00D4120B" w:rsidRDefault="00667BA9" w:rsidP="008F7891">
            <w:pPr>
              <w:pStyle w:val="TableContent"/>
            </w:pPr>
          </w:p>
        </w:tc>
      </w:tr>
      <w:tr w:rsidR="00A34A49" w:rsidRPr="00D4120B" w14:paraId="27BA9C07" w14:textId="77777777" w:rsidTr="000A1D70">
        <w:trPr>
          <w:cantSplit/>
          <w:jc w:val="center"/>
        </w:trPr>
        <w:tc>
          <w:tcPr>
            <w:tcW w:w="630" w:type="dxa"/>
          </w:tcPr>
          <w:p w14:paraId="108E9D55" w14:textId="77777777" w:rsidR="00667BA9" w:rsidRPr="00D4120B" w:rsidRDefault="00667BA9" w:rsidP="008F7891">
            <w:pPr>
              <w:pStyle w:val="TableContent"/>
            </w:pPr>
            <w:r w:rsidRPr="00D4120B">
              <w:t>31</w:t>
            </w:r>
          </w:p>
        </w:tc>
        <w:tc>
          <w:tcPr>
            <w:tcW w:w="2250" w:type="dxa"/>
          </w:tcPr>
          <w:p w14:paraId="4A3689C3" w14:textId="77777777" w:rsidR="00667BA9" w:rsidRPr="00D4120B" w:rsidRDefault="00667BA9" w:rsidP="008F7891">
            <w:pPr>
              <w:pStyle w:val="TableContent"/>
            </w:pPr>
            <w:r w:rsidRPr="00D4120B">
              <w:t>Parent Universal Service Identifier</w:t>
            </w:r>
          </w:p>
        </w:tc>
        <w:tc>
          <w:tcPr>
            <w:tcW w:w="889" w:type="dxa"/>
          </w:tcPr>
          <w:p w14:paraId="294FED69" w14:textId="77777777" w:rsidR="00667BA9" w:rsidRPr="00D4120B" w:rsidRDefault="00667BA9" w:rsidP="008F7891">
            <w:pPr>
              <w:pStyle w:val="TableContent"/>
            </w:pPr>
            <w:r w:rsidRPr="00D4120B">
              <w:t>CWE</w:t>
            </w:r>
            <w:ins w:id="4530" w:author="Robert Snelick" w:date="2011-12-02T17:58:00Z">
              <w:r w:rsidR="00606CE1">
                <w:t>_CR</w:t>
              </w:r>
            </w:ins>
          </w:p>
        </w:tc>
        <w:tc>
          <w:tcPr>
            <w:tcW w:w="806" w:type="dxa"/>
          </w:tcPr>
          <w:p w14:paraId="7A539A60" w14:textId="77777777" w:rsidR="00667BA9" w:rsidRPr="00D4120B" w:rsidRDefault="0081449B" w:rsidP="008F7891">
            <w:pPr>
              <w:pStyle w:val="TableContent"/>
            </w:pPr>
            <w:r>
              <w:t>C(R/X)</w:t>
            </w:r>
          </w:p>
        </w:tc>
        <w:tc>
          <w:tcPr>
            <w:tcW w:w="1214" w:type="dxa"/>
          </w:tcPr>
          <w:p w14:paraId="74564EC8" w14:textId="77777777" w:rsidR="00667BA9" w:rsidRPr="00D4120B" w:rsidRDefault="00667BA9" w:rsidP="008F7891">
            <w:pPr>
              <w:pStyle w:val="TableContent"/>
            </w:pPr>
            <w:r w:rsidRPr="00D4120B">
              <w:t>[0..1]</w:t>
            </w:r>
          </w:p>
        </w:tc>
        <w:tc>
          <w:tcPr>
            <w:tcW w:w="815" w:type="dxa"/>
            <w:shd w:val="clear" w:color="auto" w:fill="auto"/>
          </w:tcPr>
          <w:p w14:paraId="2E193CE1" w14:textId="77777777" w:rsidR="00667BA9" w:rsidRPr="00D4120B" w:rsidRDefault="00667BA9" w:rsidP="008F7891">
            <w:pPr>
              <w:pStyle w:val="TableContent"/>
            </w:pPr>
          </w:p>
        </w:tc>
        <w:tc>
          <w:tcPr>
            <w:tcW w:w="840" w:type="dxa"/>
            <w:shd w:val="clear" w:color="auto" w:fill="auto"/>
          </w:tcPr>
          <w:p w14:paraId="19413EB6" w14:textId="77777777" w:rsidR="00667BA9" w:rsidRPr="00D4120B" w:rsidRDefault="00667BA9" w:rsidP="008F7891">
            <w:pPr>
              <w:pStyle w:val="TableContent"/>
            </w:pPr>
          </w:p>
        </w:tc>
        <w:tc>
          <w:tcPr>
            <w:tcW w:w="1407" w:type="dxa"/>
          </w:tcPr>
          <w:p w14:paraId="770F7DB7" w14:textId="77777777" w:rsidR="00667BA9" w:rsidRPr="00D4120B" w:rsidRDefault="00667BA9" w:rsidP="008F7891">
            <w:pPr>
              <w:pStyle w:val="TableContent"/>
            </w:pPr>
          </w:p>
        </w:tc>
        <w:tc>
          <w:tcPr>
            <w:tcW w:w="4829" w:type="dxa"/>
          </w:tcPr>
          <w:p w14:paraId="2856DF20" w14:textId="77777777" w:rsidR="00667BA9" w:rsidRPr="00A34A49" w:rsidRDefault="00232EC9" w:rsidP="00A34A49">
            <w:pPr>
              <w:pStyle w:val="TableContent"/>
            </w:pPr>
            <w:ins w:id="4531" w:author="Robert Snelick" w:date="2011-12-02T17:43:00Z">
              <w:r>
                <w:t xml:space="preserve">Condition Predicate: </w:t>
              </w:r>
            </w:ins>
            <w:ins w:id="4532" w:author="Robert Snelick" w:date="2011-12-02T17:44:00Z">
              <w:r>
                <w:t>If OBR.50 (Parent Universal Service Identifier) is valued</w:t>
              </w:r>
            </w:ins>
          </w:p>
        </w:tc>
      </w:tr>
    </w:tbl>
    <w:p w14:paraId="3D00845F" w14:textId="77777777" w:rsidR="00677E6C" w:rsidRDefault="00677E6C" w:rsidP="00677E6C">
      <w:pPr>
        <w:pStyle w:val="ConfTitle"/>
      </w:pPr>
      <w:bookmarkStart w:id="4533" w:name="_Toc206996171"/>
      <w:bookmarkStart w:id="4534" w:name="_Toc207006243"/>
      <w:bookmarkStart w:id="4535" w:name="_Toc207007152"/>
      <w:bookmarkStart w:id="4536" w:name="_Toc207093987"/>
      <w:bookmarkStart w:id="4537" w:name="_Toc207094893"/>
      <w:bookmarkStart w:id="4538" w:name="_Toc169057929"/>
      <w:bookmarkStart w:id="4539" w:name="_Ref169502089"/>
      <w:bookmarkStart w:id="4540" w:name="_Toc171137848"/>
      <w:bookmarkStart w:id="4541" w:name="_Toc207006244"/>
      <w:bookmarkEnd w:id="4533"/>
      <w:bookmarkEnd w:id="4534"/>
      <w:bookmarkEnd w:id="4535"/>
      <w:bookmarkEnd w:id="4536"/>
      <w:bookmarkEnd w:id="4537"/>
      <w:r>
        <w:t>Conformance Statement: Base Profile</w:t>
      </w:r>
    </w:p>
    <w:p w14:paraId="57E30375" w14:textId="77777777" w:rsidR="00F25A79" w:rsidRDefault="00677E6C" w:rsidP="00677E6C">
      <w:pPr>
        <w:pStyle w:val="ConfStmt"/>
      </w:pPr>
      <w:r>
        <w:rPr>
          <w:b/>
        </w:rPr>
        <w:t>LRI-ORC-1</w:t>
      </w:r>
      <w:r w:rsidRPr="003E112B">
        <w:rPr>
          <w:b/>
        </w:rPr>
        <w:t>:</w:t>
      </w:r>
      <w:r>
        <w:t xml:space="preserve"> </w:t>
      </w:r>
      <w:r w:rsidR="007905D7">
        <w:t xml:space="preserve">The value of </w:t>
      </w:r>
      <w:r>
        <w:t>ORC.</w:t>
      </w:r>
      <w:r w:rsidR="00F25A79">
        <w:t>2</w:t>
      </w:r>
      <w:r>
        <w:t xml:space="preserve"> (</w:t>
      </w:r>
      <w:r w:rsidR="00F25A79">
        <w:t>Placer Order Number</w:t>
      </w:r>
      <w:r>
        <w:t xml:space="preserve">) </w:t>
      </w:r>
      <w:r w:rsidRPr="00767E12">
        <w:rPr>
          <w:b/>
        </w:rPr>
        <w:t>SHALL</w:t>
      </w:r>
      <w:r>
        <w:t xml:space="preserve"> be</w:t>
      </w:r>
      <w:r w:rsidR="00F25A79">
        <w:t xml:space="preserve"> identical to the value of OBR.2 (Placer Order Number).</w:t>
      </w:r>
    </w:p>
    <w:p w14:paraId="3B087C44" w14:textId="77777777" w:rsidR="00CD319D" w:rsidRDefault="00CD319D" w:rsidP="00CD319D">
      <w:pPr>
        <w:pStyle w:val="ConfStmt"/>
      </w:pPr>
      <w:r>
        <w:rPr>
          <w:b/>
        </w:rPr>
        <w:t>LRI-ORC-2</w:t>
      </w:r>
      <w:r w:rsidRPr="003E112B">
        <w:rPr>
          <w:b/>
        </w:rPr>
        <w:t>:</w:t>
      </w:r>
      <w:r>
        <w:t xml:space="preserve"> The value of ORC.</w:t>
      </w:r>
      <w:r w:rsidR="00357AD9">
        <w:t>3</w:t>
      </w:r>
      <w:r>
        <w:t xml:space="preserve"> (</w:t>
      </w:r>
      <w:r w:rsidR="00357AD9">
        <w:t>Filler</w:t>
      </w:r>
      <w:r>
        <w:t xml:space="preserve"> Order Number) </w:t>
      </w:r>
      <w:r w:rsidRPr="00767E12">
        <w:rPr>
          <w:b/>
        </w:rPr>
        <w:t>SHALL</w:t>
      </w:r>
      <w:r>
        <w:t xml:space="preserve"> be</w:t>
      </w:r>
      <w:r w:rsidR="00357AD9">
        <w:t xml:space="preserve"> identical to the value of OBR.3</w:t>
      </w:r>
      <w:r>
        <w:t xml:space="preserve"> (</w:t>
      </w:r>
      <w:r w:rsidR="00357AD9">
        <w:t>Filler</w:t>
      </w:r>
      <w:r>
        <w:t xml:space="preserve"> Order Number).</w:t>
      </w:r>
    </w:p>
    <w:p w14:paraId="4F941199" w14:textId="77777777" w:rsidR="00E52660" w:rsidRDefault="00E52660" w:rsidP="00E52660">
      <w:pPr>
        <w:pStyle w:val="ConfStmt"/>
      </w:pPr>
      <w:r>
        <w:rPr>
          <w:b/>
        </w:rPr>
        <w:t>LRI-ORC-3</w:t>
      </w:r>
      <w:r w:rsidRPr="003E112B">
        <w:rPr>
          <w:b/>
        </w:rPr>
        <w:t>:</w:t>
      </w:r>
      <w:r>
        <w:t xml:space="preserve"> The value of ORC.12 (</w:t>
      </w:r>
      <w:r w:rsidRPr="00D4120B">
        <w:t>Ordering Provider</w:t>
      </w:r>
      <w:r>
        <w:t xml:space="preserve">) </w:t>
      </w:r>
      <w:r w:rsidRPr="00767E12">
        <w:rPr>
          <w:b/>
        </w:rPr>
        <w:t>SHALL</w:t>
      </w:r>
      <w:r>
        <w:t xml:space="preserve"> be identical to the value of OBR.</w:t>
      </w:r>
      <w:ins w:id="4542" w:author="Swain, Ashley" w:date="2011-11-23T10:49:00Z">
        <w:r w:rsidR="00CD03B6">
          <w:t>16</w:t>
        </w:r>
      </w:ins>
      <w:del w:id="4543" w:author="Swain, Ashley" w:date="2011-11-23T10:49:00Z">
        <w:r w:rsidDel="00CD03B6">
          <w:delText>3</w:delText>
        </w:r>
      </w:del>
      <w:r>
        <w:t xml:space="preserve"> (</w:t>
      </w:r>
      <w:r w:rsidRPr="00D4120B">
        <w:t>Ordering Provider</w:t>
      </w:r>
      <w:r>
        <w:t>).</w:t>
      </w:r>
    </w:p>
    <w:p w14:paraId="7E73ECB3" w14:textId="77777777" w:rsidR="00E52660" w:rsidDel="00AD5C5B" w:rsidRDefault="00E52660" w:rsidP="00E52660">
      <w:pPr>
        <w:pStyle w:val="ConfStmt"/>
        <w:rPr>
          <w:del w:id="4544" w:author="Robert Snelick" w:date="2011-12-15T11:21:00Z"/>
        </w:rPr>
      </w:pPr>
      <w:del w:id="4545" w:author="Robert Snelick" w:date="2011-12-15T11:21:00Z">
        <w:r w:rsidDel="00AD5C5B">
          <w:rPr>
            <w:b/>
          </w:rPr>
          <w:delText>LRI-ORC-4</w:delText>
        </w:r>
        <w:r w:rsidRPr="003E112B" w:rsidDel="00AD5C5B">
          <w:rPr>
            <w:b/>
          </w:rPr>
          <w:delText>:</w:delText>
        </w:r>
        <w:r w:rsidDel="00AD5C5B">
          <w:delText xml:space="preserve"> The value of ORC.14 (</w:delText>
        </w:r>
        <w:r w:rsidRPr="00D4120B" w:rsidDel="00AD5C5B">
          <w:delText>Call Back Phone Number</w:delText>
        </w:r>
        <w:r w:rsidDel="00AD5C5B">
          <w:delText xml:space="preserve">) </w:delText>
        </w:r>
        <w:r w:rsidRPr="00767E12" w:rsidDel="00AD5C5B">
          <w:rPr>
            <w:b/>
          </w:rPr>
          <w:delText>SHALL</w:delText>
        </w:r>
        <w:r w:rsidDel="00AD5C5B">
          <w:delText xml:space="preserve"> be identical to the value of OBR.17 (</w:delText>
        </w:r>
        <w:r w:rsidR="0055344D" w:rsidRPr="00D4120B" w:rsidDel="00AD5C5B">
          <w:delText>Order Callback Phone Number</w:delText>
        </w:r>
        <w:r w:rsidDel="00AD5C5B">
          <w:delText>).</w:delText>
        </w:r>
      </w:del>
    </w:p>
    <w:p w14:paraId="404C923A" w14:textId="77777777" w:rsidR="00EB544C" w:rsidDel="00232EC9" w:rsidRDefault="00F25A79" w:rsidP="00677E6C">
      <w:pPr>
        <w:pStyle w:val="ConfStmt"/>
        <w:rPr>
          <w:del w:id="4546" w:author="Robert Snelick" w:date="2011-12-02T17:46:00Z"/>
        </w:rPr>
      </w:pPr>
      <w:del w:id="4547" w:author="Robert Snelick" w:date="2011-12-02T17:46:00Z">
        <w:r w:rsidDel="00232EC9">
          <w:rPr>
            <w:b/>
          </w:rPr>
          <w:delText>LRI-</w:delText>
        </w:r>
        <w:r w:rsidR="00E52660" w:rsidDel="00232EC9">
          <w:rPr>
            <w:b/>
          </w:rPr>
          <w:delText>ORC-5</w:delText>
        </w:r>
        <w:r w:rsidRPr="007905D7" w:rsidDel="00232EC9">
          <w:rPr>
            <w:b/>
          </w:rPr>
          <w:delText>:</w:delText>
        </w:r>
        <w:r w:rsidDel="00232EC9">
          <w:delText xml:space="preserve"> ORC.</w:delText>
        </w:r>
        <w:r w:rsidR="001E3936" w:rsidDel="00232EC9">
          <w:delText>16</w:delText>
        </w:r>
        <w:r w:rsidDel="00232EC9">
          <w:delText xml:space="preserve"> (</w:delText>
        </w:r>
        <w:r w:rsidR="001E3936" w:rsidRPr="00D4120B" w:rsidDel="00232EC9">
          <w:delText>Order Control Code Reason</w:delText>
        </w:r>
        <w:r w:rsidDel="00232EC9">
          <w:delText>)</w:delText>
        </w:r>
        <w:r w:rsidR="001E3936" w:rsidDel="00232EC9">
          <w:delText>, ORC.17 (</w:delText>
        </w:r>
        <w:r w:rsidR="001E3936" w:rsidRPr="00D4120B" w:rsidDel="00232EC9">
          <w:delText>Entering Organization</w:delText>
        </w:r>
        <w:r w:rsidR="001E3936" w:rsidDel="00232EC9">
          <w:delText>), ORC.18 (</w:delText>
        </w:r>
        <w:r w:rsidR="001E3936" w:rsidRPr="00D4120B" w:rsidDel="00232EC9">
          <w:delText>Entering Device</w:delText>
        </w:r>
        <w:r w:rsidR="001E3936" w:rsidDel="00232EC9">
          <w:delText>),ORC.25 (</w:delText>
        </w:r>
        <w:r w:rsidR="001E3936" w:rsidRPr="00D4120B" w:rsidDel="00232EC9">
          <w:delText>Order Status Modifier</w:delText>
        </w:r>
        <w:r w:rsidR="001E3936" w:rsidDel="00232EC9">
          <w:delText>), ORC.28 (</w:delText>
        </w:r>
        <w:r w:rsidR="001E3936" w:rsidRPr="00D4120B" w:rsidDel="00232EC9">
          <w:delText>Confidentiality Code</w:delText>
        </w:r>
        <w:r w:rsidR="001E3936" w:rsidDel="00232EC9">
          <w:delText>), ORC.29 (</w:delText>
        </w:r>
        <w:r w:rsidR="001E3936" w:rsidRPr="00D4120B" w:rsidDel="00232EC9">
          <w:delText>Order Type</w:delText>
        </w:r>
        <w:r w:rsidR="001E3936" w:rsidDel="00232EC9">
          <w:delText>), ORC.31 (</w:delText>
        </w:r>
        <w:r w:rsidR="001E3936" w:rsidRPr="00D4120B" w:rsidDel="00232EC9">
          <w:delText>Parent Universal Service Identifier</w:delText>
        </w:r>
        <w:r w:rsidR="001E3936" w:rsidDel="00232EC9">
          <w:delText xml:space="preserve">), </w:delText>
        </w:r>
        <w:r w:rsidRPr="00F25A79" w:rsidDel="00232EC9">
          <w:rPr>
            <w:b/>
          </w:rPr>
          <w:delText xml:space="preserve">SHALL </w:delText>
        </w:r>
        <w:r w:rsidDel="00232EC9">
          <w:rPr>
            <w:b/>
          </w:rPr>
          <w:delText xml:space="preserve">be </w:delText>
        </w:r>
        <w:r w:rsidR="00677E6C" w:rsidDel="00232EC9">
          <w:delText xml:space="preserve">valued using the </w:delText>
        </w:r>
        <w:r w:rsidR="00D826AD" w:rsidDel="00232EC9">
          <w:fldChar w:fldCharType="begin"/>
        </w:r>
        <w:r w:rsidR="00F81222" w:rsidDel="00232EC9">
          <w:delInstrText>HYPERLINK \l "_CWE_–_Coded_1"</w:delInstrText>
        </w:r>
        <w:r w:rsidR="00D826AD" w:rsidDel="00232EC9">
          <w:fldChar w:fldCharType="separate"/>
        </w:r>
        <w:r w:rsidR="00677E6C" w:rsidRPr="00201754" w:rsidDel="00232EC9">
          <w:rPr>
            <w:rStyle w:val="Hyperlink"/>
            <w:rFonts w:ascii="Times New Roman" w:hAnsi="Times New Roman"/>
            <w:sz w:val="24"/>
          </w:rPr>
          <w:delText>CWE – Coded with Exceptions – All Fields Except OBX-5</w:delText>
        </w:r>
        <w:r w:rsidR="00D826AD" w:rsidDel="00232EC9">
          <w:fldChar w:fldCharType="end"/>
        </w:r>
        <w:r w:rsidR="00677E6C" w:rsidRPr="00201754" w:rsidDel="00232EC9">
          <w:delText xml:space="preserve"> </w:delText>
        </w:r>
        <w:r w:rsidR="00677E6C" w:rsidDel="00232EC9">
          <w:delText>datatype definition and constraints.</w:delText>
        </w:r>
      </w:del>
    </w:p>
    <w:p w14:paraId="54929702" w14:textId="77777777" w:rsidR="00677E6C" w:rsidRPr="00C47357" w:rsidDel="00EA7886" w:rsidRDefault="00EB544C" w:rsidP="00C47357">
      <w:pPr>
        <w:pStyle w:val="ConfStmt"/>
        <w:rPr>
          <w:del w:id="4548" w:author="Robert Snelick" w:date="2011-12-15T17:18:00Z"/>
        </w:rPr>
      </w:pPr>
      <w:del w:id="4549" w:author="Robert Snelick" w:date="2011-12-15T17:18:00Z">
        <w:r w:rsidDel="00EA7886">
          <w:rPr>
            <w:b/>
          </w:rPr>
          <w:delText>LRI-ORC-6</w:delText>
        </w:r>
        <w:r w:rsidRPr="003E112B" w:rsidDel="00EA7886">
          <w:rPr>
            <w:b/>
          </w:rPr>
          <w:delText>:</w:delText>
        </w:r>
        <w:r w:rsidDel="00EA7886">
          <w:delText xml:space="preserve"> The value of ORC.31 (Parent Universal Service Identifier) </w:delText>
        </w:r>
        <w:r w:rsidRPr="00767E12" w:rsidDel="00EA7886">
          <w:rPr>
            <w:b/>
          </w:rPr>
          <w:delText>SHALL</w:delText>
        </w:r>
        <w:r w:rsidDel="00EA7886">
          <w:delText xml:space="preserve"> be identical to the value of OBR.50 (</w:delText>
        </w:r>
        <w:r w:rsidR="00C47357" w:rsidRPr="00D4120B" w:rsidDel="00EA7886">
          <w:delText>Parent Universal Service Identifier</w:delText>
        </w:r>
        <w:r w:rsidDel="00EA7886">
          <w:delText>).</w:delText>
        </w:r>
      </w:del>
    </w:p>
    <w:p w14:paraId="16B7FCB3" w14:textId="77777777" w:rsidR="00677E6C" w:rsidDel="00947812" w:rsidRDefault="00677E6C" w:rsidP="00677E6C">
      <w:pPr>
        <w:pStyle w:val="ConfTitle"/>
        <w:rPr>
          <w:del w:id="4550" w:author="Bob Yencha" w:date="2011-12-19T16:50:00Z"/>
        </w:rPr>
      </w:pPr>
      <w:del w:id="4551" w:author="Bob Yencha" w:date="2011-12-19T16:50:00Z">
        <w:r w:rsidDel="00947812">
          <w:delText>Conformance Statement: LRI-GU Profile</w:delText>
        </w:r>
      </w:del>
    </w:p>
    <w:p w14:paraId="2B6611C1" w14:textId="77777777" w:rsidR="007905D7" w:rsidRPr="008F35FD" w:rsidDel="00835A14" w:rsidRDefault="007905D7" w:rsidP="007905D7">
      <w:pPr>
        <w:pStyle w:val="ConfStmt"/>
        <w:rPr>
          <w:del w:id="4552" w:author="Robert Snelick" w:date="2011-12-15T11:27:00Z"/>
        </w:rPr>
      </w:pPr>
      <w:del w:id="4553" w:author="Robert Snelick" w:date="2011-12-15T11:27:00Z">
        <w:r w:rsidRPr="00E63D53" w:rsidDel="00835A14">
          <w:rPr>
            <w:b/>
          </w:rPr>
          <w:delText>LRI-</w:delText>
        </w:r>
        <w:r w:rsidR="00BB3934" w:rsidDel="00835A14">
          <w:rPr>
            <w:b/>
          </w:rPr>
          <w:delText>ORC-11</w:delText>
        </w:r>
        <w:r w:rsidRPr="00E63D53" w:rsidDel="00835A14">
          <w:rPr>
            <w:b/>
          </w:rPr>
          <w:delText>:</w:delText>
        </w:r>
        <w:r w:rsidDel="00835A14">
          <w:delText xml:space="preserve"> ORC.2 (</w:delText>
        </w:r>
        <w:r w:rsidRPr="00D4120B" w:rsidDel="00835A14">
          <w:delText>Placer Order Number</w:delText>
        </w:r>
        <w:r w:rsidDel="00835A14">
          <w:delText>), ORC.3 (</w:delText>
        </w:r>
        <w:r w:rsidRPr="00D4120B" w:rsidDel="00835A14">
          <w:delText>Filler Order Number</w:delText>
        </w:r>
        <w:r w:rsidDel="00835A14">
          <w:delText xml:space="preserve">), </w:delText>
        </w:r>
        <w:r w:rsidR="009D4F2A" w:rsidDel="00835A14">
          <w:delText xml:space="preserve">and </w:delText>
        </w:r>
        <w:r w:rsidDel="00835A14">
          <w:delText>ORC.4 (</w:delText>
        </w:r>
        <w:r w:rsidRPr="00D4120B" w:rsidDel="00835A14">
          <w:delText>Placer Group Number</w:delText>
        </w:r>
        <w:r w:rsidR="009D4F2A" w:rsidDel="00835A14">
          <w:delText>)</w:delText>
        </w:r>
        <w:r w:rsidDel="00835A14">
          <w:delText xml:space="preserve"> </w:delText>
        </w:r>
        <w:r w:rsidRPr="00436127" w:rsidDel="00835A14">
          <w:rPr>
            <w:b/>
          </w:rPr>
          <w:delText>SHALL</w:delText>
        </w:r>
        <w:r w:rsidDel="00835A14">
          <w:delText xml:space="preserve"> be valued using the </w:delText>
        </w:r>
        <w:r w:rsidR="00D826AD" w:rsidDel="00835A14">
          <w:fldChar w:fldCharType="begin"/>
        </w:r>
        <w:r w:rsidR="00A15A1E" w:rsidDel="00835A14">
          <w:delInstrText>HYPERLINK \l "_EI_GU_–"</w:delInstrText>
        </w:r>
        <w:r w:rsidR="00D826AD" w:rsidDel="00835A14">
          <w:fldChar w:fldCharType="separate"/>
        </w:r>
        <w:r w:rsidDel="00835A14">
          <w:rPr>
            <w:rStyle w:val="Hyperlink"/>
            <w:rFonts w:ascii="Times New Roman" w:hAnsi="Times New Roman"/>
            <w:sz w:val="24"/>
          </w:rPr>
          <w:delText>EI GU - Entity Identifier (Globally Unique)</w:delText>
        </w:r>
        <w:r w:rsidR="00D826AD" w:rsidDel="00835A14">
          <w:fldChar w:fldCharType="end"/>
        </w:r>
        <w:r w:rsidDel="00835A14">
          <w:delText xml:space="preserve"> datatype definition and constraints.</w:delText>
        </w:r>
      </w:del>
    </w:p>
    <w:p w14:paraId="05C3F1D5" w14:textId="77777777" w:rsidR="00782FAF" w:rsidDel="00835A14" w:rsidRDefault="00677E6C" w:rsidP="00677E6C">
      <w:pPr>
        <w:pStyle w:val="ConfStmt"/>
        <w:rPr>
          <w:del w:id="4554" w:author="Robert Snelick" w:date="2011-12-15T11:28:00Z"/>
        </w:rPr>
      </w:pPr>
      <w:del w:id="4555" w:author="Robert Snelick" w:date="2011-12-15T11:28:00Z">
        <w:r w:rsidRPr="00E63D53" w:rsidDel="00835A14">
          <w:rPr>
            <w:b/>
          </w:rPr>
          <w:delText>LRI-</w:delText>
        </w:r>
        <w:r w:rsidR="00BB3934" w:rsidDel="00835A14">
          <w:rPr>
            <w:b/>
          </w:rPr>
          <w:delText>ORC-12</w:delText>
        </w:r>
        <w:r w:rsidRPr="00E63D53" w:rsidDel="00835A14">
          <w:rPr>
            <w:b/>
          </w:rPr>
          <w:delText>:</w:delText>
        </w:r>
        <w:r w:rsidDel="00835A14">
          <w:delText xml:space="preserve"> ORC.</w:delText>
        </w:r>
        <w:r w:rsidR="007905D7" w:rsidDel="00835A14">
          <w:delText>8</w:delText>
        </w:r>
        <w:r w:rsidDel="00835A14">
          <w:delText xml:space="preserve"> (</w:delText>
        </w:r>
        <w:r w:rsidR="00F25A79" w:rsidRPr="00D4120B" w:rsidDel="00835A14">
          <w:delText>P</w:delText>
        </w:r>
        <w:r w:rsidR="007905D7" w:rsidDel="00835A14">
          <w:delText>arent</w:delText>
        </w:r>
        <w:r w:rsidR="009D4F2A" w:rsidDel="00835A14">
          <w:delText>)</w:delText>
        </w:r>
        <w:r w:rsidDel="00835A14">
          <w:delText xml:space="preserve"> </w:delText>
        </w:r>
        <w:r w:rsidRPr="00436127" w:rsidDel="00835A14">
          <w:rPr>
            <w:b/>
          </w:rPr>
          <w:delText>SHALL</w:delText>
        </w:r>
        <w:r w:rsidDel="00835A14">
          <w:delText xml:space="preserve"> be valued using the </w:delText>
        </w:r>
        <w:r w:rsidR="00D826AD" w:rsidDel="00835A14">
          <w:fldChar w:fldCharType="begin"/>
        </w:r>
        <w:r w:rsidR="00A15A1E" w:rsidDel="00835A14">
          <w:delInstrText>HYPERLINK \l "_EIP_–_GU"</w:delInstrText>
        </w:r>
        <w:r w:rsidR="00D826AD" w:rsidDel="00835A14">
          <w:fldChar w:fldCharType="separate"/>
        </w:r>
        <w:r w:rsidR="009D4F2A" w:rsidRPr="009D4F2A" w:rsidDel="00835A14">
          <w:rPr>
            <w:rStyle w:val="Hyperlink"/>
            <w:rFonts w:ascii="Times New Roman" w:hAnsi="Times New Roman"/>
            <w:sz w:val="24"/>
          </w:rPr>
          <w:delText>EIP – GU – Entity Identifier Pair (Globally Unique)</w:delText>
        </w:r>
        <w:r w:rsidR="00D826AD" w:rsidDel="00835A14">
          <w:fldChar w:fldCharType="end"/>
        </w:r>
        <w:r w:rsidR="009D4F2A" w:rsidDel="00835A14">
          <w:delText xml:space="preserve"> </w:delText>
        </w:r>
        <w:r w:rsidDel="00835A14">
          <w:delText>datatype definition and constraints.</w:delText>
        </w:r>
      </w:del>
    </w:p>
    <w:p w14:paraId="49212E41" w14:textId="77777777" w:rsidR="00677E6C" w:rsidRPr="008F35FD" w:rsidDel="00835A14" w:rsidRDefault="00782FAF" w:rsidP="00BB3934">
      <w:pPr>
        <w:pStyle w:val="ConfStmt"/>
        <w:rPr>
          <w:del w:id="4556" w:author="Robert Snelick" w:date="2011-12-15T11:29:00Z"/>
        </w:rPr>
      </w:pPr>
      <w:del w:id="4557" w:author="Robert Snelick" w:date="2011-12-15T11:29:00Z">
        <w:r w:rsidRPr="00E63D53" w:rsidDel="00835A14">
          <w:rPr>
            <w:b/>
          </w:rPr>
          <w:delText>LRI-</w:delText>
        </w:r>
        <w:r w:rsidR="00BB3934" w:rsidDel="00835A14">
          <w:rPr>
            <w:b/>
          </w:rPr>
          <w:delText>ORC-13</w:delText>
        </w:r>
        <w:r w:rsidRPr="00E63D53" w:rsidDel="00835A14">
          <w:rPr>
            <w:b/>
          </w:rPr>
          <w:delText>:</w:delText>
        </w:r>
        <w:r w:rsidDel="00835A14">
          <w:delText xml:space="preserve"> ORC.10 (</w:delText>
        </w:r>
        <w:r w:rsidR="000A2948" w:rsidDel="00835A14">
          <w:delText>Entered By</w:delText>
        </w:r>
        <w:r w:rsidDel="00835A14">
          <w:delText>), ORC.11 (</w:delText>
        </w:r>
        <w:r w:rsidR="000A2948" w:rsidDel="00835A14">
          <w:delText>Verified By</w:delText>
        </w:r>
        <w:r w:rsidDel="00835A14">
          <w:delText>), ORC.12 (Ordering Provider)</w:delText>
        </w:r>
        <w:r w:rsidR="002A5782" w:rsidDel="00835A14">
          <w:delText>, and ORC.19 (Action By)</w:delText>
        </w:r>
        <w:r w:rsidDel="00835A14">
          <w:delText xml:space="preserve"> </w:delText>
        </w:r>
        <w:r w:rsidRPr="00436127" w:rsidDel="00835A14">
          <w:rPr>
            <w:b/>
          </w:rPr>
          <w:delText>SHALL</w:delText>
        </w:r>
        <w:r w:rsidDel="00835A14">
          <w:delText xml:space="preserve"> be valued using the </w:delText>
        </w:r>
        <w:r w:rsidR="00D826AD" w:rsidDel="00835A14">
          <w:fldChar w:fldCharType="begin"/>
        </w:r>
        <w:r w:rsidR="00A15A1E" w:rsidDel="00835A14">
          <w:delInstrText>HYPERLINK \l "_XCN_–_GU"</w:delInstrText>
        </w:r>
        <w:r w:rsidR="00D826AD" w:rsidDel="00835A14">
          <w:fldChar w:fldCharType="separate"/>
        </w:r>
        <w:r w:rsidR="000A2948" w:rsidRPr="000A2948" w:rsidDel="00835A14">
          <w:rPr>
            <w:rStyle w:val="Hyperlink"/>
            <w:rFonts w:ascii="Times New Roman" w:hAnsi="Times New Roman"/>
            <w:sz w:val="24"/>
          </w:rPr>
          <w:delText>XCN – GU – Extended Composite ID Number and Name for Persons (Globally Unique)</w:delText>
        </w:r>
        <w:r w:rsidR="00D826AD" w:rsidDel="00835A14">
          <w:fldChar w:fldCharType="end"/>
        </w:r>
        <w:r w:rsidR="000A2948" w:rsidDel="00835A14">
          <w:delText xml:space="preserve"> </w:delText>
        </w:r>
        <w:r w:rsidDel="00835A14">
          <w:delText>datatype definition and constraints.</w:delText>
        </w:r>
      </w:del>
    </w:p>
    <w:p w14:paraId="18F83E18" w14:textId="77777777" w:rsidR="00677E6C" w:rsidRDefault="00677E6C" w:rsidP="00677E6C">
      <w:pPr>
        <w:pStyle w:val="ConfTitle"/>
      </w:pPr>
      <w:r>
        <w:t>Conformance Statement: LRI-NG Profile</w:t>
      </w:r>
    </w:p>
    <w:p w14:paraId="0672E754" w14:textId="77777777" w:rsidR="00677E6C" w:rsidRPr="008F35FD" w:rsidDel="002B6D80" w:rsidRDefault="00677E6C" w:rsidP="00677E6C">
      <w:pPr>
        <w:pStyle w:val="ConfStmt"/>
        <w:rPr>
          <w:del w:id="4558" w:author="Robert Snelick" w:date="2011-12-15T11:30:00Z"/>
        </w:rPr>
      </w:pPr>
      <w:del w:id="4559" w:author="Robert Snelick" w:date="2011-12-15T11:30:00Z">
        <w:r w:rsidRPr="00E63D53" w:rsidDel="002B6D80">
          <w:rPr>
            <w:b/>
          </w:rPr>
          <w:delText>LRI-</w:delText>
        </w:r>
        <w:r w:rsidR="00BB3934" w:rsidDel="002B6D80">
          <w:rPr>
            <w:b/>
          </w:rPr>
          <w:delText>ORC-14</w:delText>
        </w:r>
        <w:r w:rsidRPr="00E63D53" w:rsidDel="002B6D80">
          <w:rPr>
            <w:b/>
          </w:rPr>
          <w:delText>:</w:delText>
        </w:r>
        <w:r w:rsidDel="002B6D80">
          <w:delText xml:space="preserve"> </w:delText>
        </w:r>
        <w:r w:rsidR="00357AD9" w:rsidDel="002B6D80">
          <w:delText>ORC.2 (</w:delText>
        </w:r>
        <w:r w:rsidR="00357AD9" w:rsidRPr="00D4120B" w:rsidDel="002B6D80">
          <w:delText>Placer Order Number</w:delText>
        </w:r>
        <w:r w:rsidR="00357AD9" w:rsidDel="002B6D80">
          <w:delText>), ORC.3 (</w:delText>
        </w:r>
        <w:r w:rsidR="00357AD9" w:rsidRPr="00D4120B" w:rsidDel="002B6D80">
          <w:delText>Filler Order Number</w:delText>
        </w:r>
        <w:r w:rsidR="00357AD9" w:rsidDel="002B6D80">
          <w:delText xml:space="preserve">), </w:delText>
        </w:r>
        <w:r w:rsidR="00E91B61" w:rsidDel="002B6D80">
          <w:delText xml:space="preserve">and </w:delText>
        </w:r>
        <w:r w:rsidR="00357AD9" w:rsidDel="002B6D80">
          <w:delText>ORC.4 (</w:delText>
        </w:r>
        <w:r w:rsidR="00357AD9" w:rsidRPr="00D4120B" w:rsidDel="002B6D80">
          <w:delText>Placer Group Number</w:delText>
        </w:r>
        <w:r w:rsidR="00E91B61" w:rsidDel="002B6D80">
          <w:delText>)</w:delText>
        </w:r>
        <w:r w:rsidR="00357AD9" w:rsidDel="002B6D80">
          <w:delText xml:space="preserve"> </w:delText>
        </w:r>
        <w:r w:rsidR="00357AD9" w:rsidRPr="00436127" w:rsidDel="002B6D80">
          <w:rPr>
            <w:b/>
          </w:rPr>
          <w:delText>SHALL</w:delText>
        </w:r>
        <w:r w:rsidR="00357AD9" w:rsidDel="002B6D80">
          <w:delText xml:space="preserve"> be valued using the</w:delText>
        </w:r>
        <w:r w:rsidDel="002B6D80">
          <w:delText xml:space="preserve"> </w:delText>
        </w:r>
        <w:r w:rsidRPr="00436127" w:rsidDel="002B6D80">
          <w:rPr>
            <w:b/>
          </w:rPr>
          <w:delText>SHALL</w:delText>
        </w:r>
        <w:r w:rsidDel="002B6D80">
          <w:delText xml:space="preserve"> be valued using the </w:delText>
        </w:r>
        <w:r w:rsidR="00D826AD" w:rsidDel="002B6D80">
          <w:fldChar w:fldCharType="begin"/>
        </w:r>
        <w:r w:rsidR="00A15A1E" w:rsidDel="002B6D80">
          <w:delInstrText>HYPERLINK \l "_EI_NG_–_2"</w:delInstrText>
        </w:r>
        <w:r w:rsidR="00D826AD" w:rsidDel="002B6D80">
          <w:fldChar w:fldCharType="separate"/>
        </w:r>
        <w:r w:rsidR="00357AD9" w:rsidDel="002B6D80">
          <w:rPr>
            <w:rStyle w:val="Hyperlink"/>
            <w:rFonts w:ascii="Times New Roman" w:hAnsi="Times New Roman"/>
            <w:sz w:val="24"/>
          </w:rPr>
          <w:delText>EI NG – Entity Identifier (Non-Globally Unique)</w:delText>
        </w:r>
        <w:r w:rsidR="00D826AD" w:rsidDel="002B6D80">
          <w:fldChar w:fldCharType="end"/>
        </w:r>
        <w:r w:rsidDel="002B6D80">
          <w:delText xml:space="preserve"> datatype definition and constraints.</w:delText>
        </w:r>
      </w:del>
    </w:p>
    <w:p w14:paraId="0121355F" w14:textId="77777777" w:rsidR="009D4F2A" w:rsidDel="00EA7886" w:rsidRDefault="009D4F2A" w:rsidP="009D4F2A">
      <w:pPr>
        <w:pStyle w:val="ConfStmt"/>
        <w:rPr>
          <w:del w:id="4560" w:author="Robert Snelick" w:date="2011-12-15T11:30:00Z"/>
        </w:rPr>
      </w:pPr>
      <w:del w:id="4561" w:author="Robert Snelick" w:date="2011-12-15T11:30:00Z">
        <w:r w:rsidRPr="00E63D53" w:rsidDel="002B6D80">
          <w:rPr>
            <w:b/>
          </w:rPr>
          <w:delText>LRI-</w:delText>
        </w:r>
        <w:r w:rsidR="00BB3934" w:rsidDel="002B6D80">
          <w:rPr>
            <w:b/>
          </w:rPr>
          <w:delText>ORC-15</w:delText>
        </w:r>
        <w:r w:rsidRPr="00E63D53" w:rsidDel="002B6D80">
          <w:rPr>
            <w:b/>
          </w:rPr>
          <w:delText>:</w:delText>
        </w:r>
        <w:r w:rsidDel="002B6D80">
          <w:delText xml:space="preserve"> ORC.8 (</w:delText>
        </w:r>
        <w:r w:rsidRPr="00D4120B" w:rsidDel="002B6D80">
          <w:delText>P</w:delText>
        </w:r>
        <w:r w:rsidDel="002B6D80">
          <w:delText xml:space="preserve">arent) </w:delText>
        </w:r>
        <w:r w:rsidRPr="00436127" w:rsidDel="002B6D80">
          <w:rPr>
            <w:b/>
          </w:rPr>
          <w:delText>SHALL</w:delText>
        </w:r>
        <w:r w:rsidDel="002B6D80">
          <w:delText xml:space="preserve"> be valued using the </w:delText>
        </w:r>
        <w:r w:rsidR="00D826AD" w:rsidDel="002B6D80">
          <w:fldChar w:fldCharType="begin"/>
        </w:r>
        <w:r w:rsidR="00A15A1E" w:rsidDel="002B6D80">
          <w:delInstrText>HYPERLINK \l "_EIP_–_NG"</w:delInstrText>
        </w:r>
        <w:r w:rsidR="00D826AD" w:rsidDel="002B6D80">
          <w:fldChar w:fldCharType="separate"/>
        </w:r>
        <w:r w:rsidRPr="009D4F2A" w:rsidDel="002B6D80">
          <w:rPr>
            <w:rStyle w:val="Hyperlink"/>
            <w:rFonts w:ascii="Times New Roman" w:hAnsi="Times New Roman"/>
            <w:sz w:val="24"/>
          </w:rPr>
          <w:delText>EIP – NG – Entity Identifier Pair (Non-Globally Unique)</w:delText>
        </w:r>
        <w:r w:rsidR="00D826AD" w:rsidDel="002B6D80">
          <w:fldChar w:fldCharType="end"/>
        </w:r>
        <w:r w:rsidDel="002B6D80">
          <w:delText xml:space="preserve"> datatype definition and constraints.</w:delText>
        </w:r>
      </w:del>
    </w:p>
    <w:p w14:paraId="7209254C" w14:textId="77777777" w:rsidR="00EA7886" w:rsidRPr="008F35FD" w:rsidRDefault="00EA7886" w:rsidP="00EA7886">
      <w:pPr>
        <w:pStyle w:val="ConfStmt"/>
        <w:rPr>
          <w:ins w:id="4562" w:author="Robert Snelick" w:date="2011-12-15T17:18:00Z"/>
        </w:rPr>
      </w:pPr>
      <w:ins w:id="4563" w:author="Robert Snelick" w:date="2011-12-15T17:18:00Z">
        <w:r>
          <w:rPr>
            <w:b/>
          </w:rPr>
          <w:t>LRI-ORC-6</w:t>
        </w:r>
        <w:r w:rsidRPr="003E112B">
          <w:rPr>
            <w:b/>
          </w:rPr>
          <w:t>:</w:t>
        </w:r>
        <w:r>
          <w:t xml:space="preserve"> The value of ORC.31 (Parent Universal Service Identifier) </w:t>
        </w:r>
        <w:r w:rsidRPr="00767E12">
          <w:rPr>
            <w:b/>
          </w:rPr>
          <w:t>SHALL</w:t>
        </w:r>
        <w:r>
          <w:t xml:space="preserve"> be identical to the value of OBR.50 (</w:t>
        </w:r>
        <w:r w:rsidRPr="00D4120B">
          <w:t>Parent Universal Service Identifier</w:t>
        </w:r>
        <w:r>
          <w:t>).</w:t>
        </w:r>
      </w:ins>
    </w:p>
    <w:p w14:paraId="63E8BFC2" w14:textId="77777777" w:rsidR="00667BA9" w:rsidRPr="00677E6C" w:rsidRDefault="00667BA9" w:rsidP="00A6434E">
      <w:pPr>
        <w:pStyle w:val="Heading2"/>
        <w:numPr>
          <w:ilvl w:val="2"/>
          <w:numId w:val="23"/>
        </w:numPr>
        <w:tabs>
          <w:tab w:val="left" w:pos="630"/>
        </w:tabs>
      </w:pPr>
      <w:bookmarkStart w:id="4564" w:name="_Toc189112003"/>
      <w:r w:rsidRPr="00677E6C">
        <w:t>OBR – Observation Request Segment</w:t>
      </w:r>
      <w:bookmarkEnd w:id="4538"/>
      <w:bookmarkEnd w:id="4539"/>
      <w:bookmarkEnd w:id="4540"/>
      <w:bookmarkEnd w:id="4541"/>
      <w:bookmarkEnd w:id="4564"/>
    </w:p>
    <w:p w14:paraId="7311511C" w14:textId="77777777" w:rsidR="00667BA9" w:rsidRDefault="00667BA9" w:rsidP="00667BA9">
      <w:r w:rsidRPr="00D4120B">
        <w:t>The Observation Request Segment (OBR) is used to capture information about one test being performed on the specimen</w:t>
      </w:r>
      <w:r w:rsidR="00400CF4">
        <w:t xml:space="preserve">. </w:t>
      </w:r>
      <w:r w:rsidRPr="00D4120B">
        <w:t>Most importantly, the OBR identifies the type of testing to be performed on the specimen and ties that information to the order for the testing.</w:t>
      </w:r>
    </w:p>
    <w:tbl>
      <w:tblPr>
        <w:tblW w:w="4975" w:type="pct"/>
        <w:jc w:val="center"/>
        <w:tblBorders>
          <w:top w:val="single" w:sz="4" w:space="0" w:color="C0C0C0"/>
          <w:left w:val="single" w:sz="4" w:space="0" w:color="C0C0C0"/>
          <w:bottom w:val="single" w:sz="12" w:space="0" w:color="CC3300"/>
          <w:right w:val="single" w:sz="4" w:space="0" w:color="C0C0C0"/>
          <w:insideH w:val="single" w:sz="12" w:space="0" w:color="CC3300"/>
          <w:insideV w:val="single" w:sz="4" w:space="0" w:color="C0C0C0"/>
        </w:tblBorders>
        <w:tblLayout w:type="fixed"/>
        <w:tblCellMar>
          <w:left w:w="58" w:type="dxa"/>
          <w:right w:w="58" w:type="dxa"/>
        </w:tblCellMar>
        <w:tblLook w:val="0000" w:firstRow="0" w:lastRow="0" w:firstColumn="0" w:lastColumn="0" w:noHBand="0" w:noVBand="0"/>
      </w:tblPr>
      <w:tblGrid>
        <w:gridCol w:w="659"/>
        <w:gridCol w:w="2245"/>
        <w:gridCol w:w="1080"/>
        <w:gridCol w:w="810"/>
        <w:gridCol w:w="1260"/>
        <w:gridCol w:w="810"/>
        <w:gridCol w:w="810"/>
        <w:gridCol w:w="1260"/>
        <w:gridCol w:w="4793"/>
      </w:tblGrid>
      <w:tr w:rsidR="00D83E1E" w:rsidRPr="00D4120B" w14:paraId="0F038E00" w14:textId="77777777">
        <w:trPr>
          <w:cantSplit/>
          <w:trHeight w:val="360"/>
          <w:tblHeader/>
          <w:jc w:val="center"/>
        </w:trPr>
        <w:tc>
          <w:tcPr>
            <w:tcW w:w="13727" w:type="dxa"/>
            <w:gridSpan w:val="9"/>
            <w:tcBorders>
              <w:top w:val="single" w:sz="4" w:space="0" w:color="C0C0C0"/>
            </w:tcBorders>
            <w:shd w:val="clear" w:color="auto" w:fill="F3F3F3"/>
            <w:vAlign w:val="center"/>
          </w:tcPr>
          <w:p w14:paraId="7A61A4FE" w14:textId="77777777" w:rsidR="00D83E1E" w:rsidRPr="00D4120B" w:rsidRDefault="00D83E1E" w:rsidP="00D83E1E">
            <w:pPr>
              <w:pStyle w:val="Caption"/>
            </w:pPr>
            <w:bookmarkStart w:id="4565" w:name="_Toc189111909"/>
            <w:r>
              <w:t xml:space="preserve">Table </w:t>
            </w:r>
            <w:r w:rsidR="001C047D">
              <w:fldChar w:fldCharType="begin"/>
            </w:r>
            <w:r w:rsidR="001C047D">
              <w:instrText xml:space="preserve"> STYLEREF 1 \s </w:instrText>
            </w:r>
            <w:r w:rsidR="001C047D">
              <w:fldChar w:fldCharType="separate"/>
            </w:r>
            <w:r w:rsidR="002B0A1D">
              <w:rPr>
                <w:noProof/>
              </w:rPr>
              <w:t>3</w:t>
            </w:r>
            <w:r w:rsidR="001C047D">
              <w:rPr>
                <w:noProof/>
              </w:rPr>
              <w:fldChar w:fldCharType="end"/>
            </w:r>
            <w:r>
              <w:noBreakHyphen/>
            </w:r>
            <w:r w:rsidR="001C047D">
              <w:fldChar w:fldCharType="begin"/>
            </w:r>
            <w:r w:rsidR="001C047D">
              <w:instrText xml:space="preserve"> SEQ Table \* ARABIC \s 1 </w:instrText>
            </w:r>
            <w:r w:rsidR="001C047D">
              <w:fldChar w:fldCharType="separate"/>
            </w:r>
            <w:r w:rsidR="002B0A1D">
              <w:rPr>
                <w:noProof/>
              </w:rPr>
              <w:t>9</w:t>
            </w:r>
            <w:r w:rsidR="001C047D">
              <w:rPr>
                <w:noProof/>
              </w:rPr>
              <w:fldChar w:fldCharType="end"/>
            </w:r>
            <w:r>
              <w:t>. Observation Request Segment (OBR)</w:t>
            </w:r>
            <w:bookmarkEnd w:id="4565"/>
          </w:p>
        </w:tc>
      </w:tr>
      <w:tr w:rsidR="00667BA9" w:rsidRPr="00D4120B" w14:paraId="0C611903" w14:textId="77777777">
        <w:trPr>
          <w:cantSplit/>
          <w:trHeight w:val="360"/>
          <w:tblHeader/>
          <w:jc w:val="center"/>
        </w:trPr>
        <w:tc>
          <w:tcPr>
            <w:tcW w:w="659" w:type="dxa"/>
            <w:tcBorders>
              <w:top w:val="single" w:sz="4" w:space="0" w:color="C0C0C0"/>
            </w:tcBorders>
            <w:shd w:val="clear" w:color="auto" w:fill="F3F3F3"/>
            <w:vAlign w:val="center"/>
          </w:tcPr>
          <w:p w14:paraId="166B54DE" w14:textId="77777777" w:rsidR="00667BA9" w:rsidRPr="00D4120B" w:rsidRDefault="00667BA9" w:rsidP="00667BA9">
            <w:pPr>
              <w:pStyle w:val="TableHeadingA"/>
            </w:pPr>
            <w:r>
              <w:t>SEQ</w:t>
            </w:r>
          </w:p>
        </w:tc>
        <w:tc>
          <w:tcPr>
            <w:tcW w:w="2245" w:type="dxa"/>
            <w:tcBorders>
              <w:top w:val="single" w:sz="4" w:space="0" w:color="C0C0C0"/>
            </w:tcBorders>
            <w:shd w:val="clear" w:color="auto" w:fill="F3F3F3"/>
            <w:vAlign w:val="center"/>
          </w:tcPr>
          <w:p w14:paraId="2EA38B56" w14:textId="77777777" w:rsidR="00667BA9" w:rsidRPr="00D4120B" w:rsidRDefault="00667BA9" w:rsidP="00667BA9">
            <w:pPr>
              <w:pStyle w:val="TableHeadingA"/>
            </w:pPr>
            <w:r>
              <w:t>Element Name</w:t>
            </w:r>
          </w:p>
        </w:tc>
        <w:tc>
          <w:tcPr>
            <w:tcW w:w="1080" w:type="dxa"/>
            <w:tcBorders>
              <w:top w:val="single" w:sz="4" w:space="0" w:color="C0C0C0"/>
            </w:tcBorders>
            <w:shd w:val="clear" w:color="auto" w:fill="F3F3F3"/>
            <w:vAlign w:val="center"/>
          </w:tcPr>
          <w:p w14:paraId="53252F0B" w14:textId="77777777" w:rsidR="00667BA9" w:rsidRPr="00D4120B" w:rsidRDefault="00667BA9" w:rsidP="00667BA9">
            <w:pPr>
              <w:pStyle w:val="TableHeadingA"/>
            </w:pPr>
            <w:r w:rsidRPr="00D4120B">
              <w:t>DT</w:t>
            </w:r>
          </w:p>
        </w:tc>
        <w:tc>
          <w:tcPr>
            <w:tcW w:w="810" w:type="dxa"/>
            <w:tcBorders>
              <w:top w:val="single" w:sz="4" w:space="0" w:color="C0C0C0"/>
            </w:tcBorders>
            <w:shd w:val="clear" w:color="auto" w:fill="F3F3F3"/>
            <w:vAlign w:val="center"/>
          </w:tcPr>
          <w:p w14:paraId="548A99CD" w14:textId="77777777" w:rsidR="00667BA9" w:rsidRPr="00D4120B" w:rsidRDefault="00667BA9" w:rsidP="00667BA9">
            <w:pPr>
              <w:pStyle w:val="TableHeadingA"/>
            </w:pPr>
            <w:r>
              <w:t>Us</w:t>
            </w:r>
            <w:ins w:id="4566" w:author="Swain, Ashley" w:date="2011-11-27T21:16:00Z">
              <w:r w:rsidR="006A2BBD">
                <w:t>ag</w:t>
              </w:r>
            </w:ins>
            <w:r>
              <w:t>e</w:t>
            </w:r>
          </w:p>
        </w:tc>
        <w:tc>
          <w:tcPr>
            <w:tcW w:w="1260" w:type="dxa"/>
            <w:tcBorders>
              <w:top w:val="single" w:sz="4" w:space="0" w:color="C0C0C0"/>
            </w:tcBorders>
            <w:shd w:val="clear" w:color="auto" w:fill="F3F3F3"/>
            <w:vAlign w:val="center"/>
          </w:tcPr>
          <w:p w14:paraId="643B4163" w14:textId="77777777" w:rsidR="00667BA9" w:rsidRPr="00D4120B" w:rsidRDefault="00667BA9" w:rsidP="00667BA9">
            <w:pPr>
              <w:pStyle w:val="TableHeadingA"/>
            </w:pPr>
            <w:r w:rsidRPr="00D4120B">
              <w:t>Cardinality</w:t>
            </w:r>
          </w:p>
        </w:tc>
        <w:tc>
          <w:tcPr>
            <w:tcW w:w="810" w:type="dxa"/>
            <w:tcBorders>
              <w:top w:val="single" w:sz="4" w:space="0" w:color="C0C0C0"/>
              <w:bottom w:val="single" w:sz="12" w:space="0" w:color="CC3300"/>
            </w:tcBorders>
            <w:shd w:val="clear" w:color="auto" w:fill="F3F3F3"/>
            <w:vAlign w:val="center"/>
          </w:tcPr>
          <w:p w14:paraId="50484CBA" w14:textId="77777777" w:rsidR="00667BA9" w:rsidDel="001B23CA" w:rsidRDefault="00667BA9" w:rsidP="00667BA9">
            <w:pPr>
              <w:pStyle w:val="TableHeadingA"/>
            </w:pPr>
            <w:r>
              <w:t>LEN</w:t>
            </w:r>
          </w:p>
        </w:tc>
        <w:tc>
          <w:tcPr>
            <w:tcW w:w="810" w:type="dxa"/>
            <w:tcBorders>
              <w:top w:val="single" w:sz="4" w:space="0" w:color="C0C0C0"/>
              <w:bottom w:val="single" w:sz="12" w:space="0" w:color="CC3300"/>
            </w:tcBorders>
            <w:shd w:val="clear" w:color="auto" w:fill="F3F3F3"/>
            <w:vAlign w:val="center"/>
          </w:tcPr>
          <w:p w14:paraId="00B46CA4" w14:textId="77777777" w:rsidR="00667BA9" w:rsidRPr="00D4120B" w:rsidRDefault="00667BA9" w:rsidP="00667BA9">
            <w:pPr>
              <w:pStyle w:val="TableHeadingA"/>
            </w:pPr>
            <w:r>
              <w:t>C.LEN</w:t>
            </w:r>
          </w:p>
        </w:tc>
        <w:tc>
          <w:tcPr>
            <w:tcW w:w="1260" w:type="dxa"/>
            <w:tcBorders>
              <w:top w:val="single" w:sz="4" w:space="0" w:color="C0C0C0"/>
            </w:tcBorders>
            <w:shd w:val="clear" w:color="auto" w:fill="F3F3F3"/>
            <w:vAlign w:val="center"/>
          </w:tcPr>
          <w:p w14:paraId="24B886BA" w14:textId="77777777" w:rsidR="00667BA9" w:rsidRPr="00D4120B" w:rsidRDefault="00667BA9" w:rsidP="00667BA9">
            <w:pPr>
              <w:pStyle w:val="TableHeadingA"/>
            </w:pPr>
            <w:r w:rsidRPr="00D4120B">
              <w:t>Value Set</w:t>
            </w:r>
          </w:p>
        </w:tc>
        <w:tc>
          <w:tcPr>
            <w:tcW w:w="4793" w:type="dxa"/>
            <w:tcBorders>
              <w:top w:val="single" w:sz="4" w:space="0" w:color="C0C0C0"/>
            </w:tcBorders>
            <w:shd w:val="clear" w:color="auto" w:fill="F3F3F3"/>
            <w:vAlign w:val="center"/>
          </w:tcPr>
          <w:p w14:paraId="56155B6C" w14:textId="77777777" w:rsidR="00667BA9" w:rsidRPr="00D4120B" w:rsidRDefault="00667BA9" w:rsidP="00667BA9">
            <w:pPr>
              <w:pStyle w:val="TableHeadingA"/>
            </w:pPr>
            <w:r w:rsidRPr="00D4120B">
              <w:t>Description/Comments</w:t>
            </w:r>
          </w:p>
        </w:tc>
      </w:tr>
      <w:tr w:rsidR="00667BA9" w:rsidRPr="00D4120B" w14:paraId="08D5A648" w14:textId="77777777">
        <w:trPr>
          <w:cantSplit/>
          <w:jc w:val="center"/>
        </w:trPr>
        <w:tc>
          <w:tcPr>
            <w:tcW w:w="659" w:type="dxa"/>
          </w:tcPr>
          <w:p w14:paraId="040950ED" w14:textId="77777777" w:rsidR="00667BA9" w:rsidRPr="00D4120B" w:rsidRDefault="00667BA9" w:rsidP="008F7891">
            <w:pPr>
              <w:pStyle w:val="TableContent"/>
            </w:pPr>
            <w:r w:rsidRPr="00D4120B">
              <w:t>1</w:t>
            </w:r>
          </w:p>
        </w:tc>
        <w:tc>
          <w:tcPr>
            <w:tcW w:w="2245" w:type="dxa"/>
          </w:tcPr>
          <w:p w14:paraId="7472367D" w14:textId="77777777" w:rsidR="00667BA9" w:rsidRPr="00D4120B" w:rsidRDefault="00667BA9" w:rsidP="008F7891">
            <w:pPr>
              <w:pStyle w:val="TableContent"/>
            </w:pPr>
            <w:r w:rsidRPr="00D4120B">
              <w:t xml:space="preserve">Set ID </w:t>
            </w:r>
            <w:r w:rsidRPr="00D4120B">
              <w:noBreakHyphen/>
              <w:t xml:space="preserve"> OBR</w:t>
            </w:r>
          </w:p>
        </w:tc>
        <w:tc>
          <w:tcPr>
            <w:tcW w:w="1080" w:type="dxa"/>
          </w:tcPr>
          <w:p w14:paraId="5CA1418F" w14:textId="77777777" w:rsidR="00667BA9" w:rsidRPr="00D4120B" w:rsidRDefault="00667BA9" w:rsidP="008F7891">
            <w:pPr>
              <w:pStyle w:val="TableContent"/>
            </w:pPr>
            <w:r w:rsidRPr="00D4120B">
              <w:t>SI</w:t>
            </w:r>
          </w:p>
        </w:tc>
        <w:tc>
          <w:tcPr>
            <w:tcW w:w="810" w:type="dxa"/>
          </w:tcPr>
          <w:p w14:paraId="315CF75F" w14:textId="77777777" w:rsidR="00667BA9" w:rsidRPr="00D4120B" w:rsidRDefault="00667BA9" w:rsidP="008F7891">
            <w:pPr>
              <w:pStyle w:val="TableContent"/>
            </w:pPr>
            <w:r w:rsidRPr="00D4120B">
              <w:t>R</w:t>
            </w:r>
          </w:p>
        </w:tc>
        <w:tc>
          <w:tcPr>
            <w:tcW w:w="1260" w:type="dxa"/>
          </w:tcPr>
          <w:p w14:paraId="568ACAFB" w14:textId="77777777" w:rsidR="00667BA9" w:rsidRPr="00D4120B" w:rsidRDefault="00667BA9" w:rsidP="008F7891">
            <w:pPr>
              <w:pStyle w:val="TableContent"/>
            </w:pPr>
            <w:r w:rsidRPr="00D4120B">
              <w:t>[1..1]</w:t>
            </w:r>
          </w:p>
        </w:tc>
        <w:tc>
          <w:tcPr>
            <w:tcW w:w="810" w:type="dxa"/>
            <w:tcBorders>
              <w:top w:val="single" w:sz="12" w:space="0" w:color="CC3300"/>
            </w:tcBorders>
            <w:shd w:val="clear" w:color="auto" w:fill="auto"/>
          </w:tcPr>
          <w:p w14:paraId="2599E65D" w14:textId="77777777" w:rsidR="00667BA9" w:rsidRPr="00D4120B" w:rsidRDefault="00667BA9" w:rsidP="008F7891">
            <w:pPr>
              <w:pStyle w:val="TableContent"/>
            </w:pPr>
            <w:r w:rsidRPr="00D4120B">
              <w:t>1..4</w:t>
            </w:r>
          </w:p>
        </w:tc>
        <w:tc>
          <w:tcPr>
            <w:tcW w:w="810" w:type="dxa"/>
            <w:tcBorders>
              <w:top w:val="single" w:sz="12" w:space="0" w:color="CC3300"/>
            </w:tcBorders>
            <w:shd w:val="clear" w:color="auto" w:fill="auto"/>
          </w:tcPr>
          <w:p w14:paraId="1C2735D6" w14:textId="77777777" w:rsidR="00667BA9" w:rsidRPr="00D4120B" w:rsidRDefault="00667BA9" w:rsidP="008F7891">
            <w:pPr>
              <w:pStyle w:val="TableContent"/>
            </w:pPr>
          </w:p>
        </w:tc>
        <w:tc>
          <w:tcPr>
            <w:tcW w:w="1260" w:type="dxa"/>
          </w:tcPr>
          <w:p w14:paraId="27490120" w14:textId="77777777" w:rsidR="00667BA9" w:rsidRPr="00D4120B" w:rsidRDefault="00667BA9" w:rsidP="008F7891">
            <w:pPr>
              <w:pStyle w:val="TableContent"/>
            </w:pPr>
          </w:p>
        </w:tc>
        <w:tc>
          <w:tcPr>
            <w:tcW w:w="4793" w:type="dxa"/>
          </w:tcPr>
          <w:p w14:paraId="36BCECD0" w14:textId="77777777" w:rsidR="00667BA9" w:rsidRPr="00D4120B" w:rsidRDefault="00667BA9" w:rsidP="008F7891">
            <w:pPr>
              <w:pStyle w:val="TableContent"/>
            </w:pPr>
            <w:r w:rsidRPr="00D4120B">
              <w:t xml:space="preserve">For the first </w:t>
            </w:r>
            <w:ins w:id="4567" w:author="Robert Snelick" w:date="2011-12-15T11:33:00Z">
              <w:r w:rsidR="002B6D80">
                <w:t>occurrence</w:t>
              </w:r>
            </w:ins>
            <w:del w:id="4568" w:author="Robert Snelick" w:date="2011-12-15T11:31:00Z">
              <w:r w:rsidRPr="00D4120B" w:rsidDel="002B6D80">
                <w:delText>repeat</w:delText>
              </w:r>
            </w:del>
            <w:r w:rsidRPr="00D4120B">
              <w:t xml:space="preserve"> of the OBR segment, the</w:t>
            </w:r>
            <w:r>
              <w:t xml:space="preserve"> Seq</w:t>
            </w:r>
            <w:r w:rsidRPr="00D4120B">
              <w:t xml:space="preserve">uence number shall be one (1), for the second </w:t>
            </w:r>
            <w:ins w:id="4569" w:author="Robert Snelick" w:date="2011-12-15T11:33:00Z">
              <w:r w:rsidR="002B6D80">
                <w:t>occurrence</w:t>
              </w:r>
            </w:ins>
            <w:del w:id="4570" w:author="Robert Snelick" w:date="2011-12-15T11:32:00Z">
              <w:r w:rsidRPr="00D4120B" w:rsidDel="002B6D80">
                <w:delText>repeat</w:delText>
              </w:r>
            </w:del>
            <w:r w:rsidRPr="00D4120B">
              <w:t>, the</w:t>
            </w:r>
            <w:r>
              <w:t xml:space="preserve"> Seq</w:t>
            </w:r>
            <w:r w:rsidRPr="00D4120B">
              <w:t xml:space="preserve">uence number shall be two (2), etc. </w:t>
            </w:r>
          </w:p>
        </w:tc>
      </w:tr>
      <w:tr w:rsidR="00667BA9" w:rsidRPr="00D4120B" w14:paraId="3E532D0C" w14:textId="77777777">
        <w:trPr>
          <w:cantSplit/>
          <w:jc w:val="center"/>
        </w:trPr>
        <w:tc>
          <w:tcPr>
            <w:tcW w:w="659" w:type="dxa"/>
          </w:tcPr>
          <w:p w14:paraId="0758CCE9" w14:textId="77777777" w:rsidR="00667BA9" w:rsidRPr="00D4120B" w:rsidRDefault="00667BA9" w:rsidP="008F7891">
            <w:pPr>
              <w:pStyle w:val="TableContent"/>
            </w:pPr>
            <w:r w:rsidRPr="00D4120B">
              <w:t>2</w:t>
            </w:r>
          </w:p>
        </w:tc>
        <w:tc>
          <w:tcPr>
            <w:tcW w:w="2245" w:type="dxa"/>
          </w:tcPr>
          <w:p w14:paraId="74B9B552" w14:textId="77777777" w:rsidR="00667BA9" w:rsidRPr="00D4120B" w:rsidRDefault="00667BA9" w:rsidP="008F7891">
            <w:pPr>
              <w:pStyle w:val="TableContent"/>
            </w:pPr>
            <w:r w:rsidRPr="00D4120B">
              <w:t>Placer Order Number</w:t>
            </w:r>
          </w:p>
        </w:tc>
        <w:tc>
          <w:tcPr>
            <w:tcW w:w="1080" w:type="dxa"/>
          </w:tcPr>
          <w:p w14:paraId="136E1137" w14:textId="77777777" w:rsidR="00667BA9" w:rsidRPr="00D4120B" w:rsidRDefault="00C5315B" w:rsidP="008F7891">
            <w:pPr>
              <w:pStyle w:val="TableContent"/>
            </w:pPr>
            <w:ins w:id="4571" w:author="Robert Snelick" w:date="2011-12-15T11:44:00Z">
              <w:r>
                <w:t>Varies</w:t>
              </w:r>
            </w:ins>
            <w:del w:id="4572" w:author="Robert Snelick" w:date="2011-12-15T11:44:00Z">
              <w:r w:rsidR="00875BD4" w:rsidRPr="00D4120B" w:rsidDel="00C5315B">
                <w:delText>EI</w:delText>
              </w:r>
            </w:del>
          </w:p>
        </w:tc>
        <w:tc>
          <w:tcPr>
            <w:tcW w:w="810" w:type="dxa"/>
          </w:tcPr>
          <w:p w14:paraId="0097195E" w14:textId="77777777" w:rsidR="00667BA9" w:rsidRPr="00D4120B" w:rsidRDefault="00667BA9" w:rsidP="008F7891">
            <w:pPr>
              <w:pStyle w:val="TableContent"/>
            </w:pPr>
            <w:r w:rsidRPr="00D4120B">
              <w:t>RE</w:t>
            </w:r>
          </w:p>
        </w:tc>
        <w:tc>
          <w:tcPr>
            <w:tcW w:w="1260" w:type="dxa"/>
          </w:tcPr>
          <w:p w14:paraId="3FB4C8F8" w14:textId="77777777" w:rsidR="00667BA9" w:rsidRPr="00D4120B" w:rsidRDefault="009772D1" w:rsidP="008F7891">
            <w:pPr>
              <w:pStyle w:val="TableContent"/>
            </w:pPr>
            <w:r>
              <w:t>[0</w:t>
            </w:r>
            <w:r w:rsidR="00667BA9" w:rsidRPr="00D4120B">
              <w:t>..1]</w:t>
            </w:r>
          </w:p>
        </w:tc>
        <w:tc>
          <w:tcPr>
            <w:tcW w:w="810" w:type="dxa"/>
            <w:tcBorders>
              <w:top w:val="single" w:sz="12" w:space="0" w:color="CC3300"/>
            </w:tcBorders>
            <w:shd w:val="clear" w:color="auto" w:fill="auto"/>
          </w:tcPr>
          <w:p w14:paraId="158EB72D" w14:textId="77777777" w:rsidR="00667BA9" w:rsidRPr="00D4120B" w:rsidRDefault="00667BA9" w:rsidP="008F7891">
            <w:pPr>
              <w:pStyle w:val="TableContent"/>
            </w:pPr>
          </w:p>
        </w:tc>
        <w:tc>
          <w:tcPr>
            <w:tcW w:w="810" w:type="dxa"/>
            <w:tcBorders>
              <w:top w:val="single" w:sz="12" w:space="0" w:color="CC3300"/>
            </w:tcBorders>
            <w:shd w:val="clear" w:color="auto" w:fill="auto"/>
          </w:tcPr>
          <w:p w14:paraId="1F15F990" w14:textId="77777777" w:rsidR="00667BA9" w:rsidRPr="00D4120B" w:rsidRDefault="00667BA9" w:rsidP="008F7891">
            <w:pPr>
              <w:pStyle w:val="TableContent"/>
            </w:pPr>
          </w:p>
        </w:tc>
        <w:tc>
          <w:tcPr>
            <w:tcW w:w="1260" w:type="dxa"/>
          </w:tcPr>
          <w:p w14:paraId="2913D657" w14:textId="77777777" w:rsidR="00667BA9" w:rsidRPr="00D4120B" w:rsidRDefault="00667BA9" w:rsidP="008F7891">
            <w:pPr>
              <w:pStyle w:val="TableContent"/>
            </w:pPr>
          </w:p>
        </w:tc>
        <w:tc>
          <w:tcPr>
            <w:tcW w:w="4793" w:type="dxa"/>
          </w:tcPr>
          <w:p w14:paraId="791296F4" w14:textId="77777777" w:rsidR="008578CB" w:rsidRDefault="008578CB" w:rsidP="008578CB">
            <w:pPr>
              <w:pStyle w:val="TableContent"/>
              <w:rPr>
                <w:ins w:id="4573" w:author="Robert Snelick" w:date="2011-12-15T17:47:00Z"/>
              </w:rPr>
            </w:pPr>
            <w:ins w:id="4574" w:author="Robert Snelick" w:date="2011-12-15T17:47:00Z">
              <w:r>
                <w:t>GU Datatype: EI_GU</w:t>
              </w:r>
            </w:ins>
          </w:p>
          <w:p w14:paraId="5935F631" w14:textId="77777777" w:rsidR="008578CB" w:rsidRDefault="008578CB" w:rsidP="008578CB">
            <w:pPr>
              <w:pStyle w:val="TableContent"/>
              <w:numPr>
                <w:ins w:id="4575" w:author="Bob Yencha" w:date="2011-12-03T13:34:00Z"/>
              </w:numPr>
              <w:rPr>
                <w:ins w:id="4576" w:author="Robert Snelick" w:date="2011-12-15T17:47:00Z"/>
              </w:rPr>
            </w:pPr>
            <w:ins w:id="4577" w:author="Robert Snelick" w:date="2011-12-15T17:47:00Z">
              <w:r>
                <w:t>NG Datatype: EI_NG</w:t>
              </w:r>
              <w:r w:rsidRPr="00FD50DB">
                <w:t xml:space="preserve"> </w:t>
              </w:r>
            </w:ins>
          </w:p>
          <w:p w14:paraId="063290D8" w14:textId="77777777" w:rsidR="000332E1" w:rsidRDefault="005651B0" w:rsidP="008578CB">
            <w:pPr>
              <w:pStyle w:val="TableContent"/>
              <w:numPr>
                <w:ins w:id="4578" w:author="Bob Yencha" w:date="2011-12-03T13:34:00Z"/>
              </w:numPr>
              <w:rPr>
                <w:ins w:id="4579" w:author="Bob Yencha" w:date="2011-12-03T13:34:00Z"/>
              </w:rPr>
            </w:pPr>
            <w:ins w:id="4580" w:author="Bob Yencha" w:date="2012-01-26T14:41:00Z">
              <w:r>
                <w:t>Conformance Guidance:</w:t>
              </w:r>
            </w:ins>
            <w:ins w:id="4581" w:author="Bob Yencha" w:date="2011-12-03T13:34:00Z">
              <w:r w:rsidR="000332E1" w:rsidRPr="00FD50DB">
                <w:t xml:space="preserve"> E</w:t>
              </w:r>
              <w:r w:rsidR="000332E1">
                <w:t>cho as received from the order</w:t>
              </w:r>
              <w:r w:rsidR="000332E1" w:rsidRPr="00D4120B">
                <w:t>.</w:t>
              </w:r>
            </w:ins>
          </w:p>
          <w:p w14:paraId="5CEB562E" w14:textId="77777777" w:rsidR="00667BA9" w:rsidRPr="00D4120B" w:rsidRDefault="00667BA9" w:rsidP="008F7891">
            <w:pPr>
              <w:pStyle w:val="TableContent"/>
            </w:pPr>
            <w:r w:rsidRPr="00D4120B">
              <w:t>This identifier is assigned by the placer of the order being fulfilled by this result message</w:t>
            </w:r>
            <w:r w:rsidR="00400CF4">
              <w:t xml:space="preserve">. </w:t>
            </w:r>
            <w:r w:rsidRPr="00D4120B">
              <w:t>This identifier distinguishes the placer’s order from all other orders created by the placer where an order is interpreted to be the testing identified in a single OBR segment</w:t>
            </w:r>
            <w:r w:rsidR="00400CF4">
              <w:t xml:space="preserve">. </w:t>
            </w:r>
            <w:r w:rsidRPr="00D4120B">
              <w:t>Normally, it is a type of system identifier assigned by the placer software application.</w:t>
            </w:r>
          </w:p>
          <w:p w14:paraId="4B5606E4" w14:textId="77777777" w:rsidR="00667BA9" w:rsidRPr="00542680" w:rsidRDefault="00667BA9" w:rsidP="00F81EB6">
            <w:pPr>
              <w:pStyle w:val="TableContent"/>
            </w:pPr>
            <w:r w:rsidRPr="00542680">
              <w:t>The Placer Order Number and the Filler Order Number are essentially foreign keys exchanged between applications for uniquely identifying orders and the associated results across applications</w:t>
            </w:r>
            <w:r w:rsidR="00F81EB6">
              <w:t>.</w:t>
            </w:r>
          </w:p>
        </w:tc>
      </w:tr>
      <w:tr w:rsidR="00667BA9" w:rsidRPr="00D4120B" w14:paraId="67E20AEC" w14:textId="77777777">
        <w:trPr>
          <w:cantSplit/>
          <w:jc w:val="center"/>
        </w:trPr>
        <w:tc>
          <w:tcPr>
            <w:tcW w:w="659" w:type="dxa"/>
          </w:tcPr>
          <w:p w14:paraId="17F4057F" w14:textId="77777777" w:rsidR="00667BA9" w:rsidRPr="00D4120B" w:rsidRDefault="00667BA9" w:rsidP="008F7891">
            <w:pPr>
              <w:pStyle w:val="TableContent"/>
            </w:pPr>
            <w:r w:rsidRPr="00D4120B">
              <w:t>3</w:t>
            </w:r>
          </w:p>
        </w:tc>
        <w:tc>
          <w:tcPr>
            <w:tcW w:w="2245" w:type="dxa"/>
          </w:tcPr>
          <w:p w14:paraId="07838E57" w14:textId="77777777" w:rsidR="00667BA9" w:rsidRPr="00D4120B" w:rsidRDefault="00667BA9" w:rsidP="008F7891">
            <w:pPr>
              <w:pStyle w:val="TableContent"/>
            </w:pPr>
            <w:r w:rsidRPr="00D4120B">
              <w:t>Filler Order Number</w:t>
            </w:r>
          </w:p>
        </w:tc>
        <w:tc>
          <w:tcPr>
            <w:tcW w:w="1080" w:type="dxa"/>
          </w:tcPr>
          <w:p w14:paraId="5CF851BB" w14:textId="77777777" w:rsidR="00667BA9" w:rsidRPr="00D4120B" w:rsidRDefault="00C5315B" w:rsidP="008F7891">
            <w:pPr>
              <w:pStyle w:val="TableContent"/>
            </w:pPr>
            <w:ins w:id="4582" w:author="Robert Snelick" w:date="2011-12-15T11:44:00Z">
              <w:r>
                <w:t>Varies</w:t>
              </w:r>
            </w:ins>
            <w:del w:id="4583" w:author="Robert Snelick" w:date="2011-12-15T11:44:00Z">
              <w:r w:rsidR="00667BA9" w:rsidRPr="00D4120B" w:rsidDel="00C5315B">
                <w:delText>EI</w:delText>
              </w:r>
            </w:del>
          </w:p>
        </w:tc>
        <w:tc>
          <w:tcPr>
            <w:tcW w:w="810" w:type="dxa"/>
          </w:tcPr>
          <w:p w14:paraId="3D6460A1" w14:textId="77777777" w:rsidR="00667BA9" w:rsidRPr="00D4120B" w:rsidRDefault="009772D1" w:rsidP="008F7891">
            <w:pPr>
              <w:pStyle w:val="TableContent"/>
            </w:pPr>
            <w:r>
              <w:t>R</w:t>
            </w:r>
          </w:p>
        </w:tc>
        <w:tc>
          <w:tcPr>
            <w:tcW w:w="1260" w:type="dxa"/>
          </w:tcPr>
          <w:p w14:paraId="4EDBD754" w14:textId="77777777" w:rsidR="00667BA9" w:rsidRPr="00D4120B" w:rsidRDefault="00667BA9" w:rsidP="008F7891">
            <w:pPr>
              <w:pStyle w:val="TableContent"/>
            </w:pPr>
            <w:r w:rsidRPr="00D4120B">
              <w:t>[1..1]</w:t>
            </w:r>
          </w:p>
        </w:tc>
        <w:tc>
          <w:tcPr>
            <w:tcW w:w="810" w:type="dxa"/>
            <w:tcBorders>
              <w:top w:val="single" w:sz="12" w:space="0" w:color="CC3300"/>
              <w:bottom w:val="single" w:sz="12" w:space="0" w:color="CC3300"/>
            </w:tcBorders>
            <w:shd w:val="clear" w:color="auto" w:fill="auto"/>
          </w:tcPr>
          <w:p w14:paraId="62E09F5C" w14:textId="77777777" w:rsidR="00667BA9" w:rsidRPr="00D4120B" w:rsidRDefault="00667BA9" w:rsidP="008F7891">
            <w:pPr>
              <w:pStyle w:val="TableContent"/>
            </w:pPr>
          </w:p>
        </w:tc>
        <w:tc>
          <w:tcPr>
            <w:tcW w:w="810" w:type="dxa"/>
            <w:tcBorders>
              <w:top w:val="single" w:sz="12" w:space="0" w:color="CC3300"/>
              <w:bottom w:val="single" w:sz="12" w:space="0" w:color="CC3300"/>
            </w:tcBorders>
            <w:shd w:val="clear" w:color="auto" w:fill="auto"/>
          </w:tcPr>
          <w:p w14:paraId="5E4E7133" w14:textId="77777777" w:rsidR="00667BA9" w:rsidRPr="00D4120B" w:rsidRDefault="00667BA9" w:rsidP="008F7891">
            <w:pPr>
              <w:pStyle w:val="TableContent"/>
            </w:pPr>
          </w:p>
        </w:tc>
        <w:tc>
          <w:tcPr>
            <w:tcW w:w="1260" w:type="dxa"/>
          </w:tcPr>
          <w:p w14:paraId="02599722" w14:textId="77777777" w:rsidR="00667BA9" w:rsidRPr="00D4120B" w:rsidRDefault="00667BA9" w:rsidP="008F7891">
            <w:pPr>
              <w:pStyle w:val="TableContent"/>
            </w:pPr>
          </w:p>
        </w:tc>
        <w:tc>
          <w:tcPr>
            <w:tcW w:w="4793" w:type="dxa"/>
          </w:tcPr>
          <w:p w14:paraId="4207B284" w14:textId="77777777" w:rsidR="008578CB" w:rsidRDefault="008578CB" w:rsidP="008578CB">
            <w:pPr>
              <w:pStyle w:val="TableContent"/>
              <w:rPr>
                <w:ins w:id="4584" w:author="Robert Snelick" w:date="2011-12-15T17:47:00Z"/>
              </w:rPr>
            </w:pPr>
            <w:ins w:id="4585" w:author="Robert Snelick" w:date="2011-12-15T17:47:00Z">
              <w:r>
                <w:t>GU Datatype: EI_GU</w:t>
              </w:r>
            </w:ins>
          </w:p>
          <w:p w14:paraId="3C585084" w14:textId="77777777" w:rsidR="008578CB" w:rsidRDefault="008578CB" w:rsidP="008578CB">
            <w:pPr>
              <w:pStyle w:val="TableContent"/>
              <w:rPr>
                <w:ins w:id="4586" w:author="Robert Snelick" w:date="2011-12-15T17:47:00Z"/>
              </w:rPr>
            </w:pPr>
            <w:ins w:id="4587" w:author="Robert Snelick" w:date="2011-12-15T17:47:00Z">
              <w:r>
                <w:t>NG Datatype: EI_NG</w:t>
              </w:r>
              <w:r w:rsidRPr="00FD50DB">
                <w:t xml:space="preserve"> </w:t>
              </w:r>
            </w:ins>
          </w:p>
          <w:p w14:paraId="2315AB47" w14:textId="77777777" w:rsidR="00667BA9" w:rsidRPr="00D4120B" w:rsidRDefault="00667BA9" w:rsidP="008F7891">
            <w:pPr>
              <w:pStyle w:val="TableContent"/>
            </w:pPr>
            <w:r w:rsidRPr="00D4120B">
              <w:t>Order number associated with the Filling Application</w:t>
            </w:r>
            <w:r w:rsidR="00400CF4">
              <w:t xml:space="preserve">. </w:t>
            </w:r>
            <w:r w:rsidRPr="00D4120B">
              <w:t>This number is assigned to the test by the organization performing the test</w:t>
            </w:r>
            <w:r w:rsidR="00400CF4">
              <w:t xml:space="preserve">. </w:t>
            </w:r>
            <w:r w:rsidRPr="00D4120B">
              <w:t>This field should not contain the accession number or specimen identifier for a specimen unless these identifiers meet the criteria for a filler order number</w:t>
            </w:r>
            <w:r w:rsidR="00400CF4">
              <w:t xml:space="preserve">. </w:t>
            </w:r>
            <w:r w:rsidRPr="00D4120B">
              <w:t>The specimen or accession identifier should be placed in SPM-2</w:t>
            </w:r>
            <w:r w:rsidR="00400CF4">
              <w:t xml:space="preserve">. </w:t>
            </w:r>
            <w:r w:rsidRPr="00D4120B">
              <w:t>The Filler Order Number identifies this order as distinct from all other orders being processed by this filler where an order is interpreted to be the testing identified in a single OBR segment</w:t>
            </w:r>
            <w:r w:rsidR="00400CF4">
              <w:t xml:space="preserve">. </w:t>
            </w:r>
            <w:r w:rsidRPr="00D4120B">
              <w:t>Normally, this is a type of system identifier assigned by the filler software application.</w:t>
            </w:r>
          </w:p>
          <w:p w14:paraId="115875AC" w14:textId="77777777" w:rsidR="00667BA9" w:rsidRPr="00D4120B" w:rsidRDefault="00667BA9" w:rsidP="008F7891">
            <w:pPr>
              <w:pStyle w:val="TableContent"/>
            </w:pPr>
            <w:r w:rsidRPr="00D4120B">
              <w:t>The Filler Order Number, along with the Placer Order Number, is essentially foreign keys exchanged between applications for uniquely identifying orders and the associated results across applications.</w:t>
            </w:r>
          </w:p>
          <w:p w14:paraId="09A707C7" w14:textId="77777777" w:rsidR="00667BA9" w:rsidRPr="00D4120B" w:rsidRDefault="00667BA9" w:rsidP="008F7891">
            <w:pPr>
              <w:pStyle w:val="TableContent"/>
            </w:pPr>
            <w:r w:rsidRPr="00D4120B">
              <w:t>In messages containing multiple OBRs, each OBR must be identified by a unique Filler Order Number</w:t>
            </w:r>
            <w:r w:rsidR="00400CF4">
              <w:t xml:space="preserve">. </w:t>
            </w:r>
            <w:r w:rsidRPr="00D4120B">
              <w:t>This is critical for making parent/child results relationships work properly</w:t>
            </w:r>
            <w:r w:rsidR="00400CF4">
              <w:t xml:space="preserve">. </w:t>
            </w:r>
            <w:r w:rsidRPr="00D4120B">
              <w:t>Microbiology cultures and sensitivities are linked in this fashion in this profile</w:t>
            </w:r>
            <w:r w:rsidR="00400CF4">
              <w:t xml:space="preserve">. </w:t>
            </w:r>
            <w:r w:rsidRPr="00D4120B">
              <w:t xml:space="preserve">See </w:t>
            </w:r>
            <w:r w:rsidRPr="00D4120B">
              <w:rPr>
                <w:i/>
              </w:rPr>
              <w:t xml:space="preserve">Appendix A, Section  </w:t>
            </w:r>
            <w:r w:rsidR="00D826AD">
              <w:fldChar w:fldCharType="begin"/>
            </w:r>
            <w:r w:rsidR="00AE75C1">
              <w:instrText xml:space="preserve"> REF _Ref170031167 \w \h  \* MERGEFORMAT </w:instrText>
            </w:r>
            <w:r w:rsidR="00D826AD">
              <w:fldChar w:fldCharType="separate"/>
            </w:r>
            <w:ins w:id="4588" w:author="Bob Yencha" w:date="2011-12-20T14:38:00Z">
              <w:r w:rsidR="00D826AD" w:rsidRPr="000A1D70">
                <w:rPr>
                  <w:i/>
                </w:rPr>
                <w:t>6.2</w:t>
              </w:r>
            </w:ins>
            <w:ins w:id="4589" w:author=" Bob Yencha" w:date="2011-12-20T10:54:00Z">
              <w:del w:id="4590" w:author="Bob Yencha" w:date="2011-12-20T14:38:00Z">
                <w:r w:rsidR="00D826AD" w:rsidRPr="000A1D70">
                  <w:rPr>
                    <w:i/>
                  </w:rPr>
                  <w:delText>6.2</w:delText>
                </w:r>
              </w:del>
            </w:ins>
            <w:del w:id="4591" w:author="Bob Yencha" w:date="2011-12-20T14:38:00Z">
              <w:r w:rsidR="00073DF5" w:rsidRPr="00073DF5" w:rsidDel="002B0A1D">
                <w:rPr>
                  <w:i/>
                </w:rPr>
                <w:delText>7.3</w:delText>
              </w:r>
            </w:del>
            <w:r w:rsidR="00D826AD">
              <w:fldChar w:fldCharType="end"/>
            </w:r>
            <w:r w:rsidR="00400CF4">
              <w:rPr>
                <w:i/>
              </w:rPr>
              <w:t xml:space="preserve">. </w:t>
            </w:r>
            <w:r w:rsidR="000A1D70">
              <w:fldChar w:fldCharType="begin"/>
            </w:r>
            <w:r w:rsidR="000A1D70">
              <w:instrText xml:space="preserve"> REF _Ref170031194 \h  \* MERGEFORMAT </w:instrText>
            </w:r>
            <w:r w:rsidR="000A1D70">
              <w:fldChar w:fldCharType="separate"/>
            </w:r>
            <w:ins w:id="4592" w:author="Bob Yencha" w:date="2011-12-20T14:38:00Z">
              <w:r w:rsidR="00D826AD" w:rsidRPr="000A1D70">
                <w:rPr>
                  <w:i/>
                </w:rPr>
                <w:t>Linking Parent and Child Results</w:t>
              </w:r>
            </w:ins>
            <w:ins w:id="4593" w:author=" Bob Yencha" w:date="2011-12-20T10:54:00Z">
              <w:del w:id="4594" w:author="Bob Yencha" w:date="2011-12-20T14:38:00Z">
                <w:r w:rsidR="00D826AD" w:rsidRPr="000A1D70">
                  <w:rPr>
                    <w:i/>
                  </w:rPr>
                  <w:delText>Linking Parent and Child Results</w:delText>
                </w:r>
              </w:del>
            </w:ins>
            <w:del w:id="4595" w:author="Bob Yencha" w:date="2011-12-20T14:38:00Z">
              <w:r w:rsidR="00073DF5" w:rsidRPr="00073DF5" w:rsidDel="002B0A1D">
                <w:rPr>
                  <w:i/>
                </w:rPr>
                <w:delText>Linking Parent and Child Results</w:delText>
              </w:r>
            </w:del>
            <w:r w:rsidR="000A1D70">
              <w:fldChar w:fldCharType="end"/>
            </w:r>
            <w:r w:rsidRPr="00D4120B">
              <w:rPr>
                <w:i/>
              </w:rPr>
              <w:t>,</w:t>
            </w:r>
            <w:r w:rsidRPr="00D4120B">
              <w:t xml:space="preserve"> of this document for more information on linking parent/child results.</w:t>
            </w:r>
          </w:p>
        </w:tc>
      </w:tr>
      <w:tr w:rsidR="00667BA9" w:rsidRPr="00D4120B" w14:paraId="649A0C28" w14:textId="77777777">
        <w:trPr>
          <w:cantSplit/>
          <w:jc w:val="center"/>
        </w:trPr>
        <w:tc>
          <w:tcPr>
            <w:tcW w:w="659" w:type="dxa"/>
            <w:tcBorders>
              <w:bottom w:val="single" w:sz="12" w:space="0" w:color="943634" w:themeColor="accent2" w:themeShade="BF"/>
            </w:tcBorders>
          </w:tcPr>
          <w:p w14:paraId="65C9F153" w14:textId="77777777" w:rsidR="00667BA9" w:rsidRPr="00D4120B" w:rsidRDefault="00667BA9" w:rsidP="008F7891">
            <w:pPr>
              <w:pStyle w:val="TableContent"/>
            </w:pPr>
            <w:r w:rsidRPr="00D4120B">
              <w:t>4</w:t>
            </w:r>
          </w:p>
        </w:tc>
        <w:tc>
          <w:tcPr>
            <w:tcW w:w="2245" w:type="dxa"/>
            <w:tcBorders>
              <w:bottom w:val="single" w:sz="12" w:space="0" w:color="943634" w:themeColor="accent2" w:themeShade="BF"/>
            </w:tcBorders>
          </w:tcPr>
          <w:p w14:paraId="0F3BE515" w14:textId="77777777" w:rsidR="00667BA9" w:rsidRPr="00D4120B" w:rsidRDefault="00667BA9" w:rsidP="008F7891">
            <w:pPr>
              <w:pStyle w:val="TableContent"/>
            </w:pPr>
            <w:r w:rsidRPr="00D4120B">
              <w:t>Universal Service Identifier</w:t>
            </w:r>
          </w:p>
        </w:tc>
        <w:tc>
          <w:tcPr>
            <w:tcW w:w="1080" w:type="dxa"/>
            <w:tcBorders>
              <w:bottom w:val="single" w:sz="12" w:space="0" w:color="943634" w:themeColor="accent2" w:themeShade="BF"/>
            </w:tcBorders>
          </w:tcPr>
          <w:p w14:paraId="07D007A3" w14:textId="77777777" w:rsidR="00667BA9" w:rsidRPr="00D4120B" w:rsidRDefault="00F61F22" w:rsidP="008F7891">
            <w:pPr>
              <w:pStyle w:val="TableContent"/>
            </w:pPr>
            <w:r>
              <w:t>C</w:t>
            </w:r>
            <w:ins w:id="4596" w:author="Robert Snelick" w:date="2011-12-02T18:01:00Z">
              <w:r w:rsidR="006011C7">
                <w:t>WE_CR</w:t>
              </w:r>
            </w:ins>
            <w:del w:id="4597" w:author="Robert Snelick" w:date="2011-12-02T18:01:00Z">
              <w:r w:rsidR="00667BA9" w:rsidRPr="00D4120B" w:rsidDel="006011C7">
                <w:delText>E</w:delText>
              </w:r>
            </w:del>
          </w:p>
        </w:tc>
        <w:tc>
          <w:tcPr>
            <w:tcW w:w="810" w:type="dxa"/>
            <w:tcBorders>
              <w:bottom w:val="single" w:sz="12" w:space="0" w:color="943634" w:themeColor="accent2" w:themeShade="BF"/>
            </w:tcBorders>
          </w:tcPr>
          <w:p w14:paraId="52C1A3BF" w14:textId="77777777" w:rsidR="00667BA9" w:rsidRPr="00D4120B" w:rsidRDefault="00667BA9" w:rsidP="008F7891">
            <w:pPr>
              <w:pStyle w:val="TableContent"/>
            </w:pPr>
            <w:r w:rsidRPr="00D4120B">
              <w:t>R</w:t>
            </w:r>
          </w:p>
        </w:tc>
        <w:tc>
          <w:tcPr>
            <w:tcW w:w="1260" w:type="dxa"/>
            <w:tcBorders>
              <w:bottom w:val="single" w:sz="12" w:space="0" w:color="943634" w:themeColor="accent2" w:themeShade="BF"/>
            </w:tcBorders>
          </w:tcPr>
          <w:p w14:paraId="69B3C4AE" w14:textId="77777777" w:rsidR="00667BA9" w:rsidRPr="00D4120B" w:rsidRDefault="00667BA9" w:rsidP="008F7891">
            <w:pPr>
              <w:pStyle w:val="TableContent"/>
            </w:pPr>
            <w:r w:rsidRPr="00D4120B">
              <w:t>[1..1]</w:t>
            </w:r>
          </w:p>
        </w:tc>
        <w:tc>
          <w:tcPr>
            <w:tcW w:w="810" w:type="dxa"/>
            <w:tcBorders>
              <w:top w:val="single" w:sz="12" w:space="0" w:color="CC3300"/>
              <w:bottom w:val="single" w:sz="12" w:space="0" w:color="943634" w:themeColor="accent2" w:themeShade="BF"/>
            </w:tcBorders>
            <w:shd w:val="clear" w:color="auto" w:fill="auto"/>
          </w:tcPr>
          <w:p w14:paraId="308D2F70" w14:textId="77777777" w:rsidR="00667BA9" w:rsidRPr="00D4120B" w:rsidRDefault="00667BA9" w:rsidP="008F7891">
            <w:pPr>
              <w:pStyle w:val="TableContent"/>
            </w:pPr>
          </w:p>
        </w:tc>
        <w:tc>
          <w:tcPr>
            <w:tcW w:w="810" w:type="dxa"/>
            <w:tcBorders>
              <w:top w:val="single" w:sz="12" w:space="0" w:color="CC3300"/>
              <w:bottom w:val="single" w:sz="12" w:space="0" w:color="943634" w:themeColor="accent2" w:themeShade="BF"/>
            </w:tcBorders>
            <w:shd w:val="clear" w:color="auto" w:fill="auto"/>
          </w:tcPr>
          <w:p w14:paraId="3361A891" w14:textId="77777777" w:rsidR="00667BA9" w:rsidRPr="00D4120B" w:rsidRDefault="00667BA9" w:rsidP="008F7891">
            <w:pPr>
              <w:pStyle w:val="TableContent"/>
            </w:pPr>
          </w:p>
        </w:tc>
        <w:tc>
          <w:tcPr>
            <w:tcW w:w="1260" w:type="dxa"/>
            <w:tcBorders>
              <w:bottom w:val="single" w:sz="12" w:space="0" w:color="943634" w:themeColor="accent2" w:themeShade="BF"/>
            </w:tcBorders>
          </w:tcPr>
          <w:p w14:paraId="448C8417" w14:textId="77777777" w:rsidR="00667BA9" w:rsidRPr="00D4120B" w:rsidRDefault="00667BA9" w:rsidP="008F7891">
            <w:pPr>
              <w:pStyle w:val="TableContent"/>
            </w:pPr>
          </w:p>
        </w:tc>
        <w:tc>
          <w:tcPr>
            <w:tcW w:w="4793" w:type="dxa"/>
            <w:tcBorders>
              <w:bottom w:val="single" w:sz="12" w:space="0" w:color="943634" w:themeColor="accent2" w:themeShade="BF"/>
            </w:tcBorders>
          </w:tcPr>
          <w:p w14:paraId="5DB42FC9" w14:textId="77777777" w:rsidR="00667BA9" w:rsidRPr="00D4120B" w:rsidRDefault="00667BA9" w:rsidP="00A34A49">
            <w:pPr>
              <w:pStyle w:val="TableContent"/>
            </w:pPr>
            <w:r w:rsidRPr="00D4120B">
              <w:t>Identifier code for the requested observation/test/ battery</w:t>
            </w:r>
            <w:r w:rsidR="00A34A49">
              <w:t>.</w:t>
            </w:r>
          </w:p>
        </w:tc>
      </w:tr>
      <w:tr w:rsidR="00667BA9" w:rsidRPr="00D4120B" w14:paraId="44843FF7" w14:textId="77777777">
        <w:trPr>
          <w:cantSplit/>
          <w:jc w:val="center"/>
        </w:trPr>
        <w:tc>
          <w:tcPr>
            <w:tcW w:w="659" w:type="dxa"/>
            <w:tcBorders>
              <w:top w:val="single" w:sz="12" w:space="0" w:color="943634" w:themeColor="accent2" w:themeShade="BF"/>
              <w:bottom w:val="single" w:sz="12" w:space="0" w:color="943634" w:themeColor="accent2" w:themeShade="BF"/>
            </w:tcBorders>
            <w:shd w:val="clear" w:color="auto" w:fill="auto"/>
          </w:tcPr>
          <w:p w14:paraId="04D14815" w14:textId="77777777" w:rsidR="00667BA9" w:rsidRPr="00D4120B" w:rsidRDefault="00667BA9" w:rsidP="008F7891">
            <w:pPr>
              <w:pStyle w:val="TableContent"/>
            </w:pPr>
            <w:r w:rsidRPr="00D4120B">
              <w:t>5</w:t>
            </w:r>
          </w:p>
        </w:tc>
        <w:tc>
          <w:tcPr>
            <w:tcW w:w="2245" w:type="dxa"/>
            <w:tcBorders>
              <w:top w:val="single" w:sz="12" w:space="0" w:color="943634" w:themeColor="accent2" w:themeShade="BF"/>
              <w:bottom w:val="single" w:sz="12" w:space="0" w:color="943634" w:themeColor="accent2" w:themeShade="BF"/>
            </w:tcBorders>
            <w:shd w:val="clear" w:color="auto" w:fill="auto"/>
          </w:tcPr>
          <w:p w14:paraId="6BC6F02B" w14:textId="77777777" w:rsidR="00667BA9" w:rsidRPr="00D4120B" w:rsidRDefault="00667BA9" w:rsidP="008F7891">
            <w:pPr>
              <w:pStyle w:val="TableContent"/>
            </w:pPr>
            <w:r w:rsidRPr="00D4120B">
              <w:t>Priority – OBR</w:t>
            </w:r>
          </w:p>
        </w:tc>
        <w:tc>
          <w:tcPr>
            <w:tcW w:w="1080" w:type="dxa"/>
            <w:tcBorders>
              <w:top w:val="single" w:sz="12" w:space="0" w:color="943634" w:themeColor="accent2" w:themeShade="BF"/>
              <w:bottom w:val="single" w:sz="12" w:space="0" w:color="943634" w:themeColor="accent2" w:themeShade="BF"/>
            </w:tcBorders>
            <w:shd w:val="clear" w:color="auto" w:fill="auto"/>
          </w:tcPr>
          <w:p w14:paraId="49F897B5" w14:textId="77777777" w:rsidR="00667BA9" w:rsidRPr="00D4120B" w:rsidRDefault="00667BA9" w:rsidP="008F7891">
            <w:pPr>
              <w:pStyle w:val="TableContent"/>
            </w:pPr>
            <w:r w:rsidRPr="00D4120B">
              <w:t>ID</w:t>
            </w:r>
          </w:p>
        </w:tc>
        <w:tc>
          <w:tcPr>
            <w:tcW w:w="810" w:type="dxa"/>
            <w:tcBorders>
              <w:top w:val="single" w:sz="12" w:space="0" w:color="943634" w:themeColor="accent2" w:themeShade="BF"/>
              <w:bottom w:val="single" w:sz="12" w:space="0" w:color="943634" w:themeColor="accent2" w:themeShade="BF"/>
            </w:tcBorders>
            <w:shd w:val="clear" w:color="auto" w:fill="auto"/>
          </w:tcPr>
          <w:p w14:paraId="60E0DEC8" w14:textId="77777777" w:rsidR="00667BA9" w:rsidRPr="00D4120B" w:rsidRDefault="00667BA9" w:rsidP="008F7891">
            <w:pPr>
              <w:pStyle w:val="TableContent"/>
            </w:pPr>
            <w:r w:rsidRPr="00D4120B">
              <w:t>X</w:t>
            </w:r>
          </w:p>
        </w:tc>
        <w:tc>
          <w:tcPr>
            <w:tcW w:w="1260" w:type="dxa"/>
            <w:tcBorders>
              <w:top w:val="single" w:sz="12" w:space="0" w:color="943634" w:themeColor="accent2" w:themeShade="BF"/>
              <w:bottom w:val="single" w:sz="12" w:space="0" w:color="943634" w:themeColor="accent2" w:themeShade="BF"/>
            </w:tcBorders>
            <w:shd w:val="clear" w:color="auto" w:fill="auto"/>
          </w:tcPr>
          <w:p w14:paraId="2DCF8B4E" w14:textId="77777777" w:rsidR="00667BA9" w:rsidRPr="00D4120B" w:rsidRDefault="00667BA9" w:rsidP="008F7891">
            <w:pPr>
              <w:pStyle w:val="TableContent"/>
            </w:pPr>
            <w:r w:rsidRPr="00D4120B">
              <w:t>[0..0]</w:t>
            </w:r>
          </w:p>
        </w:tc>
        <w:tc>
          <w:tcPr>
            <w:tcW w:w="810" w:type="dxa"/>
            <w:tcBorders>
              <w:top w:val="single" w:sz="12" w:space="0" w:color="943634" w:themeColor="accent2" w:themeShade="BF"/>
              <w:bottom w:val="single" w:sz="12" w:space="0" w:color="943634" w:themeColor="accent2" w:themeShade="BF"/>
            </w:tcBorders>
            <w:shd w:val="clear" w:color="auto" w:fill="auto"/>
          </w:tcPr>
          <w:p w14:paraId="0E1FF15A" w14:textId="77777777" w:rsidR="00667BA9" w:rsidRPr="00D4120B" w:rsidRDefault="00667BA9" w:rsidP="008F7891">
            <w:pPr>
              <w:pStyle w:val="TableContent"/>
            </w:pPr>
          </w:p>
        </w:tc>
        <w:tc>
          <w:tcPr>
            <w:tcW w:w="810" w:type="dxa"/>
            <w:tcBorders>
              <w:top w:val="single" w:sz="12" w:space="0" w:color="943634" w:themeColor="accent2" w:themeShade="BF"/>
              <w:bottom w:val="single" w:sz="12" w:space="0" w:color="943634" w:themeColor="accent2" w:themeShade="BF"/>
            </w:tcBorders>
            <w:shd w:val="clear" w:color="auto" w:fill="auto"/>
          </w:tcPr>
          <w:p w14:paraId="7A7ABE24" w14:textId="77777777" w:rsidR="00667BA9" w:rsidRPr="00D4120B" w:rsidRDefault="00667BA9" w:rsidP="008F7891">
            <w:pPr>
              <w:pStyle w:val="TableContent"/>
            </w:pPr>
          </w:p>
        </w:tc>
        <w:tc>
          <w:tcPr>
            <w:tcW w:w="1260" w:type="dxa"/>
            <w:tcBorders>
              <w:top w:val="single" w:sz="12" w:space="0" w:color="943634" w:themeColor="accent2" w:themeShade="BF"/>
              <w:bottom w:val="single" w:sz="12" w:space="0" w:color="943634" w:themeColor="accent2" w:themeShade="BF"/>
            </w:tcBorders>
            <w:shd w:val="clear" w:color="auto" w:fill="auto"/>
          </w:tcPr>
          <w:p w14:paraId="51DD70F9" w14:textId="77777777" w:rsidR="00667BA9" w:rsidRPr="00D4120B" w:rsidRDefault="00667BA9" w:rsidP="008F7891">
            <w:pPr>
              <w:pStyle w:val="TableContent"/>
            </w:pPr>
          </w:p>
        </w:tc>
        <w:tc>
          <w:tcPr>
            <w:tcW w:w="4793" w:type="dxa"/>
            <w:tcBorders>
              <w:top w:val="single" w:sz="12" w:space="0" w:color="943634" w:themeColor="accent2" w:themeShade="BF"/>
              <w:bottom w:val="single" w:sz="12" w:space="0" w:color="943634" w:themeColor="accent2" w:themeShade="BF"/>
            </w:tcBorders>
            <w:shd w:val="clear" w:color="auto" w:fill="auto"/>
          </w:tcPr>
          <w:p w14:paraId="3743F113" w14:textId="77777777" w:rsidR="00667BA9" w:rsidRPr="00D4120B" w:rsidRDefault="00667BA9" w:rsidP="008F7891">
            <w:pPr>
              <w:pStyle w:val="TableContent"/>
            </w:pPr>
            <w:r w:rsidRPr="00D4120B">
              <w:t xml:space="preserve">Deprecated as of </w:t>
            </w:r>
            <w:r w:rsidRPr="00D4120B">
              <w:rPr>
                <w:i/>
              </w:rPr>
              <w:t>HL7 Version 2.3</w:t>
            </w:r>
            <w:r w:rsidR="00400CF4">
              <w:t xml:space="preserve">. </w:t>
            </w:r>
            <w:r w:rsidRPr="00D4120B">
              <w:t>See TQ1-9 Priority Field.</w:t>
            </w:r>
          </w:p>
        </w:tc>
      </w:tr>
      <w:tr w:rsidR="00667BA9" w:rsidRPr="00D4120B" w14:paraId="2935499F" w14:textId="77777777">
        <w:trPr>
          <w:cantSplit/>
          <w:jc w:val="center"/>
        </w:trPr>
        <w:tc>
          <w:tcPr>
            <w:tcW w:w="659" w:type="dxa"/>
            <w:tcBorders>
              <w:top w:val="single" w:sz="12" w:space="0" w:color="943634" w:themeColor="accent2" w:themeShade="BF"/>
              <w:bottom w:val="single" w:sz="12" w:space="0" w:color="943634" w:themeColor="accent2" w:themeShade="BF"/>
            </w:tcBorders>
            <w:shd w:val="clear" w:color="auto" w:fill="auto"/>
          </w:tcPr>
          <w:p w14:paraId="2096CD4F" w14:textId="77777777" w:rsidR="00667BA9" w:rsidRPr="00D4120B" w:rsidRDefault="00667BA9" w:rsidP="008F7891">
            <w:pPr>
              <w:pStyle w:val="TableContent"/>
            </w:pPr>
            <w:r w:rsidRPr="00D4120B">
              <w:t>6</w:t>
            </w:r>
          </w:p>
        </w:tc>
        <w:tc>
          <w:tcPr>
            <w:tcW w:w="2245" w:type="dxa"/>
            <w:tcBorders>
              <w:top w:val="single" w:sz="12" w:space="0" w:color="943634" w:themeColor="accent2" w:themeShade="BF"/>
              <w:bottom w:val="single" w:sz="12" w:space="0" w:color="943634" w:themeColor="accent2" w:themeShade="BF"/>
            </w:tcBorders>
            <w:shd w:val="clear" w:color="auto" w:fill="auto"/>
          </w:tcPr>
          <w:p w14:paraId="544F1CB9" w14:textId="77777777" w:rsidR="00667BA9" w:rsidRPr="00D4120B" w:rsidRDefault="00667BA9" w:rsidP="008F7891">
            <w:pPr>
              <w:pStyle w:val="TableContent"/>
            </w:pPr>
            <w:r w:rsidRPr="00D4120B">
              <w:t>Requested Date/Time</w:t>
            </w:r>
          </w:p>
        </w:tc>
        <w:tc>
          <w:tcPr>
            <w:tcW w:w="1080" w:type="dxa"/>
            <w:tcBorders>
              <w:top w:val="single" w:sz="12" w:space="0" w:color="943634" w:themeColor="accent2" w:themeShade="BF"/>
              <w:bottom w:val="single" w:sz="12" w:space="0" w:color="943634" w:themeColor="accent2" w:themeShade="BF"/>
            </w:tcBorders>
            <w:shd w:val="clear" w:color="auto" w:fill="auto"/>
          </w:tcPr>
          <w:p w14:paraId="7A0DDAEB" w14:textId="77777777" w:rsidR="00667BA9" w:rsidRPr="00D4120B" w:rsidRDefault="00667BA9" w:rsidP="008F7891">
            <w:pPr>
              <w:pStyle w:val="TableContent"/>
            </w:pPr>
            <w:r w:rsidRPr="00D4120B">
              <w:t>TS</w:t>
            </w:r>
          </w:p>
        </w:tc>
        <w:tc>
          <w:tcPr>
            <w:tcW w:w="810" w:type="dxa"/>
            <w:tcBorders>
              <w:top w:val="single" w:sz="12" w:space="0" w:color="943634" w:themeColor="accent2" w:themeShade="BF"/>
              <w:bottom w:val="single" w:sz="12" w:space="0" w:color="943634" w:themeColor="accent2" w:themeShade="BF"/>
            </w:tcBorders>
            <w:shd w:val="clear" w:color="auto" w:fill="auto"/>
          </w:tcPr>
          <w:p w14:paraId="009450ED" w14:textId="77777777" w:rsidR="00667BA9" w:rsidRPr="00D4120B" w:rsidRDefault="00667BA9" w:rsidP="008F7891">
            <w:pPr>
              <w:pStyle w:val="TableContent"/>
            </w:pPr>
            <w:r w:rsidRPr="00D4120B">
              <w:t>X</w:t>
            </w:r>
          </w:p>
        </w:tc>
        <w:tc>
          <w:tcPr>
            <w:tcW w:w="1260" w:type="dxa"/>
            <w:tcBorders>
              <w:top w:val="single" w:sz="12" w:space="0" w:color="943634" w:themeColor="accent2" w:themeShade="BF"/>
              <w:bottom w:val="single" w:sz="12" w:space="0" w:color="943634" w:themeColor="accent2" w:themeShade="BF"/>
            </w:tcBorders>
            <w:shd w:val="clear" w:color="auto" w:fill="auto"/>
          </w:tcPr>
          <w:p w14:paraId="54F148C5" w14:textId="77777777" w:rsidR="00667BA9" w:rsidRPr="00D4120B" w:rsidRDefault="00667BA9" w:rsidP="008F7891">
            <w:pPr>
              <w:pStyle w:val="TableContent"/>
            </w:pPr>
            <w:r w:rsidRPr="00D4120B">
              <w:t>[0..0]</w:t>
            </w:r>
          </w:p>
        </w:tc>
        <w:tc>
          <w:tcPr>
            <w:tcW w:w="810" w:type="dxa"/>
            <w:tcBorders>
              <w:top w:val="single" w:sz="12" w:space="0" w:color="943634" w:themeColor="accent2" w:themeShade="BF"/>
              <w:bottom w:val="single" w:sz="12" w:space="0" w:color="943634" w:themeColor="accent2" w:themeShade="BF"/>
            </w:tcBorders>
            <w:shd w:val="clear" w:color="auto" w:fill="auto"/>
          </w:tcPr>
          <w:p w14:paraId="4781A202" w14:textId="77777777" w:rsidR="00667BA9" w:rsidRPr="00D4120B" w:rsidRDefault="00667BA9" w:rsidP="008F7891">
            <w:pPr>
              <w:pStyle w:val="TableContent"/>
            </w:pPr>
          </w:p>
        </w:tc>
        <w:tc>
          <w:tcPr>
            <w:tcW w:w="810" w:type="dxa"/>
            <w:tcBorders>
              <w:top w:val="single" w:sz="12" w:space="0" w:color="943634" w:themeColor="accent2" w:themeShade="BF"/>
              <w:bottom w:val="single" w:sz="12" w:space="0" w:color="943634" w:themeColor="accent2" w:themeShade="BF"/>
            </w:tcBorders>
            <w:shd w:val="clear" w:color="auto" w:fill="auto"/>
          </w:tcPr>
          <w:p w14:paraId="5330F001" w14:textId="77777777" w:rsidR="00667BA9" w:rsidRPr="00D4120B" w:rsidRDefault="00667BA9" w:rsidP="008F7891">
            <w:pPr>
              <w:pStyle w:val="TableContent"/>
            </w:pPr>
          </w:p>
        </w:tc>
        <w:tc>
          <w:tcPr>
            <w:tcW w:w="1260" w:type="dxa"/>
            <w:tcBorders>
              <w:top w:val="single" w:sz="12" w:space="0" w:color="943634" w:themeColor="accent2" w:themeShade="BF"/>
              <w:bottom w:val="single" w:sz="12" w:space="0" w:color="943634" w:themeColor="accent2" w:themeShade="BF"/>
            </w:tcBorders>
            <w:shd w:val="clear" w:color="auto" w:fill="auto"/>
          </w:tcPr>
          <w:p w14:paraId="177448EE" w14:textId="77777777" w:rsidR="00667BA9" w:rsidRPr="00D4120B" w:rsidRDefault="00667BA9" w:rsidP="008F7891">
            <w:pPr>
              <w:pStyle w:val="TableContent"/>
            </w:pPr>
          </w:p>
        </w:tc>
        <w:tc>
          <w:tcPr>
            <w:tcW w:w="4793" w:type="dxa"/>
            <w:tcBorders>
              <w:top w:val="single" w:sz="12" w:space="0" w:color="943634" w:themeColor="accent2" w:themeShade="BF"/>
              <w:bottom w:val="single" w:sz="12" w:space="0" w:color="943634" w:themeColor="accent2" w:themeShade="BF"/>
            </w:tcBorders>
            <w:shd w:val="clear" w:color="auto" w:fill="auto"/>
          </w:tcPr>
          <w:p w14:paraId="631EA1E2" w14:textId="77777777" w:rsidR="00667BA9" w:rsidRPr="00D4120B" w:rsidRDefault="00667BA9" w:rsidP="008F7891">
            <w:pPr>
              <w:pStyle w:val="TableContent"/>
            </w:pPr>
            <w:r w:rsidRPr="00D4120B">
              <w:t xml:space="preserve">Deprecated as of </w:t>
            </w:r>
            <w:r w:rsidRPr="00D4120B">
              <w:rPr>
                <w:i/>
              </w:rPr>
              <w:t>HL7 Version 2.3</w:t>
            </w:r>
            <w:r w:rsidR="00400CF4">
              <w:t xml:space="preserve">. </w:t>
            </w:r>
            <w:r w:rsidRPr="00D4120B">
              <w:t>See TQ1-8 Start Date/Time.</w:t>
            </w:r>
          </w:p>
        </w:tc>
      </w:tr>
      <w:tr w:rsidR="00667BA9" w:rsidRPr="00D4120B" w14:paraId="2002D581" w14:textId="77777777">
        <w:trPr>
          <w:cantSplit/>
          <w:jc w:val="center"/>
        </w:trPr>
        <w:tc>
          <w:tcPr>
            <w:tcW w:w="659" w:type="dxa"/>
            <w:tcBorders>
              <w:top w:val="single" w:sz="12" w:space="0" w:color="943634" w:themeColor="accent2" w:themeShade="BF"/>
            </w:tcBorders>
          </w:tcPr>
          <w:p w14:paraId="7C562F86" w14:textId="77777777" w:rsidR="00667BA9" w:rsidRPr="00D4120B" w:rsidRDefault="00667BA9" w:rsidP="008F7891">
            <w:pPr>
              <w:pStyle w:val="TableContent"/>
            </w:pPr>
            <w:r w:rsidRPr="00D4120B">
              <w:t>7</w:t>
            </w:r>
          </w:p>
        </w:tc>
        <w:tc>
          <w:tcPr>
            <w:tcW w:w="2245" w:type="dxa"/>
            <w:tcBorders>
              <w:top w:val="single" w:sz="12" w:space="0" w:color="943634" w:themeColor="accent2" w:themeShade="BF"/>
            </w:tcBorders>
          </w:tcPr>
          <w:p w14:paraId="116A34EC" w14:textId="77777777" w:rsidR="00667BA9" w:rsidRPr="00D4120B" w:rsidRDefault="00667BA9" w:rsidP="008F7891">
            <w:pPr>
              <w:pStyle w:val="TableContent"/>
            </w:pPr>
            <w:r w:rsidRPr="00D4120B">
              <w:t>Observation Date/Time</w:t>
            </w:r>
          </w:p>
        </w:tc>
        <w:tc>
          <w:tcPr>
            <w:tcW w:w="1080" w:type="dxa"/>
            <w:tcBorders>
              <w:top w:val="single" w:sz="12" w:space="0" w:color="943634" w:themeColor="accent2" w:themeShade="BF"/>
            </w:tcBorders>
          </w:tcPr>
          <w:p w14:paraId="327D0459" w14:textId="77777777" w:rsidR="00667BA9" w:rsidRPr="00D4120B" w:rsidRDefault="00667BA9" w:rsidP="008F7891">
            <w:pPr>
              <w:pStyle w:val="TableContent"/>
            </w:pPr>
            <w:r w:rsidRPr="00D4120B">
              <w:t>TS</w:t>
            </w:r>
          </w:p>
        </w:tc>
        <w:tc>
          <w:tcPr>
            <w:tcW w:w="810" w:type="dxa"/>
            <w:tcBorders>
              <w:top w:val="single" w:sz="12" w:space="0" w:color="943634" w:themeColor="accent2" w:themeShade="BF"/>
            </w:tcBorders>
          </w:tcPr>
          <w:p w14:paraId="011C902B" w14:textId="77777777" w:rsidR="00667BA9" w:rsidRPr="00D4120B" w:rsidRDefault="00667BA9" w:rsidP="008F7891">
            <w:pPr>
              <w:pStyle w:val="TableContent"/>
            </w:pPr>
            <w:commentRangeStart w:id="4598"/>
            <w:r w:rsidRPr="00D4120B">
              <w:t>R</w:t>
            </w:r>
            <w:ins w:id="4599" w:author="Robert Snelick" w:date="2011-12-02T17:53:00Z">
              <w:r w:rsidR="00232EC9">
                <w:t>E</w:t>
              </w:r>
            </w:ins>
            <w:commentRangeEnd w:id="4598"/>
            <w:r w:rsidR="002328FF">
              <w:rPr>
                <w:rStyle w:val="CommentReference"/>
                <w:rFonts w:ascii="Times New Roman" w:hAnsi="Times New Roman"/>
                <w:bCs w:val="0"/>
                <w:vanish/>
                <w:color w:val="auto"/>
                <w:lang w:eastAsia="de-DE"/>
              </w:rPr>
              <w:commentReference w:id="4598"/>
            </w:r>
          </w:p>
        </w:tc>
        <w:tc>
          <w:tcPr>
            <w:tcW w:w="1260" w:type="dxa"/>
            <w:tcBorders>
              <w:top w:val="single" w:sz="12" w:space="0" w:color="943634" w:themeColor="accent2" w:themeShade="BF"/>
            </w:tcBorders>
          </w:tcPr>
          <w:p w14:paraId="3FD38030" w14:textId="77777777" w:rsidR="00667BA9" w:rsidRPr="00D4120B" w:rsidRDefault="00667BA9" w:rsidP="008F7891">
            <w:pPr>
              <w:pStyle w:val="TableContent"/>
            </w:pPr>
            <w:r w:rsidRPr="00D4120B">
              <w:t>[1..1]</w:t>
            </w:r>
          </w:p>
        </w:tc>
        <w:tc>
          <w:tcPr>
            <w:tcW w:w="810" w:type="dxa"/>
            <w:tcBorders>
              <w:top w:val="single" w:sz="12" w:space="0" w:color="943634" w:themeColor="accent2" w:themeShade="BF"/>
            </w:tcBorders>
            <w:shd w:val="clear" w:color="auto" w:fill="auto"/>
          </w:tcPr>
          <w:p w14:paraId="2FE97E9E" w14:textId="77777777" w:rsidR="00667BA9" w:rsidRPr="00D4120B" w:rsidRDefault="00CF640A" w:rsidP="008F7891">
            <w:pPr>
              <w:pStyle w:val="TableContent"/>
            </w:pPr>
            <w:r>
              <w:t>8..24</w:t>
            </w:r>
          </w:p>
        </w:tc>
        <w:tc>
          <w:tcPr>
            <w:tcW w:w="810" w:type="dxa"/>
            <w:tcBorders>
              <w:top w:val="single" w:sz="12" w:space="0" w:color="943634" w:themeColor="accent2" w:themeShade="BF"/>
            </w:tcBorders>
            <w:shd w:val="clear" w:color="auto" w:fill="auto"/>
          </w:tcPr>
          <w:p w14:paraId="2BAB35C9" w14:textId="77777777" w:rsidR="00667BA9" w:rsidRPr="00D4120B" w:rsidRDefault="00CF640A" w:rsidP="008F7891">
            <w:pPr>
              <w:pStyle w:val="TableContent"/>
            </w:pPr>
            <w:r>
              <w:t>=</w:t>
            </w:r>
          </w:p>
        </w:tc>
        <w:tc>
          <w:tcPr>
            <w:tcW w:w="1260" w:type="dxa"/>
            <w:tcBorders>
              <w:top w:val="single" w:sz="12" w:space="0" w:color="943634" w:themeColor="accent2" w:themeShade="BF"/>
            </w:tcBorders>
          </w:tcPr>
          <w:p w14:paraId="623B374F" w14:textId="77777777" w:rsidR="00667BA9" w:rsidRPr="00D4120B" w:rsidRDefault="00667BA9" w:rsidP="008F7891">
            <w:pPr>
              <w:pStyle w:val="TableContent"/>
            </w:pPr>
          </w:p>
        </w:tc>
        <w:tc>
          <w:tcPr>
            <w:tcW w:w="4793" w:type="dxa"/>
            <w:tcBorders>
              <w:top w:val="single" w:sz="12" w:space="0" w:color="943634" w:themeColor="accent2" w:themeShade="BF"/>
            </w:tcBorders>
          </w:tcPr>
          <w:p w14:paraId="14C5C2FE" w14:textId="77777777" w:rsidR="0055692F" w:rsidRDefault="0055692F" w:rsidP="008F7891">
            <w:pPr>
              <w:pStyle w:val="TableContent"/>
              <w:rPr>
                <w:ins w:id="4600" w:author="Bob Yencha" w:date="2011-12-19T13:11:00Z"/>
              </w:rPr>
            </w:pPr>
            <w:ins w:id="4601" w:author="Bob Yencha" w:date="2011-12-19T13:11:00Z">
              <w:r w:rsidRPr="00B11068">
                <w:t>This reflects the specimen collection date/time when the test invo</w:t>
              </w:r>
              <w:r>
                <w:t>l</w:t>
              </w:r>
              <w:r w:rsidRPr="00B11068">
                <w:t>ves a specimen.</w:t>
              </w:r>
            </w:ins>
          </w:p>
          <w:p w14:paraId="01D65654" w14:textId="77777777" w:rsidR="00CF640A" w:rsidRDefault="00667BA9" w:rsidP="008F7891">
            <w:pPr>
              <w:pStyle w:val="TableContent"/>
              <w:numPr>
                <w:ins w:id="4602" w:author="Bob Yencha" w:date="2011-12-19T13:11:00Z"/>
              </w:numPr>
            </w:pPr>
            <w:r w:rsidRPr="00D4120B">
              <w:t>For specimen-based observations, the date/time the specimen was collected</w:t>
            </w:r>
            <w:r w:rsidR="00400CF4">
              <w:t xml:space="preserve">. </w:t>
            </w:r>
            <w:r w:rsidR="00CF640A">
              <w:t>Since a test may also involve drawing specimens at different times, e.g., tolerance tests, this date/time only covers the draw of the first specimen. All other specimen collection date/times, including the first one, are communicated in the SPM segment</w:t>
            </w:r>
          </w:p>
          <w:p w14:paraId="16BA9601" w14:textId="77777777" w:rsidR="00CF640A" w:rsidRPr="00F87713" w:rsidRDefault="00667BA9" w:rsidP="008F7891">
            <w:pPr>
              <w:pStyle w:val="TableContent"/>
            </w:pPr>
            <w:r w:rsidRPr="00F87713">
              <w:t>For unknown collection date/time use "0000"</w:t>
            </w:r>
            <w:r w:rsidR="00400CF4" w:rsidRPr="00F87713">
              <w:t xml:space="preserve">. </w:t>
            </w:r>
          </w:p>
          <w:p w14:paraId="0F1974C4" w14:textId="77777777" w:rsidR="00CF640A" w:rsidRPr="00F87713" w:rsidRDefault="00667BA9" w:rsidP="008F7891">
            <w:pPr>
              <w:pStyle w:val="TableContent"/>
            </w:pPr>
            <w:r w:rsidRPr="00F87713">
              <w:t>Format: YYYYMMDD[HH[MM[SS[.S[S[S[S]]]]]]]]+/-ZZZZ] except when reporting an unknown date of ‘0000”</w:t>
            </w:r>
          </w:p>
          <w:p w14:paraId="5EA149DC" w14:textId="77777777" w:rsidR="00CF640A" w:rsidRPr="00F87713" w:rsidRDefault="00CF640A" w:rsidP="008F7891">
            <w:pPr>
              <w:pStyle w:val="TableContent"/>
            </w:pPr>
            <w:r w:rsidRPr="00F87713">
              <w:t>Timezone offset is optional, but encouraged.</w:t>
            </w:r>
          </w:p>
          <w:p w14:paraId="6C9B61C6" w14:textId="77777777" w:rsidR="00667BA9" w:rsidRPr="00D4120B" w:rsidRDefault="00F87713" w:rsidP="00F87713">
            <w:pPr>
              <w:pStyle w:val="TableContent"/>
            </w:pPr>
            <w:r w:rsidRPr="00F87713">
              <w:t>Be as precise as</w:t>
            </w:r>
            <w:r w:rsidR="00CF640A" w:rsidRPr="00F87713">
              <w:t xml:space="preserve"> </w:t>
            </w:r>
            <w:r w:rsidRPr="00F87713">
              <w:t>possible; p</w:t>
            </w:r>
            <w:r w:rsidR="00CF640A" w:rsidRPr="00F87713">
              <w:t>articularly important for newborns.  At least YYYYMMDD, and prefers HH and MM for newborns as well.</w:t>
            </w:r>
          </w:p>
        </w:tc>
      </w:tr>
      <w:tr w:rsidR="00667BA9" w:rsidRPr="00D4120B" w14:paraId="7804F849" w14:textId="77777777">
        <w:trPr>
          <w:cantSplit/>
          <w:jc w:val="center"/>
        </w:trPr>
        <w:tc>
          <w:tcPr>
            <w:tcW w:w="659" w:type="dxa"/>
            <w:tcBorders>
              <w:bottom w:val="single" w:sz="12" w:space="0" w:color="CC3300"/>
            </w:tcBorders>
          </w:tcPr>
          <w:p w14:paraId="27C570FC" w14:textId="77777777" w:rsidR="00667BA9" w:rsidRPr="00D4120B" w:rsidRDefault="00667BA9" w:rsidP="008F7891">
            <w:pPr>
              <w:pStyle w:val="TableContent"/>
            </w:pPr>
            <w:r w:rsidRPr="00D4120B">
              <w:t>8</w:t>
            </w:r>
          </w:p>
        </w:tc>
        <w:tc>
          <w:tcPr>
            <w:tcW w:w="2245" w:type="dxa"/>
            <w:tcBorders>
              <w:bottom w:val="single" w:sz="12" w:space="0" w:color="CC3300"/>
            </w:tcBorders>
          </w:tcPr>
          <w:p w14:paraId="5C8C3316" w14:textId="77777777" w:rsidR="00667BA9" w:rsidRPr="00D4120B" w:rsidRDefault="00667BA9" w:rsidP="008F7891">
            <w:pPr>
              <w:pStyle w:val="TableContent"/>
            </w:pPr>
            <w:r w:rsidRPr="00D4120B">
              <w:t>Observation End Date/Time</w:t>
            </w:r>
          </w:p>
        </w:tc>
        <w:tc>
          <w:tcPr>
            <w:tcW w:w="1080" w:type="dxa"/>
            <w:tcBorders>
              <w:bottom w:val="single" w:sz="12" w:space="0" w:color="CC3300"/>
            </w:tcBorders>
          </w:tcPr>
          <w:p w14:paraId="0990AE09" w14:textId="77777777" w:rsidR="00667BA9" w:rsidRPr="00D4120B" w:rsidRDefault="00667BA9" w:rsidP="008F7891">
            <w:pPr>
              <w:pStyle w:val="TableContent"/>
            </w:pPr>
            <w:r w:rsidRPr="00D4120B">
              <w:t>TS</w:t>
            </w:r>
          </w:p>
        </w:tc>
        <w:tc>
          <w:tcPr>
            <w:tcW w:w="810" w:type="dxa"/>
            <w:tcBorders>
              <w:bottom w:val="single" w:sz="12" w:space="0" w:color="CC3300"/>
            </w:tcBorders>
          </w:tcPr>
          <w:p w14:paraId="0E7136FC" w14:textId="77777777" w:rsidR="00667BA9" w:rsidRPr="00D4120B" w:rsidRDefault="009772D1" w:rsidP="008F7891">
            <w:pPr>
              <w:pStyle w:val="TableContent"/>
            </w:pPr>
            <w:r>
              <w:t>R</w:t>
            </w:r>
            <w:r w:rsidR="00667BA9" w:rsidRPr="00D4120B">
              <w:t>E</w:t>
            </w:r>
          </w:p>
        </w:tc>
        <w:tc>
          <w:tcPr>
            <w:tcW w:w="1260" w:type="dxa"/>
            <w:tcBorders>
              <w:bottom w:val="single" w:sz="12" w:space="0" w:color="CC3300"/>
            </w:tcBorders>
          </w:tcPr>
          <w:p w14:paraId="28571F5D" w14:textId="77777777" w:rsidR="00667BA9" w:rsidRPr="00D4120B" w:rsidRDefault="00667BA9" w:rsidP="008F7891">
            <w:pPr>
              <w:pStyle w:val="TableContent"/>
            </w:pPr>
            <w:r w:rsidRPr="00D4120B">
              <w:t>[0..1]</w:t>
            </w:r>
          </w:p>
        </w:tc>
        <w:tc>
          <w:tcPr>
            <w:tcW w:w="810" w:type="dxa"/>
            <w:tcBorders>
              <w:top w:val="single" w:sz="12" w:space="0" w:color="CC3300"/>
              <w:bottom w:val="single" w:sz="12" w:space="0" w:color="CC3300"/>
            </w:tcBorders>
            <w:shd w:val="clear" w:color="auto" w:fill="auto"/>
          </w:tcPr>
          <w:p w14:paraId="315B0701" w14:textId="77777777" w:rsidR="00667BA9" w:rsidRPr="00D4120B" w:rsidRDefault="00CF640A" w:rsidP="008F7891">
            <w:pPr>
              <w:pStyle w:val="TableContent"/>
            </w:pPr>
            <w:r>
              <w:t>8..24</w:t>
            </w:r>
          </w:p>
        </w:tc>
        <w:tc>
          <w:tcPr>
            <w:tcW w:w="810" w:type="dxa"/>
            <w:tcBorders>
              <w:top w:val="single" w:sz="12" w:space="0" w:color="CC3300"/>
              <w:bottom w:val="single" w:sz="12" w:space="0" w:color="CC3300"/>
            </w:tcBorders>
            <w:shd w:val="clear" w:color="auto" w:fill="auto"/>
          </w:tcPr>
          <w:p w14:paraId="0C289180" w14:textId="77777777" w:rsidR="00667BA9" w:rsidRPr="00D4120B" w:rsidRDefault="00CF640A" w:rsidP="008F7891">
            <w:pPr>
              <w:pStyle w:val="TableContent"/>
            </w:pPr>
            <w:r>
              <w:t>=</w:t>
            </w:r>
          </w:p>
        </w:tc>
        <w:tc>
          <w:tcPr>
            <w:tcW w:w="1260" w:type="dxa"/>
            <w:tcBorders>
              <w:bottom w:val="single" w:sz="12" w:space="0" w:color="CC3300"/>
            </w:tcBorders>
          </w:tcPr>
          <w:p w14:paraId="0B6290B4" w14:textId="77777777" w:rsidR="00667BA9" w:rsidRPr="00D4120B" w:rsidRDefault="00667BA9" w:rsidP="008F7891">
            <w:pPr>
              <w:pStyle w:val="TableContent"/>
            </w:pPr>
          </w:p>
        </w:tc>
        <w:tc>
          <w:tcPr>
            <w:tcW w:w="4793" w:type="dxa"/>
            <w:tcBorders>
              <w:bottom w:val="single" w:sz="12" w:space="0" w:color="CC3300"/>
            </w:tcBorders>
          </w:tcPr>
          <w:p w14:paraId="5F55FB84" w14:textId="77777777" w:rsidR="00667BA9" w:rsidRPr="00D4120B" w:rsidRDefault="00667BA9" w:rsidP="008F7891">
            <w:pPr>
              <w:pStyle w:val="TableContent"/>
            </w:pPr>
            <w:r w:rsidRPr="00D4120B">
              <w:t>For specimen-based observations where the specimen was collected over a period of time, this represents the end point in time when the specimen was collected.</w:t>
            </w:r>
          </w:p>
          <w:p w14:paraId="009EE4A7" w14:textId="77777777" w:rsidR="00CF640A" w:rsidRDefault="00CF640A" w:rsidP="008F7891">
            <w:pPr>
              <w:pStyle w:val="TableContent"/>
            </w:pPr>
            <w:r>
              <w:t>Timezone offset is optional but encouraged.</w:t>
            </w:r>
          </w:p>
          <w:p w14:paraId="6AB68B25" w14:textId="77777777" w:rsidR="00667BA9" w:rsidRPr="00D4120B" w:rsidRDefault="00CF640A" w:rsidP="008F7891">
            <w:pPr>
              <w:pStyle w:val="TableContent"/>
            </w:pPr>
            <w:r>
              <w:t>Be as precise as appropriate and available.  Particularly important for newborns.  At least YYYYMMDD, and prefers HH for newborns as welll.</w:t>
            </w:r>
          </w:p>
        </w:tc>
      </w:tr>
      <w:tr w:rsidR="00667BA9" w:rsidRPr="00D4120B" w14:paraId="77714082" w14:textId="77777777">
        <w:trPr>
          <w:cantSplit/>
          <w:jc w:val="center"/>
        </w:trPr>
        <w:tc>
          <w:tcPr>
            <w:tcW w:w="659" w:type="dxa"/>
            <w:tcBorders>
              <w:top w:val="single" w:sz="12" w:space="0" w:color="CC3300"/>
            </w:tcBorders>
            <w:shd w:val="clear" w:color="auto" w:fill="auto"/>
          </w:tcPr>
          <w:p w14:paraId="71B5F8C2" w14:textId="77777777" w:rsidR="00667BA9" w:rsidRPr="00D4120B" w:rsidRDefault="00667BA9" w:rsidP="008F7891">
            <w:pPr>
              <w:pStyle w:val="TableContent"/>
            </w:pPr>
            <w:r w:rsidRPr="00D4120B">
              <w:t>9</w:t>
            </w:r>
          </w:p>
        </w:tc>
        <w:tc>
          <w:tcPr>
            <w:tcW w:w="2245" w:type="dxa"/>
            <w:tcBorders>
              <w:top w:val="single" w:sz="12" w:space="0" w:color="CC3300"/>
            </w:tcBorders>
            <w:shd w:val="clear" w:color="auto" w:fill="auto"/>
          </w:tcPr>
          <w:p w14:paraId="6D152E93" w14:textId="77777777" w:rsidR="00667BA9" w:rsidRPr="00D4120B" w:rsidRDefault="00667BA9" w:rsidP="008F7891">
            <w:pPr>
              <w:pStyle w:val="TableContent"/>
            </w:pPr>
            <w:r w:rsidRPr="00D4120B">
              <w:t>Collection Volume</w:t>
            </w:r>
          </w:p>
        </w:tc>
        <w:tc>
          <w:tcPr>
            <w:tcW w:w="1080" w:type="dxa"/>
            <w:tcBorders>
              <w:top w:val="single" w:sz="12" w:space="0" w:color="CC3300"/>
            </w:tcBorders>
            <w:shd w:val="clear" w:color="auto" w:fill="auto"/>
          </w:tcPr>
          <w:p w14:paraId="60A8A03B" w14:textId="77777777" w:rsidR="00667BA9" w:rsidRPr="00D4120B" w:rsidRDefault="00667BA9" w:rsidP="008F7891">
            <w:pPr>
              <w:pStyle w:val="TableContent"/>
            </w:pPr>
            <w:r w:rsidRPr="00D4120B">
              <w:t>CQ</w:t>
            </w:r>
          </w:p>
        </w:tc>
        <w:tc>
          <w:tcPr>
            <w:tcW w:w="810" w:type="dxa"/>
            <w:tcBorders>
              <w:top w:val="single" w:sz="12" w:space="0" w:color="CC3300"/>
            </w:tcBorders>
            <w:shd w:val="clear" w:color="auto" w:fill="auto"/>
          </w:tcPr>
          <w:p w14:paraId="4017E7C0" w14:textId="77777777" w:rsidR="00667BA9" w:rsidRPr="00D4120B" w:rsidRDefault="001F2531" w:rsidP="008F7891">
            <w:pPr>
              <w:pStyle w:val="TableContent"/>
            </w:pPr>
            <w:ins w:id="4603" w:author="Swain, Ashley" w:date="2011-11-26T17:47:00Z">
              <w:r>
                <w:t>O</w:t>
              </w:r>
            </w:ins>
            <w:del w:id="4604" w:author="Swain, Ashley" w:date="2011-11-26T17:47:00Z">
              <w:r w:rsidR="00667BA9" w:rsidRPr="00D4120B" w:rsidDel="001F2531">
                <w:delText>X</w:delText>
              </w:r>
            </w:del>
          </w:p>
        </w:tc>
        <w:tc>
          <w:tcPr>
            <w:tcW w:w="1260" w:type="dxa"/>
            <w:tcBorders>
              <w:top w:val="single" w:sz="12" w:space="0" w:color="CC3300"/>
            </w:tcBorders>
            <w:shd w:val="clear" w:color="auto" w:fill="auto"/>
          </w:tcPr>
          <w:p w14:paraId="7022954D" w14:textId="77777777" w:rsidR="00667BA9" w:rsidRPr="00D4120B" w:rsidRDefault="00667BA9" w:rsidP="008F7891">
            <w:pPr>
              <w:pStyle w:val="TableContent"/>
            </w:pPr>
            <w:r w:rsidRPr="00D4120B">
              <w:t>[0..0]</w:t>
            </w:r>
          </w:p>
        </w:tc>
        <w:tc>
          <w:tcPr>
            <w:tcW w:w="810" w:type="dxa"/>
            <w:tcBorders>
              <w:top w:val="single" w:sz="12" w:space="0" w:color="CC3300"/>
              <w:bottom w:val="single" w:sz="12" w:space="0" w:color="CC3300"/>
            </w:tcBorders>
            <w:shd w:val="clear" w:color="auto" w:fill="auto"/>
          </w:tcPr>
          <w:p w14:paraId="79C6A208" w14:textId="77777777" w:rsidR="00667BA9" w:rsidRPr="00D4120B" w:rsidRDefault="00667BA9" w:rsidP="008F7891">
            <w:pPr>
              <w:pStyle w:val="TableContent"/>
            </w:pPr>
          </w:p>
        </w:tc>
        <w:tc>
          <w:tcPr>
            <w:tcW w:w="810" w:type="dxa"/>
            <w:tcBorders>
              <w:top w:val="single" w:sz="12" w:space="0" w:color="CC3300"/>
              <w:bottom w:val="single" w:sz="12" w:space="0" w:color="CC3300"/>
            </w:tcBorders>
            <w:shd w:val="clear" w:color="auto" w:fill="auto"/>
          </w:tcPr>
          <w:p w14:paraId="5442FEDF" w14:textId="77777777" w:rsidR="00667BA9" w:rsidRPr="00D4120B" w:rsidRDefault="00667BA9" w:rsidP="008F7891">
            <w:pPr>
              <w:pStyle w:val="TableContent"/>
            </w:pPr>
          </w:p>
        </w:tc>
        <w:tc>
          <w:tcPr>
            <w:tcW w:w="1260" w:type="dxa"/>
            <w:tcBorders>
              <w:top w:val="single" w:sz="12" w:space="0" w:color="CC3300"/>
            </w:tcBorders>
            <w:shd w:val="clear" w:color="auto" w:fill="auto"/>
          </w:tcPr>
          <w:p w14:paraId="2938957E" w14:textId="77777777" w:rsidR="00667BA9" w:rsidRPr="00D4120B" w:rsidRDefault="00667BA9" w:rsidP="008F7891">
            <w:pPr>
              <w:pStyle w:val="TableContent"/>
            </w:pPr>
          </w:p>
        </w:tc>
        <w:tc>
          <w:tcPr>
            <w:tcW w:w="4793" w:type="dxa"/>
            <w:tcBorders>
              <w:top w:val="single" w:sz="12" w:space="0" w:color="CC3300"/>
            </w:tcBorders>
            <w:shd w:val="clear" w:color="auto" w:fill="auto"/>
          </w:tcPr>
          <w:p w14:paraId="7ACBCC80" w14:textId="77777777" w:rsidR="00667BA9" w:rsidRPr="00D4120B" w:rsidRDefault="00667BA9" w:rsidP="008F7891">
            <w:pPr>
              <w:pStyle w:val="TableContent"/>
            </w:pPr>
            <w:del w:id="4605" w:author="Bob Yencha" w:date="2011-12-03T13:34:00Z">
              <w:r w:rsidRPr="00D4120B" w:rsidDel="000332E1">
                <w:delText xml:space="preserve">Deprecated as of </w:delText>
              </w:r>
              <w:r w:rsidRPr="00D4120B" w:rsidDel="000332E1">
                <w:rPr>
                  <w:i/>
                </w:rPr>
                <w:delText>HL7 Version 2.5</w:delText>
              </w:r>
              <w:r w:rsidR="00400CF4" w:rsidDel="000332E1">
                <w:delText xml:space="preserve">. </w:delText>
              </w:r>
              <w:r w:rsidRPr="00D4120B" w:rsidDel="000332E1">
                <w:delText>See SPM-12 Specimen Collection Amount.</w:delText>
              </w:r>
            </w:del>
          </w:p>
        </w:tc>
      </w:tr>
      <w:tr w:rsidR="00667BA9" w:rsidRPr="00D4120B" w14:paraId="49FEB469" w14:textId="77777777">
        <w:trPr>
          <w:cantSplit/>
          <w:jc w:val="center"/>
        </w:trPr>
        <w:tc>
          <w:tcPr>
            <w:tcW w:w="659" w:type="dxa"/>
          </w:tcPr>
          <w:p w14:paraId="4EC4BEBA" w14:textId="77777777" w:rsidR="00667BA9" w:rsidRPr="00D4120B" w:rsidRDefault="00667BA9" w:rsidP="008F7891">
            <w:pPr>
              <w:pStyle w:val="TableContent"/>
            </w:pPr>
            <w:r w:rsidRPr="00D4120B">
              <w:t>10</w:t>
            </w:r>
          </w:p>
        </w:tc>
        <w:tc>
          <w:tcPr>
            <w:tcW w:w="2245" w:type="dxa"/>
          </w:tcPr>
          <w:p w14:paraId="6CD5B704" w14:textId="77777777" w:rsidR="00667BA9" w:rsidRPr="00D4120B" w:rsidRDefault="00667BA9" w:rsidP="008F7891">
            <w:pPr>
              <w:pStyle w:val="TableContent"/>
            </w:pPr>
            <w:r w:rsidRPr="00D4120B">
              <w:t>Collector Identifier</w:t>
            </w:r>
          </w:p>
        </w:tc>
        <w:tc>
          <w:tcPr>
            <w:tcW w:w="1080" w:type="dxa"/>
          </w:tcPr>
          <w:p w14:paraId="5DDAFF4D" w14:textId="77777777" w:rsidR="00667BA9" w:rsidRPr="00D4120B" w:rsidRDefault="00667BA9" w:rsidP="008F7891">
            <w:pPr>
              <w:pStyle w:val="TableContent"/>
            </w:pPr>
            <w:r w:rsidRPr="00D4120B">
              <w:t>XCN</w:t>
            </w:r>
          </w:p>
        </w:tc>
        <w:tc>
          <w:tcPr>
            <w:tcW w:w="810" w:type="dxa"/>
          </w:tcPr>
          <w:p w14:paraId="358107B6" w14:textId="77777777" w:rsidR="00667BA9" w:rsidRPr="00D4120B" w:rsidRDefault="00667BA9" w:rsidP="008F7891">
            <w:pPr>
              <w:pStyle w:val="TableContent"/>
            </w:pPr>
            <w:r w:rsidRPr="00D4120B">
              <w:t>O</w:t>
            </w:r>
          </w:p>
        </w:tc>
        <w:tc>
          <w:tcPr>
            <w:tcW w:w="1260" w:type="dxa"/>
          </w:tcPr>
          <w:p w14:paraId="3211A9AF" w14:textId="77777777" w:rsidR="00667BA9" w:rsidRPr="00D4120B" w:rsidRDefault="00667BA9" w:rsidP="008F7891">
            <w:pPr>
              <w:pStyle w:val="TableContent"/>
            </w:pPr>
            <w:r w:rsidRPr="00D4120B">
              <w:t>[0..*]</w:t>
            </w:r>
          </w:p>
        </w:tc>
        <w:tc>
          <w:tcPr>
            <w:tcW w:w="810" w:type="dxa"/>
            <w:tcBorders>
              <w:top w:val="single" w:sz="12" w:space="0" w:color="CC3300"/>
            </w:tcBorders>
            <w:shd w:val="clear" w:color="auto" w:fill="auto"/>
          </w:tcPr>
          <w:p w14:paraId="6AA76CDF" w14:textId="77777777" w:rsidR="00667BA9" w:rsidRPr="00D4120B" w:rsidRDefault="00667BA9" w:rsidP="008F7891">
            <w:pPr>
              <w:pStyle w:val="TableContent"/>
            </w:pPr>
          </w:p>
        </w:tc>
        <w:tc>
          <w:tcPr>
            <w:tcW w:w="810" w:type="dxa"/>
            <w:tcBorders>
              <w:top w:val="single" w:sz="12" w:space="0" w:color="CC3300"/>
            </w:tcBorders>
            <w:shd w:val="clear" w:color="auto" w:fill="auto"/>
          </w:tcPr>
          <w:p w14:paraId="3408A019" w14:textId="77777777" w:rsidR="00667BA9" w:rsidRPr="00D4120B" w:rsidRDefault="00667BA9" w:rsidP="008F7891">
            <w:pPr>
              <w:pStyle w:val="TableContent"/>
            </w:pPr>
          </w:p>
        </w:tc>
        <w:tc>
          <w:tcPr>
            <w:tcW w:w="1260" w:type="dxa"/>
          </w:tcPr>
          <w:p w14:paraId="49F2A6F0" w14:textId="77777777" w:rsidR="00667BA9" w:rsidRPr="00D4120B" w:rsidRDefault="00667BA9" w:rsidP="008F7891">
            <w:pPr>
              <w:pStyle w:val="TableContent"/>
            </w:pPr>
          </w:p>
        </w:tc>
        <w:tc>
          <w:tcPr>
            <w:tcW w:w="4793" w:type="dxa"/>
          </w:tcPr>
          <w:p w14:paraId="7CFB2671" w14:textId="77777777" w:rsidR="00667BA9" w:rsidRPr="00D4120B" w:rsidRDefault="00667BA9" w:rsidP="008F7891">
            <w:pPr>
              <w:pStyle w:val="TableContent"/>
            </w:pPr>
          </w:p>
        </w:tc>
      </w:tr>
      <w:tr w:rsidR="00667BA9" w:rsidRPr="00D4120B" w14:paraId="6B9222FD" w14:textId="77777777">
        <w:trPr>
          <w:cantSplit/>
          <w:jc w:val="center"/>
        </w:trPr>
        <w:tc>
          <w:tcPr>
            <w:tcW w:w="659" w:type="dxa"/>
          </w:tcPr>
          <w:p w14:paraId="4B5C079F" w14:textId="77777777" w:rsidR="00667BA9" w:rsidRPr="00D4120B" w:rsidRDefault="00667BA9" w:rsidP="008F7891">
            <w:pPr>
              <w:pStyle w:val="TableContent"/>
            </w:pPr>
            <w:r w:rsidRPr="00D4120B">
              <w:t>11</w:t>
            </w:r>
          </w:p>
        </w:tc>
        <w:tc>
          <w:tcPr>
            <w:tcW w:w="2245" w:type="dxa"/>
          </w:tcPr>
          <w:p w14:paraId="249D32AF" w14:textId="77777777" w:rsidR="00667BA9" w:rsidRPr="00D4120B" w:rsidRDefault="00667BA9" w:rsidP="008F7891">
            <w:pPr>
              <w:pStyle w:val="TableContent"/>
            </w:pPr>
            <w:r w:rsidRPr="00D4120B">
              <w:t>Specimen Action Code</w:t>
            </w:r>
          </w:p>
        </w:tc>
        <w:tc>
          <w:tcPr>
            <w:tcW w:w="1080" w:type="dxa"/>
          </w:tcPr>
          <w:p w14:paraId="3DAE27D6" w14:textId="77777777" w:rsidR="00667BA9" w:rsidRPr="00D4120B" w:rsidRDefault="00667BA9" w:rsidP="008F7891">
            <w:pPr>
              <w:pStyle w:val="TableContent"/>
            </w:pPr>
            <w:r w:rsidRPr="00D4120B">
              <w:t>ID</w:t>
            </w:r>
          </w:p>
        </w:tc>
        <w:tc>
          <w:tcPr>
            <w:tcW w:w="810" w:type="dxa"/>
          </w:tcPr>
          <w:p w14:paraId="5D3B026D" w14:textId="77777777" w:rsidR="00667BA9" w:rsidRPr="00D4120B" w:rsidRDefault="009772D1" w:rsidP="008F7891">
            <w:pPr>
              <w:pStyle w:val="TableContent"/>
            </w:pPr>
            <w:r>
              <w:t>RE</w:t>
            </w:r>
          </w:p>
        </w:tc>
        <w:tc>
          <w:tcPr>
            <w:tcW w:w="1260" w:type="dxa"/>
          </w:tcPr>
          <w:p w14:paraId="3BD8E697" w14:textId="77777777" w:rsidR="00667BA9" w:rsidRPr="00D4120B" w:rsidRDefault="00667BA9" w:rsidP="008F7891">
            <w:pPr>
              <w:pStyle w:val="TableContent"/>
            </w:pPr>
            <w:r w:rsidRPr="00D4120B">
              <w:t>[0..1]</w:t>
            </w:r>
          </w:p>
        </w:tc>
        <w:tc>
          <w:tcPr>
            <w:tcW w:w="810" w:type="dxa"/>
            <w:tcBorders>
              <w:top w:val="single" w:sz="12" w:space="0" w:color="CC3300"/>
            </w:tcBorders>
            <w:shd w:val="clear" w:color="auto" w:fill="auto"/>
          </w:tcPr>
          <w:p w14:paraId="0B130447" w14:textId="77777777" w:rsidR="00667BA9" w:rsidRPr="00D4120B" w:rsidRDefault="00667BA9" w:rsidP="008F7891">
            <w:pPr>
              <w:pStyle w:val="TableContent"/>
            </w:pPr>
            <w:r w:rsidRPr="00D4120B">
              <w:t>1..1</w:t>
            </w:r>
          </w:p>
        </w:tc>
        <w:tc>
          <w:tcPr>
            <w:tcW w:w="810" w:type="dxa"/>
            <w:tcBorders>
              <w:top w:val="single" w:sz="12" w:space="0" w:color="CC3300"/>
            </w:tcBorders>
            <w:shd w:val="clear" w:color="auto" w:fill="auto"/>
          </w:tcPr>
          <w:p w14:paraId="7397CDF7" w14:textId="77777777" w:rsidR="00667BA9" w:rsidRPr="00D4120B" w:rsidRDefault="00667BA9" w:rsidP="008F7891">
            <w:pPr>
              <w:pStyle w:val="TableContent"/>
            </w:pPr>
          </w:p>
        </w:tc>
        <w:tc>
          <w:tcPr>
            <w:tcW w:w="1260" w:type="dxa"/>
          </w:tcPr>
          <w:p w14:paraId="21C56316" w14:textId="77777777" w:rsidR="00667BA9" w:rsidRPr="00D4120B" w:rsidRDefault="00667BA9" w:rsidP="008F7891">
            <w:pPr>
              <w:pStyle w:val="TableContent"/>
            </w:pPr>
            <w:r w:rsidRPr="00D4120B">
              <w:t>HL70065</w:t>
            </w:r>
          </w:p>
        </w:tc>
        <w:tc>
          <w:tcPr>
            <w:tcW w:w="4793" w:type="dxa"/>
          </w:tcPr>
          <w:p w14:paraId="2C76FB44" w14:textId="77777777" w:rsidR="00667BA9" w:rsidRPr="00AF6354" w:rsidRDefault="00667BA9" w:rsidP="008F7891">
            <w:pPr>
              <w:pStyle w:val="TableContent"/>
            </w:pPr>
          </w:p>
        </w:tc>
      </w:tr>
      <w:tr w:rsidR="00667BA9" w:rsidRPr="00D4120B" w14:paraId="50C114CC" w14:textId="77777777">
        <w:trPr>
          <w:cantSplit/>
          <w:jc w:val="center"/>
        </w:trPr>
        <w:tc>
          <w:tcPr>
            <w:tcW w:w="659" w:type="dxa"/>
          </w:tcPr>
          <w:p w14:paraId="60552218" w14:textId="77777777" w:rsidR="00667BA9" w:rsidRPr="00D4120B" w:rsidRDefault="00667BA9" w:rsidP="008F7891">
            <w:pPr>
              <w:pStyle w:val="TableContent"/>
            </w:pPr>
            <w:r w:rsidRPr="00D4120B">
              <w:t>12</w:t>
            </w:r>
          </w:p>
        </w:tc>
        <w:tc>
          <w:tcPr>
            <w:tcW w:w="2245" w:type="dxa"/>
          </w:tcPr>
          <w:p w14:paraId="3D09D8FF" w14:textId="77777777" w:rsidR="00667BA9" w:rsidRPr="00D4120B" w:rsidRDefault="00667BA9" w:rsidP="008F7891">
            <w:pPr>
              <w:pStyle w:val="TableContent"/>
            </w:pPr>
            <w:r w:rsidRPr="00D4120B">
              <w:t>Danger Code</w:t>
            </w:r>
          </w:p>
        </w:tc>
        <w:tc>
          <w:tcPr>
            <w:tcW w:w="1080" w:type="dxa"/>
          </w:tcPr>
          <w:p w14:paraId="3DD68627" w14:textId="77777777" w:rsidR="00667BA9" w:rsidRPr="00D4120B" w:rsidRDefault="00667BA9" w:rsidP="008F7891">
            <w:pPr>
              <w:pStyle w:val="TableContent"/>
            </w:pPr>
            <w:r w:rsidRPr="00D4120B">
              <w:t>CWE</w:t>
            </w:r>
          </w:p>
        </w:tc>
        <w:tc>
          <w:tcPr>
            <w:tcW w:w="810" w:type="dxa"/>
          </w:tcPr>
          <w:p w14:paraId="69E56600" w14:textId="77777777" w:rsidR="00667BA9" w:rsidRPr="00D4120B" w:rsidRDefault="00667BA9" w:rsidP="008F7891">
            <w:pPr>
              <w:pStyle w:val="TableContent"/>
            </w:pPr>
            <w:r w:rsidRPr="00D4120B">
              <w:t>O</w:t>
            </w:r>
          </w:p>
        </w:tc>
        <w:tc>
          <w:tcPr>
            <w:tcW w:w="1260" w:type="dxa"/>
          </w:tcPr>
          <w:p w14:paraId="2086F40E" w14:textId="77777777" w:rsidR="00667BA9" w:rsidRPr="00D4120B" w:rsidRDefault="00667BA9" w:rsidP="008F7891">
            <w:pPr>
              <w:pStyle w:val="TableContent"/>
            </w:pPr>
            <w:r w:rsidRPr="00D4120B">
              <w:t>[0..1]</w:t>
            </w:r>
          </w:p>
        </w:tc>
        <w:tc>
          <w:tcPr>
            <w:tcW w:w="810" w:type="dxa"/>
            <w:tcBorders>
              <w:top w:val="single" w:sz="12" w:space="0" w:color="CC3300"/>
            </w:tcBorders>
            <w:shd w:val="clear" w:color="auto" w:fill="auto"/>
          </w:tcPr>
          <w:p w14:paraId="744D7FB2" w14:textId="77777777" w:rsidR="00667BA9" w:rsidRPr="00D4120B" w:rsidRDefault="00667BA9" w:rsidP="008F7891">
            <w:pPr>
              <w:pStyle w:val="TableContent"/>
            </w:pPr>
          </w:p>
        </w:tc>
        <w:tc>
          <w:tcPr>
            <w:tcW w:w="810" w:type="dxa"/>
            <w:tcBorders>
              <w:top w:val="single" w:sz="12" w:space="0" w:color="CC3300"/>
            </w:tcBorders>
            <w:shd w:val="clear" w:color="auto" w:fill="auto"/>
          </w:tcPr>
          <w:p w14:paraId="5C28BBDC" w14:textId="77777777" w:rsidR="00667BA9" w:rsidRPr="00D4120B" w:rsidRDefault="00667BA9" w:rsidP="008F7891">
            <w:pPr>
              <w:pStyle w:val="TableContent"/>
            </w:pPr>
          </w:p>
        </w:tc>
        <w:tc>
          <w:tcPr>
            <w:tcW w:w="1260" w:type="dxa"/>
          </w:tcPr>
          <w:p w14:paraId="21BBCBDA" w14:textId="77777777" w:rsidR="00667BA9" w:rsidRPr="00D4120B" w:rsidRDefault="00667BA9" w:rsidP="008F7891">
            <w:pPr>
              <w:pStyle w:val="TableContent"/>
            </w:pPr>
            <w:del w:id="4606" w:author="Bob Yencha" w:date="2011-11-29T10:04:00Z">
              <w:r w:rsidRPr="00D4120B" w:rsidDel="00097903">
                <w:delText>Local</w:delText>
              </w:r>
            </w:del>
          </w:p>
        </w:tc>
        <w:tc>
          <w:tcPr>
            <w:tcW w:w="4793" w:type="dxa"/>
          </w:tcPr>
          <w:p w14:paraId="3C88375F" w14:textId="77777777" w:rsidR="00667BA9" w:rsidRPr="00D4120B" w:rsidRDefault="00667BA9" w:rsidP="008F7891">
            <w:pPr>
              <w:pStyle w:val="TableContent"/>
            </w:pPr>
          </w:p>
        </w:tc>
      </w:tr>
      <w:tr w:rsidR="00667BA9" w:rsidRPr="00D4120B" w14:paraId="6DF5D508" w14:textId="77777777">
        <w:trPr>
          <w:cantSplit/>
          <w:jc w:val="center"/>
        </w:trPr>
        <w:tc>
          <w:tcPr>
            <w:tcW w:w="659" w:type="dxa"/>
            <w:tcBorders>
              <w:bottom w:val="single" w:sz="12" w:space="0" w:color="CC3300"/>
            </w:tcBorders>
          </w:tcPr>
          <w:p w14:paraId="1A47B56C" w14:textId="77777777" w:rsidR="00667BA9" w:rsidRPr="00D4120B" w:rsidRDefault="00667BA9" w:rsidP="008F7891">
            <w:pPr>
              <w:pStyle w:val="TableContent"/>
            </w:pPr>
            <w:r w:rsidRPr="00D4120B">
              <w:t>13</w:t>
            </w:r>
          </w:p>
        </w:tc>
        <w:tc>
          <w:tcPr>
            <w:tcW w:w="2245" w:type="dxa"/>
            <w:tcBorders>
              <w:bottom w:val="single" w:sz="12" w:space="0" w:color="CC3300"/>
            </w:tcBorders>
          </w:tcPr>
          <w:p w14:paraId="4C07A582" w14:textId="77777777" w:rsidR="00667BA9" w:rsidRPr="00D4120B" w:rsidRDefault="00667BA9" w:rsidP="008F7891">
            <w:pPr>
              <w:pStyle w:val="TableContent"/>
            </w:pPr>
            <w:r w:rsidRPr="00D4120B">
              <w:t>Relevant Clinical Information</w:t>
            </w:r>
          </w:p>
        </w:tc>
        <w:tc>
          <w:tcPr>
            <w:tcW w:w="1080" w:type="dxa"/>
            <w:tcBorders>
              <w:bottom w:val="single" w:sz="12" w:space="0" w:color="CC3300"/>
            </w:tcBorders>
          </w:tcPr>
          <w:p w14:paraId="5C654BAF" w14:textId="77777777" w:rsidR="00667BA9" w:rsidRPr="00D4120B" w:rsidRDefault="006011C7" w:rsidP="008F7891">
            <w:pPr>
              <w:pStyle w:val="TableContent"/>
            </w:pPr>
            <w:ins w:id="4607" w:author="Robert Snelick" w:date="2011-12-02T18:02:00Z">
              <w:r>
                <w:rPr>
                  <w:highlight w:val="yellow"/>
                </w:rPr>
                <w:t>CWE_CRE</w:t>
              </w:r>
            </w:ins>
            <w:del w:id="4608" w:author="Robert Snelick" w:date="2011-12-02T18:02:00Z">
              <w:r w:rsidR="00667BA9" w:rsidRPr="006F1523" w:rsidDel="006011C7">
                <w:rPr>
                  <w:highlight w:val="yellow"/>
                </w:rPr>
                <w:delText>ST</w:delText>
              </w:r>
            </w:del>
          </w:p>
        </w:tc>
        <w:tc>
          <w:tcPr>
            <w:tcW w:w="810" w:type="dxa"/>
            <w:tcBorders>
              <w:bottom w:val="single" w:sz="12" w:space="0" w:color="CC3300"/>
            </w:tcBorders>
          </w:tcPr>
          <w:p w14:paraId="35156226" w14:textId="77777777" w:rsidR="00667BA9" w:rsidRPr="00D4120B" w:rsidRDefault="00667BA9" w:rsidP="008F7891">
            <w:pPr>
              <w:pStyle w:val="TableContent"/>
            </w:pPr>
            <w:r w:rsidRPr="00D4120B">
              <w:t>RE</w:t>
            </w:r>
          </w:p>
        </w:tc>
        <w:tc>
          <w:tcPr>
            <w:tcW w:w="1260" w:type="dxa"/>
            <w:tcBorders>
              <w:bottom w:val="single" w:sz="12" w:space="0" w:color="CC3300"/>
            </w:tcBorders>
          </w:tcPr>
          <w:p w14:paraId="10632306" w14:textId="77777777" w:rsidR="00667BA9" w:rsidRPr="00D4120B" w:rsidRDefault="009772D1" w:rsidP="008F7891">
            <w:pPr>
              <w:pStyle w:val="TableContent"/>
            </w:pPr>
            <w:r>
              <w:t>[0..*</w:t>
            </w:r>
            <w:r w:rsidR="00667BA9" w:rsidRPr="00D4120B">
              <w:t>]</w:t>
            </w:r>
          </w:p>
        </w:tc>
        <w:tc>
          <w:tcPr>
            <w:tcW w:w="810" w:type="dxa"/>
            <w:tcBorders>
              <w:top w:val="single" w:sz="12" w:space="0" w:color="CC3300"/>
              <w:bottom w:val="single" w:sz="12" w:space="0" w:color="CC3300"/>
            </w:tcBorders>
            <w:shd w:val="clear" w:color="auto" w:fill="auto"/>
          </w:tcPr>
          <w:p w14:paraId="46436124" w14:textId="77777777" w:rsidR="00667BA9" w:rsidRPr="00D4120B" w:rsidRDefault="00667BA9" w:rsidP="008F7891">
            <w:pPr>
              <w:pStyle w:val="TableContent"/>
            </w:pPr>
          </w:p>
        </w:tc>
        <w:tc>
          <w:tcPr>
            <w:tcW w:w="810" w:type="dxa"/>
            <w:tcBorders>
              <w:top w:val="single" w:sz="12" w:space="0" w:color="CC3300"/>
              <w:bottom w:val="single" w:sz="12" w:space="0" w:color="CC3300"/>
            </w:tcBorders>
            <w:shd w:val="clear" w:color="auto" w:fill="auto"/>
          </w:tcPr>
          <w:p w14:paraId="21F27241" w14:textId="77777777" w:rsidR="00667BA9" w:rsidRPr="00D4120B" w:rsidRDefault="00667BA9" w:rsidP="008F7891">
            <w:pPr>
              <w:pStyle w:val="TableContent"/>
            </w:pPr>
          </w:p>
        </w:tc>
        <w:tc>
          <w:tcPr>
            <w:tcW w:w="1260" w:type="dxa"/>
            <w:tcBorders>
              <w:bottom w:val="single" w:sz="12" w:space="0" w:color="CC3300"/>
            </w:tcBorders>
          </w:tcPr>
          <w:p w14:paraId="6D15E8B9" w14:textId="77777777" w:rsidR="00667BA9" w:rsidRPr="00D4120B" w:rsidRDefault="00667BA9" w:rsidP="008F7891">
            <w:pPr>
              <w:pStyle w:val="TableContent"/>
            </w:pPr>
          </w:p>
        </w:tc>
        <w:tc>
          <w:tcPr>
            <w:tcW w:w="4793" w:type="dxa"/>
            <w:tcBorders>
              <w:bottom w:val="single" w:sz="12" w:space="0" w:color="CC3300"/>
            </w:tcBorders>
          </w:tcPr>
          <w:p w14:paraId="7C8DFB7D" w14:textId="77777777" w:rsidR="00667BA9" w:rsidRPr="00D4120B" w:rsidRDefault="00667BA9" w:rsidP="008F7891">
            <w:pPr>
              <w:pStyle w:val="TableContent"/>
            </w:pPr>
          </w:p>
        </w:tc>
      </w:tr>
      <w:tr w:rsidR="00667BA9" w:rsidRPr="00D4120B" w14:paraId="0EE01CBD" w14:textId="77777777">
        <w:trPr>
          <w:cantSplit/>
          <w:jc w:val="center"/>
        </w:trPr>
        <w:tc>
          <w:tcPr>
            <w:tcW w:w="659" w:type="dxa"/>
            <w:tcBorders>
              <w:top w:val="single" w:sz="12" w:space="0" w:color="CC3300"/>
              <w:bottom w:val="single" w:sz="12" w:space="0" w:color="CC3300"/>
            </w:tcBorders>
            <w:shd w:val="clear" w:color="auto" w:fill="auto"/>
          </w:tcPr>
          <w:p w14:paraId="0AFA8008" w14:textId="77777777" w:rsidR="00667BA9" w:rsidRPr="00D4120B" w:rsidRDefault="00667BA9" w:rsidP="008F7891">
            <w:pPr>
              <w:pStyle w:val="TableContent"/>
            </w:pPr>
            <w:r w:rsidRPr="00D4120B">
              <w:t>14</w:t>
            </w:r>
          </w:p>
        </w:tc>
        <w:tc>
          <w:tcPr>
            <w:tcW w:w="2245" w:type="dxa"/>
            <w:tcBorders>
              <w:top w:val="single" w:sz="12" w:space="0" w:color="CC3300"/>
              <w:bottom w:val="single" w:sz="12" w:space="0" w:color="CC3300"/>
            </w:tcBorders>
            <w:shd w:val="clear" w:color="auto" w:fill="auto"/>
          </w:tcPr>
          <w:p w14:paraId="470E6A94" w14:textId="77777777" w:rsidR="00667BA9" w:rsidRPr="00D4120B" w:rsidRDefault="00667BA9" w:rsidP="008F7891">
            <w:pPr>
              <w:pStyle w:val="TableContent"/>
            </w:pPr>
            <w:r w:rsidRPr="00D4120B">
              <w:t>Specimen Received Date/Time</w:t>
            </w:r>
          </w:p>
        </w:tc>
        <w:tc>
          <w:tcPr>
            <w:tcW w:w="1080" w:type="dxa"/>
            <w:tcBorders>
              <w:top w:val="single" w:sz="12" w:space="0" w:color="CC3300"/>
              <w:bottom w:val="single" w:sz="12" w:space="0" w:color="CC3300"/>
            </w:tcBorders>
            <w:shd w:val="clear" w:color="auto" w:fill="auto"/>
          </w:tcPr>
          <w:p w14:paraId="0F1B8809" w14:textId="77777777" w:rsidR="00667BA9" w:rsidRPr="00D4120B" w:rsidRDefault="00667BA9" w:rsidP="008F7891">
            <w:pPr>
              <w:pStyle w:val="TableContent"/>
            </w:pPr>
            <w:r w:rsidRPr="00D4120B">
              <w:t>TS</w:t>
            </w:r>
          </w:p>
        </w:tc>
        <w:tc>
          <w:tcPr>
            <w:tcW w:w="810" w:type="dxa"/>
            <w:tcBorders>
              <w:top w:val="single" w:sz="12" w:space="0" w:color="CC3300"/>
              <w:bottom w:val="single" w:sz="12" w:space="0" w:color="CC3300"/>
            </w:tcBorders>
            <w:shd w:val="clear" w:color="auto" w:fill="auto"/>
          </w:tcPr>
          <w:p w14:paraId="2E3E73B3" w14:textId="77777777" w:rsidR="00667BA9" w:rsidRPr="00D4120B" w:rsidRDefault="00667BA9" w:rsidP="008F7891">
            <w:pPr>
              <w:pStyle w:val="TableContent"/>
            </w:pPr>
            <w:r w:rsidRPr="00D4120B">
              <w:t>X</w:t>
            </w:r>
          </w:p>
        </w:tc>
        <w:tc>
          <w:tcPr>
            <w:tcW w:w="1260" w:type="dxa"/>
            <w:tcBorders>
              <w:top w:val="single" w:sz="12" w:space="0" w:color="CC3300"/>
              <w:bottom w:val="single" w:sz="12" w:space="0" w:color="CC3300"/>
            </w:tcBorders>
            <w:shd w:val="clear" w:color="auto" w:fill="auto"/>
          </w:tcPr>
          <w:p w14:paraId="2CE956DF" w14:textId="77777777" w:rsidR="00667BA9" w:rsidRPr="00D4120B" w:rsidRDefault="00667BA9" w:rsidP="008F7891">
            <w:pPr>
              <w:pStyle w:val="TableContent"/>
            </w:pPr>
            <w:r w:rsidRPr="00D4120B">
              <w:t>[0..0]</w:t>
            </w:r>
          </w:p>
        </w:tc>
        <w:tc>
          <w:tcPr>
            <w:tcW w:w="810" w:type="dxa"/>
            <w:tcBorders>
              <w:top w:val="single" w:sz="12" w:space="0" w:color="CC3300"/>
              <w:bottom w:val="single" w:sz="12" w:space="0" w:color="CC3300"/>
            </w:tcBorders>
            <w:shd w:val="clear" w:color="auto" w:fill="auto"/>
          </w:tcPr>
          <w:p w14:paraId="0EB66F5F" w14:textId="77777777" w:rsidR="00667BA9" w:rsidRPr="00D4120B" w:rsidRDefault="00667BA9" w:rsidP="008F7891">
            <w:pPr>
              <w:pStyle w:val="TableContent"/>
            </w:pPr>
          </w:p>
        </w:tc>
        <w:tc>
          <w:tcPr>
            <w:tcW w:w="810" w:type="dxa"/>
            <w:tcBorders>
              <w:top w:val="single" w:sz="12" w:space="0" w:color="CC3300"/>
              <w:bottom w:val="single" w:sz="12" w:space="0" w:color="CC3300"/>
            </w:tcBorders>
            <w:shd w:val="clear" w:color="auto" w:fill="auto"/>
          </w:tcPr>
          <w:p w14:paraId="07DB587F" w14:textId="77777777" w:rsidR="00667BA9" w:rsidRPr="00D4120B" w:rsidRDefault="00667BA9" w:rsidP="008F7891">
            <w:pPr>
              <w:pStyle w:val="TableContent"/>
            </w:pPr>
          </w:p>
        </w:tc>
        <w:tc>
          <w:tcPr>
            <w:tcW w:w="1260" w:type="dxa"/>
            <w:tcBorders>
              <w:top w:val="single" w:sz="12" w:space="0" w:color="CC3300"/>
              <w:bottom w:val="single" w:sz="12" w:space="0" w:color="CC3300"/>
            </w:tcBorders>
            <w:shd w:val="clear" w:color="auto" w:fill="auto"/>
          </w:tcPr>
          <w:p w14:paraId="04DEB078" w14:textId="77777777" w:rsidR="00667BA9" w:rsidRPr="00D4120B" w:rsidRDefault="00667BA9" w:rsidP="008F7891">
            <w:pPr>
              <w:pStyle w:val="TableContent"/>
            </w:pPr>
          </w:p>
        </w:tc>
        <w:tc>
          <w:tcPr>
            <w:tcW w:w="4793" w:type="dxa"/>
            <w:tcBorders>
              <w:top w:val="single" w:sz="12" w:space="0" w:color="CC3300"/>
              <w:bottom w:val="single" w:sz="12" w:space="0" w:color="CC3300"/>
            </w:tcBorders>
            <w:shd w:val="clear" w:color="auto" w:fill="auto"/>
          </w:tcPr>
          <w:p w14:paraId="6E24A523" w14:textId="77777777" w:rsidR="00667BA9" w:rsidRPr="00D4120B" w:rsidRDefault="00667BA9" w:rsidP="008F7891">
            <w:pPr>
              <w:pStyle w:val="TableContent"/>
            </w:pPr>
            <w:r w:rsidRPr="00D4120B">
              <w:t xml:space="preserve">Deprecated as of </w:t>
            </w:r>
            <w:r w:rsidRPr="00D4120B">
              <w:rPr>
                <w:i/>
              </w:rPr>
              <w:t>HL7 Version 2.5</w:t>
            </w:r>
            <w:r w:rsidR="00400CF4">
              <w:t xml:space="preserve">. </w:t>
            </w:r>
            <w:r w:rsidRPr="00D4120B">
              <w:t>See SPM-18 Specimen Received Date/Time.</w:t>
            </w:r>
          </w:p>
        </w:tc>
      </w:tr>
      <w:tr w:rsidR="00667BA9" w:rsidRPr="00D4120B" w14:paraId="251DCE34" w14:textId="77777777">
        <w:trPr>
          <w:cantSplit/>
          <w:jc w:val="center"/>
        </w:trPr>
        <w:tc>
          <w:tcPr>
            <w:tcW w:w="659" w:type="dxa"/>
            <w:tcBorders>
              <w:top w:val="single" w:sz="12" w:space="0" w:color="CC3300"/>
            </w:tcBorders>
            <w:shd w:val="clear" w:color="auto" w:fill="auto"/>
          </w:tcPr>
          <w:p w14:paraId="46BB3D3A" w14:textId="77777777" w:rsidR="00667BA9" w:rsidRPr="00D4120B" w:rsidRDefault="00667BA9" w:rsidP="008F7891">
            <w:pPr>
              <w:pStyle w:val="TableContent"/>
            </w:pPr>
            <w:r w:rsidRPr="00D4120B">
              <w:t>15</w:t>
            </w:r>
          </w:p>
        </w:tc>
        <w:tc>
          <w:tcPr>
            <w:tcW w:w="2245" w:type="dxa"/>
            <w:tcBorders>
              <w:top w:val="single" w:sz="12" w:space="0" w:color="CC3300"/>
            </w:tcBorders>
            <w:shd w:val="clear" w:color="auto" w:fill="auto"/>
          </w:tcPr>
          <w:p w14:paraId="1828A740" w14:textId="77777777" w:rsidR="00667BA9" w:rsidRPr="00D4120B" w:rsidRDefault="00667BA9" w:rsidP="008F7891">
            <w:pPr>
              <w:pStyle w:val="TableContent"/>
            </w:pPr>
            <w:r w:rsidRPr="00D4120B">
              <w:t>Specimen Source</w:t>
            </w:r>
          </w:p>
        </w:tc>
        <w:tc>
          <w:tcPr>
            <w:tcW w:w="1080" w:type="dxa"/>
            <w:tcBorders>
              <w:top w:val="single" w:sz="12" w:space="0" w:color="CC3300"/>
            </w:tcBorders>
            <w:shd w:val="clear" w:color="auto" w:fill="auto"/>
          </w:tcPr>
          <w:p w14:paraId="6AA4F92C" w14:textId="77777777" w:rsidR="00667BA9" w:rsidRPr="00D4120B" w:rsidRDefault="00667BA9" w:rsidP="008F7891">
            <w:pPr>
              <w:pStyle w:val="TableContent"/>
            </w:pPr>
            <w:r w:rsidRPr="00D4120B">
              <w:t>SPS</w:t>
            </w:r>
          </w:p>
        </w:tc>
        <w:tc>
          <w:tcPr>
            <w:tcW w:w="810" w:type="dxa"/>
            <w:tcBorders>
              <w:top w:val="single" w:sz="12" w:space="0" w:color="CC3300"/>
            </w:tcBorders>
            <w:shd w:val="clear" w:color="auto" w:fill="auto"/>
          </w:tcPr>
          <w:p w14:paraId="55F7EC4B" w14:textId="77777777" w:rsidR="00667BA9" w:rsidRPr="00D4120B" w:rsidRDefault="00667BA9" w:rsidP="008F7891">
            <w:pPr>
              <w:pStyle w:val="TableContent"/>
            </w:pPr>
            <w:r w:rsidRPr="00D4120B">
              <w:t>X</w:t>
            </w:r>
          </w:p>
        </w:tc>
        <w:tc>
          <w:tcPr>
            <w:tcW w:w="1260" w:type="dxa"/>
            <w:tcBorders>
              <w:top w:val="single" w:sz="12" w:space="0" w:color="CC3300"/>
            </w:tcBorders>
            <w:shd w:val="clear" w:color="auto" w:fill="auto"/>
          </w:tcPr>
          <w:p w14:paraId="2330D4E3" w14:textId="77777777" w:rsidR="00667BA9" w:rsidRPr="00D4120B" w:rsidRDefault="00667BA9" w:rsidP="008F7891">
            <w:pPr>
              <w:pStyle w:val="TableContent"/>
            </w:pPr>
            <w:r w:rsidRPr="00D4120B">
              <w:t>[0..0]</w:t>
            </w:r>
          </w:p>
        </w:tc>
        <w:tc>
          <w:tcPr>
            <w:tcW w:w="810" w:type="dxa"/>
            <w:tcBorders>
              <w:top w:val="single" w:sz="12" w:space="0" w:color="CC3300"/>
              <w:bottom w:val="single" w:sz="12" w:space="0" w:color="CC3300"/>
            </w:tcBorders>
            <w:shd w:val="clear" w:color="auto" w:fill="auto"/>
          </w:tcPr>
          <w:p w14:paraId="2363C190" w14:textId="77777777" w:rsidR="00667BA9" w:rsidRPr="00D4120B" w:rsidRDefault="00667BA9" w:rsidP="008F7891">
            <w:pPr>
              <w:pStyle w:val="TableContent"/>
            </w:pPr>
          </w:p>
        </w:tc>
        <w:tc>
          <w:tcPr>
            <w:tcW w:w="810" w:type="dxa"/>
            <w:tcBorders>
              <w:top w:val="single" w:sz="12" w:space="0" w:color="CC3300"/>
              <w:bottom w:val="single" w:sz="12" w:space="0" w:color="CC3300"/>
            </w:tcBorders>
            <w:shd w:val="clear" w:color="auto" w:fill="auto"/>
          </w:tcPr>
          <w:p w14:paraId="45057486" w14:textId="77777777" w:rsidR="00667BA9" w:rsidRPr="00D4120B" w:rsidRDefault="00667BA9" w:rsidP="008F7891">
            <w:pPr>
              <w:pStyle w:val="TableContent"/>
            </w:pPr>
          </w:p>
        </w:tc>
        <w:tc>
          <w:tcPr>
            <w:tcW w:w="1260" w:type="dxa"/>
            <w:tcBorders>
              <w:top w:val="single" w:sz="12" w:space="0" w:color="CC3300"/>
            </w:tcBorders>
            <w:shd w:val="clear" w:color="auto" w:fill="auto"/>
          </w:tcPr>
          <w:p w14:paraId="7D540FE5" w14:textId="77777777" w:rsidR="00667BA9" w:rsidRPr="00D4120B" w:rsidRDefault="00667BA9" w:rsidP="008F7891">
            <w:pPr>
              <w:pStyle w:val="TableContent"/>
            </w:pPr>
          </w:p>
        </w:tc>
        <w:tc>
          <w:tcPr>
            <w:tcW w:w="4793" w:type="dxa"/>
            <w:tcBorders>
              <w:top w:val="single" w:sz="12" w:space="0" w:color="CC3300"/>
            </w:tcBorders>
            <w:shd w:val="clear" w:color="auto" w:fill="auto"/>
          </w:tcPr>
          <w:p w14:paraId="1CF2AE84" w14:textId="77777777" w:rsidR="00667BA9" w:rsidRPr="00D4120B" w:rsidRDefault="00667BA9" w:rsidP="008F7891">
            <w:pPr>
              <w:pStyle w:val="TableContent"/>
            </w:pPr>
            <w:r w:rsidRPr="00D4120B">
              <w:t xml:space="preserve">Deprecated as of </w:t>
            </w:r>
            <w:r w:rsidRPr="00D4120B">
              <w:rPr>
                <w:i/>
              </w:rPr>
              <w:t>HL7 Version 2.5</w:t>
            </w:r>
            <w:r w:rsidR="00400CF4">
              <w:t xml:space="preserve">. </w:t>
            </w:r>
            <w:r w:rsidRPr="00D4120B">
              <w:t>See SPM-4 Specimen Type.</w:t>
            </w:r>
          </w:p>
        </w:tc>
      </w:tr>
      <w:tr w:rsidR="00667BA9" w:rsidRPr="00D4120B" w14:paraId="33728331" w14:textId="77777777">
        <w:trPr>
          <w:cantSplit/>
          <w:jc w:val="center"/>
        </w:trPr>
        <w:tc>
          <w:tcPr>
            <w:tcW w:w="659" w:type="dxa"/>
          </w:tcPr>
          <w:p w14:paraId="037C68FA" w14:textId="77777777" w:rsidR="00667BA9" w:rsidRPr="00D4120B" w:rsidRDefault="00667BA9" w:rsidP="008F7891">
            <w:pPr>
              <w:pStyle w:val="TableContent"/>
            </w:pPr>
            <w:r w:rsidRPr="00D4120B">
              <w:t>16</w:t>
            </w:r>
          </w:p>
        </w:tc>
        <w:tc>
          <w:tcPr>
            <w:tcW w:w="2245" w:type="dxa"/>
          </w:tcPr>
          <w:p w14:paraId="56D3E841" w14:textId="77777777" w:rsidR="00667BA9" w:rsidRPr="00D4120B" w:rsidRDefault="00667BA9" w:rsidP="008F7891">
            <w:pPr>
              <w:pStyle w:val="TableContent"/>
            </w:pPr>
            <w:r w:rsidRPr="00D4120B">
              <w:t>Ordering Provider</w:t>
            </w:r>
          </w:p>
        </w:tc>
        <w:tc>
          <w:tcPr>
            <w:tcW w:w="1080" w:type="dxa"/>
          </w:tcPr>
          <w:p w14:paraId="1A81F09D" w14:textId="77777777" w:rsidR="00667BA9" w:rsidRPr="00D4120B" w:rsidRDefault="00A5038C" w:rsidP="008F7891">
            <w:pPr>
              <w:pStyle w:val="TableContent"/>
            </w:pPr>
            <w:ins w:id="4609" w:author="Robert Snelick" w:date="2011-12-15T17:09:00Z">
              <w:r>
                <w:t>Varies</w:t>
              </w:r>
            </w:ins>
            <w:del w:id="4610" w:author="Robert Snelick" w:date="2011-12-15T17:09:00Z">
              <w:r w:rsidR="00667BA9" w:rsidRPr="00D4120B" w:rsidDel="00A5038C">
                <w:delText>XCN</w:delText>
              </w:r>
            </w:del>
          </w:p>
        </w:tc>
        <w:tc>
          <w:tcPr>
            <w:tcW w:w="810" w:type="dxa"/>
          </w:tcPr>
          <w:p w14:paraId="05F87933" w14:textId="77777777" w:rsidR="00667BA9" w:rsidRPr="00D4120B" w:rsidRDefault="009772D1" w:rsidP="008F7891">
            <w:pPr>
              <w:pStyle w:val="TableContent"/>
            </w:pPr>
            <w:r>
              <w:t>R</w:t>
            </w:r>
          </w:p>
        </w:tc>
        <w:tc>
          <w:tcPr>
            <w:tcW w:w="1260" w:type="dxa"/>
          </w:tcPr>
          <w:p w14:paraId="284E5BEA" w14:textId="77777777" w:rsidR="00667BA9" w:rsidRPr="00D4120B" w:rsidRDefault="009772D1" w:rsidP="008F7891">
            <w:pPr>
              <w:pStyle w:val="TableContent"/>
            </w:pPr>
            <w:r>
              <w:t>[1..1</w:t>
            </w:r>
            <w:r w:rsidR="00667BA9" w:rsidRPr="00D4120B">
              <w:t>]</w:t>
            </w:r>
          </w:p>
        </w:tc>
        <w:tc>
          <w:tcPr>
            <w:tcW w:w="810" w:type="dxa"/>
            <w:tcBorders>
              <w:top w:val="single" w:sz="12" w:space="0" w:color="CC3300"/>
            </w:tcBorders>
            <w:shd w:val="clear" w:color="auto" w:fill="auto"/>
          </w:tcPr>
          <w:p w14:paraId="6128F74C" w14:textId="77777777" w:rsidR="00667BA9" w:rsidRPr="00D4120B" w:rsidRDefault="00667BA9" w:rsidP="008F7891">
            <w:pPr>
              <w:pStyle w:val="TableContent"/>
            </w:pPr>
          </w:p>
        </w:tc>
        <w:tc>
          <w:tcPr>
            <w:tcW w:w="810" w:type="dxa"/>
            <w:tcBorders>
              <w:top w:val="single" w:sz="12" w:space="0" w:color="CC3300"/>
            </w:tcBorders>
            <w:shd w:val="clear" w:color="auto" w:fill="auto"/>
          </w:tcPr>
          <w:p w14:paraId="7BA40FE6" w14:textId="77777777" w:rsidR="00667BA9" w:rsidRPr="00D4120B" w:rsidRDefault="00667BA9" w:rsidP="008F7891">
            <w:pPr>
              <w:pStyle w:val="TableContent"/>
            </w:pPr>
          </w:p>
        </w:tc>
        <w:tc>
          <w:tcPr>
            <w:tcW w:w="1260" w:type="dxa"/>
          </w:tcPr>
          <w:p w14:paraId="6002DCF8" w14:textId="77777777" w:rsidR="00667BA9" w:rsidRPr="00D4120B" w:rsidRDefault="00667BA9" w:rsidP="008F7891">
            <w:pPr>
              <w:pStyle w:val="TableContent"/>
            </w:pPr>
          </w:p>
        </w:tc>
        <w:tc>
          <w:tcPr>
            <w:tcW w:w="4793" w:type="dxa"/>
          </w:tcPr>
          <w:p w14:paraId="68E3FE04" w14:textId="77777777" w:rsidR="008578CB" w:rsidRDefault="008578CB" w:rsidP="008578CB">
            <w:pPr>
              <w:pStyle w:val="TableContent"/>
              <w:rPr>
                <w:ins w:id="4611" w:author="Robert Snelick" w:date="2011-12-15T17:46:00Z"/>
              </w:rPr>
            </w:pPr>
            <w:ins w:id="4612" w:author="Robert Snelick" w:date="2011-12-15T17:46:00Z">
              <w:r>
                <w:t>GU Datatype: XCN_GU</w:t>
              </w:r>
            </w:ins>
          </w:p>
          <w:p w14:paraId="0D94DD30" w14:textId="77777777" w:rsidR="008578CB" w:rsidRDefault="008578CB" w:rsidP="008578CB">
            <w:pPr>
              <w:pStyle w:val="TableContent"/>
              <w:rPr>
                <w:ins w:id="4613" w:author="Robert Snelick" w:date="2011-12-15T17:46:00Z"/>
              </w:rPr>
            </w:pPr>
            <w:ins w:id="4614" w:author="Robert Snelick" w:date="2011-12-15T17:46:00Z">
              <w:r>
                <w:t>NG Datatype: XCN_NG</w:t>
              </w:r>
              <w:r w:rsidRPr="00D4120B">
                <w:t xml:space="preserve"> </w:t>
              </w:r>
            </w:ins>
          </w:p>
          <w:p w14:paraId="22F625F9" w14:textId="77777777" w:rsidR="00667BA9" w:rsidRPr="00D4120B" w:rsidRDefault="00667BA9" w:rsidP="008578CB">
            <w:pPr>
              <w:pStyle w:val="TableContent"/>
            </w:pPr>
            <w:r w:rsidRPr="00D4120B">
              <w:t>Identifier of the provider who ordered the testing being performed</w:t>
            </w:r>
            <w:r w:rsidR="00400CF4">
              <w:t xml:space="preserve">. </w:t>
            </w:r>
            <w:r w:rsidRPr="00D4120B">
              <w:t>The National Provider Identifier (NPI) may be used as the identifier.</w:t>
            </w:r>
          </w:p>
          <w:p w14:paraId="581B8963" w14:textId="77777777" w:rsidR="00667BA9" w:rsidRPr="00D4120B" w:rsidRDefault="000A120C" w:rsidP="008F7891">
            <w:pPr>
              <w:pStyle w:val="TableContent"/>
            </w:pPr>
            <w:r>
              <w:t xml:space="preserve">Note that ORC.12 </w:t>
            </w:r>
            <w:r w:rsidR="00667BA9" w:rsidRPr="00D4120B">
              <w:t>Ordering Provider is constrained to contain the same value as this field.</w:t>
            </w:r>
          </w:p>
        </w:tc>
      </w:tr>
      <w:tr w:rsidR="00667BA9" w:rsidRPr="00D4120B" w14:paraId="2B892D3F" w14:textId="77777777">
        <w:trPr>
          <w:cantSplit/>
          <w:jc w:val="center"/>
        </w:trPr>
        <w:tc>
          <w:tcPr>
            <w:tcW w:w="659" w:type="dxa"/>
          </w:tcPr>
          <w:p w14:paraId="4B1FBBAD" w14:textId="77777777" w:rsidR="00667BA9" w:rsidRPr="00D4120B" w:rsidRDefault="00667BA9" w:rsidP="008F7891">
            <w:pPr>
              <w:pStyle w:val="TableContent"/>
            </w:pPr>
            <w:r w:rsidRPr="00D4120B">
              <w:t>17</w:t>
            </w:r>
          </w:p>
        </w:tc>
        <w:tc>
          <w:tcPr>
            <w:tcW w:w="2245" w:type="dxa"/>
          </w:tcPr>
          <w:p w14:paraId="1B6FC3A0" w14:textId="77777777" w:rsidR="00667BA9" w:rsidRPr="00D4120B" w:rsidRDefault="00667BA9" w:rsidP="008F7891">
            <w:pPr>
              <w:pStyle w:val="TableContent"/>
            </w:pPr>
            <w:r w:rsidRPr="00D4120B">
              <w:t>Order Call</w:t>
            </w:r>
            <w:r w:rsidR="0055344D">
              <w:t>-</w:t>
            </w:r>
            <w:r w:rsidRPr="00D4120B">
              <w:t>back Phone Number</w:t>
            </w:r>
          </w:p>
        </w:tc>
        <w:tc>
          <w:tcPr>
            <w:tcW w:w="1080" w:type="dxa"/>
          </w:tcPr>
          <w:p w14:paraId="29B09A8E" w14:textId="77777777" w:rsidR="00667BA9" w:rsidRPr="00D4120B" w:rsidRDefault="00667BA9" w:rsidP="008F7891">
            <w:pPr>
              <w:pStyle w:val="TableContent"/>
            </w:pPr>
            <w:r w:rsidRPr="00D4120B">
              <w:t>XTN</w:t>
            </w:r>
          </w:p>
        </w:tc>
        <w:tc>
          <w:tcPr>
            <w:tcW w:w="810" w:type="dxa"/>
          </w:tcPr>
          <w:p w14:paraId="772613B9" w14:textId="77777777" w:rsidR="00667BA9" w:rsidRPr="00D4120B" w:rsidRDefault="001630BF" w:rsidP="008F7891">
            <w:pPr>
              <w:pStyle w:val="TableContent"/>
            </w:pPr>
            <w:r>
              <w:t>O</w:t>
            </w:r>
          </w:p>
        </w:tc>
        <w:tc>
          <w:tcPr>
            <w:tcW w:w="1260" w:type="dxa"/>
          </w:tcPr>
          <w:p w14:paraId="0ACF8DC1" w14:textId="77777777" w:rsidR="00667BA9" w:rsidRPr="00D4120B" w:rsidRDefault="001630BF" w:rsidP="008F7891">
            <w:pPr>
              <w:pStyle w:val="TableContent"/>
            </w:pPr>
            <w:r>
              <w:t>[0..*</w:t>
            </w:r>
            <w:r w:rsidR="00667BA9" w:rsidRPr="00D4120B">
              <w:t>]</w:t>
            </w:r>
          </w:p>
        </w:tc>
        <w:tc>
          <w:tcPr>
            <w:tcW w:w="810" w:type="dxa"/>
            <w:tcBorders>
              <w:top w:val="single" w:sz="12" w:space="0" w:color="CC3300"/>
            </w:tcBorders>
            <w:shd w:val="clear" w:color="auto" w:fill="auto"/>
          </w:tcPr>
          <w:p w14:paraId="577DEE2B" w14:textId="77777777" w:rsidR="00667BA9" w:rsidRPr="00D4120B" w:rsidRDefault="00667BA9" w:rsidP="008F7891">
            <w:pPr>
              <w:pStyle w:val="TableContent"/>
            </w:pPr>
          </w:p>
        </w:tc>
        <w:tc>
          <w:tcPr>
            <w:tcW w:w="810" w:type="dxa"/>
            <w:tcBorders>
              <w:top w:val="single" w:sz="12" w:space="0" w:color="CC3300"/>
            </w:tcBorders>
            <w:shd w:val="clear" w:color="auto" w:fill="auto"/>
          </w:tcPr>
          <w:p w14:paraId="1526C549" w14:textId="77777777" w:rsidR="00667BA9" w:rsidRPr="00D4120B" w:rsidRDefault="00667BA9" w:rsidP="008F7891">
            <w:pPr>
              <w:pStyle w:val="TableContent"/>
            </w:pPr>
          </w:p>
        </w:tc>
        <w:tc>
          <w:tcPr>
            <w:tcW w:w="1260" w:type="dxa"/>
          </w:tcPr>
          <w:p w14:paraId="0B6B36F2" w14:textId="77777777" w:rsidR="00667BA9" w:rsidRPr="00D4120B" w:rsidRDefault="00667BA9" w:rsidP="008F7891">
            <w:pPr>
              <w:pStyle w:val="TableContent"/>
            </w:pPr>
          </w:p>
        </w:tc>
        <w:tc>
          <w:tcPr>
            <w:tcW w:w="4793" w:type="dxa"/>
          </w:tcPr>
          <w:p w14:paraId="2B27A8F3" w14:textId="77777777" w:rsidR="00667BA9" w:rsidRPr="00D4120B" w:rsidRDefault="00667BA9" w:rsidP="008F7891">
            <w:pPr>
              <w:pStyle w:val="TableContent"/>
            </w:pPr>
            <w:del w:id="4615" w:author="Bob Yencha" w:date="2011-11-29T10:05:00Z">
              <w:r w:rsidRPr="00D4120B" w:rsidDel="00097903">
                <w:delText>This is the number the laboratory can call with questions regarding the order. This should be a phone number associated with the original order placer</w:delText>
              </w:r>
              <w:r w:rsidR="00400CF4" w:rsidDel="00097903">
                <w:delText xml:space="preserve">. </w:delText>
              </w:r>
              <w:r w:rsidR="009168E9" w:rsidDel="00097903">
                <w:delText>Note that ORC.17 Call-</w:delText>
              </w:r>
              <w:r w:rsidRPr="00D4120B" w:rsidDel="00097903">
                <w:delText>Back Phone Number is constrained to contain the same value as this field.</w:delText>
              </w:r>
            </w:del>
          </w:p>
        </w:tc>
      </w:tr>
      <w:tr w:rsidR="00667BA9" w:rsidRPr="00D4120B" w14:paraId="1860BE9D" w14:textId="77777777">
        <w:trPr>
          <w:cantSplit/>
          <w:jc w:val="center"/>
        </w:trPr>
        <w:tc>
          <w:tcPr>
            <w:tcW w:w="659" w:type="dxa"/>
          </w:tcPr>
          <w:p w14:paraId="4899A1DA" w14:textId="77777777" w:rsidR="00667BA9" w:rsidRPr="00D4120B" w:rsidRDefault="00667BA9" w:rsidP="008F7891">
            <w:pPr>
              <w:pStyle w:val="TableContent"/>
            </w:pPr>
            <w:r w:rsidRPr="00D4120B">
              <w:t>18</w:t>
            </w:r>
          </w:p>
        </w:tc>
        <w:tc>
          <w:tcPr>
            <w:tcW w:w="2245" w:type="dxa"/>
          </w:tcPr>
          <w:p w14:paraId="48E30B7A" w14:textId="77777777" w:rsidR="00667BA9" w:rsidRPr="00D4120B" w:rsidRDefault="00667BA9" w:rsidP="008F7891">
            <w:pPr>
              <w:pStyle w:val="TableContent"/>
            </w:pPr>
            <w:r w:rsidRPr="00D4120B">
              <w:t>Placer Field 1</w:t>
            </w:r>
          </w:p>
        </w:tc>
        <w:tc>
          <w:tcPr>
            <w:tcW w:w="1080" w:type="dxa"/>
          </w:tcPr>
          <w:p w14:paraId="493C14A5" w14:textId="77777777" w:rsidR="00667BA9" w:rsidRPr="00D4120B" w:rsidRDefault="00667BA9" w:rsidP="008F7891">
            <w:pPr>
              <w:pStyle w:val="TableContent"/>
            </w:pPr>
            <w:r w:rsidRPr="00D4120B">
              <w:t>ST</w:t>
            </w:r>
          </w:p>
        </w:tc>
        <w:tc>
          <w:tcPr>
            <w:tcW w:w="810" w:type="dxa"/>
          </w:tcPr>
          <w:p w14:paraId="20F0E92A" w14:textId="77777777" w:rsidR="00667BA9" w:rsidRPr="00D4120B" w:rsidRDefault="00667BA9" w:rsidP="008F7891">
            <w:pPr>
              <w:pStyle w:val="TableContent"/>
            </w:pPr>
            <w:r w:rsidRPr="00D4120B">
              <w:t>O</w:t>
            </w:r>
          </w:p>
        </w:tc>
        <w:tc>
          <w:tcPr>
            <w:tcW w:w="1260" w:type="dxa"/>
          </w:tcPr>
          <w:p w14:paraId="552DC753" w14:textId="77777777" w:rsidR="00667BA9" w:rsidRPr="00D4120B" w:rsidRDefault="00667BA9" w:rsidP="008F7891">
            <w:pPr>
              <w:pStyle w:val="TableContent"/>
            </w:pPr>
            <w:r w:rsidRPr="00D4120B">
              <w:t>[0..1]</w:t>
            </w:r>
          </w:p>
        </w:tc>
        <w:tc>
          <w:tcPr>
            <w:tcW w:w="810" w:type="dxa"/>
            <w:tcBorders>
              <w:top w:val="single" w:sz="12" w:space="0" w:color="CC3300"/>
            </w:tcBorders>
            <w:shd w:val="clear" w:color="auto" w:fill="auto"/>
          </w:tcPr>
          <w:p w14:paraId="5844978A" w14:textId="77777777" w:rsidR="00667BA9" w:rsidRPr="00D4120B" w:rsidRDefault="00667BA9" w:rsidP="008F7891">
            <w:pPr>
              <w:pStyle w:val="TableContent"/>
            </w:pPr>
            <w:r w:rsidRPr="00D4120B">
              <w:t>1..199</w:t>
            </w:r>
          </w:p>
        </w:tc>
        <w:tc>
          <w:tcPr>
            <w:tcW w:w="810" w:type="dxa"/>
            <w:tcBorders>
              <w:top w:val="single" w:sz="12" w:space="0" w:color="CC3300"/>
            </w:tcBorders>
            <w:shd w:val="clear" w:color="auto" w:fill="auto"/>
          </w:tcPr>
          <w:p w14:paraId="5A76618C" w14:textId="77777777" w:rsidR="00667BA9" w:rsidRPr="00D4120B" w:rsidRDefault="00667BA9" w:rsidP="008F7891">
            <w:pPr>
              <w:pStyle w:val="TableContent"/>
            </w:pPr>
          </w:p>
        </w:tc>
        <w:tc>
          <w:tcPr>
            <w:tcW w:w="1260" w:type="dxa"/>
          </w:tcPr>
          <w:p w14:paraId="0A891E97" w14:textId="77777777" w:rsidR="00667BA9" w:rsidRPr="00D4120B" w:rsidRDefault="00667BA9" w:rsidP="008F7891">
            <w:pPr>
              <w:pStyle w:val="TableContent"/>
            </w:pPr>
          </w:p>
        </w:tc>
        <w:tc>
          <w:tcPr>
            <w:tcW w:w="4793" w:type="dxa"/>
          </w:tcPr>
          <w:p w14:paraId="49673B74" w14:textId="77777777" w:rsidR="00667BA9" w:rsidRPr="00D4120B" w:rsidRDefault="005651B0" w:rsidP="008F7891">
            <w:pPr>
              <w:pStyle w:val="TableContent"/>
              <w:numPr>
                <w:ins w:id="4616" w:author="Unknown"/>
              </w:numPr>
            </w:pPr>
            <w:ins w:id="4617" w:author="Bob Yencha" w:date="2012-01-26T14:41:00Z">
              <w:r>
                <w:t>Conformance Guidance:</w:t>
              </w:r>
            </w:ins>
            <w:ins w:id="4618" w:author="Bob Yencha" w:date="2011-12-03T13:35:00Z">
              <w:r w:rsidR="000332E1" w:rsidRPr="00FD50DB">
                <w:t xml:space="preserve"> E</w:t>
              </w:r>
              <w:r w:rsidR="000332E1">
                <w:t>cho as received from the order</w:t>
              </w:r>
              <w:r w:rsidR="000332E1" w:rsidRPr="00D4120B">
                <w:t>.</w:t>
              </w:r>
            </w:ins>
          </w:p>
        </w:tc>
      </w:tr>
      <w:tr w:rsidR="00667BA9" w:rsidRPr="00D4120B" w14:paraId="32771499" w14:textId="77777777">
        <w:trPr>
          <w:cantSplit/>
          <w:jc w:val="center"/>
        </w:trPr>
        <w:tc>
          <w:tcPr>
            <w:tcW w:w="659" w:type="dxa"/>
          </w:tcPr>
          <w:p w14:paraId="527D4EF9" w14:textId="77777777" w:rsidR="00667BA9" w:rsidRPr="00D4120B" w:rsidRDefault="00667BA9" w:rsidP="008F7891">
            <w:pPr>
              <w:pStyle w:val="TableContent"/>
            </w:pPr>
            <w:r w:rsidRPr="00D4120B">
              <w:t>19</w:t>
            </w:r>
          </w:p>
        </w:tc>
        <w:tc>
          <w:tcPr>
            <w:tcW w:w="2245" w:type="dxa"/>
          </w:tcPr>
          <w:p w14:paraId="2C4B7A4E" w14:textId="77777777" w:rsidR="00667BA9" w:rsidRPr="00D4120B" w:rsidRDefault="00667BA9" w:rsidP="008F7891">
            <w:pPr>
              <w:pStyle w:val="TableContent"/>
            </w:pPr>
            <w:r w:rsidRPr="00D4120B">
              <w:t>Placer Field 2</w:t>
            </w:r>
          </w:p>
        </w:tc>
        <w:tc>
          <w:tcPr>
            <w:tcW w:w="1080" w:type="dxa"/>
          </w:tcPr>
          <w:p w14:paraId="669FBFA0" w14:textId="77777777" w:rsidR="00667BA9" w:rsidRPr="00D4120B" w:rsidRDefault="00667BA9" w:rsidP="008F7891">
            <w:pPr>
              <w:pStyle w:val="TableContent"/>
            </w:pPr>
            <w:r w:rsidRPr="00D4120B">
              <w:t>ST</w:t>
            </w:r>
          </w:p>
        </w:tc>
        <w:tc>
          <w:tcPr>
            <w:tcW w:w="810" w:type="dxa"/>
          </w:tcPr>
          <w:p w14:paraId="19874D4C" w14:textId="77777777" w:rsidR="00667BA9" w:rsidRPr="00D4120B" w:rsidRDefault="00667BA9" w:rsidP="008F7891">
            <w:pPr>
              <w:pStyle w:val="TableContent"/>
            </w:pPr>
            <w:r w:rsidRPr="00D4120B">
              <w:t>O</w:t>
            </w:r>
          </w:p>
        </w:tc>
        <w:tc>
          <w:tcPr>
            <w:tcW w:w="1260" w:type="dxa"/>
          </w:tcPr>
          <w:p w14:paraId="76AD0CDC" w14:textId="77777777" w:rsidR="00667BA9" w:rsidRPr="00D4120B" w:rsidRDefault="00667BA9" w:rsidP="008F7891">
            <w:pPr>
              <w:pStyle w:val="TableContent"/>
            </w:pPr>
            <w:r w:rsidRPr="00D4120B">
              <w:t>[0..1]</w:t>
            </w:r>
          </w:p>
        </w:tc>
        <w:tc>
          <w:tcPr>
            <w:tcW w:w="810" w:type="dxa"/>
            <w:tcBorders>
              <w:top w:val="single" w:sz="12" w:space="0" w:color="CC3300"/>
            </w:tcBorders>
            <w:shd w:val="clear" w:color="auto" w:fill="auto"/>
          </w:tcPr>
          <w:p w14:paraId="67D35339" w14:textId="77777777" w:rsidR="00667BA9" w:rsidRPr="00D4120B" w:rsidRDefault="00667BA9" w:rsidP="008F7891">
            <w:pPr>
              <w:pStyle w:val="TableContent"/>
            </w:pPr>
            <w:r w:rsidRPr="00D4120B">
              <w:t>1..199</w:t>
            </w:r>
          </w:p>
        </w:tc>
        <w:tc>
          <w:tcPr>
            <w:tcW w:w="810" w:type="dxa"/>
            <w:tcBorders>
              <w:top w:val="single" w:sz="12" w:space="0" w:color="CC3300"/>
            </w:tcBorders>
            <w:shd w:val="clear" w:color="auto" w:fill="auto"/>
          </w:tcPr>
          <w:p w14:paraId="312CA2ED" w14:textId="77777777" w:rsidR="00667BA9" w:rsidRPr="00D4120B" w:rsidRDefault="00667BA9" w:rsidP="008F7891">
            <w:pPr>
              <w:pStyle w:val="TableContent"/>
            </w:pPr>
          </w:p>
        </w:tc>
        <w:tc>
          <w:tcPr>
            <w:tcW w:w="1260" w:type="dxa"/>
          </w:tcPr>
          <w:p w14:paraId="1873232F" w14:textId="77777777" w:rsidR="00667BA9" w:rsidRPr="00D4120B" w:rsidRDefault="00667BA9" w:rsidP="008F7891">
            <w:pPr>
              <w:pStyle w:val="TableContent"/>
            </w:pPr>
          </w:p>
        </w:tc>
        <w:tc>
          <w:tcPr>
            <w:tcW w:w="4793" w:type="dxa"/>
          </w:tcPr>
          <w:p w14:paraId="141987B0" w14:textId="77777777" w:rsidR="00667BA9" w:rsidRPr="00D4120B" w:rsidRDefault="005651B0" w:rsidP="008F7891">
            <w:pPr>
              <w:pStyle w:val="TableContent"/>
              <w:numPr>
                <w:ins w:id="4619" w:author="Unknown"/>
              </w:numPr>
            </w:pPr>
            <w:ins w:id="4620" w:author="Bob Yencha" w:date="2012-01-26T14:41:00Z">
              <w:r>
                <w:t>Conformance Guidance:</w:t>
              </w:r>
            </w:ins>
            <w:ins w:id="4621" w:author="Bob Yencha" w:date="2011-12-03T13:35:00Z">
              <w:r w:rsidR="000332E1" w:rsidRPr="00FD50DB">
                <w:t xml:space="preserve"> E</w:t>
              </w:r>
              <w:r w:rsidR="000332E1">
                <w:t>cho as received from the order</w:t>
              </w:r>
              <w:r w:rsidR="000332E1" w:rsidRPr="00D4120B">
                <w:t>.</w:t>
              </w:r>
            </w:ins>
          </w:p>
        </w:tc>
      </w:tr>
      <w:tr w:rsidR="00667BA9" w:rsidRPr="00D4120B" w14:paraId="6706D682" w14:textId="77777777">
        <w:trPr>
          <w:cantSplit/>
          <w:jc w:val="center"/>
        </w:trPr>
        <w:tc>
          <w:tcPr>
            <w:tcW w:w="659" w:type="dxa"/>
          </w:tcPr>
          <w:p w14:paraId="1D5E0B20" w14:textId="77777777" w:rsidR="00667BA9" w:rsidRPr="00D4120B" w:rsidRDefault="00667BA9" w:rsidP="008F7891">
            <w:pPr>
              <w:pStyle w:val="TableContent"/>
            </w:pPr>
            <w:r w:rsidRPr="00D4120B">
              <w:t>20</w:t>
            </w:r>
          </w:p>
        </w:tc>
        <w:tc>
          <w:tcPr>
            <w:tcW w:w="2245" w:type="dxa"/>
          </w:tcPr>
          <w:p w14:paraId="3BDD806D" w14:textId="77777777" w:rsidR="00667BA9" w:rsidRPr="00D4120B" w:rsidRDefault="00667BA9" w:rsidP="008F7891">
            <w:pPr>
              <w:pStyle w:val="TableContent"/>
            </w:pPr>
            <w:r w:rsidRPr="00D4120B">
              <w:t>Filler Field 1</w:t>
            </w:r>
          </w:p>
        </w:tc>
        <w:tc>
          <w:tcPr>
            <w:tcW w:w="1080" w:type="dxa"/>
          </w:tcPr>
          <w:p w14:paraId="3B94991C" w14:textId="77777777" w:rsidR="00667BA9" w:rsidRPr="00D4120B" w:rsidRDefault="00667BA9" w:rsidP="008F7891">
            <w:pPr>
              <w:pStyle w:val="TableContent"/>
            </w:pPr>
            <w:r w:rsidRPr="00D4120B">
              <w:t>ST</w:t>
            </w:r>
          </w:p>
        </w:tc>
        <w:tc>
          <w:tcPr>
            <w:tcW w:w="810" w:type="dxa"/>
          </w:tcPr>
          <w:p w14:paraId="4EC293E6" w14:textId="77777777" w:rsidR="00667BA9" w:rsidRPr="00D4120B" w:rsidRDefault="00667BA9" w:rsidP="008F7891">
            <w:pPr>
              <w:pStyle w:val="TableContent"/>
            </w:pPr>
            <w:r w:rsidRPr="00D4120B">
              <w:t>O</w:t>
            </w:r>
          </w:p>
        </w:tc>
        <w:tc>
          <w:tcPr>
            <w:tcW w:w="1260" w:type="dxa"/>
          </w:tcPr>
          <w:p w14:paraId="19B0B865" w14:textId="77777777" w:rsidR="00667BA9" w:rsidRPr="00D4120B" w:rsidRDefault="00667BA9" w:rsidP="008F7891">
            <w:pPr>
              <w:pStyle w:val="TableContent"/>
            </w:pPr>
            <w:r w:rsidRPr="00D4120B">
              <w:t>[0..1]</w:t>
            </w:r>
          </w:p>
        </w:tc>
        <w:tc>
          <w:tcPr>
            <w:tcW w:w="810" w:type="dxa"/>
            <w:tcBorders>
              <w:top w:val="single" w:sz="12" w:space="0" w:color="CC3300"/>
            </w:tcBorders>
            <w:shd w:val="clear" w:color="auto" w:fill="auto"/>
          </w:tcPr>
          <w:p w14:paraId="2B9ECC5D" w14:textId="77777777" w:rsidR="00667BA9" w:rsidRPr="00D4120B" w:rsidRDefault="00667BA9" w:rsidP="008F7891">
            <w:pPr>
              <w:pStyle w:val="TableContent"/>
            </w:pPr>
            <w:r w:rsidRPr="00D4120B">
              <w:t>1..199</w:t>
            </w:r>
          </w:p>
        </w:tc>
        <w:tc>
          <w:tcPr>
            <w:tcW w:w="810" w:type="dxa"/>
            <w:tcBorders>
              <w:top w:val="single" w:sz="12" w:space="0" w:color="CC3300"/>
            </w:tcBorders>
            <w:shd w:val="clear" w:color="auto" w:fill="auto"/>
          </w:tcPr>
          <w:p w14:paraId="0612E52E" w14:textId="77777777" w:rsidR="00667BA9" w:rsidRPr="00D4120B" w:rsidRDefault="00667BA9" w:rsidP="008F7891">
            <w:pPr>
              <w:pStyle w:val="TableContent"/>
            </w:pPr>
          </w:p>
        </w:tc>
        <w:tc>
          <w:tcPr>
            <w:tcW w:w="1260" w:type="dxa"/>
          </w:tcPr>
          <w:p w14:paraId="1DEEBD93" w14:textId="77777777" w:rsidR="00667BA9" w:rsidRPr="00D4120B" w:rsidRDefault="00667BA9" w:rsidP="008F7891">
            <w:pPr>
              <w:pStyle w:val="TableContent"/>
            </w:pPr>
          </w:p>
        </w:tc>
        <w:tc>
          <w:tcPr>
            <w:tcW w:w="4793" w:type="dxa"/>
          </w:tcPr>
          <w:p w14:paraId="6AEB7C27" w14:textId="77777777" w:rsidR="00667BA9" w:rsidRPr="00D4120B" w:rsidRDefault="00667BA9" w:rsidP="008F7891">
            <w:pPr>
              <w:pStyle w:val="TableContent"/>
            </w:pPr>
          </w:p>
        </w:tc>
      </w:tr>
      <w:tr w:rsidR="00667BA9" w:rsidRPr="00D4120B" w14:paraId="1E4169B1" w14:textId="77777777">
        <w:trPr>
          <w:cantSplit/>
          <w:jc w:val="center"/>
        </w:trPr>
        <w:tc>
          <w:tcPr>
            <w:tcW w:w="659" w:type="dxa"/>
          </w:tcPr>
          <w:p w14:paraId="0C601A43" w14:textId="77777777" w:rsidR="00667BA9" w:rsidRPr="00D4120B" w:rsidRDefault="00667BA9" w:rsidP="008F7891">
            <w:pPr>
              <w:pStyle w:val="TableContent"/>
            </w:pPr>
            <w:r w:rsidRPr="00D4120B">
              <w:t>21</w:t>
            </w:r>
          </w:p>
        </w:tc>
        <w:tc>
          <w:tcPr>
            <w:tcW w:w="2245" w:type="dxa"/>
          </w:tcPr>
          <w:p w14:paraId="5DDC386E" w14:textId="77777777" w:rsidR="00667BA9" w:rsidRPr="00D4120B" w:rsidRDefault="00667BA9" w:rsidP="008F7891">
            <w:pPr>
              <w:pStyle w:val="TableContent"/>
            </w:pPr>
            <w:r w:rsidRPr="00D4120B">
              <w:t>Filler Field 2</w:t>
            </w:r>
          </w:p>
        </w:tc>
        <w:tc>
          <w:tcPr>
            <w:tcW w:w="1080" w:type="dxa"/>
          </w:tcPr>
          <w:p w14:paraId="646DC7B9" w14:textId="77777777" w:rsidR="00667BA9" w:rsidRPr="00D4120B" w:rsidRDefault="00667BA9" w:rsidP="008F7891">
            <w:pPr>
              <w:pStyle w:val="TableContent"/>
            </w:pPr>
            <w:r w:rsidRPr="00D4120B">
              <w:t>ST</w:t>
            </w:r>
          </w:p>
        </w:tc>
        <w:tc>
          <w:tcPr>
            <w:tcW w:w="810" w:type="dxa"/>
          </w:tcPr>
          <w:p w14:paraId="6293F665" w14:textId="77777777" w:rsidR="00667BA9" w:rsidRPr="00D4120B" w:rsidRDefault="00667BA9" w:rsidP="008F7891">
            <w:pPr>
              <w:pStyle w:val="TableContent"/>
            </w:pPr>
            <w:r w:rsidRPr="00D4120B">
              <w:t>O</w:t>
            </w:r>
          </w:p>
        </w:tc>
        <w:tc>
          <w:tcPr>
            <w:tcW w:w="1260" w:type="dxa"/>
          </w:tcPr>
          <w:p w14:paraId="61607A00" w14:textId="77777777" w:rsidR="00667BA9" w:rsidRPr="00D4120B" w:rsidRDefault="00667BA9" w:rsidP="008F7891">
            <w:pPr>
              <w:pStyle w:val="TableContent"/>
            </w:pPr>
            <w:r w:rsidRPr="00D4120B">
              <w:t>[0..1]</w:t>
            </w:r>
          </w:p>
        </w:tc>
        <w:tc>
          <w:tcPr>
            <w:tcW w:w="810" w:type="dxa"/>
            <w:tcBorders>
              <w:top w:val="single" w:sz="12" w:space="0" w:color="CC3300"/>
            </w:tcBorders>
            <w:shd w:val="clear" w:color="auto" w:fill="auto"/>
          </w:tcPr>
          <w:p w14:paraId="4D352EC3" w14:textId="77777777" w:rsidR="00667BA9" w:rsidRPr="00D4120B" w:rsidRDefault="00667BA9" w:rsidP="008F7891">
            <w:pPr>
              <w:pStyle w:val="TableContent"/>
            </w:pPr>
            <w:r w:rsidRPr="00D4120B">
              <w:t>1..199</w:t>
            </w:r>
          </w:p>
        </w:tc>
        <w:tc>
          <w:tcPr>
            <w:tcW w:w="810" w:type="dxa"/>
            <w:tcBorders>
              <w:top w:val="single" w:sz="12" w:space="0" w:color="CC3300"/>
            </w:tcBorders>
            <w:shd w:val="clear" w:color="auto" w:fill="auto"/>
          </w:tcPr>
          <w:p w14:paraId="0C4FC3BD" w14:textId="77777777" w:rsidR="00667BA9" w:rsidRPr="00D4120B" w:rsidRDefault="00667BA9" w:rsidP="008F7891">
            <w:pPr>
              <w:pStyle w:val="TableContent"/>
            </w:pPr>
          </w:p>
        </w:tc>
        <w:tc>
          <w:tcPr>
            <w:tcW w:w="1260" w:type="dxa"/>
          </w:tcPr>
          <w:p w14:paraId="6B14D56A" w14:textId="77777777" w:rsidR="00667BA9" w:rsidRPr="00D4120B" w:rsidRDefault="00667BA9" w:rsidP="008F7891">
            <w:pPr>
              <w:pStyle w:val="TableContent"/>
            </w:pPr>
          </w:p>
        </w:tc>
        <w:tc>
          <w:tcPr>
            <w:tcW w:w="4793" w:type="dxa"/>
          </w:tcPr>
          <w:p w14:paraId="194C46B6" w14:textId="77777777" w:rsidR="00667BA9" w:rsidRPr="00D4120B" w:rsidRDefault="00667BA9" w:rsidP="008F7891">
            <w:pPr>
              <w:pStyle w:val="TableContent"/>
            </w:pPr>
          </w:p>
        </w:tc>
      </w:tr>
      <w:tr w:rsidR="00667BA9" w:rsidRPr="00D4120B" w14:paraId="77C86FB5" w14:textId="77777777">
        <w:trPr>
          <w:cantSplit/>
          <w:jc w:val="center"/>
        </w:trPr>
        <w:tc>
          <w:tcPr>
            <w:tcW w:w="659" w:type="dxa"/>
          </w:tcPr>
          <w:p w14:paraId="4E808045" w14:textId="77777777" w:rsidR="00667BA9" w:rsidRPr="00D4120B" w:rsidRDefault="00667BA9" w:rsidP="008F7891">
            <w:pPr>
              <w:pStyle w:val="TableContent"/>
            </w:pPr>
            <w:r w:rsidRPr="00D4120B">
              <w:t>22</w:t>
            </w:r>
          </w:p>
        </w:tc>
        <w:tc>
          <w:tcPr>
            <w:tcW w:w="2245" w:type="dxa"/>
          </w:tcPr>
          <w:p w14:paraId="32C5B028" w14:textId="77777777" w:rsidR="00667BA9" w:rsidRPr="00D4120B" w:rsidRDefault="00667BA9" w:rsidP="008F7891">
            <w:pPr>
              <w:pStyle w:val="TableContent"/>
            </w:pPr>
            <w:r w:rsidRPr="00D4120B">
              <w:t>Results Rpt/Status Chng - Date/Time</w:t>
            </w:r>
          </w:p>
        </w:tc>
        <w:tc>
          <w:tcPr>
            <w:tcW w:w="1080" w:type="dxa"/>
          </w:tcPr>
          <w:p w14:paraId="6503C73F" w14:textId="77777777" w:rsidR="00667BA9" w:rsidRPr="00D4120B" w:rsidRDefault="00667BA9" w:rsidP="008F7891">
            <w:pPr>
              <w:pStyle w:val="TableContent"/>
            </w:pPr>
            <w:r w:rsidRPr="00D4120B">
              <w:t>TS</w:t>
            </w:r>
          </w:p>
        </w:tc>
        <w:tc>
          <w:tcPr>
            <w:tcW w:w="810" w:type="dxa"/>
          </w:tcPr>
          <w:p w14:paraId="5CFF981F" w14:textId="77777777" w:rsidR="00667BA9" w:rsidRPr="00D4120B" w:rsidRDefault="00667BA9" w:rsidP="008F7891">
            <w:pPr>
              <w:pStyle w:val="TableContent"/>
            </w:pPr>
            <w:r w:rsidRPr="00D4120B">
              <w:t>R</w:t>
            </w:r>
          </w:p>
        </w:tc>
        <w:tc>
          <w:tcPr>
            <w:tcW w:w="1260" w:type="dxa"/>
          </w:tcPr>
          <w:p w14:paraId="547BCE1A" w14:textId="77777777" w:rsidR="00667BA9" w:rsidRPr="00D4120B" w:rsidRDefault="00667BA9" w:rsidP="008F7891">
            <w:pPr>
              <w:pStyle w:val="TableContent"/>
            </w:pPr>
            <w:r w:rsidRPr="00D4120B">
              <w:t>[1..1]</w:t>
            </w:r>
          </w:p>
        </w:tc>
        <w:tc>
          <w:tcPr>
            <w:tcW w:w="810" w:type="dxa"/>
            <w:tcBorders>
              <w:top w:val="single" w:sz="12" w:space="0" w:color="CC3300"/>
              <w:bottom w:val="single" w:sz="12" w:space="0" w:color="CC3300"/>
            </w:tcBorders>
            <w:shd w:val="clear" w:color="auto" w:fill="auto"/>
          </w:tcPr>
          <w:p w14:paraId="2C9EAA6A" w14:textId="77777777" w:rsidR="00667BA9" w:rsidRPr="00D4120B" w:rsidRDefault="004920D0" w:rsidP="008F7891">
            <w:pPr>
              <w:pStyle w:val="TableContent"/>
            </w:pPr>
            <w:r>
              <w:t>8..24</w:t>
            </w:r>
          </w:p>
        </w:tc>
        <w:tc>
          <w:tcPr>
            <w:tcW w:w="810" w:type="dxa"/>
            <w:tcBorders>
              <w:top w:val="single" w:sz="12" w:space="0" w:color="CC3300"/>
              <w:bottom w:val="single" w:sz="12" w:space="0" w:color="CC3300"/>
            </w:tcBorders>
            <w:shd w:val="clear" w:color="auto" w:fill="auto"/>
          </w:tcPr>
          <w:p w14:paraId="5DFC7EB8" w14:textId="77777777" w:rsidR="00667BA9" w:rsidRPr="00D4120B" w:rsidRDefault="004920D0" w:rsidP="008F7891">
            <w:pPr>
              <w:pStyle w:val="TableContent"/>
            </w:pPr>
            <w:r>
              <w:t>=</w:t>
            </w:r>
          </w:p>
        </w:tc>
        <w:tc>
          <w:tcPr>
            <w:tcW w:w="1260" w:type="dxa"/>
          </w:tcPr>
          <w:p w14:paraId="3A964D5C" w14:textId="77777777" w:rsidR="00667BA9" w:rsidRPr="00D4120B" w:rsidRDefault="00667BA9" w:rsidP="008F7891">
            <w:pPr>
              <w:pStyle w:val="TableContent"/>
            </w:pPr>
          </w:p>
        </w:tc>
        <w:tc>
          <w:tcPr>
            <w:tcW w:w="4793" w:type="dxa"/>
          </w:tcPr>
          <w:p w14:paraId="33228735" w14:textId="77777777" w:rsidR="002A5927" w:rsidRDefault="00667BA9" w:rsidP="008F7891">
            <w:pPr>
              <w:pStyle w:val="TableContent"/>
              <w:rPr>
                <w:ins w:id="4622" w:author="Bob Yencha" w:date="2011-12-27T16:31:00Z"/>
              </w:rPr>
            </w:pPr>
            <w:r w:rsidRPr="00D4120B">
              <w:t>Required field in this message</w:t>
            </w:r>
            <w:r w:rsidR="00400CF4">
              <w:t xml:space="preserve">. </w:t>
            </w:r>
            <w:r w:rsidRPr="00D4120B">
              <w:t>Applies to the entire report</w:t>
            </w:r>
            <w:r w:rsidR="00400CF4">
              <w:t xml:space="preserve">. </w:t>
            </w:r>
            <w:r w:rsidRPr="00D4120B">
              <w:t>Receipt of a subsequent message with the same Filler Number and a different status in this field implies that processing may need to occur at the receiving application level to update a previous report</w:t>
            </w:r>
            <w:r w:rsidR="00400CF4">
              <w:t xml:space="preserve">. </w:t>
            </w:r>
          </w:p>
          <w:p w14:paraId="4EA9CC5A" w14:textId="77777777" w:rsidR="002A5927" w:rsidRDefault="002A5927" w:rsidP="008F7891">
            <w:pPr>
              <w:pStyle w:val="TableContent"/>
              <w:numPr>
                <w:ins w:id="4623" w:author="Bob Yencha" w:date="2011-12-27T16:31:00Z"/>
              </w:numPr>
              <w:rPr>
                <w:ins w:id="4624" w:author="Bob Yencha" w:date="2011-12-27T16:31:00Z"/>
              </w:rPr>
            </w:pPr>
          </w:p>
          <w:p w14:paraId="63117933" w14:textId="77777777" w:rsidR="004920D0" w:rsidRDefault="00667BA9" w:rsidP="008F7891">
            <w:pPr>
              <w:pStyle w:val="TableContent"/>
              <w:numPr>
                <w:ins w:id="4625" w:author="Bob Yencha" w:date="2011-12-27T16:31:00Z"/>
              </w:numPr>
            </w:pPr>
            <w:r w:rsidRPr="00D4120B">
              <w:t>Format: YYYYMMDDHHMMSS.SS[…]+/-ZZZZ</w:t>
            </w:r>
          </w:p>
          <w:p w14:paraId="306397EF" w14:textId="77777777" w:rsidR="00667BA9" w:rsidRPr="00D4120B" w:rsidRDefault="004920D0" w:rsidP="008F7891">
            <w:pPr>
              <w:pStyle w:val="TableContent"/>
            </w:pPr>
            <w:r w:rsidRPr="00953E07">
              <w:t>Timezone offset is optional and encouraged.</w:t>
            </w:r>
          </w:p>
        </w:tc>
      </w:tr>
      <w:tr w:rsidR="00667BA9" w:rsidRPr="00D4120B" w14:paraId="7F8F113E" w14:textId="77777777">
        <w:trPr>
          <w:cantSplit/>
          <w:jc w:val="center"/>
        </w:trPr>
        <w:tc>
          <w:tcPr>
            <w:tcW w:w="659" w:type="dxa"/>
          </w:tcPr>
          <w:p w14:paraId="5F726252" w14:textId="77777777" w:rsidR="00667BA9" w:rsidRPr="00D4120B" w:rsidRDefault="00667BA9" w:rsidP="008F7891">
            <w:pPr>
              <w:pStyle w:val="TableContent"/>
            </w:pPr>
            <w:r w:rsidRPr="00D4120B">
              <w:t>23</w:t>
            </w:r>
          </w:p>
        </w:tc>
        <w:tc>
          <w:tcPr>
            <w:tcW w:w="2245" w:type="dxa"/>
          </w:tcPr>
          <w:p w14:paraId="4232CF76" w14:textId="77777777" w:rsidR="00667BA9" w:rsidRPr="00D4120B" w:rsidRDefault="00667BA9" w:rsidP="008F7891">
            <w:pPr>
              <w:pStyle w:val="TableContent"/>
            </w:pPr>
            <w:r w:rsidRPr="00D4120B">
              <w:t>Charge to Practice</w:t>
            </w:r>
          </w:p>
        </w:tc>
        <w:tc>
          <w:tcPr>
            <w:tcW w:w="1080" w:type="dxa"/>
          </w:tcPr>
          <w:p w14:paraId="324DBC62" w14:textId="77777777" w:rsidR="00667BA9" w:rsidRPr="00D4120B" w:rsidRDefault="00667BA9" w:rsidP="008F7891">
            <w:pPr>
              <w:pStyle w:val="TableContent"/>
            </w:pPr>
            <w:r w:rsidRPr="00D4120B">
              <w:t>MOC</w:t>
            </w:r>
          </w:p>
        </w:tc>
        <w:tc>
          <w:tcPr>
            <w:tcW w:w="810" w:type="dxa"/>
          </w:tcPr>
          <w:p w14:paraId="6B40BF42" w14:textId="77777777" w:rsidR="00667BA9" w:rsidRPr="00D4120B" w:rsidRDefault="00667BA9" w:rsidP="008F7891">
            <w:pPr>
              <w:pStyle w:val="TableContent"/>
            </w:pPr>
            <w:r w:rsidRPr="00D4120B">
              <w:t>O</w:t>
            </w:r>
          </w:p>
        </w:tc>
        <w:tc>
          <w:tcPr>
            <w:tcW w:w="1260" w:type="dxa"/>
          </w:tcPr>
          <w:p w14:paraId="2DF64801" w14:textId="77777777" w:rsidR="00667BA9" w:rsidRPr="00D4120B" w:rsidRDefault="00667BA9" w:rsidP="008F7891">
            <w:pPr>
              <w:pStyle w:val="TableContent"/>
            </w:pPr>
            <w:r w:rsidRPr="00D4120B">
              <w:t>[0..1]</w:t>
            </w:r>
          </w:p>
        </w:tc>
        <w:tc>
          <w:tcPr>
            <w:tcW w:w="810" w:type="dxa"/>
            <w:tcBorders>
              <w:top w:val="single" w:sz="12" w:space="0" w:color="CC3300"/>
            </w:tcBorders>
            <w:shd w:val="clear" w:color="auto" w:fill="auto"/>
          </w:tcPr>
          <w:p w14:paraId="5C35201C" w14:textId="77777777" w:rsidR="00667BA9" w:rsidRPr="00D4120B" w:rsidRDefault="00667BA9" w:rsidP="008F7891">
            <w:pPr>
              <w:pStyle w:val="TableContent"/>
            </w:pPr>
          </w:p>
        </w:tc>
        <w:tc>
          <w:tcPr>
            <w:tcW w:w="810" w:type="dxa"/>
            <w:tcBorders>
              <w:top w:val="single" w:sz="12" w:space="0" w:color="CC3300"/>
            </w:tcBorders>
            <w:shd w:val="clear" w:color="auto" w:fill="auto"/>
          </w:tcPr>
          <w:p w14:paraId="7D1DB287" w14:textId="77777777" w:rsidR="00667BA9" w:rsidRPr="00D4120B" w:rsidRDefault="00667BA9" w:rsidP="008F7891">
            <w:pPr>
              <w:pStyle w:val="TableContent"/>
            </w:pPr>
          </w:p>
        </w:tc>
        <w:tc>
          <w:tcPr>
            <w:tcW w:w="1260" w:type="dxa"/>
          </w:tcPr>
          <w:p w14:paraId="7756D582" w14:textId="77777777" w:rsidR="00667BA9" w:rsidRPr="00D4120B" w:rsidRDefault="00667BA9" w:rsidP="008F7891">
            <w:pPr>
              <w:pStyle w:val="TableContent"/>
            </w:pPr>
          </w:p>
        </w:tc>
        <w:tc>
          <w:tcPr>
            <w:tcW w:w="4793" w:type="dxa"/>
          </w:tcPr>
          <w:p w14:paraId="5949CECA" w14:textId="77777777" w:rsidR="00667BA9" w:rsidRPr="00D4120B" w:rsidRDefault="00667BA9" w:rsidP="008F7891">
            <w:pPr>
              <w:pStyle w:val="TableContent"/>
            </w:pPr>
          </w:p>
        </w:tc>
      </w:tr>
      <w:tr w:rsidR="00667BA9" w:rsidRPr="00D4120B" w14:paraId="5B73D64B" w14:textId="77777777">
        <w:trPr>
          <w:cantSplit/>
          <w:jc w:val="center"/>
        </w:trPr>
        <w:tc>
          <w:tcPr>
            <w:tcW w:w="659" w:type="dxa"/>
          </w:tcPr>
          <w:p w14:paraId="2E956D03" w14:textId="77777777" w:rsidR="00667BA9" w:rsidRPr="00D4120B" w:rsidRDefault="00667BA9" w:rsidP="008F7891">
            <w:pPr>
              <w:pStyle w:val="TableContent"/>
            </w:pPr>
            <w:r w:rsidRPr="00D4120B">
              <w:t>24</w:t>
            </w:r>
          </w:p>
        </w:tc>
        <w:tc>
          <w:tcPr>
            <w:tcW w:w="2245" w:type="dxa"/>
          </w:tcPr>
          <w:p w14:paraId="3583DEBD" w14:textId="77777777" w:rsidR="00667BA9" w:rsidRPr="00D4120B" w:rsidRDefault="00667BA9" w:rsidP="008F7891">
            <w:pPr>
              <w:pStyle w:val="TableContent"/>
            </w:pPr>
            <w:r w:rsidRPr="00D4120B">
              <w:t>Diagnostic Serv</w:t>
            </w:r>
            <w:ins w:id="4626" w:author="Bob Yencha" w:date="2011-12-27T16:53:00Z">
              <w:r w:rsidR="00C83405">
                <w:t>ice</w:t>
              </w:r>
            </w:ins>
            <w:r w:rsidRPr="00D4120B">
              <w:t xml:space="preserve"> Sect ID</w:t>
            </w:r>
          </w:p>
        </w:tc>
        <w:tc>
          <w:tcPr>
            <w:tcW w:w="1080" w:type="dxa"/>
          </w:tcPr>
          <w:p w14:paraId="1F04B98D" w14:textId="77777777" w:rsidR="00667BA9" w:rsidRPr="00D4120B" w:rsidRDefault="00667BA9" w:rsidP="008F7891">
            <w:pPr>
              <w:pStyle w:val="TableContent"/>
            </w:pPr>
            <w:r w:rsidRPr="00D4120B">
              <w:t>ID</w:t>
            </w:r>
          </w:p>
        </w:tc>
        <w:tc>
          <w:tcPr>
            <w:tcW w:w="810" w:type="dxa"/>
          </w:tcPr>
          <w:p w14:paraId="134F153E" w14:textId="77777777" w:rsidR="00667BA9" w:rsidRPr="00D4120B" w:rsidRDefault="001630BF" w:rsidP="008F7891">
            <w:pPr>
              <w:pStyle w:val="TableContent"/>
            </w:pPr>
            <w:r>
              <w:t>O</w:t>
            </w:r>
          </w:p>
        </w:tc>
        <w:tc>
          <w:tcPr>
            <w:tcW w:w="1260" w:type="dxa"/>
          </w:tcPr>
          <w:p w14:paraId="5BEE95C8" w14:textId="77777777" w:rsidR="00667BA9" w:rsidRPr="00D4120B" w:rsidRDefault="00667BA9" w:rsidP="008F7891">
            <w:pPr>
              <w:pStyle w:val="TableContent"/>
            </w:pPr>
            <w:r w:rsidRPr="00D4120B">
              <w:t>[0..1]</w:t>
            </w:r>
          </w:p>
        </w:tc>
        <w:tc>
          <w:tcPr>
            <w:tcW w:w="810" w:type="dxa"/>
            <w:tcBorders>
              <w:top w:val="single" w:sz="12" w:space="0" w:color="CC3300"/>
            </w:tcBorders>
            <w:shd w:val="clear" w:color="auto" w:fill="auto"/>
          </w:tcPr>
          <w:p w14:paraId="6AF50494" w14:textId="77777777" w:rsidR="00667BA9" w:rsidRPr="00D4120B" w:rsidRDefault="00667BA9" w:rsidP="008F7891">
            <w:pPr>
              <w:pStyle w:val="TableContent"/>
            </w:pPr>
            <w:r w:rsidRPr="00D4120B">
              <w:t>2..3</w:t>
            </w:r>
          </w:p>
        </w:tc>
        <w:tc>
          <w:tcPr>
            <w:tcW w:w="810" w:type="dxa"/>
            <w:tcBorders>
              <w:top w:val="single" w:sz="12" w:space="0" w:color="CC3300"/>
            </w:tcBorders>
            <w:shd w:val="clear" w:color="auto" w:fill="auto"/>
          </w:tcPr>
          <w:p w14:paraId="54BD8352" w14:textId="77777777" w:rsidR="00667BA9" w:rsidRPr="00D4120B" w:rsidRDefault="00667BA9" w:rsidP="008F7891">
            <w:pPr>
              <w:pStyle w:val="TableContent"/>
            </w:pPr>
          </w:p>
        </w:tc>
        <w:tc>
          <w:tcPr>
            <w:tcW w:w="1260" w:type="dxa"/>
          </w:tcPr>
          <w:p w14:paraId="0563CDD0" w14:textId="77777777" w:rsidR="00667BA9" w:rsidRPr="00D4120B" w:rsidRDefault="00667BA9" w:rsidP="008F7891">
            <w:pPr>
              <w:pStyle w:val="TableContent"/>
            </w:pPr>
            <w:del w:id="4627" w:author="Bob Yencha" w:date="2011-11-29T10:05:00Z">
              <w:r w:rsidRPr="00D4120B" w:rsidDel="00097903">
                <w:delText>HL70074</w:delText>
              </w:r>
            </w:del>
          </w:p>
        </w:tc>
        <w:tc>
          <w:tcPr>
            <w:tcW w:w="4793" w:type="dxa"/>
          </w:tcPr>
          <w:p w14:paraId="60DB630D" w14:textId="77777777" w:rsidR="00667BA9" w:rsidRPr="00D4120B" w:rsidRDefault="00667BA9" w:rsidP="008F7891">
            <w:pPr>
              <w:pStyle w:val="TableContent"/>
            </w:pPr>
          </w:p>
        </w:tc>
      </w:tr>
      <w:tr w:rsidR="00667BA9" w:rsidRPr="00D4120B" w14:paraId="17651C70" w14:textId="77777777">
        <w:trPr>
          <w:cantSplit/>
          <w:jc w:val="center"/>
        </w:trPr>
        <w:tc>
          <w:tcPr>
            <w:tcW w:w="659" w:type="dxa"/>
          </w:tcPr>
          <w:p w14:paraId="05F0DCA8" w14:textId="77777777" w:rsidR="00667BA9" w:rsidRPr="00D4120B" w:rsidRDefault="00667BA9" w:rsidP="008F7891">
            <w:pPr>
              <w:pStyle w:val="TableContent"/>
            </w:pPr>
            <w:r w:rsidRPr="00D4120B">
              <w:t>25</w:t>
            </w:r>
          </w:p>
        </w:tc>
        <w:tc>
          <w:tcPr>
            <w:tcW w:w="2245" w:type="dxa"/>
          </w:tcPr>
          <w:p w14:paraId="044DD19B" w14:textId="77777777" w:rsidR="00667BA9" w:rsidRPr="00D4120B" w:rsidRDefault="00667BA9" w:rsidP="008F7891">
            <w:pPr>
              <w:pStyle w:val="TableContent"/>
            </w:pPr>
            <w:r w:rsidRPr="00D4120B">
              <w:t>Result Status</w:t>
            </w:r>
          </w:p>
        </w:tc>
        <w:tc>
          <w:tcPr>
            <w:tcW w:w="1080" w:type="dxa"/>
          </w:tcPr>
          <w:p w14:paraId="386EE01B" w14:textId="77777777" w:rsidR="00667BA9" w:rsidRPr="00D4120B" w:rsidRDefault="00667BA9" w:rsidP="008F7891">
            <w:pPr>
              <w:pStyle w:val="TableContent"/>
            </w:pPr>
            <w:r w:rsidRPr="00D4120B">
              <w:t>ID</w:t>
            </w:r>
          </w:p>
        </w:tc>
        <w:tc>
          <w:tcPr>
            <w:tcW w:w="810" w:type="dxa"/>
          </w:tcPr>
          <w:p w14:paraId="10983983" w14:textId="77777777" w:rsidR="00667BA9" w:rsidRPr="00D4120B" w:rsidRDefault="00667BA9" w:rsidP="008F7891">
            <w:pPr>
              <w:pStyle w:val="TableContent"/>
            </w:pPr>
            <w:r w:rsidRPr="00D4120B">
              <w:t>R</w:t>
            </w:r>
          </w:p>
        </w:tc>
        <w:tc>
          <w:tcPr>
            <w:tcW w:w="1260" w:type="dxa"/>
          </w:tcPr>
          <w:p w14:paraId="3AE317EE" w14:textId="77777777" w:rsidR="00667BA9" w:rsidRPr="00D4120B" w:rsidRDefault="00667BA9" w:rsidP="008F7891">
            <w:pPr>
              <w:pStyle w:val="TableContent"/>
            </w:pPr>
            <w:r w:rsidRPr="00D4120B">
              <w:t>[1..1]</w:t>
            </w:r>
          </w:p>
        </w:tc>
        <w:tc>
          <w:tcPr>
            <w:tcW w:w="810" w:type="dxa"/>
            <w:tcBorders>
              <w:top w:val="single" w:sz="12" w:space="0" w:color="CC3300"/>
            </w:tcBorders>
            <w:shd w:val="clear" w:color="auto" w:fill="auto"/>
          </w:tcPr>
          <w:p w14:paraId="3519C7EC" w14:textId="77777777" w:rsidR="00667BA9" w:rsidRPr="00D4120B" w:rsidRDefault="00667BA9" w:rsidP="008F7891">
            <w:pPr>
              <w:pStyle w:val="TableContent"/>
            </w:pPr>
            <w:r w:rsidRPr="00D4120B">
              <w:t>1..1</w:t>
            </w:r>
          </w:p>
        </w:tc>
        <w:tc>
          <w:tcPr>
            <w:tcW w:w="810" w:type="dxa"/>
            <w:tcBorders>
              <w:top w:val="single" w:sz="12" w:space="0" w:color="CC3300"/>
            </w:tcBorders>
            <w:shd w:val="clear" w:color="auto" w:fill="auto"/>
          </w:tcPr>
          <w:p w14:paraId="391786FF" w14:textId="77777777" w:rsidR="00667BA9" w:rsidRPr="00D4120B" w:rsidRDefault="00667BA9" w:rsidP="008F7891">
            <w:pPr>
              <w:pStyle w:val="TableContent"/>
            </w:pPr>
          </w:p>
        </w:tc>
        <w:tc>
          <w:tcPr>
            <w:tcW w:w="1260" w:type="dxa"/>
          </w:tcPr>
          <w:p w14:paraId="56A2AB71" w14:textId="77777777" w:rsidR="00667BA9" w:rsidRPr="00D4120B" w:rsidRDefault="00667BA9" w:rsidP="008F7891">
            <w:pPr>
              <w:pStyle w:val="TableContent"/>
            </w:pPr>
            <w:del w:id="4628" w:author="Bob Yencha" w:date="2011-12-27T15:38:00Z">
              <w:r w:rsidRPr="00D4120B" w:rsidDel="006C6194">
                <w:delText>V2 Result Status Value Set</w:delText>
              </w:r>
            </w:del>
            <w:ins w:id="4629" w:author="Bob Yencha" w:date="2011-12-27T15:38:00Z">
              <w:r w:rsidR="006C6194">
                <w:t>HL70123</w:t>
              </w:r>
            </w:ins>
          </w:p>
        </w:tc>
        <w:tc>
          <w:tcPr>
            <w:tcW w:w="4793" w:type="dxa"/>
          </w:tcPr>
          <w:p w14:paraId="399800D7" w14:textId="77777777" w:rsidR="00667BA9" w:rsidRPr="00D4120B" w:rsidRDefault="00667BA9" w:rsidP="008F7891">
            <w:pPr>
              <w:pStyle w:val="TableContent"/>
            </w:pPr>
          </w:p>
        </w:tc>
      </w:tr>
      <w:tr w:rsidR="00667BA9" w:rsidRPr="00D4120B" w14:paraId="572916ED" w14:textId="77777777">
        <w:trPr>
          <w:cantSplit/>
          <w:jc w:val="center"/>
        </w:trPr>
        <w:tc>
          <w:tcPr>
            <w:tcW w:w="659" w:type="dxa"/>
            <w:tcBorders>
              <w:bottom w:val="single" w:sz="12" w:space="0" w:color="CC3300"/>
            </w:tcBorders>
          </w:tcPr>
          <w:p w14:paraId="1D00B07C" w14:textId="77777777" w:rsidR="00667BA9" w:rsidRPr="00D4120B" w:rsidRDefault="00667BA9" w:rsidP="008F7891">
            <w:pPr>
              <w:pStyle w:val="TableContent"/>
            </w:pPr>
            <w:r w:rsidRPr="00D4120B">
              <w:t>26</w:t>
            </w:r>
          </w:p>
        </w:tc>
        <w:tc>
          <w:tcPr>
            <w:tcW w:w="2245" w:type="dxa"/>
            <w:tcBorders>
              <w:bottom w:val="single" w:sz="12" w:space="0" w:color="CC3300"/>
            </w:tcBorders>
          </w:tcPr>
          <w:p w14:paraId="3E7F3693" w14:textId="77777777" w:rsidR="00667BA9" w:rsidRPr="00D4120B" w:rsidRDefault="00667BA9" w:rsidP="008F7891">
            <w:pPr>
              <w:pStyle w:val="TableContent"/>
            </w:pPr>
            <w:r w:rsidRPr="00D4120B">
              <w:t>Parent Result</w:t>
            </w:r>
          </w:p>
        </w:tc>
        <w:tc>
          <w:tcPr>
            <w:tcW w:w="1080" w:type="dxa"/>
            <w:tcBorders>
              <w:bottom w:val="single" w:sz="12" w:space="0" w:color="CC3300"/>
            </w:tcBorders>
          </w:tcPr>
          <w:p w14:paraId="315D81B7" w14:textId="77777777" w:rsidR="00667BA9" w:rsidRPr="00D4120B" w:rsidRDefault="00667BA9" w:rsidP="008F7891">
            <w:pPr>
              <w:pStyle w:val="TableContent"/>
            </w:pPr>
            <w:r w:rsidRPr="00D4120B">
              <w:t>PRL</w:t>
            </w:r>
          </w:p>
        </w:tc>
        <w:tc>
          <w:tcPr>
            <w:tcW w:w="810" w:type="dxa"/>
            <w:tcBorders>
              <w:bottom w:val="single" w:sz="12" w:space="0" w:color="CC3300"/>
            </w:tcBorders>
          </w:tcPr>
          <w:p w14:paraId="6B461AED" w14:textId="77777777" w:rsidR="00667BA9" w:rsidRPr="00D4120B" w:rsidRDefault="00667BA9" w:rsidP="008F7891">
            <w:pPr>
              <w:pStyle w:val="TableContent"/>
            </w:pPr>
            <w:r w:rsidRPr="00D4120B">
              <w:t>C</w:t>
            </w:r>
            <w:r w:rsidR="009772D1">
              <w:t>(R/R</w:t>
            </w:r>
            <w:r w:rsidRPr="00D4120B">
              <w:t>E</w:t>
            </w:r>
            <w:r w:rsidR="009772D1">
              <w:t>)</w:t>
            </w:r>
          </w:p>
        </w:tc>
        <w:tc>
          <w:tcPr>
            <w:tcW w:w="1260" w:type="dxa"/>
            <w:tcBorders>
              <w:bottom w:val="single" w:sz="12" w:space="0" w:color="CC3300"/>
            </w:tcBorders>
          </w:tcPr>
          <w:p w14:paraId="7B83E0F1" w14:textId="77777777" w:rsidR="00667BA9" w:rsidRPr="00D4120B" w:rsidRDefault="00667BA9" w:rsidP="008F7891">
            <w:pPr>
              <w:pStyle w:val="TableContent"/>
            </w:pPr>
            <w:r w:rsidRPr="00D4120B">
              <w:t>[0..1]</w:t>
            </w:r>
          </w:p>
        </w:tc>
        <w:tc>
          <w:tcPr>
            <w:tcW w:w="810" w:type="dxa"/>
            <w:tcBorders>
              <w:top w:val="single" w:sz="12" w:space="0" w:color="CC3300"/>
              <w:bottom w:val="single" w:sz="12" w:space="0" w:color="CC3300"/>
            </w:tcBorders>
            <w:shd w:val="clear" w:color="auto" w:fill="auto"/>
          </w:tcPr>
          <w:p w14:paraId="0D597EA8" w14:textId="77777777" w:rsidR="00667BA9" w:rsidRPr="00D4120B" w:rsidRDefault="00667BA9" w:rsidP="008F7891">
            <w:pPr>
              <w:pStyle w:val="TableContent"/>
            </w:pPr>
          </w:p>
        </w:tc>
        <w:tc>
          <w:tcPr>
            <w:tcW w:w="810" w:type="dxa"/>
            <w:tcBorders>
              <w:top w:val="single" w:sz="12" w:space="0" w:color="CC3300"/>
              <w:bottom w:val="single" w:sz="12" w:space="0" w:color="CC3300"/>
            </w:tcBorders>
            <w:shd w:val="clear" w:color="auto" w:fill="auto"/>
          </w:tcPr>
          <w:p w14:paraId="3D5CA54F" w14:textId="77777777" w:rsidR="00667BA9" w:rsidRPr="00D4120B" w:rsidRDefault="00667BA9" w:rsidP="008F7891">
            <w:pPr>
              <w:pStyle w:val="TableContent"/>
            </w:pPr>
          </w:p>
        </w:tc>
        <w:tc>
          <w:tcPr>
            <w:tcW w:w="1260" w:type="dxa"/>
            <w:tcBorders>
              <w:bottom w:val="single" w:sz="12" w:space="0" w:color="CC3300"/>
            </w:tcBorders>
          </w:tcPr>
          <w:p w14:paraId="263E9CF8" w14:textId="77777777" w:rsidR="00667BA9" w:rsidRPr="00D4120B" w:rsidRDefault="00667BA9" w:rsidP="008F7891">
            <w:pPr>
              <w:pStyle w:val="TableContent"/>
            </w:pPr>
          </w:p>
        </w:tc>
        <w:tc>
          <w:tcPr>
            <w:tcW w:w="4793" w:type="dxa"/>
            <w:tcBorders>
              <w:bottom w:val="single" w:sz="12" w:space="0" w:color="CC3300"/>
            </w:tcBorders>
          </w:tcPr>
          <w:p w14:paraId="4B18A4B1" w14:textId="77777777" w:rsidR="005957F7" w:rsidRDefault="005957F7" w:rsidP="008F7891">
            <w:pPr>
              <w:pStyle w:val="TableContent"/>
              <w:rPr>
                <w:ins w:id="4630" w:author="Robert Snelick" w:date="2011-12-02T18:06:00Z"/>
              </w:rPr>
            </w:pPr>
            <w:ins w:id="4631" w:author="Robert Snelick" w:date="2011-12-02T18:06:00Z">
              <w:r>
                <w:t>Condition Predicate: If OBR.11 (</w:t>
              </w:r>
            </w:ins>
            <w:ins w:id="4632" w:author="Robert Snelick" w:date="2011-12-02T18:07:00Z">
              <w:r w:rsidR="006B4C71">
                <w:t xml:space="preserve">Specimen Action Code) is valued </w:t>
              </w:r>
            </w:ins>
            <w:ins w:id="4633" w:author="Bob Yencha" w:date="2011-12-27T11:23:00Z">
              <w:r w:rsidR="00516F7C">
                <w:t>“</w:t>
              </w:r>
            </w:ins>
            <w:ins w:id="4634" w:author="Robert Snelick" w:date="2011-12-02T18:07:00Z">
              <w:r w:rsidR="006B4C71">
                <w:t>G</w:t>
              </w:r>
            </w:ins>
            <w:ins w:id="4635" w:author="Bob Yencha" w:date="2011-12-27T11:23:00Z">
              <w:r w:rsidR="00516F7C">
                <w:t>”</w:t>
              </w:r>
            </w:ins>
          </w:p>
          <w:p w14:paraId="0B7308E6" w14:textId="77777777" w:rsidR="00667BA9" w:rsidRPr="00D4120B" w:rsidRDefault="00667BA9" w:rsidP="008F7891">
            <w:pPr>
              <w:pStyle w:val="TableContent"/>
            </w:pPr>
            <w:r w:rsidRPr="00D4120B">
              <w:t>Field that, together with OBR-29 Parent, allows this result to be linked to a specific OBX segment associated with another OBR segment</w:t>
            </w:r>
            <w:r w:rsidR="00400CF4">
              <w:t xml:space="preserve">. </w:t>
            </w:r>
            <w:r w:rsidRPr="00D4120B">
              <w:t>See</w:t>
            </w:r>
            <w:r w:rsidR="008404B7">
              <w:rPr>
                <w:i/>
              </w:rPr>
              <w:t xml:space="preserve"> Section</w:t>
            </w:r>
            <w:r w:rsidRPr="00D4120B">
              <w:rPr>
                <w:i/>
              </w:rPr>
              <w:t xml:space="preserve"> </w:t>
            </w:r>
            <w:r w:rsidR="000A1D70">
              <w:fldChar w:fldCharType="begin"/>
            </w:r>
            <w:r w:rsidR="000A1D70">
              <w:instrText xml:space="preserve"> REF _Ref170031167 \w \h  \* MERGEFORMAT </w:instrText>
            </w:r>
            <w:r w:rsidR="000A1D70">
              <w:fldChar w:fldCharType="separate"/>
            </w:r>
            <w:ins w:id="4636" w:author="Bob Yencha" w:date="2011-12-20T14:38:00Z">
              <w:r w:rsidR="00D826AD" w:rsidRPr="000A1D70">
                <w:rPr>
                  <w:i/>
                </w:rPr>
                <w:t>6.2</w:t>
              </w:r>
            </w:ins>
            <w:ins w:id="4637" w:author=" Bob Yencha" w:date="2011-12-20T10:54:00Z">
              <w:del w:id="4638" w:author="Bob Yencha" w:date="2011-12-20T14:38:00Z">
                <w:r w:rsidR="00D826AD" w:rsidRPr="000A1D70">
                  <w:rPr>
                    <w:i/>
                  </w:rPr>
                  <w:delText>6.2</w:delText>
                </w:r>
              </w:del>
            </w:ins>
            <w:del w:id="4639" w:author="Bob Yencha" w:date="2011-12-20T14:38:00Z">
              <w:r w:rsidR="00073DF5" w:rsidRPr="00073DF5" w:rsidDel="002B0A1D">
                <w:rPr>
                  <w:i/>
                </w:rPr>
                <w:delText>7.3</w:delText>
              </w:r>
            </w:del>
            <w:r w:rsidR="000A1D70">
              <w:fldChar w:fldCharType="end"/>
            </w:r>
            <w:r w:rsidR="00400CF4">
              <w:rPr>
                <w:i/>
              </w:rPr>
              <w:t xml:space="preserve">. </w:t>
            </w:r>
            <w:r w:rsidR="000A1D70">
              <w:fldChar w:fldCharType="begin"/>
            </w:r>
            <w:r w:rsidR="000A1D70">
              <w:instrText xml:space="preserve"> REF _Ref170031194 \h  \* MERGEFORMAT </w:instrText>
            </w:r>
            <w:r w:rsidR="000A1D70">
              <w:fldChar w:fldCharType="separate"/>
            </w:r>
            <w:ins w:id="4640" w:author="Bob Yencha" w:date="2011-12-20T14:38:00Z">
              <w:r w:rsidR="00D826AD" w:rsidRPr="000A1D70">
                <w:rPr>
                  <w:i/>
                </w:rPr>
                <w:t>Linking Parent and Child Results</w:t>
              </w:r>
            </w:ins>
            <w:ins w:id="4641" w:author=" Bob Yencha" w:date="2011-12-20T10:54:00Z">
              <w:del w:id="4642" w:author="Bob Yencha" w:date="2011-12-20T14:38:00Z">
                <w:r w:rsidR="00D826AD" w:rsidRPr="000A1D70">
                  <w:rPr>
                    <w:i/>
                  </w:rPr>
                  <w:delText>Linking Parent and Child Results</w:delText>
                </w:r>
              </w:del>
            </w:ins>
            <w:del w:id="4643" w:author="Bob Yencha" w:date="2011-12-20T14:38:00Z">
              <w:r w:rsidR="00073DF5" w:rsidRPr="00073DF5" w:rsidDel="002B0A1D">
                <w:rPr>
                  <w:i/>
                </w:rPr>
                <w:delText>Linking Parent and Child Results</w:delText>
              </w:r>
            </w:del>
            <w:r w:rsidR="000A1D70">
              <w:fldChar w:fldCharType="end"/>
            </w:r>
            <w:r w:rsidRPr="00D4120B">
              <w:rPr>
                <w:i/>
              </w:rPr>
              <w:t>,</w:t>
            </w:r>
            <w:r w:rsidRPr="00D4120B">
              <w:t xml:space="preserve"> of this document for more information on linking parent/child results</w:t>
            </w:r>
            <w:r w:rsidR="00400CF4">
              <w:t xml:space="preserve">. </w:t>
            </w:r>
          </w:p>
        </w:tc>
      </w:tr>
      <w:tr w:rsidR="00667BA9" w:rsidRPr="00D4120B" w14:paraId="14BAC597" w14:textId="77777777">
        <w:trPr>
          <w:cantSplit/>
          <w:jc w:val="center"/>
        </w:trPr>
        <w:tc>
          <w:tcPr>
            <w:tcW w:w="659" w:type="dxa"/>
            <w:tcBorders>
              <w:top w:val="single" w:sz="12" w:space="0" w:color="CC3300"/>
            </w:tcBorders>
            <w:shd w:val="clear" w:color="auto" w:fill="auto"/>
          </w:tcPr>
          <w:p w14:paraId="5E6164DA" w14:textId="77777777" w:rsidR="00667BA9" w:rsidRPr="00D4120B" w:rsidRDefault="00667BA9" w:rsidP="008F7891">
            <w:pPr>
              <w:pStyle w:val="TableContent"/>
            </w:pPr>
            <w:r w:rsidRPr="00D4120B">
              <w:t>27</w:t>
            </w:r>
          </w:p>
        </w:tc>
        <w:tc>
          <w:tcPr>
            <w:tcW w:w="2245" w:type="dxa"/>
            <w:tcBorders>
              <w:top w:val="single" w:sz="12" w:space="0" w:color="CC3300"/>
            </w:tcBorders>
            <w:shd w:val="clear" w:color="auto" w:fill="auto"/>
          </w:tcPr>
          <w:p w14:paraId="5966E878" w14:textId="77777777" w:rsidR="00667BA9" w:rsidRPr="00D4120B" w:rsidRDefault="00667BA9" w:rsidP="008F7891">
            <w:pPr>
              <w:pStyle w:val="TableContent"/>
            </w:pPr>
            <w:r w:rsidRPr="00D4120B">
              <w:t>Quantity/Timing</w:t>
            </w:r>
          </w:p>
        </w:tc>
        <w:tc>
          <w:tcPr>
            <w:tcW w:w="1080" w:type="dxa"/>
            <w:tcBorders>
              <w:top w:val="single" w:sz="12" w:space="0" w:color="CC3300"/>
            </w:tcBorders>
            <w:shd w:val="clear" w:color="auto" w:fill="auto"/>
          </w:tcPr>
          <w:p w14:paraId="5BF1254D" w14:textId="77777777" w:rsidR="00667BA9" w:rsidRPr="00D4120B" w:rsidRDefault="00667BA9" w:rsidP="008F7891">
            <w:pPr>
              <w:pStyle w:val="TableContent"/>
            </w:pPr>
            <w:r w:rsidRPr="00D4120B">
              <w:t>TQ</w:t>
            </w:r>
          </w:p>
        </w:tc>
        <w:tc>
          <w:tcPr>
            <w:tcW w:w="810" w:type="dxa"/>
            <w:tcBorders>
              <w:top w:val="single" w:sz="12" w:space="0" w:color="CC3300"/>
            </w:tcBorders>
            <w:shd w:val="clear" w:color="auto" w:fill="auto"/>
          </w:tcPr>
          <w:p w14:paraId="4D30CF6B" w14:textId="77777777" w:rsidR="00667BA9" w:rsidRPr="00D4120B" w:rsidRDefault="00667BA9" w:rsidP="008F7891">
            <w:pPr>
              <w:pStyle w:val="TableContent"/>
            </w:pPr>
            <w:r w:rsidRPr="00D4120B">
              <w:t>X</w:t>
            </w:r>
          </w:p>
        </w:tc>
        <w:tc>
          <w:tcPr>
            <w:tcW w:w="1260" w:type="dxa"/>
            <w:tcBorders>
              <w:top w:val="single" w:sz="12" w:space="0" w:color="CC3300"/>
            </w:tcBorders>
            <w:shd w:val="clear" w:color="auto" w:fill="auto"/>
          </w:tcPr>
          <w:p w14:paraId="64920A8B" w14:textId="77777777" w:rsidR="00667BA9" w:rsidRPr="00D4120B" w:rsidRDefault="00667BA9" w:rsidP="008F7891">
            <w:pPr>
              <w:pStyle w:val="TableContent"/>
            </w:pPr>
            <w:r w:rsidRPr="00D4120B">
              <w:t>[0..0]</w:t>
            </w:r>
          </w:p>
        </w:tc>
        <w:tc>
          <w:tcPr>
            <w:tcW w:w="810" w:type="dxa"/>
            <w:tcBorders>
              <w:top w:val="single" w:sz="12" w:space="0" w:color="CC3300"/>
              <w:bottom w:val="single" w:sz="12" w:space="0" w:color="CC3300"/>
            </w:tcBorders>
            <w:shd w:val="clear" w:color="auto" w:fill="auto"/>
          </w:tcPr>
          <w:p w14:paraId="51AB6C0F" w14:textId="77777777" w:rsidR="00667BA9" w:rsidRPr="00D4120B" w:rsidRDefault="00667BA9" w:rsidP="008F7891">
            <w:pPr>
              <w:pStyle w:val="TableContent"/>
            </w:pPr>
          </w:p>
        </w:tc>
        <w:tc>
          <w:tcPr>
            <w:tcW w:w="810" w:type="dxa"/>
            <w:tcBorders>
              <w:top w:val="single" w:sz="12" w:space="0" w:color="CC3300"/>
              <w:bottom w:val="single" w:sz="12" w:space="0" w:color="CC3300"/>
            </w:tcBorders>
            <w:shd w:val="clear" w:color="auto" w:fill="auto"/>
          </w:tcPr>
          <w:p w14:paraId="385D5510" w14:textId="77777777" w:rsidR="00667BA9" w:rsidRPr="00D4120B" w:rsidRDefault="00667BA9" w:rsidP="008F7891">
            <w:pPr>
              <w:pStyle w:val="TableContent"/>
            </w:pPr>
          </w:p>
        </w:tc>
        <w:tc>
          <w:tcPr>
            <w:tcW w:w="1260" w:type="dxa"/>
            <w:tcBorders>
              <w:top w:val="single" w:sz="12" w:space="0" w:color="CC3300"/>
            </w:tcBorders>
            <w:shd w:val="clear" w:color="auto" w:fill="auto"/>
          </w:tcPr>
          <w:p w14:paraId="6F9529F1" w14:textId="77777777" w:rsidR="00667BA9" w:rsidRPr="00D4120B" w:rsidRDefault="00667BA9" w:rsidP="008F7891">
            <w:pPr>
              <w:pStyle w:val="TableContent"/>
            </w:pPr>
          </w:p>
        </w:tc>
        <w:tc>
          <w:tcPr>
            <w:tcW w:w="4793" w:type="dxa"/>
            <w:tcBorders>
              <w:top w:val="single" w:sz="12" w:space="0" w:color="CC3300"/>
            </w:tcBorders>
            <w:shd w:val="clear" w:color="auto" w:fill="auto"/>
          </w:tcPr>
          <w:p w14:paraId="4876E84E" w14:textId="77777777" w:rsidR="00667BA9" w:rsidRPr="00D4120B" w:rsidRDefault="00667BA9" w:rsidP="008F7891">
            <w:pPr>
              <w:pStyle w:val="TableContent"/>
            </w:pPr>
            <w:r w:rsidRPr="00D4120B">
              <w:t xml:space="preserve">Deprecated as of </w:t>
            </w:r>
            <w:r w:rsidRPr="00D4120B">
              <w:rPr>
                <w:i/>
              </w:rPr>
              <w:t>HL7 Version 2.5</w:t>
            </w:r>
            <w:r w:rsidR="00400CF4">
              <w:t xml:space="preserve">. </w:t>
            </w:r>
            <w:r w:rsidRPr="00D4120B">
              <w:t>See TQ1 and TQ2 segments.</w:t>
            </w:r>
          </w:p>
        </w:tc>
      </w:tr>
      <w:tr w:rsidR="00667BA9" w:rsidRPr="00D4120B" w14:paraId="154FAFE0" w14:textId="77777777">
        <w:trPr>
          <w:cantSplit/>
          <w:jc w:val="center"/>
        </w:trPr>
        <w:tc>
          <w:tcPr>
            <w:tcW w:w="659" w:type="dxa"/>
            <w:tcBorders>
              <w:top w:val="single" w:sz="12" w:space="0" w:color="CC3300"/>
            </w:tcBorders>
            <w:shd w:val="clear" w:color="auto" w:fill="auto"/>
          </w:tcPr>
          <w:p w14:paraId="5C3AEFBF" w14:textId="77777777" w:rsidR="00667BA9" w:rsidRPr="00D4120B" w:rsidRDefault="00667BA9" w:rsidP="008F7891">
            <w:pPr>
              <w:pStyle w:val="TableContent"/>
            </w:pPr>
            <w:commentRangeStart w:id="4644"/>
            <w:r w:rsidRPr="00D4120B">
              <w:t>28</w:t>
            </w:r>
          </w:p>
        </w:tc>
        <w:tc>
          <w:tcPr>
            <w:tcW w:w="2245" w:type="dxa"/>
            <w:tcBorders>
              <w:top w:val="single" w:sz="12" w:space="0" w:color="CC3300"/>
            </w:tcBorders>
            <w:shd w:val="clear" w:color="auto" w:fill="auto"/>
          </w:tcPr>
          <w:p w14:paraId="5C0C4D93" w14:textId="77777777" w:rsidR="00667BA9" w:rsidRPr="00D4120B" w:rsidRDefault="00667BA9" w:rsidP="008F7891">
            <w:pPr>
              <w:pStyle w:val="TableContent"/>
            </w:pPr>
            <w:r w:rsidRPr="00D4120B">
              <w:t>Result Copies To</w:t>
            </w:r>
          </w:p>
        </w:tc>
        <w:tc>
          <w:tcPr>
            <w:tcW w:w="1080" w:type="dxa"/>
            <w:tcBorders>
              <w:top w:val="single" w:sz="12" w:space="0" w:color="CC3300"/>
            </w:tcBorders>
            <w:shd w:val="clear" w:color="auto" w:fill="auto"/>
          </w:tcPr>
          <w:p w14:paraId="5F08DC6A" w14:textId="77777777" w:rsidR="00667BA9" w:rsidRPr="00D4120B" w:rsidRDefault="008B4CB1" w:rsidP="008F7891">
            <w:pPr>
              <w:pStyle w:val="TableContent"/>
            </w:pPr>
            <w:ins w:id="4645" w:author="Robert Snelick" w:date="2011-12-15T17:10:00Z">
              <w:r>
                <w:t>Varies</w:t>
              </w:r>
            </w:ins>
            <w:del w:id="4646" w:author="Robert Snelick" w:date="2011-12-15T17:10:00Z">
              <w:r w:rsidR="00667BA9" w:rsidRPr="00D4120B" w:rsidDel="008B4CB1">
                <w:delText>XCN</w:delText>
              </w:r>
            </w:del>
          </w:p>
        </w:tc>
        <w:tc>
          <w:tcPr>
            <w:tcW w:w="810" w:type="dxa"/>
            <w:tcBorders>
              <w:top w:val="single" w:sz="12" w:space="0" w:color="CC3300"/>
            </w:tcBorders>
            <w:shd w:val="clear" w:color="auto" w:fill="auto"/>
          </w:tcPr>
          <w:p w14:paraId="71FCAA71" w14:textId="77777777" w:rsidR="00667BA9" w:rsidRPr="00D4120B" w:rsidRDefault="009772D1" w:rsidP="008F7891">
            <w:pPr>
              <w:pStyle w:val="TableContent"/>
            </w:pPr>
            <w:r>
              <w:t>C(R/X)</w:t>
            </w:r>
          </w:p>
        </w:tc>
        <w:tc>
          <w:tcPr>
            <w:tcW w:w="1260" w:type="dxa"/>
            <w:tcBorders>
              <w:top w:val="single" w:sz="12" w:space="0" w:color="CC3300"/>
            </w:tcBorders>
            <w:shd w:val="clear" w:color="auto" w:fill="auto"/>
          </w:tcPr>
          <w:p w14:paraId="0523AC63" w14:textId="77777777" w:rsidR="00667BA9" w:rsidRPr="00D4120B" w:rsidRDefault="00AC0EC6" w:rsidP="008F7891">
            <w:pPr>
              <w:pStyle w:val="TableContent"/>
            </w:pPr>
            <w:r>
              <w:t>[0..*</w:t>
            </w:r>
            <w:r w:rsidR="00667BA9" w:rsidRPr="00D4120B">
              <w:t>]</w:t>
            </w:r>
          </w:p>
        </w:tc>
        <w:tc>
          <w:tcPr>
            <w:tcW w:w="810" w:type="dxa"/>
            <w:tcBorders>
              <w:top w:val="single" w:sz="12" w:space="0" w:color="CC3300"/>
            </w:tcBorders>
            <w:shd w:val="clear" w:color="auto" w:fill="auto"/>
          </w:tcPr>
          <w:p w14:paraId="449904D7" w14:textId="77777777" w:rsidR="00667BA9" w:rsidRPr="00D4120B" w:rsidRDefault="00667BA9" w:rsidP="008F7891">
            <w:pPr>
              <w:pStyle w:val="TableContent"/>
            </w:pPr>
          </w:p>
        </w:tc>
        <w:tc>
          <w:tcPr>
            <w:tcW w:w="810" w:type="dxa"/>
            <w:tcBorders>
              <w:top w:val="single" w:sz="12" w:space="0" w:color="CC3300"/>
            </w:tcBorders>
            <w:shd w:val="clear" w:color="auto" w:fill="auto"/>
          </w:tcPr>
          <w:p w14:paraId="3D5B92C2" w14:textId="77777777" w:rsidR="00667BA9" w:rsidRPr="00D4120B" w:rsidRDefault="00667BA9" w:rsidP="008F7891">
            <w:pPr>
              <w:pStyle w:val="TableContent"/>
            </w:pPr>
          </w:p>
        </w:tc>
        <w:tc>
          <w:tcPr>
            <w:tcW w:w="1260" w:type="dxa"/>
            <w:tcBorders>
              <w:top w:val="single" w:sz="12" w:space="0" w:color="CC3300"/>
            </w:tcBorders>
            <w:shd w:val="clear" w:color="auto" w:fill="auto"/>
          </w:tcPr>
          <w:p w14:paraId="7D19F078" w14:textId="77777777" w:rsidR="00667BA9" w:rsidRPr="00D4120B" w:rsidRDefault="00667BA9" w:rsidP="008F7891">
            <w:pPr>
              <w:pStyle w:val="TableContent"/>
            </w:pPr>
          </w:p>
        </w:tc>
        <w:tc>
          <w:tcPr>
            <w:tcW w:w="4793" w:type="dxa"/>
            <w:tcBorders>
              <w:top w:val="single" w:sz="12" w:space="0" w:color="CC3300"/>
            </w:tcBorders>
            <w:shd w:val="clear" w:color="auto" w:fill="auto"/>
          </w:tcPr>
          <w:p w14:paraId="672B1D2F" w14:textId="77777777" w:rsidR="00A142C4" w:rsidRDefault="00A142C4" w:rsidP="008F7891">
            <w:pPr>
              <w:pStyle w:val="TableContent"/>
              <w:rPr>
                <w:ins w:id="4647" w:author="Robert Snelick" w:date="2011-12-02T18:17:00Z"/>
              </w:rPr>
            </w:pPr>
            <w:ins w:id="4648" w:author="Robert Snelick" w:date="2011-12-02T18:17:00Z">
              <w:r>
                <w:t>Condition Predicate:</w:t>
              </w:r>
            </w:ins>
          </w:p>
          <w:p w14:paraId="7C0B7BFF" w14:textId="77777777" w:rsidR="008578CB" w:rsidRDefault="008578CB" w:rsidP="008578CB">
            <w:pPr>
              <w:pStyle w:val="TableContent"/>
              <w:rPr>
                <w:ins w:id="4649" w:author="Robert Snelick" w:date="2011-12-15T17:47:00Z"/>
              </w:rPr>
            </w:pPr>
            <w:ins w:id="4650" w:author="Robert Snelick" w:date="2011-12-15T17:47:00Z">
              <w:r>
                <w:t xml:space="preserve">GU </w:t>
              </w:r>
              <w:del w:id="4651" w:author="Bob Yencha" w:date="2011-12-27T15:48:00Z">
                <w:r w:rsidDel="00842654">
                  <w:delText>Datatype</w:delText>
                </w:r>
              </w:del>
            </w:ins>
            <w:ins w:id="4652" w:author="Bob Yencha" w:date="2011-12-27T15:48:00Z">
              <w:r w:rsidR="00842654">
                <w:t>Profile</w:t>
              </w:r>
            </w:ins>
            <w:ins w:id="4653" w:author="Robert Snelick" w:date="2011-12-15T17:47:00Z">
              <w:r>
                <w:t>: XCN_GU</w:t>
              </w:r>
            </w:ins>
          </w:p>
          <w:p w14:paraId="5FA0E35D" w14:textId="77777777" w:rsidR="008578CB" w:rsidDel="00B02323" w:rsidRDefault="008578CB" w:rsidP="008578CB">
            <w:pPr>
              <w:pStyle w:val="TableContent"/>
              <w:rPr>
                <w:ins w:id="4654" w:author="Robert Snelick" w:date="2011-12-15T17:47:00Z"/>
                <w:del w:id="4655" w:author="Bob Yencha" w:date="2011-12-19T18:16:00Z"/>
              </w:rPr>
            </w:pPr>
            <w:ins w:id="4656" w:author="Robert Snelick" w:date="2011-12-15T17:47:00Z">
              <w:r>
                <w:t xml:space="preserve">NG </w:t>
              </w:r>
            </w:ins>
            <w:ins w:id="4657" w:author="Bob Yencha" w:date="2011-12-27T15:48:00Z">
              <w:r w:rsidR="00842654">
                <w:t>Profil</w:t>
              </w:r>
            </w:ins>
            <w:ins w:id="4658" w:author="Robert Snelick" w:date="2011-12-15T17:47:00Z">
              <w:del w:id="4659" w:author="Bob Yencha" w:date="2011-12-27T15:48:00Z">
                <w:r w:rsidDel="00842654">
                  <w:delText>Datatyp</w:delText>
                </w:r>
              </w:del>
              <w:r>
                <w:t xml:space="preserve">e: XCN_NG </w:t>
              </w:r>
            </w:ins>
          </w:p>
          <w:p w14:paraId="3A3F5F32" w14:textId="77777777" w:rsidR="004920D0" w:rsidDel="00B02323" w:rsidRDefault="004920D0" w:rsidP="008578CB">
            <w:pPr>
              <w:pStyle w:val="TableContent"/>
              <w:rPr>
                <w:del w:id="4660" w:author="Bob Yencha" w:date="2011-12-19T18:15:00Z"/>
              </w:rPr>
            </w:pPr>
            <w:del w:id="4661" w:author="Bob Yencha" w:date="2011-12-19T18:15:00Z">
              <w:r w:rsidDel="00B02323">
                <w:delText>Rational</w:delText>
              </w:r>
            </w:del>
            <w:ins w:id="4662" w:author="Swain, Ashley" w:date="2011-11-26T17:51:00Z">
              <w:del w:id="4663" w:author="Bob Yencha" w:date="2011-12-19T18:15:00Z">
                <w:r w:rsidR="00110DFF" w:rsidDel="00B02323">
                  <w:delText>e</w:delText>
                </w:r>
              </w:del>
            </w:ins>
            <w:del w:id="4664" w:author="Bob Yencha" w:date="2011-12-19T18:15:00Z">
              <w:r w:rsidDel="00B02323">
                <w:delText xml:space="preserve"> to use * instead of 5 is that the number of copies that </w:delText>
              </w:r>
              <w:r w:rsidR="00AC0EC6" w:rsidDel="00B02323">
                <w:delText>is supported is most likely neg</w:delText>
              </w:r>
              <w:r w:rsidDel="00B02323">
                <w:delText>ot</w:delText>
              </w:r>
              <w:r w:rsidR="00AC0EC6" w:rsidDel="00B02323">
                <w:delText>i</w:delText>
              </w:r>
              <w:r w:rsidDel="00B02323">
                <w:delText>ated during the order transactions.</w:delText>
              </w:r>
            </w:del>
          </w:p>
          <w:p w14:paraId="2C33D709" w14:textId="77777777" w:rsidR="004920D0" w:rsidRPr="00087AF8" w:rsidDel="00B02323" w:rsidRDefault="004920D0" w:rsidP="008F7891">
            <w:pPr>
              <w:pStyle w:val="TableContent"/>
              <w:rPr>
                <w:del w:id="4665" w:author="Bob Yencha" w:date="2011-12-19T18:16:00Z"/>
              </w:rPr>
            </w:pPr>
            <w:del w:id="4666" w:author="Bob Yencha" w:date="2011-12-19T18:16:00Z">
              <w:r w:rsidRPr="00087AF8" w:rsidDel="00B02323">
                <w:delText>Condition Predicate: If OBR.nnn is valued</w:delText>
              </w:r>
            </w:del>
          </w:p>
          <w:p w14:paraId="5BCD2DE3" w14:textId="77777777" w:rsidR="004920D0" w:rsidRPr="00087AF8" w:rsidDel="00B02323" w:rsidRDefault="004920D0" w:rsidP="008F7891">
            <w:pPr>
              <w:pStyle w:val="TableContent"/>
              <w:rPr>
                <w:del w:id="4667" w:author="Bob Yencha" w:date="2011-12-19T18:16:00Z"/>
              </w:rPr>
            </w:pPr>
            <w:del w:id="4668" w:author="Bob Yencha" w:date="2011-12-19T18:16:00Z">
              <w:r w:rsidRPr="00087AF8" w:rsidDel="00B02323">
                <w:delText xml:space="preserve">Conformance Statement: If OBR.nnn is "E"  then OBR.28 must be valued with only one recipient's name. </w:delText>
              </w:r>
            </w:del>
          </w:p>
          <w:p w14:paraId="69665174" w14:textId="77777777" w:rsidR="00667BA9" w:rsidRPr="00D4120B" w:rsidRDefault="004920D0" w:rsidP="008F7891">
            <w:pPr>
              <w:pStyle w:val="TableContent"/>
            </w:pPr>
            <w:del w:id="4669" w:author="Bob Yencha" w:date="2011-12-19T18:16:00Z">
              <w:r w:rsidRPr="00087AF8" w:rsidDel="00B02323">
                <w:delText>Conformance Statement: If OBR.nnn is "R" then OBR.28 must contain at least one recipient's name.</w:delText>
              </w:r>
              <w:commentRangeEnd w:id="4644"/>
              <w:r w:rsidR="00A142C4" w:rsidDel="00B02323">
                <w:rPr>
                  <w:rStyle w:val="CommentReference"/>
                  <w:rFonts w:ascii="Times New Roman" w:hAnsi="Times New Roman"/>
                  <w:bCs w:val="0"/>
                  <w:color w:val="auto"/>
                  <w:lang w:eastAsia="de-DE"/>
                </w:rPr>
                <w:commentReference w:id="4644"/>
              </w:r>
            </w:del>
          </w:p>
        </w:tc>
      </w:tr>
      <w:tr w:rsidR="00667BA9" w:rsidRPr="00D4120B" w14:paraId="6AD1DC1B" w14:textId="77777777">
        <w:trPr>
          <w:cantSplit/>
          <w:jc w:val="center"/>
        </w:trPr>
        <w:tc>
          <w:tcPr>
            <w:tcW w:w="659" w:type="dxa"/>
            <w:tcBorders>
              <w:top w:val="single" w:sz="12" w:space="0" w:color="CC3300"/>
            </w:tcBorders>
            <w:shd w:val="clear" w:color="auto" w:fill="auto"/>
          </w:tcPr>
          <w:p w14:paraId="2D1AEAF5" w14:textId="77777777" w:rsidR="00667BA9" w:rsidRPr="00D4120B" w:rsidRDefault="00667BA9" w:rsidP="008F7891">
            <w:pPr>
              <w:pStyle w:val="TableContent"/>
            </w:pPr>
            <w:r w:rsidRPr="00D4120B">
              <w:t>29</w:t>
            </w:r>
          </w:p>
        </w:tc>
        <w:tc>
          <w:tcPr>
            <w:tcW w:w="2245" w:type="dxa"/>
            <w:tcBorders>
              <w:top w:val="single" w:sz="12" w:space="0" w:color="CC3300"/>
            </w:tcBorders>
            <w:shd w:val="clear" w:color="auto" w:fill="auto"/>
          </w:tcPr>
          <w:p w14:paraId="7CB496E3" w14:textId="77777777" w:rsidR="00667BA9" w:rsidRPr="00D4120B" w:rsidRDefault="00667BA9" w:rsidP="008F7891">
            <w:pPr>
              <w:pStyle w:val="TableContent"/>
            </w:pPr>
            <w:r w:rsidRPr="00D4120B">
              <w:t xml:space="preserve">Parent </w:t>
            </w:r>
          </w:p>
        </w:tc>
        <w:tc>
          <w:tcPr>
            <w:tcW w:w="1080" w:type="dxa"/>
            <w:tcBorders>
              <w:top w:val="single" w:sz="12" w:space="0" w:color="CC3300"/>
            </w:tcBorders>
            <w:shd w:val="clear" w:color="auto" w:fill="auto"/>
          </w:tcPr>
          <w:p w14:paraId="370D7328" w14:textId="77777777" w:rsidR="00667BA9" w:rsidRPr="00D4120B" w:rsidRDefault="00AA0B8E" w:rsidP="008F7891">
            <w:pPr>
              <w:pStyle w:val="TableContent"/>
            </w:pPr>
            <w:ins w:id="4670" w:author="Robert Snelick" w:date="2011-12-15T17:07:00Z">
              <w:r>
                <w:t>Varies</w:t>
              </w:r>
            </w:ins>
            <w:del w:id="4671" w:author="Robert Snelick" w:date="2011-12-15T17:07:00Z">
              <w:r w:rsidR="00667BA9" w:rsidRPr="00D4120B" w:rsidDel="00AA0B8E">
                <w:delText>EIP</w:delText>
              </w:r>
            </w:del>
          </w:p>
        </w:tc>
        <w:tc>
          <w:tcPr>
            <w:tcW w:w="810" w:type="dxa"/>
            <w:tcBorders>
              <w:top w:val="single" w:sz="12" w:space="0" w:color="CC3300"/>
            </w:tcBorders>
            <w:shd w:val="clear" w:color="auto" w:fill="auto"/>
          </w:tcPr>
          <w:p w14:paraId="1A07A691" w14:textId="77777777" w:rsidR="00667BA9" w:rsidRPr="00D4120B" w:rsidRDefault="00667BA9" w:rsidP="008F7891">
            <w:pPr>
              <w:pStyle w:val="TableContent"/>
            </w:pPr>
            <w:r w:rsidRPr="00D4120B">
              <w:t>C</w:t>
            </w:r>
            <w:r w:rsidR="009772D1">
              <w:t>(R/R</w:t>
            </w:r>
            <w:r w:rsidRPr="00D4120B">
              <w:t>E</w:t>
            </w:r>
            <w:r w:rsidR="009772D1">
              <w:t>)</w:t>
            </w:r>
          </w:p>
        </w:tc>
        <w:tc>
          <w:tcPr>
            <w:tcW w:w="1260" w:type="dxa"/>
            <w:tcBorders>
              <w:top w:val="single" w:sz="12" w:space="0" w:color="CC3300"/>
            </w:tcBorders>
            <w:shd w:val="clear" w:color="auto" w:fill="auto"/>
          </w:tcPr>
          <w:p w14:paraId="328DC4C5" w14:textId="77777777" w:rsidR="00667BA9" w:rsidRPr="00D4120B" w:rsidRDefault="00667BA9" w:rsidP="008F7891">
            <w:pPr>
              <w:pStyle w:val="TableContent"/>
            </w:pPr>
            <w:r w:rsidRPr="00D4120B">
              <w:t>[0..1</w:t>
            </w:r>
            <w:del w:id="4672" w:author="Swain, Ashley" w:date="2011-11-26T17:38:00Z">
              <w:r w:rsidR="00862980" w:rsidDel="00A531A7">
                <w:delText>f</w:delText>
              </w:r>
            </w:del>
            <w:r w:rsidRPr="00D4120B">
              <w:t>]</w:t>
            </w:r>
          </w:p>
        </w:tc>
        <w:tc>
          <w:tcPr>
            <w:tcW w:w="810" w:type="dxa"/>
            <w:tcBorders>
              <w:top w:val="single" w:sz="12" w:space="0" w:color="CC3300"/>
            </w:tcBorders>
            <w:shd w:val="clear" w:color="auto" w:fill="auto"/>
          </w:tcPr>
          <w:p w14:paraId="03C286F9" w14:textId="77777777" w:rsidR="00667BA9" w:rsidRPr="00D4120B" w:rsidRDefault="00667BA9" w:rsidP="008F7891">
            <w:pPr>
              <w:pStyle w:val="TableContent"/>
            </w:pPr>
          </w:p>
        </w:tc>
        <w:tc>
          <w:tcPr>
            <w:tcW w:w="810" w:type="dxa"/>
            <w:tcBorders>
              <w:top w:val="single" w:sz="12" w:space="0" w:color="CC3300"/>
            </w:tcBorders>
            <w:shd w:val="clear" w:color="auto" w:fill="auto"/>
          </w:tcPr>
          <w:p w14:paraId="58C0A3EC" w14:textId="77777777" w:rsidR="00667BA9" w:rsidRPr="00D4120B" w:rsidRDefault="00667BA9" w:rsidP="008F7891">
            <w:pPr>
              <w:pStyle w:val="TableContent"/>
            </w:pPr>
          </w:p>
        </w:tc>
        <w:tc>
          <w:tcPr>
            <w:tcW w:w="1260" w:type="dxa"/>
            <w:tcBorders>
              <w:top w:val="single" w:sz="12" w:space="0" w:color="CC3300"/>
            </w:tcBorders>
            <w:shd w:val="clear" w:color="auto" w:fill="auto"/>
          </w:tcPr>
          <w:p w14:paraId="715D67AD" w14:textId="77777777" w:rsidR="00667BA9" w:rsidRPr="00D4120B" w:rsidRDefault="00667BA9" w:rsidP="008F7891">
            <w:pPr>
              <w:pStyle w:val="TableContent"/>
            </w:pPr>
          </w:p>
        </w:tc>
        <w:tc>
          <w:tcPr>
            <w:tcW w:w="4793" w:type="dxa"/>
            <w:tcBorders>
              <w:top w:val="single" w:sz="12" w:space="0" w:color="CC3300"/>
            </w:tcBorders>
            <w:shd w:val="clear" w:color="auto" w:fill="auto"/>
          </w:tcPr>
          <w:p w14:paraId="275F5AF9" w14:textId="77777777" w:rsidR="00A142C4" w:rsidRDefault="00A142C4" w:rsidP="008F7891">
            <w:pPr>
              <w:pStyle w:val="TableContent"/>
              <w:rPr>
                <w:ins w:id="4673" w:author="Robert Snelick" w:date="2011-12-15T17:07:00Z"/>
              </w:rPr>
            </w:pPr>
            <w:ins w:id="4674" w:author="Robert Snelick" w:date="2011-12-02T18:15:00Z">
              <w:r>
                <w:t xml:space="preserve">Condition Predicate: If OBR.11 (Specimen Action Code) is valued </w:t>
              </w:r>
            </w:ins>
            <w:ins w:id="4675" w:author="Bob Yencha" w:date="2011-12-27T11:23:00Z">
              <w:r w:rsidR="00516F7C">
                <w:t>“</w:t>
              </w:r>
            </w:ins>
            <w:ins w:id="4676" w:author="Robert Snelick" w:date="2011-12-02T18:15:00Z">
              <w:r>
                <w:t>G</w:t>
              </w:r>
            </w:ins>
            <w:ins w:id="4677" w:author="Bob Yencha" w:date="2011-12-27T11:23:00Z">
              <w:r w:rsidR="00516F7C">
                <w:t>”</w:t>
              </w:r>
            </w:ins>
          </w:p>
          <w:p w14:paraId="1031D781" w14:textId="77777777" w:rsidR="00AA0B8E" w:rsidRDefault="007860C5" w:rsidP="00AA0B8E">
            <w:pPr>
              <w:pStyle w:val="TableContent"/>
              <w:rPr>
                <w:ins w:id="4678" w:author="Robert Snelick" w:date="2011-12-15T17:07:00Z"/>
              </w:rPr>
            </w:pPr>
            <w:ins w:id="4679" w:author="Robert Snelick" w:date="2011-12-15T17:14:00Z">
              <w:r>
                <w:t xml:space="preserve">GU </w:t>
              </w:r>
            </w:ins>
            <w:ins w:id="4680" w:author="Bob Yencha" w:date="2011-12-27T15:48:00Z">
              <w:r w:rsidR="00842654">
                <w:t>Profile</w:t>
              </w:r>
            </w:ins>
            <w:ins w:id="4681" w:author="Robert Snelick" w:date="2011-12-15T17:07:00Z">
              <w:del w:id="4682" w:author="Bob Yencha" w:date="2011-12-27T15:48:00Z">
                <w:r w:rsidDel="00842654">
                  <w:delText>Datatype</w:delText>
                </w:r>
              </w:del>
              <w:r w:rsidR="00AA0B8E">
                <w:t>: EIP</w:t>
              </w:r>
              <w:r>
                <w:t>_GU</w:t>
              </w:r>
            </w:ins>
          </w:p>
          <w:p w14:paraId="6325298E" w14:textId="77777777" w:rsidR="00AA0B8E" w:rsidRDefault="007860C5" w:rsidP="008F7891">
            <w:pPr>
              <w:pStyle w:val="TableContent"/>
              <w:rPr>
                <w:ins w:id="4683" w:author="Robert Snelick" w:date="2011-12-02T18:15:00Z"/>
              </w:rPr>
            </w:pPr>
            <w:ins w:id="4684" w:author="Robert Snelick" w:date="2011-12-15T17:14:00Z">
              <w:r>
                <w:t xml:space="preserve">NG </w:t>
              </w:r>
            </w:ins>
            <w:ins w:id="4685" w:author="Bob Yencha" w:date="2011-12-27T15:48:00Z">
              <w:r w:rsidR="00842654">
                <w:t>Profil</w:t>
              </w:r>
            </w:ins>
            <w:ins w:id="4686" w:author="Robert Snelick" w:date="2011-12-15T17:07:00Z">
              <w:del w:id="4687" w:author="Bob Yencha" w:date="2011-12-27T15:48:00Z">
                <w:r w:rsidDel="00842654">
                  <w:delText>Datatyp</w:delText>
                </w:r>
              </w:del>
              <w:r>
                <w:t>e</w:t>
              </w:r>
              <w:r w:rsidR="00AA0B8E">
                <w:t>: EIP</w:t>
              </w:r>
              <w:r>
                <w:t>_NG</w:t>
              </w:r>
            </w:ins>
          </w:p>
          <w:p w14:paraId="23B8278C" w14:textId="77777777" w:rsidR="00667BA9" w:rsidRPr="00782F0F" w:rsidRDefault="00667BA9" w:rsidP="008F7891">
            <w:pPr>
              <w:pStyle w:val="TableContent"/>
            </w:pPr>
            <w:r w:rsidRPr="00D4120B">
              <w:t>Used to link this OBR with a parent OBR</w:t>
            </w:r>
            <w:r w:rsidR="00400CF4">
              <w:t xml:space="preserve">. </w:t>
            </w:r>
            <w:r w:rsidRPr="00D4120B">
              <w:t>Commonly used with microbiology messages to link a susceptibility result with the parent culture that identified the organism</w:t>
            </w:r>
            <w:r w:rsidR="00400CF4">
              <w:t xml:space="preserve">. </w:t>
            </w:r>
            <w:r w:rsidRPr="00D4120B">
              <w:t>For this linkage to work properly, the Placer Order Number and the Filler Order Number must uniquely identify the specific parent OBR</w:t>
            </w:r>
            <w:r w:rsidR="00400CF4">
              <w:t xml:space="preserve">. </w:t>
            </w:r>
            <w:r w:rsidRPr="00D4120B">
              <w:t>This means that the same Filler Number cannot be used to identify multiple OBRs</w:t>
            </w:r>
            <w:r w:rsidR="00400CF4">
              <w:t xml:space="preserve">. </w:t>
            </w:r>
            <w:r w:rsidRPr="00D4120B">
              <w:t xml:space="preserve">See </w:t>
            </w:r>
            <w:r w:rsidRPr="00D4120B">
              <w:rPr>
                <w:i/>
              </w:rPr>
              <w:t xml:space="preserve">Appendix A, Section  </w:t>
            </w:r>
            <w:r w:rsidR="00D826AD">
              <w:fldChar w:fldCharType="begin"/>
            </w:r>
            <w:r w:rsidR="00AE75C1">
              <w:instrText xml:space="preserve"> REF _Ref170031167 \w \h  \* MERGEFORMAT </w:instrText>
            </w:r>
            <w:r w:rsidR="00D826AD">
              <w:fldChar w:fldCharType="separate"/>
            </w:r>
            <w:ins w:id="4688" w:author="Bob Yencha" w:date="2011-12-20T14:38:00Z">
              <w:r w:rsidR="00D826AD" w:rsidRPr="000A1D70">
                <w:rPr>
                  <w:i/>
                </w:rPr>
                <w:t>6.2</w:t>
              </w:r>
            </w:ins>
            <w:ins w:id="4689" w:author=" Bob Yencha" w:date="2011-12-20T10:54:00Z">
              <w:del w:id="4690" w:author="Bob Yencha" w:date="2011-12-20T14:38:00Z">
                <w:r w:rsidR="00D826AD" w:rsidRPr="000A1D70">
                  <w:rPr>
                    <w:i/>
                  </w:rPr>
                  <w:delText>6.2</w:delText>
                </w:r>
              </w:del>
            </w:ins>
            <w:del w:id="4691" w:author="Bob Yencha" w:date="2011-12-20T14:38:00Z">
              <w:r w:rsidR="00073DF5" w:rsidRPr="00073DF5" w:rsidDel="002B0A1D">
                <w:rPr>
                  <w:i/>
                </w:rPr>
                <w:delText>7.3</w:delText>
              </w:r>
            </w:del>
            <w:r w:rsidR="00D826AD">
              <w:fldChar w:fldCharType="end"/>
            </w:r>
            <w:r w:rsidR="00400CF4">
              <w:rPr>
                <w:i/>
              </w:rPr>
              <w:t xml:space="preserve">. </w:t>
            </w:r>
            <w:r w:rsidR="000A1D70">
              <w:fldChar w:fldCharType="begin"/>
            </w:r>
            <w:r w:rsidR="000A1D70">
              <w:instrText xml:space="preserve"> REF _Ref170031194 \h  \* MERGEFORMAT </w:instrText>
            </w:r>
            <w:r w:rsidR="000A1D70">
              <w:fldChar w:fldCharType="separate"/>
            </w:r>
            <w:ins w:id="4692" w:author="Bob Yencha" w:date="2011-12-20T14:38:00Z">
              <w:r w:rsidR="00D826AD" w:rsidRPr="000A1D70">
                <w:rPr>
                  <w:i/>
                </w:rPr>
                <w:t>Linking Parent and Child Results</w:t>
              </w:r>
            </w:ins>
            <w:ins w:id="4693" w:author=" Bob Yencha" w:date="2011-12-20T10:54:00Z">
              <w:del w:id="4694" w:author="Bob Yencha" w:date="2011-12-20T14:38:00Z">
                <w:r w:rsidR="00D826AD" w:rsidRPr="000A1D70">
                  <w:rPr>
                    <w:i/>
                  </w:rPr>
                  <w:delText>Linking Parent and Child Results</w:delText>
                </w:r>
              </w:del>
            </w:ins>
            <w:del w:id="4695" w:author="Bob Yencha" w:date="2011-12-20T14:38:00Z">
              <w:r w:rsidR="00073DF5" w:rsidRPr="00073DF5" w:rsidDel="002B0A1D">
                <w:rPr>
                  <w:i/>
                </w:rPr>
                <w:delText>Linking Parent and Child Results</w:delText>
              </w:r>
            </w:del>
            <w:r w:rsidR="000A1D70">
              <w:fldChar w:fldCharType="end"/>
            </w:r>
            <w:r w:rsidRPr="00D4120B">
              <w:t>, of this document for more information on linking parent/child results.</w:t>
            </w:r>
          </w:p>
        </w:tc>
      </w:tr>
      <w:tr w:rsidR="00667BA9" w:rsidRPr="00D4120B" w14:paraId="18BD1A6B" w14:textId="77777777">
        <w:trPr>
          <w:cantSplit/>
          <w:jc w:val="center"/>
        </w:trPr>
        <w:tc>
          <w:tcPr>
            <w:tcW w:w="659" w:type="dxa"/>
            <w:tcBorders>
              <w:top w:val="single" w:sz="12" w:space="0" w:color="CC3300"/>
            </w:tcBorders>
            <w:shd w:val="clear" w:color="auto" w:fill="auto"/>
          </w:tcPr>
          <w:p w14:paraId="0FF5E522" w14:textId="77777777" w:rsidR="00667BA9" w:rsidRPr="00D4120B" w:rsidRDefault="00667BA9" w:rsidP="008F7891">
            <w:pPr>
              <w:pStyle w:val="TableContent"/>
            </w:pPr>
            <w:r w:rsidRPr="00D4120B">
              <w:t>30</w:t>
            </w:r>
          </w:p>
        </w:tc>
        <w:tc>
          <w:tcPr>
            <w:tcW w:w="2245" w:type="dxa"/>
            <w:tcBorders>
              <w:top w:val="single" w:sz="12" w:space="0" w:color="CC3300"/>
            </w:tcBorders>
            <w:shd w:val="clear" w:color="auto" w:fill="auto"/>
          </w:tcPr>
          <w:p w14:paraId="6763FD6D" w14:textId="77777777" w:rsidR="00667BA9" w:rsidRPr="00D4120B" w:rsidRDefault="00667BA9" w:rsidP="008F7891">
            <w:pPr>
              <w:pStyle w:val="TableContent"/>
            </w:pPr>
            <w:r w:rsidRPr="00D4120B">
              <w:t>Transportation Mode</w:t>
            </w:r>
          </w:p>
        </w:tc>
        <w:tc>
          <w:tcPr>
            <w:tcW w:w="1080" w:type="dxa"/>
            <w:tcBorders>
              <w:top w:val="single" w:sz="12" w:space="0" w:color="CC3300"/>
            </w:tcBorders>
            <w:shd w:val="clear" w:color="auto" w:fill="auto"/>
          </w:tcPr>
          <w:p w14:paraId="01FE21A8" w14:textId="77777777" w:rsidR="00667BA9" w:rsidRPr="00D4120B" w:rsidRDefault="00667BA9" w:rsidP="008F7891">
            <w:pPr>
              <w:pStyle w:val="TableContent"/>
            </w:pPr>
            <w:r w:rsidRPr="00D4120B">
              <w:t>ID</w:t>
            </w:r>
          </w:p>
        </w:tc>
        <w:tc>
          <w:tcPr>
            <w:tcW w:w="810" w:type="dxa"/>
            <w:tcBorders>
              <w:top w:val="single" w:sz="12" w:space="0" w:color="CC3300"/>
            </w:tcBorders>
            <w:shd w:val="clear" w:color="auto" w:fill="auto"/>
          </w:tcPr>
          <w:p w14:paraId="0D5DE275" w14:textId="77777777" w:rsidR="00667BA9" w:rsidRPr="00D4120B" w:rsidRDefault="00B2601E" w:rsidP="008F7891">
            <w:pPr>
              <w:pStyle w:val="TableContent"/>
            </w:pPr>
            <w:ins w:id="4696" w:author="Bob Yencha" w:date="2011-12-19T18:17:00Z">
              <w:r>
                <w:t>O</w:t>
              </w:r>
            </w:ins>
            <w:del w:id="4697" w:author="Bob Yencha" w:date="2011-12-19T18:17:00Z">
              <w:r w:rsidR="00667BA9" w:rsidRPr="00D4120B" w:rsidDel="00B2601E">
                <w:delText>X</w:delText>
              </w:r>
            </w:del>
          </w:p>
        </w:tc>
        <w:tc>
          <w:tcPr>
            <w:tcW w:w="1260" w:type="dxa"/>
            <w:tcBorders>
              <w:top w:val="single" w:sz="12" w:space="0" w:color="CC3300"/>
            </w:tcBorders>
            <w:shd w:val="clear" w:color="auto" w:fill="auto"/>
          </w:tcPr>
          <w:p w14:paraId="65C54D5D" w14:textId="77777777" w:rsidR="00667BA9" w:rsidRPr="00D4120B" w:rsidRDefault="00667BA9" w:rsidP="008F7891">
            <w:pPr>
              <w:pStyle w:val="TableContent"/>
            </w:pPr>
            <w:r w:rsidRPr="00D4120B">
              <w:t>[0..</w:t>
            </w:r>
            <w:ins w:id="4698" w:author="Bob Yencha" w:date="2011-12-19T18:35:00Z">
              <w:r w:rsidR="00926BCD">
                <w:t>1</w:t>
              </w:r>
            </w:ins>
            <w:del w:id="4699" w:author="Bob Yencha" w:date="2011-12-19T18:35:00Z">
              <w:r w:rsidRPr="00D4120B" w:rsidDel="00926BCD">
                <w:delText>0</w:delText>
              </w:r>
            </w:del>
            <w:r w:rsidRPr="00D4120B">
              <w:t>]</w:t>
            </w:r>
          </w:p>
        </w:tc>
        <w:tc>
          <w:tcPr>
            <w:tcW w:w="810" w:type="dxa"/>
            <w:tcBorders>
              <w:top w:val="single" w:sz="12" w:space="0" w:color="CC3300"/>
              <w:bottom w:val="single" w:sz="12" w:space="0" w:color="CC3300"/>
            </w:tcBorders>
            <w:shd w:val="clear" w:color="auto" w:fill="auto"/>
          </w:tcPr>
          <w:p w14:paraId="5D35D5BB" w14:textId="77777777" w:rsidR="00667BA9" w:rsidRPr="00D4120B" w:rsidRDefault="00667BA9" w:rsidP="008F7891">
            <w:pPr>
              <w:pStyle w:val="TableContent"/>
            </w:pPr>
            <w:r w:rsidRPr="00D4120B">
              <w:t>4..4</w:t>
            </w:r>
          </w:p>
        </w:tc>
        <w:tc>
          <w:tcPr>
            <w:tcW w:w="810" w:type="dxa"/>
            <w:tcBorders>
              <w:top w:val="single" w:sz="12" w:space="0" w:color="CC3300"/>
              <w:bottom w:val="single" w:sz="12" w:space="0" w:color="CC3300"/>
            </w:tcBorders>
            <w:shd w:val="clear" w:color="auto" w:fill="auto"/>
          </w:tcPr>
          <w:p w14:paraId="755544D1" w14:textId="77777777" w:rsidR="00667BA9" w:rsidRPr="00D4120B" w:rsidRDefault="00667BA9" w:rsidP="008F7891">
            <w:pPr>
              <w:pStyle w:val="TableContent"/>
            </w:pPr>
          </w:p>
        </w:tc>
        <w:tc>
          <w:tcPr>
            <w:tcW w:w="1260" w:type="dxa"/>
            <w:tcBorders>
              <w:top w:val="single" w:sz="12" w:space="0" w:color="CC3300"/>
            </w:tcBorders>
            <w:shd w:val="clear" w:color="auto" w:fill="auto"/>
          </w:tcPr>
          <w:p w14:paraId="633DF69E" w14:textId="77777777" w:rsidR="00667BA9" w:rsidRPr="00D4120B" w:rsidRDefault="00667BA9" w:rsidP="008F7891">
            <w:pPr>
              <w:pStyle w:val="TableContent"/>
            </w:pPr>
          </w:p>
        </w:tc>
        <w:tc>
          <w:tcPr>
            <w:tcW w:w="4793" w:type="dxa"/>
            <w:tcBorders>
              <w:top w:val="single" w:sz="12" w:space="0" w:color="CC3300"/>
            </w:tcBorders>
            <w:shd w:val="clear" w:color="auto" w:fill="auto"/>
          </w:tcPr>
          <w:p w14:paraId="5B2AEC6E" w14:textId="77777777" w:rsidR="00667BA9" w:rsidRPr="00D4120B" w:rsidRDefault="00667BA9" w:rsidP="008F7891">
            <w:pPr>
              <w:pStyle w:val="TableContent"/>
            </w:pPr>
            <w:del w:id="4700" w:author="Bob Yencha" w:date="2011-12-19T18:17:00Z">
              <w:r w:rsidRPr="00D4120B" w:rsidDel="00B2601E">
                <w:delText>Not supported.</w:delText>
              </w:r>
            </w:del>
          </w:p>
        </w:tc>
      </w:tr>
      <w:tr w:rsidR="00667BA9" w:rsidRPr="00D4120B" w14:paraId="32DE2AB3" w14:textId="77777777">
        <w:trPr>
          <w:cantSplit/>
          <w:jc w:val="center"/>
        </w:trPr>
        <w:tc>
          <w:tcPr>
            <w:tcW w:w="659" w:type="dxa"/>
          </w:tcPr>
          <w:p w14:paraId="29AB4846" w14:textId="77777777" w:rsidR="00667BA9" w:rsidRPr="00D4120B" w:rsidRDefault="00667BA9" w:rsidP="008F7891">
            <w:pPr>
              <w:pStyle w:val="TableContent"/>
            </w:pPr>
            <w:r w:rsidRPr="00D4120B">
              <w:t>31</w:t>
            </w:r>
          </w:p>
        </w:tc>
        <w:tc>
          <w:tcPr>
            <w:tcW w:w="2245" w:type="dxa"/>
          </w:tcPr>
          <w:p w14:paraId="2B007142" w14:textId="77777777" w:rsidR="00667BA9" w:rsidRPr="00D4120B" w:rsidRDefault="00667BA9" w:rsidP="008F7891">
            <w:pPr>
              <w:pStyle w:val="TableContent"/>
            </w:pPr>
            <w:r w:rsidRPr="00D4120B">
              <w:t>Reason for Study</w:t>
            </w:r>
          </w:p>
        </w:tc>
        <w:tc>
          <w:tcPr>
            <w:tcW w:w="1080" w:type="dxa"/>
          </w:tcPr>
          <w:p w14:paraId="4B05C3EC" w14:textId="77777777" w:rsidR="00667BA9" w:rsidRPr="00D4120B" w:rsidRDefault="00667BA9" w:rsidP="008F7891">
            <w:pPr>
              <w:pStyle w:val="TableContent"/>
            </w:pPr>
            <w:r w:rsidRPr="00D4120B">
              <w:t>CWE</w:t>
            </w:r>
          </w:p>
        </w:tc>
        <w:tc>
          <w:tcPr>
            <w:tcW w:w="810" w:type="dxa"/>
          </w:tcPr>
          <w:p w14:paraId="373A117F" w14:textId="77777777" w:rsidR="00667BA9" w:rsidRPr="00D4120B" w:rsidRDefault="001630BF" w:rsidP="008F7891">
            <w:pPr>
              <w:pStyle w:val="TableContent"/>
            </w:pPr>
            <w:r>
              <w:t>O</w:t>
            </w:r>
          </w:p>
        </w:tc>
        <w:tc>
          <w:tcPr>
            <w:tcW w:w="1260" w:type="dxa"/>
          </w:tcPr>
          <w:p w14:paraId="49BE0A08" w14:textId="77777777" w:rsidR="00667BA9" w:rsidRPr="00D4120B" w:rsidRDefault="00667BA9" w:rsidP="008F7891">
            <w:pPr>
              <w:pStyle w:val="TableContent"/>
            </w:pPr>
            <w:r w:rsidRPr="00D4120B">
              <w:t>[0..*]</w:t>
            </w:r>
          </w:p>
        </w:tc>
        <w:tc>
          <w:tcPr>
            <w:tcW w:w="810" w:type="dxa"/>
            <w:tcBorders>
              <w:top w:val="single" w:sz="12" w:space="0" w:color="CC3300"/>
            </w:tcBorders>
            <w:shd w:val="clear" w:color="auto" w:fill="auto"/>
          </w:tcPr>
          <w:p w14:paraId="1A93A708" w14:textId="77777777" w:rsidR="00667BA9" w:rsidRPr="00D4120B" w:rsidRDefault="00667BA9" w:rsidP="008F7891">
            <w:pPr>
              <w:pStyle w:val="TableContent"/>
            </w:pPr>
          </w:p>
        </w:tc>
        <w:tc>
          <w:tcPr>
            <w:tcW w:w="810" w:type="dxa"/>
            <w:tcBorders>
              <w:top w:val="single" w:sz="12" w:space="0" w:color="CC3300"/>
            </w:tcBorders>
            <w:shd w:val="clear" w:color="auto" w:fill="auto"/>
          </w:tcPr>
          <w:p w14:paraId="2D7B9461" w14:textId="77777777" w:rsidR="00667BA9" w:rsidRPr="00D4120B" w:rsidRDefault="00667BA9" w:rsidP="008F7891">
            <w:pPr>
              <w:pStyle w:val="TableContent"/>
            </w:pPr>
          </w:p>
        </w:tc>
        <w:tc>
          <w:tcPr>
            <w:tcW w:w="1260" w:type="dxa"/>
          </w:tcPr>
          <w:p w14:paraId="78F82919" w14:textId="77777777" w:rsidR="00667BA9" w:rsidRPr="00D4120B" w:rsidRDefault="00CD53BC" w:rsidP="008F7891">
            <w:pPr>
              <w:pStyle w:val="TableContent"/>
              <w:rPr>
                <w:highlight w:val="yellow"/>
              </w:rPr>
            </w:pPr>
            <w:del w:id="4701" w:author="Bob Yencha" w:date="2011-11-29T10:05:00Z">
              <w:r w:rsidRPr="00D4120B" w:rsidDel="00097903">
                <w:delText>Reason For Study Value Set</w:delText>
              </w:r>
            </w:del>
          </w:p>
        </w:tc>
        <w:tc>
          <w:tcPr>
            <w:tcW w:w="4793" w:type="dxa"/>
          </w:tcPr>
          <w:p w14:paraId="634D9872" w14:textId="77777777" w:rsidR="00667BA9" w:rsidRPr="00D4120B" w:rsidRDefault="00667BA9" w:rsidP="008F3665">
            <w:pPr>
              <w:pStyle w:val="TableContent"/>
            </w:pPr>
            <w:del w:id="4702" w:author="Bob Yencha" w:date="2011-11-29T10:05:00Z">
              <w:r w:rsidRPr="00D4120B" w:rsidDel="00097903">
                <w:delText xml:space="preserve">ICD9 is </w:delText>
              </w:r>
              <w:r w:rsidR="008F3665" w:rsidDel="00097903">
                <w:delText xml:space="preserve">currently in </w:delText>
              </w:r>
              <w:r w:rsidRPr="00D4120B" w:rsidDel="00097903">
                <w:delText>use</w:delText>
              </w:r>
              <w:r w:rsidR="008F3665" w:rsidDel="00097903">
                <w:delText xml:space="preserve"> as of date of publication; intention is to support </w:delText>
              </w:r>
              <w:r w:rsidRPr="00D4120B" w:rsidDel="00097903">
                <w:delText>ICD10 when the US starts using it.</w:delText>
              </w:r>
            </w:del>
          </w:p>
        </w:tc>
      </w:tr>
      <w:tr w:rsidR="00667BA9" w:rsidRPr="00D4120B" w14:paraId="4662E98F" w14:textId="77777777">
        <w:trPr>
          <w:cantSplit/>
          <w:jc w:val="center"/>
        </w:trPr>
        <w:tc>
          <w:tcPr>
            <w:tcW w:w="659" w:type="dxa"/>
          </w:tcPr>
          <w:p w14:paraId="1018F457" w14:textId="77777777" w:rsidR="00667BA9" w:rsidRPr="00D4120B" w:rsidRDefault="00667BA9" w:rsidP="008F7891">
            <w:pPr>
              <w:pStyle w:val="TableContent"/>
            </w:pPr>
            <w:r w:rsidRPr="00D4120B">
              <w:t>32</w:t>
            </w:r>
          </w:p>
        </w:tc>
        <w:tc>
          <w:tcPr>
            <w:tcW w:w="2245" w:type="dxa"/>
          </w:tcPr>
          <w:p w14:paraId="286262E2" w14:textId="77777777" w:rsidR="00667BA9" w:rsidRPr="00D4120B" w:rsidRDefault="00667BA9" w:rsidP="008F7891">
            <w:pPr>
              <w:pStyle w:val="TableContent"/>
            </w:pPr>
            <w:r w:rsidRPr="00D4120B">
              <w:t>Principal Result Interpreter</w:t>
            </w:r>
          </w:p>
        </w:tc>
        <w:tc>
          <w:tcPr>
            <w:tcW w:w="1080" w:type="dxa"/>
          </w:tcPr>
          <w:p w14:paraId="61783132" w14:textId="77777777" w:rsidR="00667BA9" w:rsidRPr="00D4120B" w:rsidRDefault="00667BA9" w:rsidP="008F7891">
            <w:pPr>
              <w:pStyle w:val="TableContent"/>
            </w:pPr>
            <w:r w:rsidRPr="00D4120B">
              <w:t>NDL</w:t>
            </w:r>
          </w:p>
        </w:tc>
        <w:tc>
          <w:tcPr>
            <w:tcW w:w="810" w:type="dxa"/>
          </w:tcPr>
          <w:p w14:paraId="5B0434BD" w14:textId="77777777" w:rsidR="00667BA9" w:rsidRPr="00D4120B" w:rsidRDefault="001630BF" w:rsidP="008F7891">
            <w:pPr>
              <w:pStyle w:val="TableContent"/>
            </w:pPr>
            <w:r>
              <w:t>O</w:t>
            </w:r>
          </w:p>
        </w:tc>
        <w:tc>
          <w:tcPr>
            <w:tcW w:w="1260" w:type="dxa"/>
          </w:tcPr>
          <w:p w14:paraId="4B680DE0" w14:textId="77777777" w:rsidR="00667BA9" w:rsidRPr="00D4120B" w:rsidRDefault="00667BA9" w:rsidP="008F7891">
            <w:pPr>
              <w:pStyle w:val="TableContent"/>
            </w:pPr>
            <w:r w:rsidRPr="00D4120B">
              <w:t>[0..1]</w:t>
            </w:r>
          </w:p>
        </w:tc>
        <w:tc>
          <w:tcPr>
            <w:tcW w:w="810" w:type="dxa"/>
            <w:tcBorders>
              <w:top w:val="single" w:sz="12" w:space="0" w:color="CC3300"/>
            </w:tcBorders>
            <w:shd w:val="clear" w:color="auto" w:fill="auto"/>
          </w:tcPr>
          <w:p w14:paraId="71E934B2" w14:textId="77777777" w:rsidR="00667BA9" w:rsidRPr="00D4120B" w:rsidRDefault="00667BA9" w:rsidP="008F7891">
            <w:pPr>
              <w:pStyle w:val="TableContent"/>
            </w:pPr>
          </w:p>
        </w:tc>
        <w:tc>
          <w:tcPr>
            <w:tcW w:w="810" w:type="dxa"/>
            <w:tcBorders>
              <w:top w:val="single" w:sz="12" w:space="0" w:color="CC3300"/>
            </w:tcBorders>
            <w:shd w:val="clear" w:color="auto" w:fill="auto"/>
          </w:tcPr>
          <w:p w14:paraId="1A978734" w14:textId="77777777" w:rsidR="00667BA9" w:rsidRPr="00D4120B" w:rsidRDefault="00667BA9" w:rsidP="008F7891">
            <w:pPr>
              <w:pStyle w:val="TableContent"/>
            </w:pPr>
          </w:p>
        </w:tc>
        <w:tc>
          <w:tcPr>
            <w:tcW w:w="1260" w:type="dxa"/>
          </w:tcPr>
          <w:p w14:paraId="422A9727" w14:textId="77777777" w:rsidR="00667BA9" w:rsidRPr="00D4120B" w:rsidRDefault="00667BA9" w:rsidP="008F7891">
            <w:pPr>
              <w:pStyle w:val="TableContent"/>
            </w:pPr>
          </w:p>
        </w:tc>
        <w:tc>
          <w:tcPr>
            <w:tcW w:w="4793" w:type="dxa"/>
          </w:tcPr>
          <w:p w14:paraId="76F59505" w14:textId="77777777" w:rsidR="00667BA9" w:rsidRPr="00D4120B" w:rsidRDefault="00667BA9" w:rsidP="008F7891">
            <w:pPr>
              <w:pStyle w:val="TableContent"/>
            </w:pPr>
            <w:del w:id="4703" w:author="Bob Yencha" w:date="2011-11-29T10:05:00Z">
              <w:r w:rsidRPr="00D4120B" w:rsidDel="00097903">
                <w:delText>Used for pathology results.</w:delText>
              </w:r>
            </w:del>
          </w:p>
        </w:tc>
      </w:tr>
      <w:tr w:rsidR="00667BA9" w:rsidRPr="00D4120B" w14:paraId="641B9B6E" w14:textId="77777777">
        <w:trPr>
          <w:cantSplit/>
          <w:jc w:val="center"/>
        </w:trPr>
        <w:tc>
          <w:tcPr>
            <w:tcW w:w="659" w:type="dxa"/>
          </w:tcPr>
          <w:p w14:paraId="5BA6FFD2" w14:textId="77777777" w:rsidR="00667BA9" w:rsidRPr="00D4120B" w:rsidRDefault="00667BA9" w:rsidP="008F7891">
            <w:pPr>
              <w:pStyle w:val="TableContent"/>
            </w:pPr>
            <w:r w:rsidRPr="00D4120B">
              <w:t>33</w:t>
            </w:r>
          </w:p>
        </w:tc>
        <w:tc>
          <w:tcPr>
            <w:tcW w:w="2245" w:type="dxa"/>
          </w:tcPr>
          <w:p w14:paraId="30B0F235" w14:textId="77777777" w:rsidR="00667BA9" w:rsidRPr="00D4120B" w:rsidRDefault="00667BA9" w:rsidP="008F7891">
            <w:pPr>
              <w:pStyle w:val="TableContent"/>
            </w:pPr>
            <w:r w:rsidRPr="00D4120B">
              <w:t>Assistant Result Interpreter</w:t>
            </w:r>
          </w:p>
        </w:tc>
        <w:tc>
          <w:tcPr>
            <w:tcW w:w="1080" w:type="dxa"/>
          </w:tcPr>
          <w:p w14:paraId="0F48A9B5" w14:textId="77777777" w:rsidR="00667BA9" w:rsidRPr="00D4120B" w:rsidRDefault="00667BA9" w:rsidP="008F7891">
            <w:pPr>
              <w:pStyle w:val="TableContent"/>
            </w:pPr>
            <w:r w:rsidRPr="00D4120B">
              <w:t>NDL</w:t>
            </w:r>
          </w:p>
        </w:tc>
        <w:tc>
          <w:tcPr>
            <w:tcW w:w="810" w:type="dxa"/>
          </w:tcPr>
          <w:p w14:paraId="71A33F0C" w14:textId="77777777" w:rsidR="00667BA9" w:rsidRPr="00D4120B" w:rsidRDefault="00667BA9" w:rsidP="008F7891">
            <w:pPr>
              <w:pStyle w:val="TableContent"/>
            </w:pPr>
            <w:r w:rsidRPr="00D4120B">
              <w:t>O</w:t>
            </w:r>
          </w:p>
        </w:tc>
        <w:tc>
          <w:tcPr>
            <w:tcW w:w="1260" w:type="dxa"/>
          </w:tcPr>
          <w:p w14:paraId="1EB69557" w14:textId="77777777" w:rsidR="00667BA9" w:rsidRPr="00D4120B" w:rsidRDefault="00667BA9" w:rsidP="008F7891">
            <w:pPr>
              <w:pStyle w:val="TableContent"/>
            </w:pPr>
            <w:r w:rsidRPr="00D4120B">
              <w:t>[0..*]</w:t>
            </w:r>
          </w:p>
        </w:tc>
        <w:tc>
          <w:tcPr>
            <w:tcW w:w="810" w:type="dxa"/>
            <w:tcBorders>
              <w:top w:val="single" w:sz="12" w:space="0" w:color="CC3300"/>
            </w:tcBorders>
            <w:shd w:val="clear" w:color="auto" w:fill="auto"/>
          </w:tcPr>
          <w:p w14:paraId="5D8BE652" w14:textId="77777777" w:rsidR="00667BA9" w:rsidRPr="00D4120B" w:rsidRDefault="00667BA9" w:rsidP="008F7891">
            <w:pPr>
              <w:pStyle w:val="TableContent"/>
            </w:pPr>
          </w:p>
        </w:tc>
        <w:tc>
          <w:tcPr>
            <w:tcW w:w="810" w:type="dxa"/>
            <w:tcBorders>
              <w:top w:val="single" w:sz="12" w:space="0" w:color="CC3300"/>
            </w:tcBorders>
            <w:shd w:val="clear" w:color="auto" w:fill="auto"/>
          </w:tcPr>
          <w:p w14:paraId="5B0FCF13" w14:textId="77777777" w:rsidR="00667BA9" w:rsidRPr="00D4120B" w:rsidRDefault="00667BA9" w:rsidP="008F7891">
            <w:pPr>
              <w:pStyle w:val="TableContent"/>
            </w:pPr>
          </w:p>
        </w:tc>
        <w:tc>
          <w:tcPr>
            <w:tcW w:w="1260" w:type="dxa"/>
          </w:tcPr>
          <w:p w14:paraId="0887EC57" w14:textId="77777777" w:rsidR="00667BA9" w:rsidRPr="00D4120B" w:rsidRDefault="00667BA9" w:rsidP="008F7891">
            <w:pPr>
              <w:pStyle w:val="TableContent"/>
            </w:pPr>
          </w:p>
        </w:tc>
        <w:tc>
          <w:tcPr>
            <w:tcW w:w="4793" w:type="dxa"/>
          </w:tcPr>
          <w:p w14:paraId="61827050" w14:textId="77777777" w:rsidR="00667BA9" w:rsidRPr="00D4120B" w:rsidRDefault="00667BA9" w:rsidP="008F7891">
            <w:pPr>
              <w:pStyle w:val="TableContent"/>
            </w:pPr>
          </w:p>
        </w:tc>
      </w:tr>
      <w:tr w:rsidR="00667BA9" w:rsidRPr="00D4120B" w14:paraId="3F835750" w14:textId="77777777">
        <w:trPr>
          <w:cantSplit/>
          <w:jc w:val="center"/>
        </w:trPr>
        <w:tc>
          <w:tcPr>
            <w:tcW w:w="659" w:type="dxa"/>
          </w:tcPr>
          <w:p w14:paraId="1226BA28" w14:textId="77777777" w:rsidR="00667BA9" w:rsidRPr="00D4120B" w:rsidRDefault="00667BA9" w:rsidP="008F7891">
            <w:pPr>
              <w:pStyle w:val="TableContent"/>
            </w:pPr>
            <w:r w:rsidRPr="00D4120B">
              <w:t>34</w:t>
            </w:r>
          </w:p>
        </w:tc>
        <w:tc>
          <w:tcPr>
            <w:tcW w:w="2245" w:type="dxa"/>
          </w:tcPr>
          <w:p w14:paraId="72C05949" w14:textId="77777777" w:rsidR="00667BA9" w:rsidRPr="00D4120B" w:rsidRDefault="00667BA9" w:rsidP="008F7891">
            <w:pPr>
              <w:pStyle w:val="TableContent"/>
            </w:pPr>
            <w:r w:rsidRPr="00D4120B">
              <w:t>Technician</w:t>
            </w:r>
          </w:p>
        </w:tc>
        <w:tc>
          <w:tcPr>
            <w:tcW w:w="1080" w:type="dxa"/>
          </w:tcPr>
          <w:p w14:paraId="582E2DAB" w14:textId="77777777" w:rsidR="00667BA9" w:rsidRPr="00D4120B" w:rsidRDefault="00667BA9" w:rsidP="008F7891">
            <w:pPr>
              <w:pStyle w:val="TableContent"/>
            </w:pPr>
            <w:r w:rsidRPr="00D4120B">
              <w:t>NDL</w:t>
            </w:r>
          </w:p>
        </w:tc>
        <w:tc>
          <w:tcPr>
            <w:tcW w:w="810" w:type="dxa"/>
          </w:tcPr>
          <w:p w14:paraId="7E9AE58A" w14:textId="77777777" w:rsidR="00667BA9" w:rsidRPr="00D4120B" w:rsidRDefault="00667BA9" w:rsidP="008F7891">
            <w:pPr>
              <w:pStyle w:val="TableContent"/>
            </w:pPr>
            <w:r w:rsidRPr="00D4120B">
              <w:t>O</w:t>
            </w:r>
          </w:p>
        </w:tc>
        <w:tc>
          <w:tcPr>
            <w:tcW w:w="1260" w:type="dxa"/>
          </w:tcPr>
          <w:p w14:paraId="1764D8F8" w14:textId="77777777" w:rsidR="00667BA9" w:rsidRPr="00D4120B" w:rsidRDefault="00667BA9" w:rsidP="008F7891">
            <w:pPr>
              <w:pStyle w:val="TableContent"/>
            </w:pPr>
            <w:r w:rsidRPr="00D4120B">
              <w:t>[0..*]</w:t>
            </w:r>
          </w:p>
        </w:tc>
        <w:tc>
          <w:tcPr>
            <w:tcW w:w="810" w:type="dxa"/>
            <w:tcBorders>
              <w:top w:val="single" w:sz="12" w:space="0" w:color="CC3300"/>
            </w:tcBorders>
            <w:shd w:val="clear" w:color="auto" w:fill="auto"/>
          </w:tcPr>
          <w:p w14:paraId="12E4630F" w14:textId="77777777" w:rsidR="00667BA9" w:rsidRPr="00D4120B" w:rsidRDefault="00667BA9" w:rsidP="008F7891">
            <w:pPr>
              <w:pStyle w:val="TableContent"/>
            </w:pPr>
          </w:p>
        </w:tc>
        <w:tc>
          <w:tcPr>
            <w:tcW w:w="810" w:type="dxa"/>
            <w:tcBorders>
              <w:top w:val="single" w:sz="12" w:space="0" w:color="CC3300"/>
            </w:tcBorders>
            <w:shd w:val="clear" w:color="auto" w:fill="auto"/>
          </w:tcPr>
          <w:p w14:paraId="5EB8FC6E" w14:textId="77777777" w:rsidR="00667BA9" w:rsidRPr="00D4120B" w:rsidRDefault="00667BA9" w:rsidP="008F7891">
            <w:pPr>
              <w:pStyle w:val="TableContent"/>
            </w:pPr>
          </w:p>
        </w:tc>
        <w:tc>
          <w:tcPr>
            <w:tcW w:w="1260" w:type="dxa"/>
          </w:tcPr>
          <w:p w14:paraId="79B8FAD3" w14:textId="77777777" w:rsidR="00667BA9" w:rsidRPr="00D4120B" w:rsidRDefault="00667BA9" w:rsidP="008F7891">
            <w:pPr>
              <w:pStyle w:val="TableContent"/>
            </w:pPr>
          </w:p>
        </w:tc>
        <w:tc>
          <w:tcPr>
            <w:tcW w:w="4793" w:type="dxa"/>
          </w:tcPr>
          <w:p w14:paraId="487B5BF3" w14:textId="77777777" w:rsidR="00667BA9" w:rsidRPr="00D4120B" w:rsidRDefault="00667BA9" w:rsidP="008F7891">
            <w:pPr>
              <w:pStyle w:val="TableContent"/>
            </w:pPr>
          </w:p>
        </w:tc>
      </w:tr>
      <w:tr w:rsidR="00667BA9" w:rsidRPr="00D4120B" w14:paraId="7071547C" w14:textId="77777777">
        <w:trPr>
          <w:cantSplit/>
          <w:jc w:val="center"/>
        </w:trPr>
        <w:tc>
          <w:tcPr>
            <w:tcW w:w="659" w:type="dxa"/>
          </w:tcPr>
          <w:p w14:paraId="2CB97054" w14:textId="77777777" w:rsidR="00667BA9" w:rsidRPr="00D4120B" w:rsidRDefault="00667BA9" w:rsidP="008F7891">
            <w:pPr>
              <w:pStyle w:val="TableContent"/>
            </w:pPr>
            <w:r w:rsidRPr="00D4120B">
              <w:t>35</w:t>
            </w:r>
          </w:p>
        </w:tc>
        <w:tc>
          <w:tcPr>
            <w:tcW w:w="2245" w:type="dxa"/>
          </w:tcPr>
          <w:p w14:paraId="61171F4E" w14:textId="77777777" w:rsidR="00667BA9" w:rsidRPr="00D4120B" w:rsidRDefault="00667BA9" w:rsidP="008F7891">
            <w:pPr>
              <w:pStyle w:val="TableContent"/>
            </w:pPr>
            <w:r w:rsidRPr="00D4120B">
              <w:t>Transcriptionist</w:t>
            </w:r>
          </w:p>
        </w:tc>
        <w:tc>
          <w:tcPr>
            <w:tcW w:w="1080" w:type="dxa"/>
          </w:tcPr>
          <w:p w14:paraId="4F18D68A" w14:textId="77777777" w:rsidR="00667BA9" w:rsidRPr="00D4120B" w:rsidRDefault="00667BA9" w:rsidP="008F7891">
            <w:pPr>
              <w:pStyle w:val="TableContent"/>
            </w:pPr>
            <w:r w:rsidRPr="00D4120B">
              <w:t>NDL</w:t>
            </w:r>
          </w:p>
        </w:tc>
        <w:tc>
          <w:tcPr>
            <w:tcW w:w="810" w:type="dxa"/>
          </w:tcPr>
          <w:p w14:paraId="06EB58DC" w14:textId="77777777" w:rsidR="00667BA9" w:rsidRPr="00D4120B" w:rsidRDefault="00667BA9" w:rsidP="008F7891">
            <w:pPr>
              <w:pStyle w:val="TableContent"/>
            </w:pPr>
            <w:r w:rsidRPr="00D4120B">
              <w:t>O</w:t>
            </w:r>
          </w:p>
        </w:tc>
        <w:tc>
          <w:tcPr>
            <w:tcW w:w="1260" w:type="dxa"/>
          </w:tcPr>
          <w:p w14:paraId="0DBC928B" w14:textId="77777777" w:rsidR="00667BA9" w:rsidRPr="00D4120B" w:rsidRDefault="00667BA9" w:rsidP="008F7891">
            <w:pPr>
              <w:pStyle w:val="TableContent"/>
            </w:pPr>
            <w:r w:rsidRPr="00D4120B">
              <w:t>[0..*]</w:t>
            </w:r>
          </w:p>
        </w:tc>
        <w:tc>
          <w:tcPr>
            <w:tcW w:w="810" w:type="dxa"/>
            <w:tcBorders>
              <w:top w:val="single" w:sz="12" w:space="0" w:color="CC3300"/>
            </w:tcBorders>
            <w:shd w:val="clear" w:color="auto" w:fill="auto"/>
          </w:tcPr>
          <w:p w14:paraId="164E8ED4" w14:textId="77777777" w:rsidR="00667BA9" w:rsidRPr="00D4120B" w:rsidRDefault="00667BA9" w:rsidP="008F7891">
            <w:pPr>
              <w:pStyle w:val="TableContent"/>
            </w:pPr>
          </w:p>
        </w:tc>
        <w:tc>
          <w:tcPr>
            <w:tcW w:w="810" w:type="dxa"/>
            <w:tcBorders>
              <w:top w:val="single" w:sz="12" w:space="0" w:color="CC3300"/>
            </w:tcBorders>
            <w:shd w:val="clear" w:color="auto" w:fill="auto"/>
          </w:tcPr>
          <w:p w14:paraId="5ECA148F" w14:textId="77777777" w:rsidR="00667BA9" w:rsidRPr="00D4120B" w:rsidRDefault="00667BA9" w:rsidP="008F7891">
            <w:pPr>
              <w:pStyle w:val="TableContent"/>
            </w:pPr>
          </w:p>
        </w:tc>
        <w:tc>
          <w:tcPr>
            <w:tcW w:w="1260" w:type="dxa"/>
          </w:tcPr>
          <w:p w14:paraId="09839EF9" w14:textId="77777777" w:rsidR="00667BA9" w:rsidRPr="00D4120B" w:rsidRDefault="00667BA9" w:rsidP="008F7891">
            <w:pPr>
              <w:pStyle w:val="TableContent"/>
            </w:pPr>
          </w:p>
        </w:tc>
        <w:tc>
          <w:tcPr>
            <w:tcW w:w="4793" w:type="dxa"/>
          </w:tcPr>
          <w:p w14:paraId="197674F3" w14:textId="77777777" w:rsidR="00667BA9" w:rsidRPr="00D4120B" w:rsidRDefault="00667BA9" w:rsidP="008F7891">
            <w:pPr>
              <w:pStyle w:val="TableContent"/>
            </w:pPr>
          </w:p>
        </w:tc>
      </w:tr>
      <w:tr w:rsidR="00667BA9" w:rsidRPr="00D4120B" w14:paraId="0EA4A471" w14:textId="77777777">
        <w:trPr>
          <w:cantSplit/>
          <w:jc w:val="center"/>
        </w:trPr>
        <w:tc>
          <w:tcPr>
            <w:tcW w:w="659" w:type="dxa"/>
            <w:tcBorders>
              <w:bottom w:val="single" w:sz="12" w:space="0" w:color="CC3300"/>
            </w:tcBorders>
          </w:tcPr>
          <w:p w14:paraId="46C2FA74" w14:textId="77777777" w:rsidR="00667BA9" w:rsidRPr="00D4120B" w:rsidRDefault="00667BA9" w:rsidP="008F7891">
            <w:pPr>
              <w:pStyle w:val="TableContent"/>
            </w:pPr>
            <w:r w:rsidRPr="00D4120B">
              <w:t>36</w:t>
            </w:r>
          </w:p>
        </w:tc>
        <w:tc>
          <w:tcPr>
            <w:tcW w:w="2245" w:type="dxa"/>
            <w:tcBorders>
              <w:bottom w:val="single" w:sz="12" w:space="0" w:color="CC3300"/>
            </w:tcBorders>
          </w:tcPr>
          <w:p w14:paraId="410F1313" w14:textId="77777777" w:rsidR="00667BA9" w:rsidRPr="00D4120B" w:rsidRDefault="00667BA9" w:rsidP="008F7891">
            <w:pPr>
              <w:pStyle w:val="TableContent"/>
            </w:pPr>
            <w:r w:rsidRPr="00D4120B">
              <w:t>Scheduled Date/Time</w:t>
            </w:r>
          </w:p>
        </w:tc>
        <w:tc>
          <w:tcPr>
            <w:tcW w:w="1080" w:type="dxa"/>
            <w:tcBorders>
              <w:bottom w:val="single" w:sz="12" w:space="0" w:color="CC3300"/>
            </w:tcBorders>
          </w:tcPr>
          <w:p w14:paraId="7A5B9F0F" w14:textId="77777777" w:rsidR="00667BA9" w:rsidRPr="00D4120B" w:rsidRDefault="00667BA9" w:rsidP="008F7891">
            <w:pPr>
              <w:pStyle w:val="TableContent"/>
            </w:pPr>
            <w:r w:rsidRPr="00D4120B">
              <w:t>TS</w:t>
            </w:r>
          </w:p>
        </w:tc>
        <w:tc>
          <w:tcPr>
            <w:tcW w:w="810" w:type="dxa"/>
            <w:tcBorders>
              <w:bottom w:val="single" w:sz="12" w:space="0" w:color="CC3300"/>
            </w:tcBorders>
          </w:tcPr>
          <w:p w14:paraId="27F1F684" w14:textId="77777777" w:rsidR="00667BA9" w:rsidRPr="00D4120B" w:rsidRDefault="00667BA9" w:rsidP="008F7891">
            <w:pPr>
              <w:pStyle w:val="TableContent"/>
            </w:pPr>
            <w:r w:rsidRPr="00D4120B">
              <w:t>O</w:t>
            </w:r>
          </w:p>
        </w:tc>
        <w:tc>
          <w:tcPr>
            <w:tcW w:w="1260" w:type="dxa"/>
            <w:tcBorders>
              <w:bottom w:val="single" w:sz="12" w:space="0" w:color="CC3300"/>
            </w:tcBorders>
          </w:tcPr>
          <w:p w14:paraId="088AE75F" w14:textId="77777777" w:rsidR="00667BA9" w:rsidRPr="00D4120B" w:rsidRDefault="00667BA9" w:rsidP="008F7891">
            <w:pPr>
              <w:pStyle w:val="TableContent"/>
            </w:pPr>
            <w:r w:rsidRPr="00D4120B">
              <w:t>[0..1]</w:t>
            </w:r>
          </w:p>
        </w:tc>
        <w:tc>
          <w:tcPr>
            <w:tcW w:w="810" w:type="dxa"/>
            <w:tcBorders>
              <w:top w:val="single" w:sz="12" w:space="0" w:color="CC3300"/>
              <w:bottom w:val="single" w:sz="12" w:space="0" w:color="CC3300"/>
            </w:tcBorders>
            <w:shd w:val="clear" w:color="auto" w:fill="auto"/>
          </w:tcPr>
          <w:p w14:paraId="53DACA94" w14:textId="77777777" w:rsidR="00667BA9" w:rsidRPr="00D4120B" w:rsidRDefault="00667BA9" w:rsidP="008F7891">
            <w:pPr>
              <w:pStyle w:val="TableContent"/>
            </w:pPr>
          </w:p>
        </w:tc>
        <w:tc>
          <w:tcPr>
            <w:tcW w:w="810" w:type="dxa"/>
            <w:tcBorders>
              <w:top w:val="single" w:sz="12" w:space="0" w:color="CC3300"/>
              <w:bottom w:val="single" w:sz="12" w:space="0" w:color="CC3300"/>
            </w:tcBorders>
            <w:shd w:val="clear" w:color="auto" w:fill="auto"/>
          </w:tcPr>
          <w:p w14:paraId="0B9A69E8" w14:textId="77777777" w:rsidR="00667BA9" w:rsidRPr="00D4120B" w:rsidRDefault="00667BA9" w:rsidP="008F7891">
            <w:pPr>
              <w:pStyle w:val="TableContent"/>
            </w:pPr>
          </w:p>
        </w:tc>
        <w:tc>
          <w:tcPr>
            <w:tcW w:w="1260" w:type="dxa"/>
            <w:tcBorders>
              <w:bottom w:val="single" w:sz="12" w:space="0" w:color="CC3300"/>
            </w:tcBorders>
          </w:tcPr>
          <w:p w14:paraId="3DDDB077" w14:textId="77777777" w:rsidR="00667BA9" w:rsidRPr="00D4120B" w:rsidRDefault="00667BA9" w:rsidP="008F7891">
            <w:pPr>
              <w:pStyle w:val="TableContent"/>
            </w:pPr>
          </w:p>
        </w:tc>
        <w:tc>
          <w:tcPr>
            <w:tcW w:w="4793" w:type="dxa"/>
            <w:tcBorders>
              <w:bottom w:val="single" w:sz="12" w:space="0" w:color="CC3300"/>
            </w:tcBorders>
          </w:tcPr>
          <w:p w14:paraId="7CC78E22" w14:textId="77777777" w:rsidR="00667BA9" w:rsidRPr="00D4120B" w:rsidRDefault="00667BA9" w:rsidP="008F7891">
            <w:pPr>
              <w:pStyle w:val="TableContent"/>
            </w:pPr>
          </w:p>
        </w:tc>
      </w:tr>
      <w:tr w:rsidR="00667BA9" w:rsidRPr="00D4120B" w14:paraId="2A1BBD40" w14:textId="77777777">
        <w:trPr>
          <w:cantSplit/>
          <w:jc w:val="center"/>
        </w:trPr>
        <w:tc>
          <w:tcPr>
            <w:tcW w:w="659" w:type="dxa"/>
            <w:tcBorders>
              <w:top w:val="single" w:sz="12" w:space="0" w:color="CC3300"/>
              <w:bottom w:val="single" w:sz="12" w:space="0" w:color="CC3300"/>
            </w:tcBorders>
            <w:shd w:val="clear" w:color="auto" w:fill="auto"/>
          </w:tcPr>
          <w:p w14:paraId="5D4540B7" w14:textId="77777777" w:rsidR="00667BA9" w:rsidRPr="00D4120B" w:rsidRDefault="00667BA9" w:rsidP="008F7891">
            <w:pPr>
              <w:pStyle w:val="TableContent"/>
            </w:pPr>
            <w:r w:rsidRPr="00D4120B">
              <w:t>37</w:t>
            </w:r>
          </w:p>
        </w:tc>
        <w:tc>
          <w:tcPr>
            <w:tcW w:w="2245" w:type="dxa"/>
            <w:tcBorders>
              <w:top w:val="single" w:sz="12" w:space="0" w:color="CC3300"/>
              <w:bottom w:val="single" w:sz="12" w:space="0" w:color="CC3300"/>
            </w:tcBorders>
            <w:shd w:val="clear" w:color="auto" w:fill="auto"/>
          </w:tcPr>
          <w:p w14:paraId="44D09920" w14:textId="77777777" w:rsidR="00667BA9" w:rsidRPr="00D4120B" w:rsidRDefault="00667BA9" w:rsidP="008F7891">
            <w:pPr>
              <w:pStyle w:val="TableContent"/>
            </w:pPr>
            <w:r w:rsidRPr="00D4120B">
              <w:t>Number of Sample Containers</w:t>
            </w:r>
          </w:p>
        </w:tc>
        <w:tc>
          <w:tcPr>
            <w:tcW w:w="1080" w:type="dxa"/>
            <w:tcBorders>
              <w:top w:val="single" w:sz="12" w:space="0" w:color="CC3300"/>
              <w:bottom w:val="single" w:sz="12" w:space="0" w:color="CC3300"/>
            </w:tcBorders>
            <w:shd w:val="clear" w:color="auto" w:fill="auto"/>
          </w:tcPr>
          <w:p w14:paraId="118F4901" w14:textId="77777777" w:rsidR="00667BA9" w:rsidRPr="00D4120B" w:rsidRDefault="00667BA9" w:rsidP="008F7891">
            <w:pPr>
              <w:pStyle w:val="TableContent"/>
            </w:pPr>
            <w:r w:rsidRPr="00D4120B">
              <w:t>NM</w:t>
            </w:r>
          </w:p>
        </w:tc>
        <w:tc>
          <w:tcPr>
            <w:tcW w:w="810" w:type="dxa"/>
            <w:tcBorders>
              <w:top w:val="single" w:sz="12" w:space="0" w:color="CC3300"/>
              <w:bottom w:val="single" w:sz="12" w:space="0" w:color="CC3300"/>
            </w:tcBorders>
            <w:shd w:val="clear" w:color="auto" w:fill="auto"/>
          </w:tcPr>
          <w:p w14:paraId="40F05FD0" w14:textId="77777777" w:rsidR="00667BA9" w:rsidRPr="00D4120B" w:rsidRDefault="00B138E0" w:rsidP="008F7891">
            <w:pPr>
              <w:pStyle w:val="TableContent"/>
            </w:pPr>
            <w:ins w:id="4704" w:author="Bob Yencha" w:date="2011-12-19T18:35:00Z">
              <w:r>
                <w:t>O</w:t>
              </w:r>
            </w:ins>
            <w:del w:id="4705" w:author="Bob Yencha" w:date="2011-12-19T18:35:00Z">
              <w:r w:rsidR="00667BA9" w:rsidRPr="00D4120B" w:rsidDel="00B138E0">
                <w:delText>X</w:delText>
              </w:r>
            </w:del>
          </w:p>
        </w:tc>
        <w:tc>
          <w:tcPr>
            <w:tcW w:w="1260" w:type="dxa"/>
            <w:tcBorders>
              <w:top w:val="single" w:sz="12" w:space="0" w:color="CC3300"/>
              <w:bottom w:val="single" w:sz="12" w:space="0" w:color="CC3300"/>
            </w:tcBorders>
            <w:shd w:val="clear" w:color="auto" w:fill="auto"/>
          </w:tcPr>
          <w:p w14:paraId="60988E18" w14:textId="77777777" w:rsidR="00667BA9" w:rsidRPr="00D4120B" w:rsidRDefault="00667BA9" w:rsidP="008F7891">
            <w:pPr>
              <w:pStyle w:val="TableContent"/>
            </w:pPr>
            <w:r w:rsidRPr="00D4120B">
              <w:t>[0..</w:t>
            </w:r>
            <w:ins w:id="4706" w:author="Bob Yencha" w:date="2011-12-19T18:36:00Z">
              <w:r w:rsidR="00B138E0">
                <w:t>1</w:t>
              </w:r>
            </w:ins>
            <w:del w:id="4707" w:author="Bob Yencha" w:date="2011-12-19T18:36:00Z">
              <w:r w:rsidRPr="00D4120B" w:rsidDel="00B138E0">
                <w:delText>0</w:delText>
              </w:r>
            </w:del>
            <w:r w:rsidRPr="00D4120B">
              <w:t>]</w:t>
            </w:r>
          </w:p>
        </w:tc>
        <w:tc>
          <w:tcPr>
            <w:tcW w:w="810" w:type="dxa"/>
            <w:tcBorders>
              <w:top w:val="single" w:sz="12" w:space="0" w:color="CC3300"/>
              <w:bottom w:val="single" w:sz="12" w:space="0" w:color="CC3300"/>
            </w:tcBorders>
            <w:shd w:val="clear" w:color="auto" w:fill="auto"/>
          </w:tcPr>
          <w:p w14:paraId="57901F43" w14:textId="77777777" w:rsidR="00667BA9" w:rsidRPr="00D4120B" w:rsidRDefault="00667BA9" w:rsidP="008F7891">
            <w:pPr>
              <w:pStyle w:val="TableContent"/>
            </w:pPr>
            <w:r w:rsidRPr="00D4120B">
              <w:t>1..16</w:t>
            </w:r>
          </w:p>
        </w:tc>
        <w:tc>
          <w:tcPr>
            <w:tcW w:w="810" w:type="dxa"/>
            <w:tcBorders>
              <w:top w:val="single" w:sz="12" w:space="0" w:color="CC3300"/>
              <w:bottom w:val="single" w:sz="12" w:space="0" w:color="CC3300"/>
            </w:tcBorders>
            <w:shd w:val="clear" w:color="auto" w:fill="auto"/>
          </w:tcPr>
          <w:p w14:paraId="4F0C206F" w14:textId="77777777" w:rsidR="00667BA9" w:rsidRPr="00D4120B" w:rsidRDefault="00667BA9" w:rsidP="008F7891">
            <w:pPr>
              <w:pStyle w:val="TableContent"/>
            </w:pPr>
          </w:p>
        </w:tc>
        <w:tc>
          <w:tcPr>
            <w:tcW w:w="1260" w:type="dxa"/>
            <w:tcBorders>
              <w:top w:val="single" w:sz="12" w:space="0" w:color="CC3300"/>
              <w:bottom w:val="single" w:sz="12" w:space="0" w:color="CC3300"/>
            </w:tcBorders>
            <w:shd w:val="clear" w:color="auto" w:fill="auto"/>
          </w:tcPr>
          <w:p w14:paraId="1F452D06" w14:textId="77777777" w:rsidR="00667BA9" w:rsidRPr="00D4120B" w:rsidRDefault="00667BA9" w:rsidP="008F7891">
            <w:pPr>
              <w:pStyle w:val="TableContent"/>
            </w:pPr>
          </w:p>
        </w:tc>
        <w:tc>
          <w:tcPr>
            <w:tcW w:w="4793" w:type="dxa"/>
            <w:tcBorders>
              <w:top w:val="single" w:sz="12" w:space="0" w:color="CC3300"/>
              <w:bottom w:val="single" w:sz="12" w:space="0" w:color="CC3300"/>
            </w:tcBorders>
            <w:shd w:val="clear" w:color="auto" w:fill="auto"/>
          </w:tcPr>
          <w:p w14:paraId="3BDD0BD5" w14:textId="77777777" w:rsidR="00145BCA" w:rsidRDefault="00667BA9">
            <w:pPr>
              <w:pStyle w:val="TableContent"/>
              <w:tabs>
                <w:tab w:val="left" w:pos="3102"/>
              </w:tabs>
              <w:rPr>
                <w:lang w:eastAsia="de-DE"/>
              </w:rPr>
            </w:pPr>
            <w:del w:id="4708" w:author="Bob Yencha" w:date="2011-12-03T13:37:00Z">
              <w:r w:rsidRPr="00D4120B" w:rsidDel="000332E1">
                <w:delText>Not supported</w:delText>
              </w:r>
              <w:r w:rsidR="00400CF4" w:rsidDel="000332E1">
                <w:delText xml:space="preserve">. </w:delText>
              </w:r>
              <w:r w:rsidRPr="00D4120B" w:rsidDel="000332E1">
                <w:delText>See SPM-26</w:delText>
              </w:r>
            </w:del>
          </w:p>
        </w:tc>
      </w:tr>
      <w:tr w:rsidR="00667BA9" w:rsidRPr="00D4120B" w14:paraId="4251BB60" w14:textId="77777777">
        <w:trPr>
          <w:cantSplit/>
          <w:jc w:val="center"/>
        </w:trPr>
        <w:tc>
          <w:tcPr>
            <w:tcW w:w="659" w:type="dxa"/>
            <w:tcBorders>
              <w:top w:val="single" w:sz="12" w:space="0" w:color="CC3300"/>
            </w:tcBorders>
            <w:shd w:val="clear" w:color="auto" w:fill="auto"/>
          </w:tcPr>
          <w:p w14:paraId="0538160C" w14:textId="77777777" w:rsidR="00667BA9" w:rsidRPr="00D4120B" w:rsidRDefault="00667BA9" w:rsidP="008F7891">
            <w:pPr>
              <w:pStyle w:val="TableContent"/>
            </w:pPr>
            <w:r w:rsidRPr="00D4120B">
              <w:t>38</w:t>
            </w:r>
          </w:p>
        </w:tc>
        <w:tc>
          <w:tcPr>
            <w:tcW w:w="2245" w:type="dxa"/>
            <w:tcBorders>
              <w:top w:val="single" w:sz="12" w:space="0" w:color="CC3300"/>
            </w:tcBorders>
            <w:shd w:val="clear" w:color="auto" w:fill="auto"/>
          </w:tcPr>
          <w:p w14:paraId="53B27D03" w14:textId="77777777" w:rsidR="00667BA9" w:rsidRPr="00D4120B" w:rsidRDefault="00667BA9" w:rsidP="008F7891">
            <w:pPr>
              <w:pStyle w:val="TableContent"/>
            </w:pPr>
            <w:r w:rsidRPr="00D4120B">
              <w:t>Transport Logistics of Collected Sample</w:t>
            </w:r>
          </w:p>
        </w:tc>
        <w:tc>
          <w:tcPr>
            <w:tcW w:w="1080" w:type="dxa"/>
            <w:tcBorders>
              <w:top w:val="single" w:sz="12" w:space="0" w:color="CC3300"/>
            </w:tcBorders>
            <w:shd w:val="clear" w:color="auto" w:fill="auto"/>
          </w:tcPr>
          <w:p w14:paraId="0172ADD7" w14:textId="77777777" w:rsidR="00667BA9" w:rsidRPr="00D4120B" w:rsidRDefault="00667BA9" w:rsidP="008F7891">
            <w:pPr>
              <w:pStyle w:val="TableContent"/>
            </w:pPr>
            <w:r w:rsidRPr="00D4120B">
              <w:t>CWE</w:t>
            </w:r>
          </w:p>
        </w:tc>
        <w:tc>
          <w:tcPr>
            <w:tcW w:w="810" w:type="dxa"/>
            <w:tcBorders>
              <w:top w:val="single" w:sz="12" w:space="0" w:color="CC3300"/>
            </w:tcBorders>
            <w:shd w:val="clear" w:color="auto" w:fill="auto"/>
          </w:tcPr>
          <w:p w14:paraId="2783CB1A" w14:textId="77777777" w:rsidR="00667BA9" w:rsidRPr="00D4120B" w:rsidRDefault="00B138E0" w:rsidP="008F7891">
            <w:pPr>
              <w:pStyle w:val="TableContent"/>
            </w:pPr>
            <w:ins w:id="4709" w:author="Bob Yencha" w:date="2011-12-19T18:36:00Z">
              <w:r>
                <w:t>O</w:t>
              </w:r>
            </w:ins>
            <w:del w:id="4710" w:author="Bob Yencha" w:date="2011-12-19T18:36:00Z">
              <w:r w:rsidR="00667BA9" w:rsidRPr="00D4120B" w:rsidDel="00B138E0">
                <w:delText>X</w:delText>
              </w:r>
            </w:del>
          </w:p>
        </w:tc>
        <w:tc>
          <w:tcPr>
            <w:tcW w:w="1260" w:type="dxa"/>
            <w:tcBorders>
              <w:top w:val="single" w:sz="12" w:space="0" w:color="CC3300"/>
            </w:tcBorders>
            <w:shd w:val="clear" w:color="auto" w:fill="auto"/>
          </w:tcPr>
          <w:p w14:paraId="06136E8E" w14:textId="77777777" w:rsidR="00667BA9" w:rsidRPr="00D4120B" w:rsidRDefault="00667BA9" w:rsidP="008F7891">
            <w:pPr>
              <w:pStyle w:val="TableContent"/>
            </w:pPr>
            <w:r w:rsidRPr="00D4120B">
              <w:t>[0..</w:t>
            </w:r>
            <w:ins w:id="4711" w:author="Bob Yencha" w:date="2011-12-19T18:36:00Z">
              <w:r w:rsidR="00B138E0">
                <w:t>*</w:t>
              </w:r>
            </w:ins>
            <w:del w:id="4712" w:author="Bob Yencha" w:date="2011-12-19T18:36:00Z">
              <w:r w:rsidRPr="00D4120B" w:rsidDel="00B138E0">
                <w:delText>0</w:delText>
              </w:r>
            </w:del>
            <w:r w:rsidRPr="00D4120B">
              <w:t>]</w:t>
            </w:r>
          </w:p>
        </w:tc>
        <w:tc>
          <w:tcPr>
            <w:tcW w:w="810" w:type="dxa"/>
            <w:tcBorders>
              <w:top w:val="single" w:sz="12" w:space="0" w:color="CC3300"/>
              <w:bottom w:val="single" w:sz="12" w:space="0" w:color="CC3300"/>
            </w:tcBorders>
            <w:shd w:val="clear" w:color="auto" w:fill="auto"/>
          </w:tcPr>
          <w:p w14:paraId="3284EEDA" w14:textId="77777777" w:rsidR="00667BA9" w:rsidRPr="00D4120B" w:rsidRDefault="00667BA9" w:rsidP="008F7891">
            <w:pPr>
              <w:pStyle w:val="TableContent"/>
            </w:pPr>
          </w:p>
        </w:tc>
        <w:tc>
          <w:tcPr>
            <w:tcW w:w="810" w:type="dxa"/>
            <w:tcBorders>
              <w:top w:val="single" w:sz="12" w:space="0" w:color="CC3300"/>
              <w:bottom w:val="single" w:sz="12" w:space="0" w:color="CC3300"/>
            </w:tcBorders>
            <w:shd w:val="clear" w:color="auto" w:fill="auto"/>
          </w:tcPr>
          <w:p w14:paraId="30CBF84D" w14:textId="77777777" w:rsidR="00667BA9" w:rsidRPr="00D4120B" w:rsidRDefault="00667BA9" w:rsidP="008F7891">
            <w:pPr>
              <w:pStyle w:val="TableContent"/>
            </w:pPr>
          </w:p>
        </w:tc>
        <w:tc>
          <w:tcPr>
            <w:tcW w:w="1260" w:type="dxa"/>
            <w:tcBorders>
              <w:top w:val="single" w:sz="12" w:space="0" w:color="CC3300"/>
            </w:tcBorders>
            <w:shd w:val="clear" w:color="auto" w:fill="auto"/>
          </w:tcPr>
          <w:p w14:paraId="1C016EAA" w14:textId="77777777" w:rsidR="00667BA9" w:rsidRPr="00D4120B" w:rsidRDefault="00667BA9" w:rsidP="008F7891">
            <w:pPr>
              <w:pStyle w:val="TableContent"/>
            </w:pPr>
          </w:p>
        </w:tc>
        <w:tc>
          <w:tcPr>
            <w:tcW w:w="4793" w:type="dxa"/>
            <w:tcBorders>
              <w:top w:val="single" w:sz="12" w:space="0" w:color="CC3300"/>
            </w:tcBorders>
            <w:shd w:val="clear" w:color="auto" w:fill="auto"/>
          </w:tcPr>
          <w:p w14:paraId="7DFF32ED" w14:textId="77777777" w:rsidR="00145BCA" w:rsidRDefault="00667BA9">
            <w:pPr>
              <w:pStyle w:val="TableContent"/>
              <w:tabs>
                <w:tab w:val="center" w:pos="2376"/>
              </w:tabs>
              <w:rPr>
                <w:lang w:eastAsia="de-DE"/>
              </w:rPr>
            </w:pPr>
            <w:del w:id="4713" w:author="Bob Yencha" w:date="2011-12-03T13:37:00Z">
              <w:r w:rsidRPr="00D4120B" w:rsidDel="000332E1">
                <w:delText>Not supported.</w:delText>
              </w:r>
            </w:del>
          </w:p>
        </w:tc>
      </w:tr>
      <w:tr w:rsidR="00667BA9" w:rsidRPr="00D4120B" w14:paraId="6F37F449" w14:textId="77777777">
        <w:trPr>
          <w:cantSplit/>
          <w:jc w:val="center"/>
        </w:trPr>
        <w:tc>
          <w:tcPr>
            <w:tcW w:w="659" w:type="dxa"/>
            <w:tcBorders>
              <w:top w:val="single" w:sz="12" w:space="0" w:color="CC3300"/>
            </w:tcBorders>
            <w:shd w:val="clear" w:color="auto" w:fill="auto"/>
          </w:tcPr>
          <w:p w14:paraId="548E2B1D" w14:textId="77777777" w:rsidR="00667BA9" w:rsidRPr="00D4120B" w:rsidRDefault="00667BA9" w:rsidP="008F7891">
            <w:pPr>
              <w:pStyle w:val="TableContent"/>
            </w:pPr>
            <w:r w:rsidRPr="00D4120B">
              <w:t>39</w:t>
            </w:r>
          </w:p>
        </w:tc>
        <w:tc>
          <w:tcPr>
            <w:tcW w:w="2245" w:type="dxa"/>
            <w:tcBorders>
              <w:top w:val="single" w:sz="12" w:space="0" w:color="CC3300"/>
            </w:tcBorders>
            <w:shd w:val="clear" w:color="auto" w:fill="auto"/>
          </w:tcPr>
          <w:p w14:paraId="6D18DE2F" w14:textId="77777777" w:rsidR="00667BA9" w:rsidRPr="00D4120B" w:rsidRDefault="00667BA9" w:rsidP="008F7891">
            <w:pPr>
              <w:pStyle w:val="TableContent"/>
            </w:pPr>
            <w:r w:rsidRPr="00D4120B">
              <w:t xml:space="preserve">Collector's Comment </w:t>
            </w:r>
          </w:p>
        </w:tc>
        <w:tc>
          <w:tcPr>
            <w:tcW w:w="1080" w:type="dxa"/>
            <w:tcBorders>
              <w:top w:val="single" w:sz="12" w:space="0" w:color="CC3300"/>
            </w:tcBorders>
            <w:shd w:val="clear" w:color="auto" w:fill="auto"/>
          </w:tcPr>
          <w:p w14:paraId="6E10AB6E" w14:textId="77777777" w:rsidR="00667BA9" w:rsidRPr="00D4120B" w:rsidRDefault="00667BA9" w:rsidP="008F7891">
            <w:pPr>
              <w:pStyle w:val="TableContent"/>
            </w:pPr>
            <w:r w:rsidRPr="00D4120B">
              <w:t>CWE</w:t>
            </w:r>
          </w:p>
        </w:tc>
        <w:tc>
          <w:tcPr>
            <w:tcW w:w="810" w:type="dxa"/>
            <w:tcBorders>
              <w:top w:val="single" w:sz="12" w:space="0" w:color="CC3300"/>
            </w:tcBorders>
            <w:shd w:val="clear" w:color="auto" w:fill="auto"/>
          </w:tcPr>
          <w:p w14:paraId="108D8CA1" w14:textId="77777777" w:rsidR="00667BA9" w:rsidRPr="00D4120B" w:rsidRDefault="00667BA9" w:rsidP="008F7891">
            <w:pPr>
              <w:pStyle w:val="TableContent"/>
            </w:pPr>
            <w:r w:rsidRPr="00D4120B">
              <w:t>O</w:t>
            </w:r>
          </w:p>
        </w:tc>
        <w:tc>
          <w:tcPr>
            <w:tcW w:w="1260" w:type="dxa"/>
            <w:tcBorders>
              <w:top w:val="single" w:sz="12" w:space="0" w:color="CC3300"/>
            </w:tcBorders>
            <w:shd w:val="clear" w:color="auto" w:fill="auto"/>
          </w:tcPr>
          <w:p w14:paraId="2158C519" w14:textId="77777777" w:rsidR="00667BA9" w:rsidRPr="00D4120B" w:rsidRDefault="00667BA9" w:rsidP="008F7891">
            <w:pPr>
              <w:pStyle w:val="TableContent"/>
            </w:pPr>
            <w:r w:rsidRPr="00D4120B">
              <w:t>[0..*]</w:t>
            </w:r>
          </w:p>
        </w:tc>
        <w:tc>
          <w:tcPr>
            <w:tcW w:w="810" w:type="dxa"/>
            <w:tcBorders>
              <w:top w:val="single" w:sz="12" w:space="0" w:color="CC3300"/>
            </w:tcBorders>
            <w:shd w:val="clear" w:color="auto" w:fill="auto"/>
          </w:tcPr>
          <w:p w14:paraId="658E03EE" w14:textId="77777777" w:rsidR="00667BA9" w:rsidRPr="00D4120B" w:rsidRDefault="00667BA9" w:rsidP="008F7891">
            <w:pPr>
              <w:pStyle w:val="TableContent"/>
            </w:pPr>
          </w:p>
        </w:tc>
        <w:tc>
          <w:tcPr>
            <w:tcW w:w="810" w:type="dxa"/>
            <w:tcBorders>
              <w:top w:val="single" w:sz="12" w:space="0" w:color="CC3300"/>
            </w:tcBorders>
            <w:shd w:val="clear" w:color="auto" w:fill="auto"/>
          </w:tcPr>
          <w:p w14:paraId="1439B5FA" w14:textId="77777777" w:rsidR="00667BA9" w:rsidRPr="00D4120B" w:rsidRDefault="00667BA9" w:rsidP="008F7891">
            <w:pPr>
              <w:pStyle w:val="TableContent"/>
            </w:pPr>
          </w:p>
        </w:tc>
        <w:tc>
          <w:tcPr>
            <w:tcW w:w="1260" w:type="dxa"/>
            <w:tcBorders>
              <w:top w:val="single" w:sz="12" w:space="0" w:color="CC3300"/>
            </w:tcBorders>
            <w:shd w:val="clear" w:color="auto" w:fill="auto"/>
          </w:tcPr>
          <w:p w14:paraId="0506FC9C" w14:textId="77777777" w:rsidR="00667BA9" w:rsidRPr="00D4120B" w:rsidRDefault="00667BA9" w:rsidP="008F7891">
            <w:pPr>
              <w:pStyle w:val="TableContent"/>
            </w:pPr>
            <w:del w:id="4714" w:author="Bob Yencha" w:date="2011-11-29T10:06:00Z">
              <w:r w:rsidRPr="00D4120B" w:rsidDel="000348C8">
                <w:delText>Local</w:delText>
              </w:r>
            </w:del>
          </w:p>
        </w:tc>
        <w:tc>
          <w:tcPr>
            <w:tcW w:w="4793" w:type="dxa"/>
            <w:tcBorders>
              <w:top w:val="single" w:sz="12" w:space="0" w:color="CC3300"/>
            </w:tcBorders>
            <w:shd w:val="clear" w:color="auto" w:fill="auto"/>
          </w:tcPr>
          <w:p w14:paraId="78159667" w14:textId="77777777" w:rsidR="00667BA9" w:rsidRPr="00D4120B" w:rsidRDefault="00667BA9" w:rsidP="008F7891">
            <w:pPr>
              <w:pStyle w:val="TableContent"/>
            </w:pPr>
          </w:p>
        </w:tc>
      </w:tr>
      <w:tr w:rsidR="00667BA9" w:rsidRPr="00D4120B" w14:paraId="7B533F7C" w14:textId="77777777">
        <w:trPr>
          <w:cantSplit/>
          <w:jc w:val="center"/>
        </w:trPr>
        <w:tc>
          <w:tcPr>
            <w:tcW w:w="659" w:type="dxa"/>
            <w:tcBorders>
              <w:top w:val="single" w:sz="12" w:space="0" w:color="CC3300"/>
            </w:tcBorders>
            <w:shd w:val="clear" w:color="auto" w:fill="auto"/>
          </w:tcPr>
          <w:p w14:paraId="50A392EC" w14:textId="77777777" w:rsidR="00667BA9" w:rsidRPr="00D4120B" w:rsidRDefault="00667BA9" w:rsidP="008F7891">
            <w:pPr>
              <w:pStyle w:val="TableContent"/>
            </w:pPr>
            <w:r w:rsidRPr="00D4120B">
              <w:t>40</w:t>
            </w:r>
          </w:p>
        </w:tc>
        <w:tc>
          <w:tcPr>
            <w:tcW w:w="2245" w:type="dxa"/>
            <w:tcBorders>
              <w:top w:val="single" w:sz="12" w:space="0" w:color="CC3300"/>
            </w:tcBorders>
            <w:shd w:val="clear" w:color="auto" w:fill="auto"/>
          </w:tcPr>
          <w:p w14:paraId="2E48520F" w14:textId="77777777" w:rsidR="00667BA9" w:rsidRPr="00D4120B" w:rsidRDefault="00667BA9" w:rsidP="008F7891">
            <w:pPr>
              <w:pStyle w:val="TableContent"/>
            </w:pPr>
            <w:r w:rsidRPr="00D4120B">
              <w:t>Transport Arrangement Responsibility</w:t>
            </w:r>
          </w:p>
        </w:tc>
        <w:tc>
          <w:tcPr>
            <w:tcW w:w="1080" w:type="dxa"/>
            <w:tcBorders>
              <w:top w:val="single" w:sz="12" w:space="0" w:color="CC3300"/>
            </w:tcBorders>
            <w:shd w:val="clear" w:color="auto" w:fill="auto"/>
          </w:tcPr>
          <w:p w14:paraId="2780D9A0" w14:textId="77777777" w:rsidR="00667BA9" w:rsidRPr="00D4120B" w:rsidRDefault="00667BA9" w:rsidP="008F7891">
            <w:pPr>
              <w:pStyle w:val="TableContent"/>
            </w:pPr>
            <w:r w:rsidRPr="00D4120B">
              <w:t>CWE</w:t>
            </w:r>
          </w:p>
        </w:tc>
        <w:tc>
          <w:tcPr>
            <w:tcW w:w="810" w:type="dxa"/>
            <w:tcBorders>
              <w:top w:val="single" w:sz="12" w:space="0" w:color="CC3300"/>
            </w:tcBorders>
            <w:shd w:val="clear" w:color="auto" w:fill="auto"/>
          </w:tcPr>
          <w:p w14:paraId="1529903E" w14:textId="77777777" w:rsidR="00667BA9" w:rsidRPr="00D4120B" w:rsidRDefault="00B138E0" w:rsidP="008F7891">
            <w:pPr>
              <w:pStyle w:val="TableContent"/>
            </w:pPr>
            <w:ins w:id="4715" w:author="Bob Yencha" w:date="2011-12-19T18:36:00Z">
              <w:r>
                <w:t>O</w:t>
              </w:r>
            </w:ins>
            <w:del w:id="4716" w:author="Bob Yencha" w:date="2011-12-19T18:36:00Z">
              <w:r w:rsidR="00667BA9" w:rsidRPr="00D4120B" w:rsidDel="00B138E0">
                <w:delText>X</w:delText>
              </w:r>
            </w:del>
          </w:p>
        </w:tc>
        <w:tc>
          <w:tcPr>
            <w:tcW w:w="1260" w:type="dxa"/>
            <w:tcBorders>
              <w:top w:val="single" w:sz="12" w:space="0" w:color="CC3300"/>
            </w:tcBorders>
            <w:shd w:val="clear" w:color="auto" w:fill="auto"/>
          </w:tcPr>
          <w:p w14:paraId="768F4814" w14:textId="77777777" w:rsidR="00667BA9" w:rsidRPr="00D4120B" w:rsidRDefault="00667BA9" w:rsidP="008F7891">
            <w:pPr>
              <w:pStyle w:val="TableContent"/>
            </w:pPr>
            <w:r w:rsidRPr="00D4120B">
              <w:t>[0..</w:t>
            </w:r>
            <w:ins w:id="4717" w:author="Bob Yencha" w:date="2011-12-19T18:36:00Z">
              <w:r w:rsidR="00B138E0">
                <w:t>1</w:t>
              </w:r>
            </w:ins>
            <w:del w:id="4718" w:author="Bob Yencha" w:date="2011-12-19T18:36:00Z">
              <w:r w:rsidRPr="00D4120B" w:rsidDel="00B138E0">
                <w:delText>0</w:delText>
              </w:r>
            </w:del>
            <w:r w:rsidRPr="00D4120B">
              <w:t>]</w:t>
            </w:r>
          </w:p>
        </w:tc>
        <w:tc>
          <w:tcPr>
            <w:tcW w:w="810" w:type="dxa"/>
            <w:tcBorders>
              <w:top w:val="single" w:sz="12" w:space="0" w:color="CC3300"/>
            </w:tcBorders>
            <w:shd w:val="clear" w:color="auto" w:fill="auto"/>
          </w:tcPr>
          <w:p w14:paraId="71CD11E3" w14:textId="77777777" w:rsidR="00667BA9" w:rsidRPr="00D4120B" w:rsidRDefault="00667BA9" w:rsidP="008F7891">
            <w:pPr>
              <w:pStyle w:val="TableContent"/>
            </w:pPr>
          </w:p>
        </w:tc>
        <w:tc>
          <w:tcPr>
            <w:tcW w:w="810" w:type="dxa"/>
            <w:tcBorders>
              <w:top w:val="single" w:sz="12" w:space="0" w:color="CC3300"/>
            </w:tcBorders>
            <w:shd w:val="clear" w:color="auto" w:fill="auto"/>
          </w:tcPr>
          <w:p w14:paraId="63341D96" w14:textId="77777777" w:rsidR="00667BA9" w:rsidRPr="00D4120B" w:rsidRDefault="00667BA9" w:rsidP="008F7891">
            <w:pPr>
              <w:pStyle w:val="TableContent"/>
            </w:pPr>
          </w:p>
        </w:tc>
        <w:tc>
          <w:tcPr>
            <w:tcW w:w="1260" w:type="dxa"/>
            <w:tcBorders>
              <w:top w:val="single" w:sz="12" w:space="0" w:color="CC3300"/>
            </w:tcBorders>
            <w:shd w:val="clear" w:color="auto" w:fill="auto"/>
          </w:tcPr>
          <w:p w14:paraId="615FE187" w14:textId="77777777" w:rsidR="00667BA9" w:rsidRPr="00D4120B" w:rsidRDefault="00667BA9" w:rsidP="008F7891">
            <w:pPr>
              <w:pStyle w:val="TableContent"/>
            </w:pPr>
          </w:p>
        </w:tc>
        <w:tc>
          <w:tcPr>
            <w:tcW w:w="4793" w:type="dxa"/>
            <w:tcBorders>
              <w:top w:val="single" w:sz="12" w:space="0" w:color="CC3300"/>
            </w:tcBorders>
            <w:shd w:val="clear" w:color="auto" w:fill="auto"/>
          </w:tcPr>
          <w:p w14:paraId="365BD04F" w14:textId="77777777" w:rsidR="00667BA9" w:rsidRPr="00D4120B" w:rsidRDefault="00667BA9" w:rsidP="008F7891">
            <w:pPr>
              <w:pStyle w:val="TableContent"/>
            </w:pPr>
            <w:del w:id="4719" w:author="Bob Yencha" w:date="2011-12-03T13:37:00Z">
              <w:r w:rsidRPr="00D4120B" w:rsidDel="000332E1">
                <w:delText>Not supported.</w:delText>
              </w:r>
            </w:del>
          </w:p>
        </w:tc>
      </w:tr>
      <w:tr w:rsidR="00667BA9" w:rsidRPr="00D4120B" w14:paraId="41594388" w14:textId="77777777">
        <w:trPr>
          <w:cantSplit/>
          <w:jc w:val="center"/>
        </w:trPr>
        <w:tc>
          <w:tcPr>
            <w:tcW w:w="659" w:type="dxa"/>
            <w:tcBorders>
              <w:top w:val="single" w:sz="12" w:space="0" w:color="CC3300"/>
            </w:tcBorders>
            <w:shd w:val="clear" w:color="auto" w:fill="auto"/>
          </w:tcPr>
          <w:p w14:paraId="43B7819E" w14:textId="77777777" w:rsidR="00667BA9" w:rsidRPr="00D4120B" w:rsidRDefault="00667BA9" w:rsidP="008F7891">
            <w:pPr>
              <w:pStyle w:val="TableContent"/>
            </w:pPr>
            <w:r w:rsidRPr="00D4120B">
              <w:t>41</w:t>
            </w:r>
          </w:p>
        </w:tc>
        <w:tc>
          <w:tcPr>
            <w:tcW w:w="2245" w:type="dxa"/>
            <w:tcBorders>
              <w:top w:val="single" w:sz="12" w:space="0" w:color="CC3300"/>
            </w:tcBorders>
            <w:shd w:val="clear" w:color="auto" w:fill="auto"/>
          </w:tcPr>
          <w:p w14:paraId="71F450C1" w14:textId="77777777" w:rsidR="00667BA9" w:rsidRPr="00D4120B" w:rsidRDefault="00667BA9" w:rsidP="008F7891">
            <w:pPr>
              <w:pStyle w:val="TableContent"/>
            </w:pPr>
            <w:r w:rsidRPr="00D4120B">
              <w:t>Transport Arranged</w:t>
            </w:r>
          </w:p>
        </w:tc>
        <w:tc>
          <w:tcPr>
            <w:tcW w:w="1080" w:type="dxa"/>
            <w:tcBorders>
              <w:top w:val="single" w:sz="12" w:space="0" w:color="CC3300"/>
            </w:tcBorders>
            <w:shd w:val="clear" w:color="auto" w:fill="auto"/>
          </w:tcPr>
          <w:p w14:paraId="44CAEB75" w14:textId="77777777" w:rsidR="00667BA9" w:rsidRPr="00D4120B" w:rsidRDefault="00667BA9" w:rsidP="008F7891">
            <w:pPr>
              <w:pStyle w:val="TableContent"/>
            </w:pPr>
            <w:r w:rsidRPr="00D4120B">
              <w:t>ID</w:t>
            </w:r>
          </w:p>
        </w:tc>
        <w:tc>
          <w:tcPr>
            <w:tcW w:w="810" w:type="dxa"/>
            <w:tcBorders>
              <w:top w:val="single" w:sz="12" w:space="0" w:color="CC3300"/>
            </w:tcBorders>
            <w:shd w:val="clear" w:color="auto" w:fill="auto"/>
          </w:tcPr>
          <w:p w14:paraId="37B7BE59" w14:textId="77777777" w:rsidR="00667BA9" w:rsidRPr="00D4120B" w:rsidRDefault="00B138E0" w:rsidP="008F7891">
            <w:pPr>
              <w:pStyle w:val="TableContent"/>
            </w:pPr>
            <w:ins w:id="4720" w:author="Bob Yencha" w:date="2011-12-19T18:36:00Z">
              <w:r>
                <w:t>O</w:t>
              </w:r>
            </w:ins>
            <w:del w:id="4721" w:author="Bob Yencha" w:date="2011-12-19T18:36:00Z">
              <w:r w:rsidR="00667BA9" w:rsidRPr="00D4120B" w:rsidDel="00B138E0">
                <w:delText>X</w:delText>
              </w:r>
            </w:del>
          </w:p>
        </w:tc>
        <w:tc>
          <w:tcPr>
            <w:tcW w:w="1260" w:type="dxa"/>
            <w:tcBorders>
              <w:top w:val="single" w:sz="12" w:space="0" w:color="CC3300"/>
            </w:tcBorders>
            <w:shd w:val="clear" w:color="auto" w:fill="auto"/>
          </w:tcPr>
          <w:p w14:paraId="1F0E23D1" w14:textId="77777777" w:rsidR="00667BA9" w:rsidRPr="00D4120B" w:rsidRDefault="00667BA9" w:rsidP="008F7891">
            <w:pPr>
              <w:pStyle w:val="TableContent"/>
            </w:pPr>
            <w:r w:rsidRPr="00D4120B">
              <w:t>[0..</w:t>
            </w:r>
            <w:ins w:id="4722" w:author="Bob Yencha" w:date="2011-12-19T18:36:00Z">
              <w:r w:rsidR="00B138E0">
                <w:t>1</w:t>
              </w:r>
            </w:ins>
            <w:del w:id="4723" w:author="Bob Yencha" w:date="2011-12-19T18:36:00Z">
              <w:r w:rsidRPr="00D4120B" w:rsidDel="00B138E0">
                <w:delText>0</w:delText>
              </w:r>
            </w:del>
            <w:r w:rsidRPr="00D4120B">
              <w:t>]</w:t>
            </w:r>
          </w:p>
        </w:tc>
        <w:tc>
          <w:tcPr>
            <w:tcW w:w="810" w:type="dxa"/>
            <w:tcBorders>
              <w:top w:val="single" w:sz="12" w:space="0" w:color="CC3300"/>
            </w:tcBorders>
            <w:shd w:val="clear" w:color="auto" w:fill="auto"/>
          </w:tcPr>
          <w:p w14:paraId="7C80C756" w14:textId="77777777" w:rsidR="00667BA9" w:rsidRPr="00D4120B" w:rsidRDefault="00667BA9" w:rsidP="008F7891">
            <w:pPr>
              <w:pStyle w:val="TableContent"/>
            </w:pPr>
            <w:r w:rsidRPr="00D4120B">
              <w:t>1..1</w:t>
            </w:r>
          </w:p>
        </w:tc>
        <w:tc>
          <w:tcPr>
            <w:tcW w:w="810" w:type="dxa"/>
            <w:tcBorders>
              <w:top w:val="single" w:sz="12" w:space="0" w:color="CC3300"/>
            </w:tcBorders>
            <w:shd w:val="clear" w:color="auto" w:fill="auto"/>
          </w:tcPr>
          <w:p w14:paraId="736C3A35" w14:textId="77777777" w:rsidR="00667BA9" w:rsidRPr="00D4120B" w:rsidRDefault="00667BA9" w:rsidP="008F7891">
            <w:pPr>
              <w:pStyle w:val="TableContent"/>
            </w:pPr>
          </w:p>
        </w:tc>
        <w:tc>
          <w:tcPr>
            <w:tcW w:w="1260" w:type="dxa"/>
            <w:tcBorders>
              <w:top w:val="single" w:sz="12" w:space="0" w:color="CC3300"/>
            </w:tcBorders>
            <w:shd w:val="clear" w:color="auto" w:fill="auto"/>
          </w:tcPr>
          <w:p w14:paraId="1A01E8C9" w14:textId="77777777" w:rsidR="00667BA9" w:rsidRPr="00D4120B" w:rsidRDefault="00667BA9" w:rsidP="008F7891">
            <w:pPr>
              <w:pStyle w:val="TableContent"/>
            </w:pPr>
          </w:p>
        </w:tc>
        <w:tc>
          <w:tcPr>
            <w:tcW w:w="4793" w:type="dxa"/>
            <w:tcBorders>
              <w:top w:val="single" w:sz="12" w:space="0" w:color="CC3300"/>
            </w:tcBorders>
            <w:shd w:val="clear" w:color="auto" w:fill="auto"/>
          </w:tcPr>
          <w:p w14:paraId="564C1F4A" w14:textId="77777777" w:rsidR="00667BA9" w:rsidRPr="00D4120B" w:rsidRDefault="00667BA9" w:rsidP="008F7891">
            <w:pPr>
              <w:pStyle w:val="TableContent"/>
            </w:pPr>
            <w:del w:id="4724" w:author="Bob Yencha" w:date="2011-12-03T13:37:00Z">
              <w:r w:rsidRPr="00D4120B" w:rsidDel="000332E1">
                <w:delText>Not supported.</w:delText>
              </w:r>
            </w:del>
          </w:p>
        </w:tc>
      </w:tr>
      <w:tr w:rsidR="00667BA9" w:rsidRPr="00D4120B" w14:paraId="13B89FF2" w14:textId="77777777">
        <w:trPr>
          <w:cantSplit/>
          <w:jc w:val="center"/>
        </w:trPr>
        <w:tc>
          <w:tcPr>
            <w:tcW w:w="659" w:type="dxa"/>
            <w:tcBorders>
              <w:top w:val="single" w:sz="12" w:space="0" w:color="CC3300"/>
            </w:tcBorders>
            <w:shd w:val="clear" w:color="auto" w:fill="auto"/>
          </w:tcPr>
          <w:p w14:paraId="18809698" w14:textId="77777777" w:rsidR="00667BA9" w:rsidRPr="00D4120B" w:rsidRDefault="00667BA9" w:rsidP="008F7891">
            <w:pPr>
              <w:pStyle w:val="TableContent"/>
            </w:pPr>
            <w:r w:rsidRPr="00D4120B">
              <w:t>42</w:t>
            </w:r>
          </w:p>
        </w:tc>
        <w:tc>
          <w:tcPr>
            <w:tcW w:w="2245" w:type="dxa"/>
            <w:tcBorders>
              <w:top w:val="single" w:sz="12" w:space="0" w:color="CC3300"/>
            </w:tcBorders>
            <w:shd w:val="clear" w:color="auto" w:fill="auto"/>
          </w:tcPr>
          <w:p w14:paraId="181E050F" w14:textId="77777777" w:rsidR="00667BA9" w:rsidRPr="00D4120B" w:rsidRDefault="00667BA9" w:rsidP="008F7891">
            <w:pPr>
              <w:pStyle w:val="TableContent"/>
            </w:pPr>
            <w:r w:rsidRPr="00D4120B">
              <w:t>Escort Required</w:t>
            </w:r>
          </w:p>
        </w:tc>
        <w:tc>
          <w:tcPr>
            <w:tcW w:w="1080" w:type="dxa"/>
            <w:tcBorders>
              <w:top w:val="single" w:sz="12" w:space="0" w:color="CC3300"/>
            </w:tcBorders>
            <w:shd w:val="clear" w:color="auto" w:fill="auto"/>
          </w:tcPr>
          <w:p w14:paraId="52B4E0FF" w14:textId="77777777" w:rsidR="00667BA9" w:rsidRPr="00D4120B" w:rsidRDefault="00667BA9" w:rsidP="008F7891">
            <w:pPr>
              <w:pStyle w:val="TableContent"/>
            </w:pPr>
            <w:r w:rsidRPr="00D4120B">
              <w:t>ID</w:t>
            </w:r>
          </w:p>
        </w:tc>
        <w:tc>
          <w:tcPr>
            <w:tcW w:w="810" w:type="dxa"/>
            <w:tcBorders>
              <w:top w:val="single" w:sz="12" w:space="0" w:color="CC3300"/>
            </w:tcBorders>
            <w:shd w:val="clear" w:color="auto" w:fill="auto"/>
          </w:tcPr>
          <w:p w14:paraId="00287A98" w14:textId="77777777" w:rsidR="00667BA9" w:rsidRPr="00D4120B" w:rsidRDefault="00B138E0" w:rsidP="008F7891">
            <w:pPr>
              <w:pStyle w:val="TableContent"/>
            </w:pPr>
            <w:ins w:id="4725" w:author="Bob Yencha" w:date="2011-12-19T18:36:00Z">
              <w:r>
                <w:t>O</w:t>
              </w:r>
            </w:ins>
            <w:del w:id="4726" w:author="Bob Yencha" w:date="2011-12-19T18:36:00Z">
              <w:r w:rsidR="00667BA9" w:rsidRPr="00D4120B" w:rsidDel="00B138E0">
                <w:delText>X</w:delText>
              </w:r>
            </w:del>
          </w:p>
        </w:tc>
        <w:tc>
          <w:tcPr>
            <w:tcW w:w="1260" w:type="dxa"/>
            <w:tcBorders>
              <w:top w:val="single" w:sz="12" w:space="0" w:color="CC3300"/>
            </w:tcBorders>
            <w:shd w:val="clear" w:color="auto" w:fill="auto"/>
          </w:tcPr>
          <w:p w14:paraId="2BF3D889" w14:textId="77777777" w:rsidR="00667BA9" w:rsidRPr="00D4120B" w:rsidRDefault="00667BA9" w:rsidP="008F7891">
            <w:pPr>
              <w:pStyle w:val="TableContent"/>
            </w:pPr>
            <w:r w:rsidRPr="00D4120B">
              <w:t>[0..</w:t>
            </w:r>
            <w:ins w:id="4727" w:author="Bob Yencha" w:date="2011-12-19T18:36:00Z">
              <w:r w:rsidR="00B138E0">
                <w:t>1</w:t>
              </w:r>
            </w:ins>
            <w:del w:id="4728" w:author="Bob Yencha" w:date="2011-12-19T18:36:00Z">
              <w:r w:rsidRPr="00D4120B" w:rsidDel="00B138E0">
                <w:delText>0</w:delText>
              </w:r>
            </w:del>
            <w:r w:rsidRPr="00D4120B">
              <w:t>]</w:t>
            </w:r>
          </w:p>
        </w:tc>
        <w:tc>
          <w:tcPr>
            <w:tcW w:w="810" w:type="dxa"/>
            <w:tcBorders>
              <w:top w:val="single" w:sz="12" w:space="0" w:color="CC3300"/>
            </w:tcBorders>
            <w:shd w:val="clear" w:color="auto" w:fill="auto"/>
          </w:tcPr>
          <w:p w14:paraId="44C6C5E7" w14:textId="77777777" w:rsidR="00667BA9" w:rsidRPr="00D4120B" w:rsidRDefault="00667BA9" w:rsidP="008F7891">
            <w:pPr>
              <w:pStyle w:val="TableContent"/>
            </w:pPr>
            <w:r w:rsidRPr="00D4120B">
              <w:t>1..1</w:t>
            </w:r>
          </w:p>
        </w:tc>
        <w:tc>
          <w:tcPr>
            <w:tcW w:w="810" w:type="dxa"/>
            <w:tcBorders>
              <w:top w:val="single" w:sz="12" w:space="0" w:color="CC3300"/>
            </w:tcBorders>
            <w:shd w:val="clear" w:color="auto" w:fill="auto"/>
          </w:tcPr>
          <w:p w14:paraId="18A317BF" w14:textId="77777777" w:rsidR="00667BA9" w:rsidRPr="00D4120B" w:rsidRDefault="00667BA9" w:rsidP="008F7891">
            <w:pPr>
              <w:pStyle w:val="TableContent"/>
            </w:pPr>
          </w:p>
        </w:tc>
        <w:tc>
          <w:tcPr>
            <w:tcW w:w="1260" w:type="dxa"/>
            <w:tcBorders>
              <w:top w:val="single" w:sz="12" w:space="0" w:color="CC3300"/>
            </w:tcBorders>
            <w:shd w:val="clear" w:color="auto" w:fill="auto"/>
          </w:tcPr>
          <w:p w14:paraId="43D2B249" w14:textId="77777777" w:rsidR="00667BA9" w:rsidRPr="00D4120B" w:rsidRDefault="00667BA9" w:rsidP="008F7891">
            <w:pPr>
              <w:pStyle w:val="TableContent"/>
            </w:pPr>
          </w:p>
        </w:tc>
        <w:tc>
          <w:tcPr>
            <w:tcW w:w="4793" w:type="dxa"/>
            <w:tcBorders>
              <w:top w:val="single" w:sz="12" w:space="0" w:color="CC3300"/>
            </w:tcBorders>
            <w:shd w:val="clear" w:color="auto" w:fill="auto"/>
          </w:tcPr>
          <w:p w14:paraId="050E6155" w14:textId="77777777" w:rsidR="00667BA9" w:rsidRPr="00D4120B" w:rsidRDefault="00667BA9" w:rsidP="008F7891">
            <w:pPr>
              <w:pStyle w:val="TableContent"/>
            </w:pPr>
            <w:del w:id="4729" w:author="Bob Yencha" w:date="2011-12-03T13:37:00Z">
              <w:r w:rsidRPr="00D4120B" w:rsidDel="000332E1">
                <w:delText>Not supported.</w:delText>
              </w:r>
            </w:del>
          </w:p>
        </w:tc>
      </w:tr>
      <w:tr w:rsidR="00667BA9" w:rsidRPr="00D4120B" w14:paraId="52108A10" w14:textId="77777777">
        <w:trPr>
          <w:cantSplit/>
          <w:jc w:val="center"/>
        </w:trPr>
        <w:tc>
          <w:tcPr>
            <w:tcW w:w="659" w:type="dxa"/>
            <w:tcBorders>
              <w:top w:val="single" w:sz="12" w:space="0" w:color="CC3300"/>
            </w:tcBorders>
            <w:shd w:val="clear" w:color="auto" w:fill="auto"/>
          </w:tcPr>
          <w:p w14:paraId="2CDCC4E2" w14:textId="77777777" w:rsidR="00667BA9" w:rsidRPr="00D4120B" w:rsidRDefault="00667BA9" w:rsidP="008F7891">
            <w:pPr>
              <w:pStyle w:val="TableContent"/>
            </w:pPr>
            <w:r w:rsidRPr="00D4120B">
              <w:t>43</w:t>
            </w:r>
          </w:p>
        </w:tc>
        <w:tc>
          <w:tcPr>
            <w:tcW w:w="2245" w:type="dxa"/>
            <w:tcBorders>
              <w:top w:val="single" w:sz="12" w:space="0" w:color="CC3300"/>
            </w:tcBorders>
            <w:shd w:val="clear" w:color="auto" w:fill="auto"/>
          </w:tcPr>
          <w:p w14:paraId="2C79CDE5" w14:textId="77777777" w:rsidR="00667BA9" w:rsidRPr="00D4120B" w:rsidRDefault="00667BA9" w:rsidP="008F7891">
            <w:pPr>
              <w:pStyle w:val="TableContent"/>
            </w:pPr>
            <w:r w:rsidRPr="00D4120B">
              <w:t>Planned Patient Transport Comment</w:t>
            </w:r>
          </w:p>
        </w:tc>
        <w:tc>
          <w:tcPr>
            <w:tcW w:w="1080" w:type="dxa"/>
            <w:tcBorders>
              <w:top w:val="single" w:sz="12" w:space="0" w:color="CC3300"/>
            </w:tcBorders>
            <w:shd w:val="clear" w:color="auto" w:fill="auto"/>
          </w:tcPr>
          <w:p w14:paraId="57DCA215" w14:textId="77777777" w:rsidR="00667BA9" w:rsidRPr="00D4120B" w:rsidRDefault="00667BA9" w:rsidP="008F7891">
            <w:pPr>
              <w:pStyle w:val="TableContent"/>
            </w:pPr>
            <w:r w:rsidRPr="00D4120B">
              <w:t>CWE</w:t>
            </w:r>
          </w:p>
        </w:tc>
        <w:tc>
          <w:tcPr>
            <w:tcW w:w="810" w:type="dxa"/>
            <w:tcBorders>
              <w:top w:val="single" w:sz="12" w:space="0" w:color="CC3300"/>
            </w:tcBorders>
            <w:shd w:val="clear" w:color="auto" w:fill="auto"/>
          </w:tcPr>
          <w:p w14:paraId="4642DBF1" w14:textId="77777777" w:rsidR="00667BA9" w:rsidRPr="00D4120B" w:rsidRDefault="00B138E0" w:rsidP="008F7891">
            <w:pPr>
              <w:pStyle w:val="TableContent"/>
            </w:pPr>
            <w:ins w:id="4730" w:author="Bob Yencha" w:date="2011-12-19T18:37:00Z">
              <w:r>
                <w:t>O</w:t>
              </w:r>
            </w:ins>
            <w:del w:id="4731" w:author="Bob Yencha" w:date="2011-12-19T18:37:00Z">
              <w:r w:rsidR="00667BA9" w:rsidRPr="00D4120B" w:rsidDel="00B138E0">
                <w:delText>X</w:delText>
              </w:r>
            </w:del>
          </w:p>
        </w:tc>
        <w:tc>
          <w:tcPr>
            <w:tcW w:w="1260" w:type="dxa"/>
            <w:tcBorders>
              <w:top w:val="single" w:sz="12" w:space="0" w:color="CC3300"/>
            </w:tcBorders>
            <w:shd w:val="clear" w:color="auto" w:fill="auto"/>
          </w:tcPr>
          <w:p w14:paraId="0DFC7E00" w14:textId="77777777" w:rsidR="00667BA9" w:rsidRPr="00D4120B" w:rsidRDefault="00667BA9" w:rsidP="008F7891">
            <w:pPr>
              <w:pStyle w:val="TableContent"/>
            </w:pPr>
            <w:r w:rsidRPr="00D4120B">
              <w:t>[0..</w:t>
            </w:r>
            <w:ins w:id="4732" w:author="Bob Yencha" w:date="2011-12-19T18:37:00Z">
              <w:r w:rsidR="004D5754">
                <w:t>*</w:t>
              </w:r>
            </w:ins>
            <w:del w:id="4733" w:author="Bob Yencha" w:date="2011-12-19T18:37:00Z">
              <w:r w:rsidRPr="00D4120B" w:rsidDel="004D5754">
                <w:delText>0</w:delText>
              </w:r>
            </w:del>
            <w:r w:rsidRPr="00D4120B">
              <w:t>]</w:t>
            </w:r>
          </w:p>
        </w:tc>
        <w:tc>
          <w:tcPr>
            <w:tcW w:w="810" w:type="dxa"/>
            <w:tcBorders>
              <w:top w:val="single" w:sz="12" w:space="0" w:color="CC3300"/>
              <w:bottom w:val="single" w:sz="12" w:space="0" w:color="CC3300"/>
            </w:tcBorders>
            <w:shd w:val="clear" w:color="auto" w:fill="auto"/>
          </w:tcPr>
          <w:p w14:paraId="2A7A8A7C" w14:textId="77777777" w:rsidR="00667BA9" w:rsidRPr="00D4120B" w:rsidRDefault="00667BA9" w:rsidP="008F7891">
            <w:pPr>
              <w:pStyle w:val="TableContent"/>
            </w:pPr>
          </w:p>
        </w:tc>
        <w:tc>
          <w:tcPr>
            <w:tcW w:w="810" w:type="dxa"/>
            <w:tcBorders>
              <w:top w:val="single" w:sz="12" w:space="0" w:color="CC3300"/>
              <w:bottom w:val="single" w:sz="12" w:space="0" w:color="CC3300"/>
            </w:tcBorders>
            <w:shd w:val="clear" w:color="auto" w:fill="auto"/>
          </w:tcPr>
          <w:p w14:paraId="3A1F91A3" w14:textId="77777777" w:rsidR="00667BA9" w:rsidRPr="00D4120B" w:rsidRDefault="00667BA9" w:rsidP="008F7891">
            <w:pPr>
              <w:pStyle w:val="TableContent"/>
            </w:pPr>
          </w:p>
        </w:tc>
        <w:tc>
          <w:tcPr>
            <w:tcW w:w="1260" w:type="dxa"/>
            <w:tcBorders>
              <w:top w:val="single" w:sz="12" w:space="0" w:color="CC3300"/>
            </w:tcBorders>
            <w:shd w:val="clear" w:color="auto" w:fill="auto"/>
          </w:tcPr>
          <w:p w14:paraId="6822E4D7" w14:textId="77777777" w:rsidR="00667BA9" w:rsidRPr="00D4120B" w:rsidRDefault="00667BA9" w:rsidP="008F7891">
            <w:pPr>
              <w:pStyle w:val="TableContent"/>
            </w:pPr>
          </w:p>
        </w:tc>
        <w:tc>
          <w:tcPr>
            <w:tcW w:w="4793" w:type="dxa"/>
            <w:tcBorders>
              <w:top w:val="single" w:sz="12" w:space="0" w:color="CC3300"/>
            </w:tcBorders>
            <w:shd w:val="clear" w:color="auto" w:fill="auto"/>
          </w:tcPr>
          <w:p w14:paraId="1DB20903" w14:textId="77777777" w:rsidR="00667BA9" w:rsidRPr="00D4120B" w:rsidRDefault="00667BA9" w:rsidP="008F7891">
            <w:pPr>
              <w:pStyle w:val="TableContent"/>
            </w:pPr>
            <w:del w:id="4734" w:author="Bob Yencha" w:date="2011-12-03T13:37:00Z">
              <w:r w:rsidRPr="00D4120B" w:rsidDel="000332E1">
                <w:delText>Not supported.</w:delText>
              </w:r>
            </w:del>
          </w:p>
        </w:tc>
      </w:tr>
      <w:tr w:rsidR="00667BA9" w:rsidRPr="00D4120B" w14:paraId="0A99B408" w14:textId="77777777">
        <w:trPr>
          <w:cantSplit/>
          <w:jc w:val="center"/>
        </w:trPr>
        <w:tc>
          <w:tcPr>
            <w:tcW w:w="659" w:type="dxa"/>
          </w:tcPr>
          <w:p w14:paraId="5F8D56B6" w14:textId="77777777" w:rsidR="00667BA9" w:rsidRPr="00D4120B" w:rsidRDefault="00667BA9" w:rsidP="008F7891">
            <w:pPr>
              <w:pStyle w:val="TableContent"/>
            </w:pPr>
            <w:r w:rsidRPr="00D4120B">
              <w:t>44</w:t>
            </w:r>
          </w:p>
        </w:tc>
        <w:tc>
          <w:tcPr>
            <w:tcW w:w="2245" w:type="dxa"/>
          </w:tcPr>
          <w:p w14:paraId="4C446839" w14:textId="77777777" w:rsidR="00667BA9" w:rsidRPr="00D4120B" w:rsidRDefault="00667BA9" w:rsidP="008F7891">
            <w:pPr>
              <w:pStyle w:val="TableContent"/>
            </w:pPr>
            <w:r w:rsidRPr="00D4120B">
              <w:t>Procedure Code</w:t>
            </w:r>
          </w:p>
        </w:tc>
        <w:tc>
          <w:tcPr>
            <w:tcW w:w="1080" w:type="dxa"/>
          </w:tcPr>
          <w:p w14:paraId="775F1FF4" w14:textId="77777777" w:rsidR="00667BA9" w:rsidRPr="00D4120B" w:rsidRDefault="00667BA9" w:rsidP="008F7891">
            <w:pPr>
              <w:pStyle w:val="TableContent"/>
            </w:pPr>
            <w:r w:rsidRPr="00D4120B">
              <w:t>CWE</w:t>
            </w:r>
          </w:p>
        </w:tc>
        <w:tc>
          <w:tcPr>
            <w:tcW w:w="810" w:type="dxa"/>
          </w:tcPr>
          <w:p w14:paraId="1759DE43" w14:textId="77777777" w:rsidR="00667BA9" w:rsidRPr="00D4120B" w:rsidRDefault="00667BA9" w:rsidP="008F7891">
            <w:pPr>
              <w:pStyle w:val="TableContent"/>
            </w:pPr>
            <w:r w:rsidRPr="00D4120B">
              <w:t>O</w:t>
            </w:r>
          </w:p>
        </w:tc>
        <w:tc>
          <w:tcPr>
            <w:tcW w:w="1260" w:type="dxa"/>
          </w:tcPr>
          <w:p w14:paraId="6DB06550" w14:textId="77777777" w:rsidR="00667BA9" w:rsidRPr="00D4120B" w:rsidRDefault="00667BA9" w:rsidP="008F7891">
            <w:pPr>
              <w:pStyle w:val="TableContent"/>
            </w:pPr>
            <w:r w:rsidRPr="00D4120B">
              <w:t>[0..1]</w:t>
            </w:r>
          </w:p>
        </w:tc>
        <w:tc>
          <w:tcPr>
            <w:tcW w:w="810" w:type="dxa"/>
            <w:tcBorders>
              <w:top w:val="single" w:sz="12" w:space="0" w:color="CC3300"/>
            </w:tcBorders>
            <w:shd w:val="clear" w:color="auto" w:fill="auto"/>
          </w:tcPr>
          <w:p w14:paraId="232B9803" w14:textId="77777777" w:rsidR="00667BA9" w:rsidRPr="00D4120B" w:rsidRDefault="00667BA9" w:rsidP="008F7891">
            <w:pPr>
              <w:pStyle w:val="TableContent"/>
            </w:pPr>
          </w:p>
        </w:tc>
        <w:tc>
          <w:tcPr>
            <w:tcW w:w="810" w:type="dxa"/>
            <w:tcBorders>
              <w:top w:val="single" w:sz="12" w:space="0" w:color="CC3300"/>
            </w:tcBorders>
            <w:shd w:val="clear" w:color="auto" w:fill="auto"/>
          </w:tcPr>
          <w:p w14:paraId="5A737EEF" w14:textId="77777777" w:rsidR="00667BA9" w:rsidRPr="00D4120B" w:rsidRDefault="00667BA9" w:rsidP="008F7891">
            <w:pPr>
              <w:pStyle w:val="TableContent"/>
            </w:pPr>
          </w:p>
        </w:tc>
        <w:tc>
          <w:tcPr>
            <w:tcW w:w="1260" w:type="dxa"/>
          </w:tcPr>
          <w:p w14:paraId="1BD97A7B" w14:textId="77777777" w:rsidR="00667BA9" w:rsidRPr="00D4120B" w:rsidRDefault="00CD53BC" w:rsidP="008F7891">
            <w:pPr>
              <w:pStyle w:val="TableContent"/>
            </w:pPr>
            <w:del w:id="4735" w:author="Bob Yencha" w:date="2011-11-29T10:06:00Z">
              <w:r w:rsidRPr="00D4120B" w:rsidDel="000348C8">
                <w:delText>HL70088</w:delText>
              </w:r>
            </w:del>
          </w:p>
        </w:tc>
        <w:tc>
          <w:tcPr>
            <w:tcW w:w="4793" w:type="dxa"/>
          </w:tcPr>
          <w:p w14:paraId="013C8A7E" w14:textId="77777777" w:rsidR="00667BA9" w:rsidRPr="00D4120B" w:rsidRDefault="00667BA9" w:rsidP="008F7891">
            <w:pPr>
              <w:pStyle w:val="TableContent"/>
            </w:pPr>
          </w:p>
        </w:tc>
      </w:tr>
      <w:tr w:rsidR="00667BA9" w:rsidRPr="00D4120B" w14:paraId="4D2D3454" w14:textId="77777777">
        <w:trPr>
          <w:cantSplit/>
          <w:jc w:val="center"/>
        </w:trPr>
        <w:tc>
          <w:tcPr>
            <w:tcW w:w="659" w:type="dxa"/>
          </w:tcPr>
          <w:p w14:paraId="459C497C" w14:textId="77777777" w:rsidR="00667BA9" w:rsidRPr="00D4120B" w:rsidRDefault="00667BA9" w:rsidP="008F7891">
            <w:pPr>
              <w:pStyle w:val="TableContent"/>
            </w:pPr>
            <w:r w:rsidRPr="00D4120B">
              <w:t>45</w:t>
            </w:r>
          </w:p>
        </w:tc>
        <w:tc>
          <w:tcPr>
            <w:tcW w:w="2245" w:type="dxa"/>
          </w:tcPr>
          <w:p w14:paraId="17BBF054" w14:textId="77777777" w:rsidR="00667BA9" w:rsidRPr="00D4120B" w:rsidRDefault="00667BA9" w:rsidP="008F7891">
            <w:pPr>
              <w:pStyle w:val="TableContent"/>
            </w:pPr>
            <w:r w:rsidRPr="00D4120B">
              <w:t>Procedure Code Modifier</w:t>
            </w:r>
          </w:p>
        </w:tc>
        <w:tc>
          <w:tcPr>
            <w:tcW w:w="1080" w:type="dxa"/>
          </w:tcPr>
          <w:p w14:paraId="1FFF933F" w14:textId="77777777" w:rsidR="00667BA9" w:rsidRPr="00D4120B" w:rsidRDefault="00667BA9" w:rsidP="008F7891">
            <w:pPr>
              <w:pStyle w:val="TableContent"/>
            </w:pPr>
            <w:r w:rsidRPr="00D4120B">
              <w:t>CWE</w:t>
            </w:r>
          </w:p>
        </w:tc>
        <w:tc>
          <w:tcPr>
            <w:tcW w:w="810" w:type="dxa"/>
          </w:tcPr>
          <w:p w14:paraId="2AC08B5D" w14:textId="77777777" w:rsidR="00667BA9" w:rsidRPr="00D4120B" w:rsidRDefault="00667BA9" w:rsidP="008F7891">
            <w:pPr>
              <w:pStyle w:val="TableContent"/>
            </w:pPr>
            <w:r w:rsidRPr="00D4120B">
              <w:t>O</w:t>
            </w:r>
          </w:p>
        </w:tc>
        <w:tc>
          <w:tcPr>
            <w:tcW w:w="1260" w:type="dxa"/>
          </w:tcPr>
          <w:p w14:paraId="37AF4075" w14:textId="77777777" w:rsidR="00667BA9" w:rsidRPr="00D4120B" w:rsidRDefault="00667BA9" w:rsidP="008F7891">
            <w:pPr>
              <w:pStyle w:val="TableContent"/>
            </w:pPr>
            <w:r w:rsidRPr="00D4120B">
              <w:t>[0..*]</w:t>
            </w:r>
          </w:p>
        </w:tc>
        <w:tc>
          <w:tcPr>
            <w:tcW w:w="810" w:type="dxa"/>
            <w:tcBorders>
              <w:top w:val="single" w:sz="12" w:space="0" w:color="CC3300"/>
            </w:tcBorders>
            <w:shd w:val="clear" w:color="auto" w:fill="auto"/>
          </w:tcPr>
          <w:p w14:paraId="5948A1E4" w14:textId="77777777" w:rsidR="00667BA9" w:rsidRPr="00D4120B" w:rsidRDefault="00667BA9" w:rsidP="008F7891">
            <w:pPr>
              <w:pStyle w:val="TableContent"/>
            </w:pPr>
          </w:p>
        </w:tc>
        <w:tc>
          <w:tcPr>
            <w:tcW w:w="810" w:type="dxa"/>
            <w:tcBorders>
              <w:top w:val="single" w:sz="12" w:space="0" w:color="CC3300"/>
            </w:tcBorders>
            <w:shd w:val="clear" w:color="auto" w:fill="auto"/>
          </w:tcPr>
          <w:p w14:paraId="52779C6A" w14:textId="77777777" w:rsidR="00667BA9" w:rsidRPr="00D4120B" w:rsidRDefault="00667BA9" w:rsidP="008F7891">
            <w:pPr>
              <w:pStyle w:val="TableContent"/>
            </w:pPr>
          </w:p>
        </w:tc>
        <w:tc>
          <w:tcPr>
            <w:tcW w:w="1260" w:type="dxa"/>
          </w:tcPr>
          <w:p w14:paraId="51B8809F" w14:textId="77777777" w:rsidR="00667BA9" w:rsidRPr="00D4120B" w:rsidRDefault="00CD53BC" w:rsidP="008F7891">
            <w:pPr>
              <w:pStyle w:val="TableContent"/>
            </w:pPr>
            <w:del w:id="4736" w:author="Bob Yencha" w:date="2011-11-29T10:06:00Z">
              <w:r w:rsidRPr="00D4120B" w:rsidDel="000348C8">
                <w:delText>HL70340</w:delText>
              </w:r>
            </w:del>
          </w:p>
        </w:tc>
        <w:tc>
          <w:tcPr>
            <w:tcW w:w="4793" w:type="dxa"/>
          </w:tcPr>
          <w:p w14:paraId="2E2B461B" w14:textId="77777777" w:rsidR="00667BA9" w:rsidRPr="00D4120B" w:rsidRDefault="00667BA9" w:rsidP="008F7891">
            <w:pPr>
              <w:pStyle w:val="TableContent"/>
            </w:pPr>
          </w:p>
        </w:tc>
      </w:tr>
      <w:tr w:rsidR="00667BA9" w:rsidRPr="00D4120B" w14:paraId="538357AA" w14:textId="77777777">
        <w:trPr>
          <w:cantSplit/>
          <w:jc w:val="center"/>
        </w:trPr>
        <w:tc>
          <w:tcPr>
            <w:tcW w:w="659" w:type="dxa"/>
          </w:tcPr>
          <w:p w14:paraId="5A3D4F09" w14:textId="77777777" w:rsidR="00667BA9" w:rsidRPr="00D4120B" w:rsidRDefault="00667BA9" w:rsidP="008F7891">
            <w:pPr>
              <w:pStyle w:val="TableContent"/>
            </w:pPr>
            <w:r w:rsidRPr="00D4120B">
              <w:t>46</w:t>
            </w:r>
          </w:p>
        </w:tc>
        <w:tc>
          <w:tcPr>
            <w:tcW w:w="2245" w:type="dxa"/>
          </w:tcPr>
          <w:p w14:paraId="7D0DE1E9" w14:textId="77777777" w:rsidR="00667BA9" w:rsidRPr="00D4120B" w:rsidRDefault="00667BA9" w:rsidP="008F7891">
            <w:pPr>
              <w:pStyle w:val="TableContent"/>
            </w:pPr>
            <w:r w:rsidRPr="00D4120B">
              <w:t>Placer Supplemental Service Information</w:t>
            </w:r>
          </w:p>
        </w:tc>
        <w:tc>
          <w:tcPr>
            <w:tcW w:w="1080" w:type="dxa"/>
          </w:tcPr>
          <w:p w14:paraId="18A09917" w14:textId="77777777" w:rsidR="00667BA9" w:rsidRPr="00D4120B" w:rsidRDefault="00667BA9" w:rsidP="008F7891">
            <w:pPr>
              <w:pStyle w:val="TableContent"/>
            </w:pPr>
            <w:r w:rsidRPr="00D4120B">
              <w:t>CWE</w:t>
            </w:r>
          </w:p>
        </w:tc>
        <w:tc>
          <w:tcPr>
            <w:tcW w:w="810" w:type="dxa"/>
          </w:tcPr>
          <w:p w14:paraId="641DBB21" w14:textId="77777777" w:rsidR="00667BA9" w:rsidRPr="00D4120B" w:rsidRDefault="00667BA9" w:rsidP="008F7891">
            <w:pPr>
              <w:pStyle w:val="TableContent"/>
            </w:pPr>
            <w:r w:rsidRPr="00D4120B">
              <w:t>O</w:t>
            </w:r>
          </w:p>
        </w:tc>
        <w:tc>
          <w:tcPr>
            <w:tcW w:w="1260" w:type="dxa"/>
          </w:tcPr>
          <w:p w14:paraId="63A0CE88" w14:textId="77777777" w:rsidR="00667BA9" w:rsidRPr="00D4120B" w:rsidRDefault="00667BA9" w:rsidP="008F7891">
            <w:pPr>
              <w:pStyle w:val="TableContent"/>
            </w:pPr>
            <w:r w:rsidRPr="00D4120B">
              <w:t>[0..*]</w:t>
            </w:r>
          </w:p>
        </w:tc>
        <w:tc>
          <w:tcPr>
            <w:tcW w:w="810" w:type="dxa"/>
            <w:tcBorders>
              <w:top w:val="single" w:sz="12" w:space="0" w:color="CC3300"/>
            </w:tcBorders>
            <w:shd w:val="clear" w:color="auto" w:fill="auto"/>
          </w:tcPr>
          <w:p w14:paraId="2B2026AD" w14:textId="77777777" w:rsidR="00667BA9" w:rsidRPr="00D4120B" w:rsidRDefault="00667BA9" w:rsidP="008F7891">
            <w:pPr>
              <w:pStyle w:val="TableContent"/>
            </w:pPr>
          </w:p>
        </w:tc>
        <w:tc>
          <w:tcPr>
            <w:tcW w:w="810" w:type="dxa"/>
            <w:tcBorders>
              <w:top w:val="single" w:sz="12" w:space="0" w:color="CC3300"/>
            </w:tcBorders>
            <w:shd w:val="clear" w:color="auto" w:fill="auto"/>
          </w:tcPr>
          <w:p w14:paraId="0B788A93" w14:textId="77777777" w:rsidR="00667BA9" w:rsidRPr="00D4120B" w:rsidRDefault="00667BA9" w:rsidP="008F7891">
            <w:pPr>
              <w:pStyle w:val="TableContent"/>
            </w:pPr>
          </w:p>
        </w:tc>
        <w:tc>
          <w:tcPr>
            <w:tcW w:w="1260" w:type="dxa"/>
          </w:tcPr>
          <w:p w14:paraId="2A68E712" w14:textId="77777777" w:rsidR="00667BA9" w:rsidRPr="00D4120B" w:rsidRDefault="00CD53BC" w:rsidP="008F7891">
            <w:pPr>
              <w:pStyle w:val="TableContent"/>
            </w:pPr>
            <w:del w:id="4737" w:author="Bob Yencha" w:date="2011-11-29T10:06:00Z">
              <w:r w:rsidRPr="00D4120B" w:rsidDel="000348C8">
                <w:delText>HL70411</w:delText>
              </w:r>
            </w:del>
          </w:p>
        </w:tc>
        <w:tc>
          <w:tcPr>
            <w:tcW w:w="4793" w:type="dxa"/>
          </w:tcPr>
          <w:p w14:paraId="157563D3" w14:textId="77777777" w:rsidR="00667BA9" w:rsidRPr="00D4120B" w:rsidRDefault="00667BA9" w:rsidP="008F7891">
            <w:pPr>
              <w:pStyle w:val="TableContent"/>
            </w:pPr>
          </w:p>
        </w:tc>
      </w:tr>
      <w:tr w:rsidR="00667BA9" w:rsidRPr="00D4120B" w14:paraId="4864E40F" w14:textId="77777777">
        <w:trPr>
          <w:cantSplit/>
          <w:jc w:val="center"/>
        </w:trPr>
        <w:tc>
          <w:tcPr>
            <w:tcW w:w="659" w:type="dxa"/>
          </w:tcPr>
          <w:p w14:paraId="70C6EF91" w14:textId="77777777" w:rsidR="00667BA9" w:rsidRPr="00D4120B" w:rsidRDefault="00667BA9" w:rsidP="008F7891">
            <w:pPr>
              <w:pStyle w:val="TableContent"/>
            </w:pPr>
            <w:r w:rsidRPr="00D4120B">
              <w:t>47</w:t>
            </w:r>
          </w:p>
        </w:tc>
        <w:tc>
          <w:tcPr>
            <w:tcW w:w="2245" w:type="dxa"/>
          </w:tcPr>
          <w:p w14:paraId="1AE19393" w14:textId="77777777" w:rsidR="00667BA9" w:rsidRPr="00D4120B" w:rsidRDefault="00667BA9" w:rsidP="008F7891">
            <w:pPr>
              <w:pStyle w:val="TableContent"/>
            </w:pPr>
            <w:r w:rsidRPr="00D4120B">
              <w:t>Filler Supplemental Service Information</w:t>
            </w:r>
          </w:p>
        </w:tc>
        <w:tc>
          <w:tcPr>
            <w:tcW w:w="1080" w:type="dxa"/>
          </w:tcPr>
          <w:p w14:paraId="5AE738A8" w14:textId="77777777" w:rsidR="00667BA9" w:rsidRPr="00D4120B" w:rsidRDefault="00667BA9" w:rsidP="008F7891">
            <w:pPr>
              <w:pStyle w:val="TableContent"/>
            </w:pPr>
            <w:r w:rsidRPr="00D4120B">
              <w:t>CWE</w:t>
            </w:r>
          </w:p>
        </w:tc>
        <w:tc>
          <w:tcPr>
            <w:tcW w:w="810" w:type="dxa"/>
          </w:tcPr>
          <w:p w14:paraId="73755F18" w14:textId="77777777" w:rsidR="00667BA9" w:rsidRPr="00D4120B" w:rsidRDefault="00667BA9" w:rsidP="008F7891">
            <w:pPr>
              <w:pStyle w:val="TableContent"/>
            </w:pPr>
            <w:r w:rsidRPr="00D4120B">
              <w:t>O</w:t>
            </w:r>
          </w:p>
        </w:tc>
        <w:tc>
          <w:tcPr>
            <w:tcW w:w="1260" w:type="dxa"/>
          </w:tcPr>
          <w:p w14:paraId="78CE024B" w14:textId="77777777" w:rsidR="00667BA9" w:rsidRPr="00D4120B" w:rsidRDefault="00667BA9" w:rsidP="008F7891">
            <w:pPr>
              <w:pStyle w:val="TableContent"/>
            </w:pPr>
            <w:r w:rsidRPr="00D4120B">
              <w:t>[0..*]</w:t>
            </w:r>
          </w:p>
        </w:tc>
        <w:tc>
          <w:tcPr>
            <w:tcW w:w="810" w:type="dxa"/>
            <w:tcBorders>
              <w:top w:val="single" w:sz="12" w:space="0" w:color="CC3300"/>
            </w:tcBorders>
            <w:shd w:val="clear" w:color="auto" w:fill="auto"/>
          </w:tcPr>
          <w:p w14:paraId="123AEAB7" w14:textId="77777777" w:rsidR="00667BA9" w:rsidRPr="00D4120B" w:rsidRDefault="00667BA9" w:rsidP="008F7891">
            <w:pPr>
              <w:pStyle w:val="TableContent"/>
            </w:pPr>
          </w:p>
        </w:tc>
        <w:tc>
          <w:tcPr>
            <w:tcW w:w="810" w:type="dxa"/>
            <w:tcBorders>
              <w:top w:val="single" w:sz="12" w:space="0" w:color="CC3300"/>
            </w:tcBorders>
            <w:shd w:val="clear" w:color="auto" w:fill="auto"/>
          </w:tcPr>
          <w:p w14:paraId="794B1E82" w14:textId="77777777" w:rsidR="00667BA9" w:rsidRPr="00D4120B" w:rsidRDefault="00667BA9" w:rsidP="008F7891">
            <w:pPr>
              <w:pStyle w:val="TableContent"/>
            </w:pPr>
          </w:p>
        </w:tc>
        <w:tc>
          <w:tcPr>
            <w:tcW w:w="1260" w:type="dxa"/>
          </w:tcPr>
          <w:p w14:paraId="51DE4BA0" w14:textId="77777777" w:rsidR="00667BA9" w:rsidRPr="00D4120B" w:rsidRDefault="00CD53BC" w:rsidP="008F7891">
            <w:pPr>
              <w:pStyle w:val="TableContent"/>
            </w:pPr>
            <w:del w:id="4738" w:author="Bob Yencha" w:date="2011-11-29T10:06:00Z">
              <w:r w:rsidRPr="00D4120B" w:rsidDel="000348C8">
                <w:delText>HL70411</w:delText>
              </w:r>
            </w:del>
          </w:p>
        </w:tc>
        <w:tc>
          <w:tcPr>
            <w:tcW w:w="4793" w:type="dxa"/>
          </w:tcPr>
          <w:p w14:paraId="58081044" w14:textId="77777777" w:rsidR="00667BA9" w:rsidRPr="00D4120B" w:rsidRDefault="00667BA9" w:rsidP="008F7891">
            <w:pPr>
              <w:pStyle w:val="TableContent"/>
            </w:pPr>
          </w:p>
        </w:tc>
      </w:tr>
      <w:tr w:rsidR="00667BA9" w:rsidRPr="00D4120B" w14:paraId="5B7406B4" w14:textId="77777777">
        <w:trPr>
          <w:cantSplit/>
          <w:jc w:val="center"/>
        </w:trPr>
        <w:tc>
          <w:tcPr>
            <w:tcW w:w="659" w:type="dxa"/>
          </w:tcPr>
          <w:p w14:paraId="618DE7BE" w14:textId="77777777" w:rsidR="00667BA9" w:rsidRPr="00D4120B" w:rsidRDefault="00667BA9" w:rsidP="008F7891">
            <w:pPr>
              <w:pStyle w:val="TableContent"/>
            </w:pPr>
            <w:r w:rsidRPr="00D4120B">
              <w:t>48</w:t>
            </w:r>
          </w:p>
        </w:tc>
        <w:tc>
          <w:tcPr>
            <w:tcW w:w="2245" w:type="dxa"/>
          </w:tcPr>
          <w:p w14:paraId="1C004B21" w14:textId="77777777" w:rsidR="00667BA9" w:rsidRPr="00D4120B" w:rsidRDefault="00667BA9" w:rsidP="008F7891">
            <w:pPr>
              <w:pStyle w:val="TableContent"/>
            </w:pPr>
            <w:r w:rsidRPr="00D4120B">
              <w:t>Medically Necessary Duplicate Procedure Reason</w:t>
            </w:r>
          </w:p>
        </w:tc>
        <w:tc>
          <w:tcPr>
            <w:tcW w:w="1080" w:type="dxa"/>
          </w:tcPr>
          <w:p w14:paraId="524EE211" w14:textId="77777777" w:rsidR="00667BA9" w:rsidRPr="00D4120B" w:rsidRDefault="00667BA9" w:rsidP="008F7891">
            <w:pPr>
              <w:pStyle w:val="TableContent"/>
            </w:pPr>
            <w:r w:rsidRPr="00D4120B">
              <w:t>CWE</w:t>
            </w:r>
          </w:p>
        </w:tc>
        <w:tc>
          <w:tcPr>
            <w:tcW w:w="810" w:type="dxa"/>
          </w:tcPr>
          <w:p w14:paraId="37437F0B" w14:textId="77777777" w:rsidR="00667BA9" w:rsidRPr="00D4120B" w:rsidRDefault="00667BA9" w:rsidP="008F7891">
            <w:pPr>
              <w:pStyle w:val="TableContent"/>
            </w:pPr>
            <w:r w:rsidRPr="00D4120B">
              <w:t>O</w:t>
            </w:r>
          </w:p>
        </w:tc>
        <w:tc>
          <w:tcPr>
            <w:tcW w:w="1260" w:type="dxa"/>
          </w:tcPr>
          <w:p w14:paraId="336D8CCF" w14:textId="77777777" w:rsidR="00667BA9" w:rsidRPr="00D4120B" w:rsidRDefault="00667BA9" w:rsidP="008F7891">
            <w:pPr>
              <w:pStyle w:val="TableContent"/>
            </w:pPr>
            <w:r w:rsidRPr="00D4120B">
              <w:t>[0..1]</w:t>
            </w:r>
          </w:p>
        </w:tc>
        <w:tc>
          <w:tcPr>
            <w:tcW w:w="810" w:type="dxa"/>
            <w:tcBorders>
              <w:top w:val="single" w:sz="12" w:space="0" w:color="CC3300"/>
            </w:tcBorders>
            <w:shd w:val="clear" w:color="auto" w:fill="auto"/>
          </w:tcPr>
          <w:p w14:paraId="0CBFA370" w14:textId="77777777" w:rsidR="00667BA9" w:rsidRPr="00D4120B" w:rsidRDefault="00667BA9" w:rsidP="008F7891">
            <w:pPr>
              <w:pStyle w:val="TableContent"/>
            </w:pPr>
          </w:p>
        </w:tc>
        <w:tc>
          <w:tcPr>
            <w:tcW w:w="810" w:type="dxa"/>
            <w:tcBorders>
              <w:top w:val="single" w:sz="12" w:space="0" w:color="CC3300"/>
            </w:tcBorders>
            <w:shd w:val="clear" w:color="auto" w:fill="auto"/>
          </w:tcPr>
          <w:p w14:paraId="2EEDC90B" w14:textId="77777777" w:rsidR="00667BA9" w:rsidRPr="00D4120B" w:rsidRDefault="00667BA9" w:rsidP="008F7891">
            <w:pPr>
              <w:pStyle w:val="TableContent"/>
            </w:pPr>
          </w:p>
        </w:tc>
        <w:tc>
          <w:tcPr>
            <w:tcW w:w="1260" w:type="dxa"/>
          </w:tcPr>
          <w:p w14:paraId="73467E2A" w14:textId="77777777" w:rsidR="00667BA9" w:rsidRPr="00D4120B" w:rsidRDefault="00CD53BC" w:rsidP="008F7891">
            <w:pPr>
              <w:pStyle w:val="TableContent"/>
            </w:pPr>
            <w:del w:id="4739" w:author="Bob Yencha" w:date="2011-11-29T10:06:00Z">
              <w:r w:rsidRPr="00D4120B" w:rsidDel="000348C8">
                <w:delText>HL704</w:delText>
              </w:r>
              <w:r w:rsidDel="000348C8">
                <w:delText>76</w:delText>
              </w:r>
            </w:del>
          </w:p>
        </w:tc>
        <w:tc>
          <w:tcPr>
            <w:tcW w:w="4793" w:type="dxa"/>
          </w:tcPr>
          <w:p w14:paraId="726302EC" w14:textId="77777777" w:rsidR="00667BA9" w:rsidRPr="00D4120B" w:rsidRDefault="00667BA9" w:rsidP="008F7891">
            <w:pPr>
              <w:pStyle w:val="TableContent"/>
            </w:pPr>
          </w:p>
        </w:tc>
      </w:tr>
      <w:tr w:rsidR="00667BA9" w:rsidRPr="00D4120B" w14:paraId="4433C156" w14:textId="77777777">
        <w:trPr>
          <w:cantSplit/>
          <w:jc w:val="center"/>
        </w:trPr>
        <w:tc>
          <w:tcPr>
            <w:tcW w:w="659" w:type="dxa"/>
          </w:tcPr>
          <w:p w14:paraId="0D3201AF" w14:textId="77777777" w:rsidR="00667BA9" w:rsidRPr="00D4120B" w:rsidRDefault="00667BA9" w:rsidP="008F7891">
            <w:pPr>
              <w:pStyle w:val="TableContent"/>
            </w:pPr>
            <w:r w:rsidRPr="00D4120B">
              <w:t>49</w:t>
            </w:r>
          </w:p>
        </w:tc>
        <w:tc>
          <w:tcPr>
            <w:tcW w:w="2245" w:type="dxa"/>
          </w:tcPr>
          <w:p w14:paraId="52774554" w14:textId="77777777" w:rsidR="00667BA9" w:rsidRPr="00D4120B" w:rsidRDefault="00667BA9" w:rsidP="008F7891">
            <w:pPr>
              <w:pStyle w:val="TableContent"/>
            </w:pPr>
            <w:r w:rsidRPr="00D4120B">
              <w:t>Result Handling</w:t>
            </w:r>
          </w:p>
        </w:tc>
        <w:tc>
          <w:tcPr>
            <w:tcW w:w="1080" w:type="dxa"/>
          </w:tcPr>
          <w:p w14:paraId="44AB8E8B" w14:textId="77777777" w:rsidR="00667BA9" w:rsidRPr="00D4120B" w:rsidRDefault="00667BA9" w:rsidP="008F7891">
            <w:pPr>
              <w:pStyle w:val="TableContent"/>
            </w:pPr>
            <w:r w:rsidRPr="00D4120B">
              <w:t>IS</w:t>
            </w:r>
          </w:p>
        </w:tc>
        <w:tc>
          <w:tcPr>
            <w:tcW w:w="810" w:type="dxa"/>
          </w:tcPr>
          <w:p w14:paraId="04883AF9" w14:textId="77777777" w:rsidR="00667BA9" w:rsidRPr="00D4120B" w:rsidRDefault="00667BA9" w:rsidP="008F7891">
            <w:pPr>
              <w:pStyle w:val="TableContent"/>
            </w:pPr>
            <w:r w:rsidRPr="00D4120B">
              <w:t>O</w:t>
            </w:r>
          </w:p>
        </w:tc>
        <w:tc>
          <w:tcPr>
            <w:tcW w:w="1260" w:type="dxa"/>
          </w:tcPr>
          <w:p w14:paraId="794B1914" w14:textId="77777777" w:rsidR="00667BA9" w:rsidRPr="00D4120B" w:rsidRDefault="00667BA9" w:rsidP="008F7891">
            <w:pPr>
              <w:pStyle w:val="TableContent"/>
            </w:pPr>
            <w:r w:rsidRPr="00D4120B">
              <w:t>[0..1]</w:t>
            </w:r>
          </w:p>
        </w:tc>
        <w:tc>
          <w:tcPr>
            <w:tcW w:w="810" w:type="dxa"/>
            <w:tcBorders>
              <w:top w:val="single" w:sz="12" w:space="0" w:color="CC3300"/>
            </w:tcBorders>
            <w:shd w:val="clear" w:color="auto" w:fill="auto"/>
          </w:tcPr>
          <w:p w14:paraId="510DFE10" w14:textId="77777777" w:rsidR="00667BA9" w:rsidRPr="00D4120B" w:rsidRDefault="00667BA9" w:rsidP="008F7891">
            <w:pPr>
              <w:pStyle w:val="TableContent"/>
            </w:pPr>
          </w:p>
        </w:tc>
        <w:tc>
          <w:tcPr>
            <w:tcW w:w="810" w:type="dxa"/>
            <w:tcBorders>
              <w:top w:val="single" w:sz="12" w:space="0" w:color="CC3300"/>
            </w:tcBorders>
            <w:shd w:val="clear" w:color="auto" w:fill="auto"/>
          </w:tcPr>
          <w:p w14:paraId="20D897F0" w14:textId="77777777" w:rsidR="00667BA9" w:rsidRPr="00D4120B" w:rsidRDefault="00667BA9" w:rsidP="008F7891">
            <w:pPr>
              <w:pStyle w:val="TableContent"/>
            </w:pPr>
          </w:p>
        </w:tc>
        <w:tc>
          <w:tcPr>
            <w:tcW w:w="1260" w:type="dxa"/>
          </w:tcPr>
          <w:p w14:paraId="304989C9" w14:textId="77777777" w:rsidR="00667BA9" w:rsidRPr="00D4120B" w:rsidRDefault="00CD53BC" w:rsidP="008F7891">
            <w:pPr>
              <w:pStyle w:val="TableContent"/>
            </w:pPr>
            <w:del w:id="4740" w:author="Bob Yencha" w:date="2011-11-29T10:06:00Z">
              <w:r w:rsidRPr="00D4120B" w:rsidDel="000348C8">
                <w:delText>HL70507</w:delText>
              </w:r>
            </w:del>
          </w:p>
        </w:tc>
        <w:tc>
          <w:tcPr>
            <w:tcW w:w="4793" w:type="dxa"/>
          </w:tcPr>
          <w:p w14:paraId="1037B552" w14:textId="77777777" w:rsidR="00667BA9" w:rsidRPr="00D4120B" w:rsidRDefault="00667BA9" w:rsidP="008F7891">
            <w:pPr>
              <w:pStyle w:val="TableContent"/>
            </w:pPr>
          </w:p>
        </w:tc>
      </w:tr>
      <w:tr w:rsidR="00667BA9" w:rsidRPr="00D4120B" w14:paraId="696C3EF2" w14:textId="77777777">
        <w:trPr>
          <w:cantSplit/>
          <w:jc w:val="center"/>
        </w:trPr>
        <w:tc>
          <w:tcPr>
            <w:tcW w:w="659" w:type="dxa"/>
          </w:tcPr>
          <w:p w14:paraId="108CE313" w14:textId="77777777" w:rsidR="00667BA9" w:rsidRPr="00D4120B" w:rsidRDefault="00667BA9" w:rsidP="008F7891">
            <w:pPr>
              <w:pStyle w:val="TableContent"/>
            </w:pPr>
            <w:r w:rsidRPr="00D4120B">
              <w:t>50</w:t>
            </w:r>
          </w:p>
        </w:tc>
        <w:tc>
          <w:tcPr>
            <w:tcW w:w="2245" w:type="dxa"/>
          </w:tcPr>
          <w:p w14:paraId="07F019C9" w14:textId="77777777" w:rsidR="00667BA9" w:rsidRPr="00D4120B" w:rsidRDefault="00667BA9" w:rsidP="008F7891">
            <w:pPr>
              <w:pStyle w:val="TableContent"/>
            </w:pPr>
            <w:r w:rsidRPr="00D4120B">
              <w:t>Parent Universal Service Identifier</w:t>
            </w:r>
          </w:p>
        </w:tc>
        <w:tc>
          <w:tcPr>
            <w:tcW w:w="1080" w:type="dxa"/>
          </w:tcPr>
          <w:p w14:paraId="2119EB3E" w14:textId="77777777" w:rsidR="00667BA9" w:rsidRPr="00D4120B" w:rsidRDefault="00D077CE" w:rsidP="008F7891">
            <w:pPr>
              <w:pStyle w:val="TableContent"/>
            </w:pPr>
            <w:ins w:id="4741" w:author="Robert Snelick" w:date="2011-12-15T17:16:00Z">
              <w:r>
                <w:t>Varies</w:t>
              </w:r>
            </w:ins>
            <w:del w:id="4742" w:author="Robert Snelick" w:date="2011-12-15T17:16:00Z">
              <w:r w:rsidR="00667BA9" w:rsidRPr="00D4120B" w:rsidDel="00D077CE">
                <w:delText>CWE</w:delText>
              </w:r>
            </w:del>
          </w:p>
        </w:tc>
        <w:tc>
          <w:tcPr>
            <w:tcW w:w="810" w:type="dxa"/>
          </w:tcPr>
          <w:p w14:paraId="7A627E57" w14:textId="77777777" w:rsidR="00667BA9" w:rsidRPr="00D4120B" w:rsidRDefault="00D077CE" w:rsidP="008F7891">
            <w:pPr>
              <w:pStyle w:val="TableContent"/>
            </w:pPr>
            <w:ins w:id="4743" w:author="Robert Snelick" w:date="2011-12-15T17:16:00Z">
              <w:r>
                <w:t>Varies</w:t>
              </w:r>
            </w:ins>
            <w:del w:id="4744" w:author="Robert Snelick" w:date="2011-12-15T17:16:00Z">
              <w:r w:rsidR="009772D1" w:rsidDel="00D077CE">
                <w:delText>C(R/X)</w:delText>
              </w:r>
            </w:del>
          </w:p>
        </w:tc>
        <w:tc>
          <w:tcPr>
            <w:tcW w:w="1260" w:type="dxa"/>
          </w:tcPr>
          <w:p w14:paraId="2F95C120" w14:textId="77777777" w:rsidR="00667BA9" w:rsidRPr="00D4120B" w:rsidRDefault="00667BA9" w:rsidP="008F7891">
            <w:pPr>
              <w:pStyle w:val="TableContent"/>
            </w:pPr>
            <w:r w:rsidRPr="00D4120B">
              <w:t>[0..1]</w:t>
            </w:r>
          </w:p>
        </w:tc>
        <w:tc>
          <w:tcPr>
            <w:tcW w:w="810" w:type="dxa"/>
            <w:tcBorders>
              <w:top w:val="single" w:sz="12" w:space="0" w:color="CC3300"/>
            </w:tcBorders>
            <w:shd w:val="clear" w:color="auto" w:fill="auto"/>
          </w:tcPr>
          <w:p w14:paraId="1F1EA34C" w14:textId="77777777" w:rsidR="00667BA9" w:rsidRPr="00D4120B" w:rsidRDefault="00667BA9" w:rsidP="008F7891">
            <w:pPr>
              <w:pStyle w:val="TableContent"/>
            </w:pPr>
          </w:p>
        </w:tc>
        <w:tc>
          <w:tcPr>
            <w:tcW w:w="810" w:type="dxa"/>
            <w:tcBorders>
              <w:top w:val="single" w:sz="12" w:space="0" w:color="CC3300"/>
            </w:tcBorders>
            <w:shd w:val="clear" w:color="auto" w:fill="auto"/>
          </w:tcPr>
          <w:p w14:paraId="756B56B3" w14:textId="77777777" w:rsidR="00667BA9" w:rsidRPr="00D4120B" w:rsidRDefault="00667BA9" w:rsidP="008F7891">
            <w:pPr>
              <w:pStyle w:val="TableContent"/>
            </w:pPr>
          </w:p>
        </w:tc>
        <w:tc>
          <w:tcPr>
            <w:tcW w:w="1260" w:type="dxa"/>
          </w:tcPr>
          <w:p w14:paraId="31EA04CB" w14:textId="77777777" w:rsidR="00667BA9" w:rsidRPr="00D4120B" w:rsidRDefault="00667BA9" w:rsidP="008F7891">
            <w:pPr>
              <w:pStyle w:val="TableContent"/>
            </w:pPr>
          </w:p>
        </w:tc>
        <w:tc>
          <w:tcPr>
            <w:tcW w:w="4793" w:type="dxa"/>
          </w:tcPr>
          <w:p w14:paraId="79C6ABA5" w14:textId="77777777" w:rsidR="007860C5" w:rsidRDefault="007860C5" w:rsidP="00CA247F">
            <w:pPr>
              <w:pStyle w:val="TableContent"/>
              <w:rPr>
                <w:ins w:id="4745" w:author="Robert Snelick" w:date="2011-12-15T17:13:00Z"/>
              </w:rPr>
            </w:pPr>
            <w:ins w:id="4746" w:author="Robert Snelick" w:date="2011-12-15T17:13:00Z">
              <w:r>
                <w:t>GU Usage: O</w:t>
              </w:r>
            </w:ins>
          </w:p>
          <w:p w14:paraId="55B3D938" w14:textId="77777777" w:rsidR="007860C5" w:rsidRDefault="007860C5" w:rsidP="00CA247F">
            <w:pPr>
              <w:pStyle w:val="TableContent"/>
              <w:rPr>
                <w:ins w:id="4747" w:author="Robert Snelick" w:date="2011-12-15T17:14:00Z"/>
              </w:rPr>
            </w:pPr>
            <w:ins w:id="4748" w:author="Robert Snelick" w:date="2011-12-15T17:14:00Z">
              <w:r>
                <w:t>NG Usage: C(R/X)</w:t>
              </w:r>
            </w:ins>
          </w:p>
          <w:p w14:paraId="6FA111FB" w14:textId="77777777" w:rsidR="004133B0" w:rsidRDefault="007860C5" w:rsidP="00CA247F">
            <w:pPr>
              <w:pStyle w:val="TableContent"/>
              <w:rPr>
                <w:ins w:id="4749" w:author="Robert Snelick" w:date="2011-12-15T17:15:00Z"/>
              </w:rPr>
            </w:pPr>
            <w:ins w:id="4750" w:author="Robert Snelick" w:date="2011-12-15T17:14:00Z">
              <w:r>
                <w:t xml:space="preserve">NG </w:t>
              </w:r>
            </w:ins>
            <w:ins w:id="4751" w:author="Robert Snelick" w:date="2011-12-02T18:21:00Z">
              <w:r w:rsidR="004133B0">
                <w:t xml:space="preserve">Condition Predicate: </w:t>
              </w:r>
            </w:ins>
            <w:ins w:id="4752" w:author="Robert Snelick" w:date="2011-12-02T18:23:00Z">
              <w:r w:rsidR="004133B0">
                <w:t>I</w:t>
              </w:r>
            </w:ins>
            <w:ins w:id="4753" w:author="Robert Snelick" w:date="2011-12-02T18:21:00Z">
              <w:r w:rsidR="004133B0">
                <w:t xml:space="preserve">f OBR.29 </w:t>
              </w:r>
            </w:ins>
            <w:ins w:id="4754" w:author="Robert Snelick" w:date="2011-12-02T18:22:00Z">
              <w:r w:rsidR="004133B0">
                <w:t xml:space="preserve">(Parent) </w:t>
              </w:r>
            </w:ins>
            <w:ins w:id="4755" w:author="Robert Snelick" w:date="2011-12-02T18:21:00Z">
              <w:r w:rsidR="004133B0">
                <w:t>is valued</w:t>
              </w:r>
            </w:ins>
          </w:p>
          <w:p w14:paraId="113BC5D2" w14:textId="77777777" w:rsidR="00D077CE" w:rsidRDefault="00D077CE" w:rsidP="00CA247F">
            <w:pPr>
              <w:pStyle w:val="TableContent"/>
              <w:rPr>
                <w:ins w:id="4756" w:author="Robert Snelick" w:date="2011-12-15T17:15:00Z"/>
              </w:rPr>
            </w:pPr>
            <w:ins w:id="4757" w:author="Robert Snelick" w:date="2011-12-15T17:15:00Z">
              <w:r>
                <w:t>GU Datatype: CWE</w:t>
              </w:r>
            </w:ins>
          </w:p>
          <w:p w14:paraId="3D20B1AD" w14:textId="77777777" w:rsidR="00D077CE" w:rsidRDefault="00D077CE" w:rsidP="00CA247F">
            <w:pPr>
              <w:pStyle w:val="TableContent"/>
              <w:rPr>
                <w:ins w:id="4758" w:author="Robert Snelick" w:date="2011-12-02T18:21:00Z"/>
              </w:rPr>
            </w:pPr>
            <w:ins w:id="4759" w:author="Robert Snelick" w:date="2011-12-15T17:15:00Z">
              <w:r>
                <w:t>NG Datatype: CWE_CR</w:t>
              </w:r>
            </w:ins>
          </w:p>
          <w:p w14:paraId="2A4D1004" w14:textId="77777777" w:rsidR="00667BA9" w:rsidRPr="00D4120B" w:rsidRDefault="001656E7" w:rsidP="00CA247F">
            <w:pPr>
              <w:pStyle w:val="TableContent"/>
            </w:pPr>
            <w:r w:rsidRPr="001656E7">
              <w:t>OBR.50 contains the universal service identif</w:t>
            </w:r>
            <w:r w:rsidR="00CA247F">
              <w:t>i</w:t>
            </w:r>
            <w:r w:rsidRPr="001656E7">
              <w:t>er of the parent order.</w:t>
            </w:r>
            <w:r>
              <w:t xml:space="preserve"> </w:t>
            </w:r>
          </w:p>
        </w:tc>
      </w:tr>
    </w:tbl>
    <w:p w14:paraId="78B7AD6A" w14:textId="77777777" w:rsidR="00667BA9" w:rsidRDefault="001630BF" w:rsidP="001630BF">
      <w:pPr>
        <w:pStyle w:val="UsageNote"/>
        <w:rPr>
          <w:kern w:val="17"/>
          <w:lang w:eastAsia="en-US"/>
        </w:rPr>
      </w:pPr>
      <w:bookmarkStart w:id="4760" w:name="_Toc206485861"/>
      <w:bookmarkStart w:id="4761" w:name="_Toc206489837"/>
      <w:bookmarkStart w:id="4762" w:name="_Toc206490214"/>
      <w:bookmarkStart w:id="4763" w:name="_Toc206988795"/>
      <w:bookmarkStart w:id="4764" w:name="_Toc206996173"/>
      <w:bookmarkStart w:id="4765" w:name="_Toc207006245"/>
      <w:bookmarkStart w:id="4766" w:name="_Toc207007154"/>
      <w:bookmarkStart w:id="4767" w:name="_Toc207093989"/>
      <w:bookmarkStart w:id="4768" w:name="_Toc207094895"/>
      <w:bookmarkStart w:id="4769" w:name="_Toc169057931"/>
      <w:bookmarkStart w:id="4770" w:name="_Ref169502179"/>
      <w:bookmarkStart w:id="4771" w:name="_Toc171137850"/>
      <w:bookmarkStart w:id="4772" w:name="_Toc207006246"/>
      <w:bookmarkStart w:id="4773" w:name="_Ref207089756"/>
      <w:bookmarkEnd w:id="4760"/>
      <w:bookmarkEnd w:id="4761"/>
      <w:bookmarkEnd w:id="4762"/>
      <w:bookmarkEnd w:id="4763"/>
      <w:bookmarkEnd w:id="4764"/>
      <w:bookmarkEnd w:id="4765"/>
      <w:bookmarkEnd w:id="4766"/>
      <w:bookmarkEnd w:id="4767"/>
      <w:bookmarkEnd w:id="4768"/>
      <w:r>
        <w:rPr>
          <w:kern w:val="17"/>
          <w:lang w:eastAsia="en-US"/>
        </w:rPr>
        <w:t>Usage Note</w:t>
      </w:r>
    </w:p>
    <w:p w14:paraId="3984C41A" w14:textId="77777777" w:rsidR="00BF66B9" w:rsidRDefault="00667BA9" w:rsidP="00BF66B9">
      <w:pPr>
        <w:pStyle w:val="UsageNoteIndent"/>
      </w:pPr>
      <w:r>
        <w:t xml:space="preserve">In the circumstance where </w:t>
      </w:r>
      <w:r w:rsidRPr="00036E14">
        <w:t>some of the lab results are generated by the lab, but others are performed by a reference lab, the sending lab can choose what filler order number to use</w:t>
      </w:r>
      <w:r>
        <w:t>.</w:t>
      </w:r>
      <w:r w:rsidRPr="00036E14">
        <w:t xml:space="preserve"> </w:t>
      </w:r>
      <w:r>
        <w:t>Which</w:t>
      </w:r>
      <w:r w:rsidRPr="00036E14">
        <w:t>ever</w:t>
      </w:r>
      <w:r>
        <w:t xml:space="preserve"> filler order number</w:t>
      </w:r>
      <w:del w:id="4774" w:author="Swain, Ashley" w:date="2011-11-27T21:17:00Z">
        <w:r w:rsidDel="006A2BBD">
          <w:delText xml:space="preserve"> </w:delText>
        </w:r>
      </w:del>
      <w:r w:rsidRPr="00036E14">
        <w:t xml:space="preserve"> is used, the sending lab is expected to be able to trace all the observations in the lab result back to the appropriate source lab based on the filler order number provided in OBR-3.</w:t>
      </w:r>
      <w:r w:rsidR="00BF66B9" w:rsidRPr="00BF66B9">
        <w:t xml:space="preserve"> </w:t>
      </w:r>
    </w:p>
    <w:p w14:paraId="3563F861" w14:textId="77777777" w:rsidR="00BF66B9" w:rsidRDefault="00BF66B9" w:rsidP="00BF66B9">
      <w:pPr>
        <w:pStyle w:val="ConfTitle"/>
      </w:pPr>
      <w:r>
        <w:t>Conformance Statement: Base Profile</w:t>
      </w:r>
    </w:p>
    <w:p w14:paraId="573C8065" w14:textId="77777777" w:rsidR="005A476B" w:rsidRDefault="005A476B" w:rsidP="005A476B">
      <w:pPr>
        <w:pStyle w:val="ConfStmt"/>
        <w:rPr>
          <w:ins w:id="4775" w:author="Robert Snelick" w:date="2011-12-16T18:11:00Z"/>
        </w:rPr>
      </w:pPr>
      <w:ins w:id="4776" w:author="Robert Snelick" w:date="2011-12-16T18:11:00Z">
        <w:r>
          <w:rPr>
            <w:b/>
          </w:rPr>
          <w:t>LRI-XXX-</w:t>
        </w:r>
      </w:ins>
      <w:ins w:id="4777" w:author="Robert Snelick" w:date="2011-12-16T18:12:00Z">
        <w:r>
          <w:rPr>
            <w:b/>
          </w:rPr>
          <w:t>X</w:t>
        </w:r>
      </w:ins>
      <w:ins w:id="4778" w:author="Robert Snelick" w:date="2011-12-16T18:11:00Z">
        <w:r w:rsidRPr="003E112B">
          <w:rPr>
            <w:b/>
          </w:rPr>
          <w:t>:</w:t>
        </w:r>
        <w:r>
          <w:t xml:space="preserve"> The value of OB</w:t>
        </w:r>
      </w:ins>
      <w:ins w:id="4779" w:author="Robert Snelick" w:date="2011-12-16T18:12:00Z">
        <w:r>
          <w:t>R</w:t>
        </w:r>
      </w:ins>
      <w:ins w:id="4780" w:author="Robert Snelick" w:date="2011-12-16T18:11:00Z">
        <w:r>
          <w:t>.1 (Set ID – OB</w:t>
        </w:r>
      </w:ins>
      <w:ins w:id="4781" w:author="Robert Snelick" w:date="2011-12-16T18:12:00Z">
        <w:r>
          <w:t>R</w:t>
        </w:r>
      </w:ins>
      <w:ins w:id="4782" w:author="Robert Snelick" w:date="2011-12-16T18:11:00Z">
        <w:r>
          <w:t xml:space="preserve">) </w:t>
        </w:r>
        <w:r w:rsidRPr="00767E12">
          <w:rPr>
            <w:b/>
          </w:rPr>
          <w:t>SHALL</w:t>
        </w:r>
        <w:r>
          <w:t xml:space="preserve"> be valued sequentially starting </w:t>
        </w:r>
      </w:ins>
      <w:ins w:id="4783" w:author="Bob Yencha" w:date="2011-12-27T15:53:00Z">
        <w:r w:rsidR="00A138AB">
          <w:t xml:space="preserve">with </w:t>
        </w:r>
      </w:ins>
      <w:ins w:id="4784" w:author="Robert Snelick" w:date="2011-12-16T18:11:00Z">
        <w:r>
          <w:t>the value ‘1’.</w:t>
        </w:r>
      </w:ins>
    </w:p>
    <w:p w14:paraId="471696C1" w14:textId="77777777" w:rsidR="00BF66B9" w:rsidRDefault="00BF66B9" w:rsidP="005A476B">
      <w:pPr>
        <w:pStyle w:val="ConfStmt"/>
      </w:pPr>
      <w:r>
        <w:rPr>
          <w:b/>
        </w:rPr>
        <w:t>LRI-OBR-1</w:t>
      </w:r>
      <w:r w:rsidRPr="003E112B">
        <w:rPr>
          <w:b/>
        </w:rPr>
        <w:t>:</w:t>
      </w:r>
      <w:r>
        <w:t xml:space="preserve"> The value of OBR.2 (Placer Order Number) </w:t>
      </w:r>
      <w:r w:rsidRPr="00767E12">
        <w:rPr>
          <w:b/>
        </w:rPr>
        <w:t>SHALL</w:t>
      </w:r>
      <w:r>
        <w:t xml:space="preserve"> be identical to the value of O</w:t>
      </w:r>
      <w:del w:id="4785" w:author="Swain, Ashley" w:date="2011-11-23T10:46:00Z">
        <w:r w:rsidDel="00E528E0">
          <w:delText>C</w:delText>
        </w:r>
      </w:del>
      <w:r>
        <w:t>R</w:t>
      </w:r>
      <w:ins w:id="4786" w:author="Swain, Ashley" w:date="2011-11-23T10:46:00Z">
        <w:r w:rsidR="00E528E0">
          <w:t>C</w:t>
        </w:r>
      </w:ins>
      <w:r>
        <w:t>.2 (Placer Order Number).</w:t>
      </w:r>
    </w:p>
    <w:p w14:paraId="48A251D0" w14:textId="77777777" w:rsidR="00BF66B9" w:rsidRDefault="00BF66B9" w:rsidP="00BF66B9">
      <w:pPr>
        <w:pStyle w:val="ConfStmt"/>
      </w:pPr>
      <w:r>
        <w:rPr>
          <w:b/>
        </w:rPr>
        <w:t>LRI-OBR-2</w:t>
      </w:r>
      <w:r w:rsidRPr="003E112B">
        <w:rPr>
          <w:b/>
        </w:rPr>
        <w:t>:</w:t>
      </w:r>
      <w:r>
        <w:t xml:space="preserve"> The value of OBR.3 (Filler Order Number) </w:t>
      </w:r>
      <w:r w:rsidRPr="00767E12">
        <w:rPr>
          <w:b/>
        </w:rPr>
        <w:t>SHALL</w:t>
      </w:r>
      <w:r>
        <w:t xml:space="preserve"> be identical to the value of O</w:t>
      </w:r>
      <w:del w:id="4787" w:author="Swain, Ashley" w:date="2011-11-23T10:46:00Z">
        <w:r w:rsidDel="00E528E0">
          <w:delText>C</w:delText>
        </w:r>
      </w:del>
      <w:r>
        <w:t>R</w:t>
      </w:r>
      <w:ins w:id="4788" w:author="Swain, Ashley" w:date="2011-11-23T10:46:00Z">
        <w:r w:rsidR="00E528E0">
          <w:t>C</w:t>
        </w:r>
      </w:ins>
      <w:r>
        <w:t>.3 (Filler Order Number).</w:t>
      </w:r>
    </w:p>
    <w:p w14:paraId="16298164" w14:textId="77777777" w:rsidR="001F67E7" w:rsidRDefault="001F67E7" w:rsidP="001F67E7">
      <w:pPr>
        <w:pStyle w:val="ConfStmt"/>
      </w:pPr>
      <w:commentRangeStart w:id="4789"/>
      <w:r>
        <w:rPr>
          <w:b/>
        </w:rPr>
        <w:t>LRI-OBR-3</w:t>
      </w:r>
      <w:r w:rsidRPr="003E112B">
        <w:rPr>
          <w:b/>
        </w:rPr>
        <w:t>:</w:t>
      </w:r>
      <w:r>
        <w:t xml:space="preserve"> </w:t>
      </w:r>
      <w:ins w:id="4790" w:author="Bob Yencha" w:date="2011-12-19T16:55:00Z">
        <w:r w:rsidR="00D224C3" w:rsidRPr="00FD29F9">
          <w:rPr>
            <w:color w:val="000000"/>
          </w:rPr>
          <w:t xml:space="preserve">The value of OBR.7 (Observation Date/Time) and OBR.8 (Observation End Date/Time) </w:t>
        </w:r>
        <w:r w:rsidR="00D224C3" w:rsidRPr="00D224C3">
          <w:rPr>
            <w:b/>
            <w:color w:val="000000"/>
          </w:rPr>
          <w:t>SHALL</w:t>
        </w:r>
        <w:r w:rsidR="00D224C3" w:rsidRPr="00FD29F9">
          <w:rPr>
            <w:color w:val="000000"/>
          </w:rPr>
          <w:t xml:space="preserve"> be precise to the DAY (YYYYMMDD) and </w:t>
        </w:r>
        <w:r w:rsidR="00D224C3" w:rsidRPr="00D224C3">
          <w:rPr>
            <w:b/>
            <w:color w:val="000000"/>
          </w:rPr>
          <w:t>SHALL</w:t>
        </w:r>
        <w:r w:rsidR="00D224C3" w:rsidRPr="00FD29F9">
          <w:rPr>
            <w:color w:val="000000"/>
          </w:rPr>
          <w:t xml:space="preserve"> be capable of being precise to the minute (YYMMDDHHMM).</w:t>
        </w:r>
      </w:ins>
      <w:del w:id="4791" w:author="Bob Yencha" w:date="2011-12-19T16:55:00Z">
        <w:r w:rsidDel="00D224C3">
          <w:delText>The value of OBR.7 (Observation Date/Time)</w:delText>
        </w:r>
        <w:r w:rsidR="00955A7E" w:rsidDel="00D224C3">
          <w:delText xml:space="preserve"> and OBR.8 (Observation End Date/Time)</w:delText>
        </w:r>
        <w:r w:rsidDel="00D224C3">
          <w:delText xml:space="preserve"> </w:delText>
        </w:r>
        <w:r w:rsidRPr="00767E12" w:rsidDel="00D224C3">
          <w:rPr>
            <w:b/>
          </w:rPr>
          <w:delText>SHALL</w:delText>
        </w:r>
        <w:r w:rsidDel="00D224C3">
          <w:delText xml:space="preserve"> be precise to the DAY (YYYYMMDD)</w:delText>
        </w:r>
        <w:r w:rsidR="00E643BE" w:rsidDel="00D224C3">
          <w:delText xml:space="preserve"> and </w:delText>
        </w:r>
        <w:r w:rsidR="00E643BE" w:rsidRPr="00E643BE" w:rsidDel="00D224C3">
          <w:rPr>
            <w:b/>
          </w:rPr>
          <w:delText>SHOULD</w:delText>
        </w:r>
        <w:r w:rsidR="00E643BE" w:rsidDel="00D224C3">
          <w:delText xml:space="preserve"> be precise to the minute</w:delText>
        </w:r>
        <w:r w:rsidR="00F5682F" w:rsidDel="00D224C3">
          <w:delText xml:space="preserve"> (YYMMDDHHMM)</w:delText>
        </w:r>
      </w:del>
    </w:p>
    <w:p w14:paraId="51559139" w14:textId="77777777" w:rsidR="00F5682F" w:rsidRDefault="00F5682F" w:rsidP="00F5682F">
      <w:pPr>
        <w:pStyle w:val="ConfStmt"/>
      </w:pPr>
      <w:r>
        <w:rPr>
          <w:b/>
        </w:rPr>
        <w:t>LRI-OBR-</w:t>
      </w:r>
      <w:ins w:id="4792" w:author="Swain, Ashley" w:date="2011-11-23T10:38:00Z">
        <w:r w:rsidR="00A14A11">
          <w:rPr>
            <w:b/>
          </w:rPr>
          <w:t>4</w:t>
        </w:r>
      </w:ins>
      <w:del w:id="4793" w:author="Swain, Ashley" w:date="2011-11-23T10:38:00Z">
        <w:r w:rsidDel="00A14A11">
          <w:rPr>
            <w:b/>
          </w:rPr>
          <w:delText>3</w:delText>
        </w:r>
      </w:del>
      <w:r w:rsidRPr="003E112B">
        <w:rPr>
          <w:b/>
        </w:rPr>
        <w:t>:</w:t>
      </w:r>
      <w:r>
        <w:t xml:space="preserve"> The value of OBR.22 (</w:t>
      </w:r>
      <w:r w:rsidRPr="00D4120B">
        <w:t>Results Rpt/Status Chng - Date/Time</w:t>
      </w:r>
      <w:r>
        <w:t xml:space="preserve">) </w:t>
      </w:r>
      <w:r w:rsidRPr="00767E12">
        <w:rPr>
          <w:b/>
        </w:rPr>
        <w:t>SHALL</w:t>
      </w:r>
      <w:r>
        <w:t xml:space="preserve"> be precise to the DAY (YYYYMMDD) and </w:t>
      </w:r>
      <w:r w:rsidRPr="00E643BE">
        <w:rPr>
          <w:b/>
        </w:rPr>
        <w:t>SHOULD</w:t>
      </w:r>
      <w:r>
        <w:t xml:space="preserve"> be precise to the second (YYYYMMDDHHMMSS).</w:t>
      </w:r>
    </w:p>
    <w:p w14:paraId="5AB124E0" w14:textId="77777777" w:rsidR="00B64DF7" w:rsidRDefault="0085000F" w:rsidP="001F67E7">
      <w:pPr>
        <w:pStyle w:val="ConfStmt"/>
      </w:pPr>
      <w:r>
        <w:rPr>
          <w:b/>
        </w:rPr>
        <w:t>LRI-OBR-</w:t>
      </w:r>
      <w:ins w:id="4794" w:author="Swain, Ashley" w:date="2011-11-23T10:38:00Z">
        <w:r w:rsidR="00A14A11">
          <w:rPr>
            <w:b/>
          </w:rPr>
          <w:t>5</w:t>
        </w:r>
      </w:ins>
      <w:del w:id="4795" w:author="Swain, Ashley" w:date="2011-11-23T10:38:00Z">
        <w:r w:rsidDel="00A14A11">
          <w:rPr>
            <w:b/>
          </w:rPr>
          <w:delText>4</w:delText>
        </w:r>
      </w:del>
      <w:r w:rsidR="001F67E7" w:rsidRPr="003E112B">
        <w:rPr>
          <w:b/>
        </w:rPr>
        <w:t>:</w:t>
      </w:r>
      <w:r w:rsidR="001F67E7">
        <w:t xml:space="preserve"> If SPM segment is present, the value of OBR.7 (Observation Date/Time) </w:t>
      </w:r>
      <w:r w:rsidR="001F67E7" w:rsidRPr="00767E12">
        <w:rPr>
          <w:b/>
        </w:rPr>
        <w:t>SHALL</w:t>
      </w:r>
      <w:r w:rsidR="001F67E7">
        <w:t xml:space="preserve"> be identical to SPM.17 (Specimen Collection Date/Time).</w:t>
      </w:r>
    </w:p>
    <w:p w14:paraId="58E0982A" w14:textId="77777777" w:rsidR="001F67E7" w:rsidRDefault="00B64DF7" w:rsidP="00B64DF7">
      <w:pPr>
        <w:pStyle w:val="ConfStmt"/>
      </w:pPr>
      <w:r>
        <w:rPr>
          <w:b/>
        </w:rPr>
        <w:t>L</w:t>
      </w:r>
      <w:r w:rsidR="0085000F">
        <w:rPr>
          <w:b/>
        </w:rPr>
        <w:t>RI-OBX-</w:t>
      </w:r>
      <w:ins w:id="4796" w:author="Swain, Ashley" w:date="2011-11-23T10:38:00Z">
        <w:r w:rsidR="00A14A11">
          <w:rPr>
            <w:b/>
          </w:rPr>
          <w:t>6</w:t>
        </w:r>
      </w:ins>
      <w:del w:id="4797" w:author="Swain, Ashley" w:date="2011-11-23T10:38:00Z">
        <w:r w:rsidR="0085000F" w:rsidDel="00A14A11">
          <w:rPr>
            <w:b/>
          </w:rPr>
          <w:delText>5</w:delText>
        </w:r>
      </w:del>
      <w:r w:rsidRPr="003E112B">
        <w:rPr>
          <w:b/>
        </w:rPr>
        <w:t>:</w:t>
      </w:r>
      <w:r>
        <w:t xml:space="preserve"> If </w:t>
      </w:r>
      <w:r w:rsidR="0085000F">
        <w:t xml:space="preserve">an </w:t>
      </w:r>
      <w:r>
        <w:t xml:space="preserve">OBX segment is related to this OBR, the value of OBX.14 (Date/Time of the Observation) </w:t>
      </w:r>
      <w:r w:rsidRPr="00767E12">
        <w:rPr>
          <w:b/>
        </w:rPr>
        <w:t>SHALL</w:t>
      </w:r>
      <w:r>
        <w:t xml:space="preserve"> be identical to OBR.7 (Observation Date/Time).</w:t>
      </w:r>
    </w:p>
    <w:commentRangeEnd w:id="4789"/>
    <w:p w14:paraId="3B3A6796" w14:textId="77777777" w:rsidR="00955A7E" w:rsidRDefault="00714388" w:rsidP="00955A7E">
      <w:pPr>
        <w:pStyle w:val="ConfStmt"/>
      </w:pPr>
      <w:r>
        <w:rPr>
          <w:rStyle w:val="CommentReference"/>
        </w:rPr>
        <w:commentReference w:id="4789"/>
      </w:r>
      <w:r w:rsidR="00955A7E">
        <w:rPr>
          <w:b/>
        </w:rPr>
        <w:t>LRI-OBR-</w:t>
      </w:r>
      <w:ins w:id="4798" w:author="Swain, Ashley" w:date="2011-11-23T10:38:00Z">
        <w:r w:rsidR="00A14A11">
          <w:rPr>
            <w:b/>
          </w:rPr>
          <w:t>7</w:t>
        </w:r>
      </w:ins>
      <w:del w:id="4799" w:author="Swain, Ashley" w:date="2011-11-23T10:38:00Z">
        <w:r w:rsidR="00955A7E" w:rsidDel="00A14A11">
          <w:rPr>
            <w:b/>
          </w:rPr>
          <w:delText>6</w:delText>
        </w:r>
      </w:del>
      <w:r w:rsidR="00955A7E" w:rsidRPr="003E112B">
        <w:rPr>
          <w:b/>
        </w:rPr>
        <w:t>:</w:t>
      </w:r>
      <w:r w:rsidR="00955A7E">
        <w:t xml:space="preserve"> </w:t>
      </w:r>
      <w:ins w:id="4800" w:author="Robert Snelick" w:date="2011-12-15T17:22:00Z">
        <w:r w:rsidR="002E3905">
          <w:t xml:space="preserve">If valued, </w:t>
        </w:r>
      </w:ins>
      <w:r w:rsidR="00955A7E">
        <w:t>OBR.11 (</w:t>
      </w:r>
      <w:r w:rsidR="00955A7E" w:rsidRPr="00D4120B">
        <w:t>Specimen Action Code</w:t>
      </w:r>
      <w:r w:rsidR="00955A7E">
        <w:t xml:space="preserve">) </w:t>
      </w:r>
      <w:r w:rsidR="00955A7E" w:rsidRPr="00767E12">
        <w:rPr>
          <w:b/>
        </w:rPr>
        <w:t>SHALL</w:t>
      </w:r>
      <w:r w:rsidR="00955A7E">
        <w:t xml:space="preserve"> be </w:t>
      </w:r>
      <w:r w:rsidR="000B6E61">
        <w:t>a</w:t>
      </w:r>
      <w:r w:rsidR="00955A7E">
        <w:t xml:space="preserve"> value </w:t>
      </w:r>
      <w:ins w:id="4801" w:author="Robert Snelick" w:date="2011-12-15T17:23:00Z">
        <w:r w:rsidR="002E3905">
          <w:t>with</w:t>
        </w:r>
      </w:ins>
      <w:del w:id="4802" w:author="Robert Snelick" w:date="2011-12-15T17:23:00Z">
        <w:r w:rsidR="00955A7E" w:rsidDel="002E3905">
          <w:delText>of</w:delText>
        </w:r>
      </w:del>
      <w:r w:rsidR="000B6E61">
        <w:t xml:space="preserve"> </w:t>
      </w:r>
      <w:ins w:id="4803" w:author="Bob Yencha" w:date="2011-12-27T11:24:00Z">
        <w:r w:rsidR="00740AA7">
          <w:t>“</w:t>
        </w:r>
      </w:ins>
      <w:r w:rsidR="000B6E61">
        <w:t>A</w:t>
      </w:r>
      <w:ins w:id="4804" w:author="Bob Yencha" w:date="2011-12-27T11:24:00Z">
        <w:r w:rsidR="00740AA7">
          <w:t>”</w:t>
        </w:r>
      </w:ins>
      <w:r w:rsidR="000B6E61">
        <w:t xml:space="preserve">, </w:t>
      </w:r>
      <w:ins w:id="4805" w:author="Bob Yencha" w:date="2011-12-27T11:24:00Z">
        <w:r w:rsidR="00740AA7">
          <w:t>“</w:t>
        </w:r>
      </w:ins>
      <w:r w:rsidR="000B6E61">
        <w:t>G</w:t>
      </w:r>
      <w:ins w:id="4806" w:author="Bob Yencha" w:date="2011-12-27T11:24:00Z">
        <w:r w:rsidR="00740AA7">
          <w:t>”</w:t>
        </w:r>
      </w:ins>
      <w:r w:rsidR="000B6E61">
        <w:t xml:space="preserve">, </w:t>
      </w:r>
      <w:ins w:id="4807" w:author="Bob Yencha" w:date="2011-12-27T11:24:00Z">
        <w:r w:rsidR="00740AA7">
          <w:t>“</w:t>
        </w:r>
      </w:ins>
      <w:r w:rsidR="000B6E61">
        <w:t>L</w:t>
      </w:r>
      <w:ins w:id="4808" w:author="Bob Yencha" w:date="2011-12-27T11:24:00Z">
        <w:r w:rsidR="00740AA7">
          <w:t>”</w:t>
        </w:r>
      </w:ins>
      <w:r w:rsidR="000B6E61">
        <w:t xml:space="preserve">, or </w:t>
      </w:r>
      <w:ins w:id="4809" w:author="Bob Yencha" w:date="2011-12-27T11:24:00Z">
        <w:r w:rsidR="00740AA7">
          <w:t>“</w:t>
        </w:r>
      </w:ins>
      <w:r w:rsidR="000B6E61">
        <w:t>O</w:t>
      </w:r>
      <w:ins w:id="4810" w:author="Bob Yencha" w:date="2011-12-27T11:24:00Z">
        <w:r w:rsidR="00740AA7">
          <w:t>”</w:t>
        </w:r>
      </w:ins>
      <w:ins w:id="4811" w:author="Robert Snelick" w:date="2011-12-15T17:23:00Z">
        <w:del w:id="4812" w:author="Bob Yencha" w:date="2011-12-27T11:24:00Z">
          <w:r w:rsidR="002E3905" w:rsidDel="00740AA7">
            <w:delText>.</w:delText>
          </w:r>
        </w:del>
      </w:ins>
      <w:del w:id="4813" w:author="Robert Snelick" w:date="2011-12-15T17:23:00Z">
        <w:r w:rsidR="000B6E61" w:rsidDel="002E3905">
          <w:delText xml:space="preserve"> or empty (blank)</w:delText>
        </w:r>
      </w:del>
      <w:r w:rsidR="00955A7E">
        <w:t>.</w:t>
      </w:r>
    </w:p>
    <w:p w14:paraId="4AA4C7A6" w14:textId="77777777" w:rsidR="00BF66B9" w:rsidRDefault="00BF66B9" w:rsidP="00BF66B9">
      <w:pPr>
        <w:pStyle w:val="ConfStmt"/>
      </w:pPr>
      <w:r>
        <w:rPr>
          <w:b/>
        </w:rPr>
        <w:t>LRI-OBR</w:t>
      </w:r>
      <w:r w:rsidR="00DE2196">
        <w:rPr>
          <w:b/>
        </w:rPr>
        <w:t>-</w:t>
      </w:r>
      <w:ins w:id="4814" w:author="Swain, Ashley" w:date="2011-11-23T10:38:00Z">
        <w:r w:rsidR="00A14A11">
          <w:rPr>
            <w:b/>
          </w:rPr>
          <w:t>8</w:t>
        </w:r>
      </w:ins>
      <w:del w:id="4815" w:author="Swain, Ashley" w:date="2011-11-23T10:38:00Z">
        <w:r w:rsidR="00DE2196" w:rsidDel="00A14A11">
          <w:rPr>
            <w:b/>
          </w:rPr>
          <w:delText>7</w:delText>
        </w:r>
      </w:del>
      <w:r w:rsidRPr="003E112B">
        <w:rPr>
          <w:b/>
        </w:rPr>
        <w:t>:</w:t>
      </w:r>
      <w:r>
        <w:t xml:space="preserve"> The value of OBR.12 (</w:t>
      </w:r>
      <w:r w:rsidRPr="00D4120B">
        <w:t>Ordering Provider</w:t>
      </w:r>
      <w:r>
        <w:t xml:space="preserve">) </w:t>
      </w:r>
      <w:r w:rsidRPr="00767E12">
        <w:rPr>
          <w:b/>
        </w:rPr>
        <w:t>SHALL</w:t>
      </w:r>
      <w:r>
        <w:t xml:space="preserve"> be identical to the value of O</w:t>
      </w:r>
      <w:ins w:id="4816" w:author="Swain, Ashley" w:date="2011-11-23T10:47:00Z">
        <w:r w:rsidR="00E528E0">
          <w:t>RC</w:t>
        </w:r>
      </w:ins>
      <w:del w:id="4817" w:author="Swain, Ashley" w:date="2011-11-23T10:47:00Z">
        <w:r w:rsidDel="00E528E0">
          <w:delText>CR</w:delText>
        </w:r>
      </w:del>
      <w:r>
        <w:t>.3 (</w:t>
      </w:r>
      <w:r w:rsidRPr="00D4120B">
        <w:t>Ordering Provider</w:t>
      </w:r>
      <w:r>
        <w:t>).</w:t>
      </w:r>
    </w:p>
    <w:p w14:paraId="2E8C0332" w14:textId="77777777" w:rsidR="00BF66B9" w:rsidDel="00C5315B" w:rsidRDefault="00BF66B9" w:rsidP="00BF66B9">
      <w:pPr>
        <w:pStyle w:val="ConfStmt"/>
        <w:rPr>
          <w:del w:id="4818" w:author="Robert Snelick" w:date="2011-12-15T11:42:00Z"/>
        </w:rPr>
      </w:pPr>
      <w:del w:id="4819" w:author="Robert Snelick" w:date="2011-12-15T11:42:00Z">
        <w:r w:rsidDel="00C5315B">
          <w:rPr>
            <w:b/>
          </w:rPr>
          <w:delText>LRI-OBR</w:delText>
        </w:r>
        <w:r w:rsidR="00DE2196" w:rsidDel="00C5315B">
          <w:rPr>
            <w:b/>
          </w:rPr>
          <w:delText>-</w:delText>
        </w:r>
      </w:del>
      <w:ins w:id="4820" w:author="Swain, Ashley" w:date="2011-11-23T10:38:00Z">
        <w:del w:id="4821" w:author="Robert Snelick" w:date="2011-12-15T11:42:00Z">
          <w:r w:rsidR="00A14A11" w:rsidDel="00C5315B">
            <w:rPr>
              <w:b/>
            </w:rPr>
            <w:delText>9</w:delText>
          </w:r>
        </w:del>
      </w:ins>
      <w:del w:id="4822" w:author="Robert Snelick" w:date="2011-12-15T11:42:00Z">
        <w:r w:rsidR="00DE2196" w:rsidDel="00C5315B">
          <w:rPr>
            <w:b/>
          </w:rPr>
          <w:delText>8</w:delText>
        </w:r>
        <w:r w:rsidRPr="003E112B" w:rsidDel="00C5315B">
          <w:rPr>
            <w:b/>
          </w:rPr>
          <w:delText>:</w:delText>
        </w:r>
        <w:r w:rsidDel="00C5315B">
          <w:delText xml:space="preserve"> The value of OBR.17 (</w:delText>
        </w:r>
        <w:r w:rsidRPr="00D4120B" w:rsidDel="00C5315B">
          <w:delText>Call Back Phone Number</w:delText>
        </w:r>
        <w:r w:rsidDel="00C5315B">
          <w:delText xml:space="preserve">) </w:delText>
        </w:r>
        <w:r w:rsidRPr="00767E12" w:rsidDel="00C5315B">
          <w:rPr>
            <w:b/>
          </w:rPr>
          <w:delText>SHALL</w:delText>
        </w:r>
        <w:r w:rsidDel="00C5315B">
          <w:delText xml:space="preserve"> be identical to the value of O</w:delText>
        </w:r>
      </w:del>
      <w:ins w:id="4823" w:author="Swain, Ashley" w:date="2011-11-23T10:47:00Z">
        <w:del w:id="4824" w:author="Robert Snelick" w:date="2011-12-15T11:42:00Z">
          <w:r w:rsidR="00E528E0" w:rsidDel="00C5315B">
            <w:delText>RC</w:delText>
          </w:r>
        </w:del>
      </w:ins>
      <w:del w:id="4825" w:author="Robert Snelick" w:date="2011-12-15T11:42:00Z">
        <w:r w:rsidDel="00C5315B">
          <w:delText>CR.14 (</w:delText>
        </w:r>
        <w:r w:rsidRPr="00D4120B" w:rsidDel="00C5315B">
          <w:delText>Order Callback Phone Number</w:delText>
        </w:r>
        <w:r w:rsidDel="00C5315B">
          <w:delText>).</w:delText>
        </w:r>
      </w:del>
    </w:p>
    <w:p w14:paraId="4C63717A" w14:textId="77777777" w:rsidR="00BF66B9" w:rsidDel="00C5315B" w:rsidRDefault="00BF66B9" w:rsidP="00BF66B9">
      <w:pPr>
        <w:pStyle w:val="ConfStmt"/>
        <w:rPr>
          <w:del w:id="4826" w:author="Robert Snelick" w:date="2011-12-15T11:43:00Z"/>
        </w:rPr>
      </w:pPr>
      <w:del w:id="4827" w:author="Robert Snelick" w:date="2011-12-15T11:43:00Z">
        <w:r w:rsidDel="00C5315B">
          <w:rPr>
            <w:b/>
          </w:rPr>
          <w:delText>LRI-OBR</w:delText>
        </w:r>
        <w:r w:rsidR="00DE2196" w:rsidDel="00C5315B">
          <w:rPr>
            <w:b/>
          </w:rPr>
          <w:delText>-</w:delText>
        </w:r>
      </w:del>
      <w:ins w:id="4828" w:author="Swain, Ashley" w:date="2011-11-23T10:38:00Z">
        <w:del w:id="4829" w:author="Robert Snelick" w:date="2011-12-15T11:43:00Z">
          <w:r w:rsidR="00A14A11" w:rsidDel="00C5315B">
            <w:rPr>
              <w:b/>
            </w:rPr>
            <w:delText>10</w:delText>
          </w:r>
        </w:del>
      </w:ins>
      <w:del w:id="4830" w:author="Robert Snelick" w:date="2011-12-15T11:43:00Z">
        <w:r w:rsidR="00DE2196" w:rsidDel="00C5315B">
          <w:rPr>
            <w:b/>
          </w:rPr>
          <w:delText>9</w:delText>
        </w:r>
        <w:r w:rsidRPr="007905D7" w:rsidDel="00C5315B">
          <w:rPr>
            <w:b/>
          </w:rPr>
          <w:delText>:</w:delText>
        </w:r>
        <w:r w:rsidDel="00C5315B">
          <w:delText xml:space="preserve"> </w:delText>
        </w:r>
        <w:r w:rsidR="00DE2196" w:rsidDel="00C5315B">
          <w:delText>OBR.12</w:delText>
        </w:r>
        <w:r w:rsidDel="00C5315B">
          <w:delText xml:space="preserve"> (</w:delText>
        </w:r>
        <w:r w:rsidR="00DE2196" w:rsidDel="00C5315B">
          <w:delText>Danger</w:delText>
        </w:r>
        <w:r w:rsidRPr="00D4120B" w:rsidDel="00C5315B">
          <w:delText xml:space="preserve"> Code</w:delText>
        </w:r>
        <w:r w:rsidDel="00C5315B">
          <w:delText xml:space="preserve">), </w:delText>
        </w:r>
        <w:r w:rsidR="00DE2196" w:rsidDel="00C5315B">
          <w:delText xml:space="preserve">OBR.31 </w:delText>
        </w:r>
        <w:r w:rsidDel="00C5315B">
          <w:delText>(</w:delText>
        </w:r>
        <w:r w:rsidR="00DE2196" w:rsidRPr="00D4120B" w:rsidDel="00C5315B">
          <w:delText>Reason for Study</w:delText>
        </w:r>
        <w:r w:rsidR="00DE2196" w:rsidDel="00C5315B">
          <w:delText>)</w:delText>
        </w:r>
        <w:r w:rsidDel="00C5315B">
          <w:delText>,</w:delText>
        </w:r>
        <w:r w:rsidR="00DE2196" w:rsidDel="00C5315B">
          <w:delText xml:space="preserve"> OBR.39 (</w:delText>
        </w:r>
        <w:r w:rsidR="00DE2196" w:rsidRPr="00D4120B" w:rsidDel="00C5315B">
          <w:delText xml:space="preserve">Collector's Comment </w:delText>
        </w:r>
        <w:r w:rsidR="00DE2196" w:rsidDel="00C5315B">
          <w:delText>)</w:delText>
        </w:r>
        <w:r w:rsidR="00DE2196" w:rsidRPr="00DE2196" w:rsidDel="00C5315B">
          <w:delText xml:space="preserve"> </w:delText>
        </w:r>
        <w:r w:rsidR="00DE2196" w:rsidDel="00C5315B">
          <w:delText>, OBR.44 (</w:delText>
        </w:r>
        <w:r w:rsidR="00DE2196" w:rsidRPr="00D4120B" w:rsidDel="00C5315B">
          <w:delText>Procedure Code</w:delText>
        </w:r>
        <w:r w:rsidR="00DE2196" w:rsidDel="00C5315B">
          <w:delText>), OBR.45 (</w:delText>
        </w:r>
        <w:r w:rsidR="00DE2196" w:rsidRPr="00D4120B" w:rsidDel="00C5315B">
          <w:delText>Procedure Code</w:delText>
        </w:r>
        <w:r w:rsidR="00DE2196" w:rsidDel="00C5315B">
          <w:delText xml:space="preserve"> Modifier), OBR.46 (</w:delText>
        </w:r>
        <w:r w:rsidR="00DE2196" w:rsidRPr="00D4120B" w:rsidDel="00C5315B">
          <w:delText>Placer Supplemental Service Information</w:delText>
        </w:r>
        <w:r w:rsidR="00DE2196" w:rsidDel="00C5315B">
          <w:delText>), OBR.47 (</w:delText>
        </w:r>
        <w:r w:rsidR="00DE2196" w:rsidRPr="00D4120B" w:rsidDel="00C5315B">
          <w:delText>Filler Supplemental Service Information</w:delText>
        </w:r>
        <w:r w:rsidR="00DE2196" w:rsidDel="00C5315B">
          <w:delText>), OBR.48 (</w:delText>
        </w:r>
        <w:r w:rsidR="00DE2196" w:rsidRPr="00D4120B" w:rsidDel="00C5315B">
          <w:delText>Medically Necessary Duplicate Procedure Reason</w:delText>
        </w:r>
        <w:r w:rsidR="00DE2196" w:rsidDel="00C5315B">
          <w:delText>), and OBR.50 (</w:delText>
        </w:r>
        <w:r w:rsidR="00DE2196" w:rsidRPr="00D4120B" w:rsidDel="00C5315B">
          <w:delText>Parent Universal Service Identifier</w:delText>
        </w:r>
        <w:r w:rsidR="00DE2196" w:rsidDel="00C5315B">
          <w:delText xml:space="preserve">) </w:delText>
        </w:r>
        <w:r w:rsidRPr="00F25A79" w:rsidDel="00C5315B">
          <w:rPr>
            <w:b/>
          </w:rPr>
          <w:delText xml:space="preserve">SHALL </w:delText>
        </w:r>
        <w:r w:rsidDel="00C5315B">
          <w:rPr>
            <w:b/>
          </w:rPr>
          <w:delText xml:space="preserve">be </w:delText>
        </w:r>
        <w:r w:rsidDel="00C5315B">
          <w:delText xml:space="preserve">valued using the </w:delText>
        </w:r>
        <w:r w:rsidR="00D826AD" w:rsidDel="00C5315B">
          <w:fldChar w:fldCharType="begin"/>
        </w:r>
        <w:r w:rsidR="00A15A1E" w:rsidDel="00C5315B">
          <w:delInstrText>HYPERLINK \l "_CWE_–_Coded_1"</w:delInstrText>
        </w:r>
        <w:r w:rsidR="00D826AD" w:rsidDel="00C5315B">
          <w:fldChar w:fldCharType="separate"/>
        </w:r>
        <w:r w:rsidRPr="00201754" w:rsidDel="00C5315B">
          <w:rPr>
            <w:rStyle w:val="Hyperlink"/>
            <w:rFonts w:ascii="Times New Roman" w:hAnsi="Times New Roman"/>
            <w:sz w:val="24"/>
          </w:rPr>
          <w:delText>CWE – Coded with Exceptions – All Fields Except OBX-5</w:delText>
        </w:r>
        <w:r w:rsidR="00D826AD" w:rsidDel="00C5315B">
          <w:fldChar w:fldCharType="end"/>
        </w:r>
        <w:r w:rsidRPr="00201754" w:rsidDel="00C5315B">
          <w:delText xml:space="preserve"> </w:delText>
        </w:r>
        <w:r w:rsidDel="00C5315B">
          <w:delText>datatype definition and constraints.</w:delText>
        </w:r>
      </w:del>
    </w:p>
    <w:p w14:paraId="1E0526C5" w14:textId="77777777" w:rsidR="00033266" w:rsidDel="00313B20" w:rsidRDefault="00BF66B9" w:rsidP="00033266">
      <w:pPr>
        <w:pStyle w:val="ConfStmt"/>
        <w:rPr>
          <w:del w:id="4831" w:author="Robert Snelick" w:date="2011-12-15T17:17:00Z"/>
          <w:b/>
        </w:rPr>
      </w:pPr>
      <w:commentRangeStart w:id="4832"/>
      <w:del w:id="4833" w:author="Robert Snelick" w:date="2011-12-15T17:17:00Z">
        <w:r w:rsidDel="00313B20">
          <w:rPr>
            <w:b/>
          </w:rPr>
          <w:delText>LRI-OBR</w:delText>
        </w:r>
        <w:r w:rsidR="00F81EB6" w:rsidDel="00313B20">
          <w:rPr>
            <w:b/>
          </w:rPr>
          <w:delText>-1</w:delText>
        </w:r>
      </w:del>
      <w:ins w:id="4834" w:author="Swain, Ashley" w:date="2011-11-23T10:38:00Z">
        <w:del w:id="4835" w:author="Robert Snelick" w:date="2011-12-15T17:17:00Z">
          <w:r w:rsidR="00A14A11" w:rsidDel="00313B20">
            <w:rPr>
              <w:b/>
            </w:rPr>
            <w:delText>1</w:delText>
          </w:r>
        </w:del>
      </w:ins>
      <w:del w:id="4836" w:author="Robert Snelick" w:date="2011-12-15T17:17:00Z">
        <w:r w:rsidR="00F81EB6" w:rsidDel="00313B20">
          <w:rPr>
            <w:b/>
          </w:rPr>
          <w:delText>0</w:delText>
        </w:r>
        <w:r w:rsidRPr="003E112B" w:rsidDel="00313B20">
          <w:rPr>
            <w:b/>
          </w:rPr>
          <w:delText>:</w:delText>
        </w:r>
        <w:r w:rsidDel="00313B20">
          <w:delText xml:space="preserve"> </w:delText>
        </w:r>
      </w:del>
      <w:del w:id="4837" w:author="Robert Snelick" w:date="2011-12-15T16:59:00Z">
        <w:r w:rsidR="00AF16AC" w:rsidDel="00033266">
          <w:delText xml:space="preserve">If OBR.29 (Parent) is valued, </w:delText>
        </w:r>
      </w:del>
      <w:del w:id="4838" w:author="Robert Snelick" w:date="2011-12-15T17:17:00Z">
        <w:r w:rsidR="00116D3C" w:rsidDel="00313B20">
          <w:delText>OBR.50</w:delText>
        </w:r>
        <w:r w:rsidDel="00313B20">
          <w:delText xml:space="preserve"> (Parent Universal Service Identifier) </w:delText>
        </w:r>
        <w:r w:rsidRPr="00767E12" w:rsidDel="00313B20">
          <w:rPr>
            <w:b/>
          </w:rPr>
          <w:delText>SHALL</w:delText>
        </w:r>
        <w:r w:rsidR="00116D3C" w:rsidDel="00313B20">
          <w:delText xml:space="preserve"> </w:delText>
        </w:r>
      </w:del>
      <w:del w:id="4839" w:author="Robert Snelick" w:date="2011-12-15T17:00:00Z">
        <w:r w:rsidR="00116D3C" w:rsidDel="00033266">
          <w:delText>be</w:delText>
        </w:r>
        <w:r w:rsidR="00AF16AC" w:rsidDel="00033266">
          <w:delText xml:space="preserve"> valued and </w:delText>
        </w:r>
        <w:r w:rsidR="00AF16AC" w:rsidRPr="00AF16AC" w:rsidDel="00033266">
          <w:rPr>
            <w:b/>
          </w:rPr>
          <w:delText>SHALL</w:delText>
        </w:r>
      </w:del>
      <w:del w:id="4840" w:author="Robert Snelick" w:date="2011-12-15T17:17:00Z">
        <w:r w:rsidR="00AF16AC" w:rsidDel="00313B20">
          <w:delText xml:space="preserve"> be</w:delText>
        </w:r>
        <w:r w:rsidR="00116D3C" w:rsidDel="00313B20">
          <w:delText xml:space="preserve"> identical to the value of O</w:delText>
        </w:r>
        <w:r w:rsidDel="00313B20">
          <w:delText>R</w:delText>
        </w:r>
        <w:r w:rsidR="00116D3C" w:rsidDel="00313B20">
          <w:delText>C.31</w:delText>
        </w:r>
        <w:r w:rsidDel="00313B20">
          <w:delText xml:space="preserve"> (</w:delText>
        </w:r>
        <w:r w:rsidRPr="00D4120B" w:rsidDel="00313B20">
          <w:delText>Parent Universal Service Identifier</w:delText>
        </w:r>
        <w:r w:rsidDel="00313B20">
          <w:delText>).</w:delText>
        </w:r>
        <w:r w:rsidR="006B760F" w:rsidRPr="006B760F" w:rsidDel="00313B20">
          <w:rPr>
            <w:b/>
          </w:rPr>
          <w:delText xml:space="preserve"> </w:delText>
        </w:r>
        <w:commentRangeEnd w:id="4832"/>
        <w:r w:rsidR="00033266" w:rsidDel="00313B20">
          <w:rPr>
            <w:rStyle w:val="CommentReference"/>
          </w:rPr>
          <w:commentReference w:id="4832"/>
        </w:r>
      </w:del>
    </w:p>
    <w:p w14:paraId="46AD180D" w14:textId="77777777" w:rsidR="00E91B61" w:rsidDel="006B4C71" w:rsidRDefault="006B760F" w:rsidP="006B760F">
      <w:pPr>
        <w:pStyle w:val="ConfStmt"/>
        <w:rPr>
          <w:del w:id="4841" w:author="Robert Snelick" w:date="2011-12-02T18:10:00Z"/>
        </w:rPr>
      </w:pPr>
      <w:del w:id="4842" w:author="Robert Snelick" w:date="2011-12-02T18:10:00Z">
        <w:r w:rsidDel="006B4C71">
          <w:rPr>
            <w:b/>
          </w:rPr>
          <w:delText>LRI-OBR-1</w:delText>
        </w:r>
      </w:del>
      <w:ins w:id="4843" w:author="Swain, Ashley" w:date="2011-11-23T10:38:00Z">
        <w:del w:id="4844" w:author="Robert Snelick" w:date="2011-12-02T18:10:00Z">
          <w:r w:rsidR="00A14A11" w:rsidDel="006B4C71">
            <w:rPr>
              <w:b/>
            </w:rPr>
            <w:delText>2</w:delText>
          </w:r>
        </w:del>
      </w:ins>
      <w:del w:id="4845" w:author="Robert Snelick" w:date="2011-12-02T18:10:00Z">
        <w:r w:rsidDel="006B4C71">
          <w:rPr>
            <w:b/>
          </w:rPr>
          <w:delText>1</w:delText>
        </w:r>
        <w:r w:rsidRPr="00862980" w:rsidDel="006B4C71">
          <w:rPr>
            <w:b/>
          </w:rPr>
          <w:delText>:</w:delText>
        </w:r>
        <w:r w:rsidDel="006B4C71">
          <w:delText xml:space="preserve"> If OBR.11 (</w:delText>
        </w:r>
        <w:r w:rsidRPr="00D4120B" w:rsidDel="006B4C71">
          <w:delText>Specimen Action Code</w:delText>
        </w:r>
        <w:r w:rsidDel="006B4C71">
          <w:delText xml:space="preserve">) is valued “G”, then OBR.29 (Parent) </w:delText>
        </w:r>
        <w:r w:rsidR="00782F0F" w:rsidDel="006B4C71">
          <w:delText>and OBR. 26 (Parent Result) are</w:delText>
        </w:r>
        <w:r w:rsidDel="006B4C71">
          <w:delText xml:space="preserve"> Required/Mandatory and cannot be empty.</w:delText>
        </w:r>
      </w:del>
    </w:p>
    <w:p w14:paraId="7980854F" w14:textId="77777777" w:rsidR="00E91B61" w:rsidDel="00B02323" w:rsidRDefault="00E91B61" w:rsidP="00E91B61">
      <w:pPr>
        <w:pStyle w:val="ConfTitle"/>
        <w:rPr>
          <w:del w:id="4846" w:author="Bob Yencha" w:date="2011-12-19T18:07:00Z"/>
        </w:rPr>
      </w:pPr>
      <w:del w:id="4847" w:author="Bob Yencha" w:date="2011-12-19T18:07:00Z">
        <w:r w:rsidDel="00B02323">
          <w:delText>Conformance Statement: LRI-GU Profile</w:delText>
        </w:r>
      </w:del>
    </w:p>
    <w:p w14:paraId="528718B1" w14:textId="77777777" w:rsidR="00862980" w:rsidDel="00C5315B" w:rsidRDefault="00E91B61" w:rsidP="00E91B61">
      <w:pPr>
        <w:pStyle w:val="ConfStmt"/>
        <w:rPr>
          <w:del w:id="4848" w:author="Robert Snelick" w:date="2011-12-15T11:43:00Z"/>
        </w:rPr>
      </w:pPr>
      <w:del w:id="4849" w:author="Robert Snelick" w:date="2011-12-15T11:43:00Z">
        <w:r w:rsidRPr="00E63D53" w:rsidDel="00C5315B">
          <w:rPr>
            <w:b/>
          </w:rPr>
          <w:delText>LRI-</w:delText>
        </w:r>
        <w:r w:rsidDel="00C5315B">
          <w:rPr>
            <w:b/>
          </w:rPr>
          <w:delText>OBR</w:delText>
        </w:r>
        <w:r w:rsidR="006B760F" w:rsidDel="00C5315B">
          <w:rPr>
            <w:b/>
          </w:rPr>
          <w:delText>-1</w:delText>
        </w:r>
      </w:del>
      <w:ins w:id="4850" w:author="Swain, Ashley" w:date="2011-11-23T10:38:00Z">
        <w:del w:id="4851" w:author="Robert Snelick" w:date="2011-12-15T11:43:00Z">
          <w:r w:rsidR="00A14A11" w:rsidDel="00C5315B">
            <w:rPr>
              <w:b/>
            </w:rPr>
            <w:delText>3</w:delText>
          </w:r>
        </w:del>
      </w:ins>
      <w:del w:id="4852" w:author="Robert Snelick" w:date="2011-12-15T11:43:00Z">
        <w:r w:rsidR="006B760F" w:rsidDel="00C5315B">
          <w:rPr>
            <w:b/>
          </w:rPr>
          <w:delText>2</w:delText>
        </w:r>
        <w:r w:rsidRPr="00E63D53" w:rsidDel="00C5315B">
          <w:rPr>
            <w:b/>
          </w:rPr>
          <w:delText>:</w:delText>
        </w:r>
        <w:r w:rsidDel="00C5315B">
          <w:delText xml:space="preserve"> OBR.2 (</w:delText>
        </w:r>
        <w:r w:rsidRPr="00D4120B" w:rsidDel="00C5315B">
          <w:delText>Placer Order Number</w:delText>
        </w:r>
        <w:r w:rsidR="00F81EB6" w:rsidDel="00C5315B">
          <w:delText xml:space="preserve">) and </w:delText>
        </w:r>
        <w:r w:rsidDel="00C5315B">
          <w:delText>OBR.3 (</w:delText>
        </w:r>
        <w:r w:rsidRPr="00D4120B" w:rsidDel="00C5315B">
          <w:delText>Filler Order Number</w:delText>
        </w:r>
        <w:r w:rsidR="00F81EB6" w:rsidDel="00C5315B">
          <w:delText>)</w:delText>
        </w:r>
        <w:r w:rsidDel="00C5315B">
          <w:delText xml:space="preserve"> </w:delText>
        </w:r>
        <w:r w:rsidRPr="00436127" w:rsidDel="00C5315B">
          <w:rPr>
            <w:b/>
          </w:rPr>
          <w:delText>SHALL</w:delText>
        </w:r>
        <w:r w:rsidDel="00C5315B">
          <w:delText xml:space="preserve"> be valued using the </w:delText>
        </w:r>
        <w:r w:rsidR="00D826AD" w:rsidDel="00C5315B">
          <w:fldChar w:fldCharType="begin"/>
        </w:r>
        <w:r w:rsidR="00A15A1E" w:rsidDel="00C5315B">
          <w:delInstrText>HYPERLINK \l "_EI_GU_–"</w:delInstrText>
        </w:r>
        <w:r w:rsidR="00D826AD" w:rsidDel="00C5315B">
          <w:fldChar w:fldCharType="separate"/>
        </w:r>
        <w:r w:rsidDel="00C5315B">
          <w:rPr>
            <w:rStyle w:val="Hyperlink"/>
            <w:rFonts w:ascii="Times New Roman" w:hAnsi="Times New Roman"/>
            <w:sz w:val="24"/>
          </w:rPr>
          <w:delText>EI GU - Entity Identifier (Globally Unique)</w:delText>
        </w:r>
        <w:r w:rsidR="00D826AD" w:rsidDel="00C5315B">
          <w:fldChar w:fldCharType="end"/>
        </w:r>
        <w:r w:rsidDel="00C5315B">
          <w:delText xml:space="preserve"> datatype definition and constraints.</w:delText>
        </w:r>
      </w:del>
    </w:p>
    <w:p w14:paraId="23CB14D8" w14:textId="77777777" w:rsidR="00E91B61" w:rsidDel="00A5038C" w:rsidRDefault="00E91B61" w:rsidP="00E91B61">
      <w:pPr>
        <w:pStyle w:val="ConfStmt"/>
        <w:rPr>
          <w:del w:id="4853" w:author="Robert Snelick" w:date="2011-12-15T17:08:00Z"/>
        </w:rPr>
      </w:pPr>
      <w:del w:id="4854" w:author="Robert Snelick" w:date="2011-12-15T17:08:00Z">
        <w:r w:rsidRPr="00E63D53" w:rsidDel="00A5038C">
          <w:rPr>
            <w:b/>
          </w:rPr>
          <w:delText>LRI-</w:delText>
        </w:r>
        <w:r w:rsidR="006B760F" w:rsidDel="00A5038C">
          <w:rPr>
            <w:b/>
          </w:rPr>
          <w:delText>OBR-1</w:delText>
        </w:r>
      </w:del>
      <w:ins w:id="4855" w:author="Swain, Ashley" w:date="2011-11-23T10:38:00Z">
        <w:del w:id="4856" w:author="Robert Snelick" w:date="2011-12-15T17:08:00Z">
          <w:r w:rsidR="00A14A11" w:rsidDel="00A5038C">
            <w:rPr>
              <w:b/>
            </w:rPr>
            <w:delText>4</w:delText>
          </w:r>
        </w:del>
      </w:ins>
      <w:del w:id="4857" w:author="Robert Snelick" w:date="2011-12-15T17:08:00Z">
        <w:r w:rsidR="006B760F" w:rsidDel="00A5038C">
          <w:rPr>
            <w:b/>
          </w:rPr>
          <w:delText>3</w:delText>
        </w:r>
        <w:r w:rsidRPr="00E63D53" w:rsidDel="00A5038C">
          <w:rPr>
            <w:b/>
          </w:rPr>
          <w:delText>:</w:delText>
        </w:r>
        <w:r w:rsidR="00862980" w:rsidDel="00A5038C">
          <w:delText xml:space="preserve"> </w:delText>
        </w:r>
        <w:r w:rsidR="006B760F" w:rsidDel="00A5038C">
          <w:delText>OBR</w:delText>
        </w:r>
        <w:r w:rsidR="00862980" w:rsidDel="00A5038C">
          <w:delText>.29</w:delText>
        </w:r>
        <w:r w:rsidDel="00A5038C">
          <w:delText xml:space="preserve"> (</w:delText>
        </w:r>
        <w:r w:rsidRPr="00D4120B" w:rsidDel="00A5038C">
          <w:delText>P</w:delText>
        </w:r>
        <w:r w:rsidDel="00A5038C">
          <w:delText xml:space="preserve">arent) </w:delText>
        </w:r>
        <w:r w:rsidRPr="00436127" w:rsidDel="00A5038C">
          <w:rPr>
            <w:b/>
          </w:rPr>
          <w:delText>SHALL</w:delText>
        </w:r>
        <w:r w:rsidDel="00A5038C">
          <w:delText xml:space="preserve"> be valued using the </w:delText>
        </w:r>
        <w:r w:rsidR="00D826AD" w:rsidDel="00A5038C">
          <w:fldChar w:fldCharType="begin"/>
        </w:r>
        <w:r w:rsidR="00145BCA" w:rsidDel="00A5038C">
          <w:delInstrText>HYPERLINK \l "_EIP_–_GU"</w:delInstrText>
        </w:r>
        <w:r w:rsidR="00D826AD" w:rsidDel="00A5038C">
          <w:fldChar w:fldCharType="separate"/>
        </w:r>
        <w:r w:rsidRPr="009D4F2A" w:rsidDel="00A5038C">
          <w:rPr>
            <w:rStyle w:val="Hyperlink"/>
            <w:rFonts w:ascii="Times New Roman" w:hAnsi="Times New Roman"/>
            <w:sz w:val="24"/>
          </w:rPr>
          <w:delText>EIP – GU – Entity Identifier Pair (Globally Unique)</w:delText>
        </w:r>
        <w:r w:rsidR="00D826AD" w:rsidDel="00A5038C">
          <w:fldChar w:fldCharType="end"/>
        </w:r>
        <w:r w:rsidDel="00A5038C">
          <w:delText xml:space="preserve"> datatype definition and constraints.</w:delText>
        </w:r>
      </w:del>
    </w:p>
    <w:p w14:paraId="40EB7471" w14:textId="77777777" w:rsidR="00E91B61" w:rsidRPr="008F35FD" w:rsidDel="00313B20" w:rsidRDefault="00E91B61" w:rsidP="00E91B61">
      <w:pPr>
        <w:pStyle w:val="ConfStmt"/>
        <w:rPr>
          <w:del w:id="4858" w:author="Robert Snelick" w:date="2011-12-15T17:17:00Z"/>
        </w:rPr>
      </w:pPr>
      <w:del w:id="4859" w:author="Robert Snelick" w:date="2011-12-15T17:17:00Z">
        <w:r w:rsidRPr="00E63D53" w:rsidDel="00313B20">
          <w:rPr>
            <w:b/>
          </w:rPr>
          <w:delText>LRI-</w:delText>
        </w:r>
        <w:r w:rsidR="006B760F" w:rsidDel="00313B20">
          <w:rPr>
            <w:b/>
          </w:rPr>
          <w:delText>OBR-1</w:delText>
        </w:r>
      </w:del>
      <w:ins w:id="4860" w:author="Swain, Ashley" w:date="2011-11-23T10:38:00Z">
        <w:del w:id="4861" w:author="Robert Snelick" w:date="2011-12-15T17:17:00Z">
          <w:r w:rsidR="00A14A11" w:rsidDel="00313B20">
            <w:rPr>
              <w:b/>
            </w:rPr>
            <w:delText>5</w:delText>
          </w:r>
        </w:del>
      </w:ins>
      <w:del w:id="4862" w:author="Robert Snelick" w:date="2011-12-15T17:17:00Z">
        <w:r w:rsidR="006B760F" w:rsidDel="00313B20">
          <w:rPr>
            <w:b/>
          </w:rPr>
          <w:delText>4</w:delText>
        </w:r>
        <w:r w:rsidRPr="00E63D53" w:rsidDel="00313B20">
          <w:rPr>
            <w:b/>
          </w:rPr>
          <w:delText>:</w:delText>
        </w:r>
        <w:r w:rsidDel="00313B20">
          <w:delText xml:space="preserve"> </w:delText>
        </w:r>
        <w:r w:rsidR="006B760F" w:rsidDel="00313B20">
          <w:delText>OBR</w:delText>
        </w:r>
        <w:r w:rsidDel="00313B20">
          <w:delText>.10 (</w:delText>
        </w:r>
        <w:r w:rsidR="006B760F" w:rsidRPr="00D4120B" w:rsidDel="00313B20">
          <w:delText>Collector Identifier</w:delText>
        </w:r>
        <w:r w:rsidDel="00313B20">
          <w:delText xml:space="preserve">), </w:delText>
        </w:r>
        <w:r w:rsidR="006B760F" w:rsidDel="00313B20">
          <w:delText>OBR</w:delText>
        </w:r>
        <w:r w:rsidDel="00313B20">
          <w:delText>.</w:delText>
        </w:r>
        <w:r w:rsidR="006B760F" w:rsidDel="00313B20">
          <w:delText>16</w:delText>
        </w:r>
        <w:r w:rsidDel="00313B20">
          <w:delText xml:space="preserve"> (</w:delText>
        </w:r>
        <w:r w:rsidR="006B760F" w:rsidRPr="00D4120B" w:rsidDel="00313B20">
          <w:delText>Ordering Provider</w:delText>
        </w:r>
        <w:r w:rsidDel="00313B20">
          <w:delText xml:space="preserve">), </w:delText>
        </w:r>
        <w:r w:rsidR="00BF3219" w:rsidDel="00313B20">
          <w:delText xml:space="preserve">and </w:delText>
        </w:r>
        <w:r w:rsidDel="00313B20">
          <w:delText>O</w:delText>
        </w:r>
        <w:r w:rsidR="006B760F" w:rsidDel="00313B20">
          <w:delText>B</w:delText>
        </w:r>
        <w:r w:rsidDel="00313B20">
          <w:delText>R</w:delText>
        </w:r>
        <w:r w:rsidR="006B760F" w:rsidDel="00313B20">
          <w:delText>.</w:delText>
        </w:r>
        <w:r w:rsidR="00BF3219" w:rsidDel="00313B20">
          <w:delText>28</w:delText>
        </w:r>
        <w:r w:rsidDel="00313B20">
          <w:delText xml:space="preserve"> (</w:delText>
        </w:r>
        <w:r w:rsidR="00BF3219" w:rsidRPr="00D4120B" w:rsidDel="00313B20">
          <w:delText>Result Copies To</w:delText>
        </w:r>
        <w:r w:rsidDel="00313B20">
          <w:delText xml:space="preserve">) </w:delText>
        </w:r>
        <w:r w:rsidRPr="00436127" w:rsidDel="00313B20">
          <w:rPr>
            <w:b/>
          </w:rPr>
          <w:delText>SHALL</w:delText>
        </w:r>
        <w:r w:rsidDel="00313B20">
          <w:delText xml:space="preserve"> be valued using the </w:delText>
        </w:r>
        <w:r w:rsidR="00D826AD" w:rsidDel="00313B20">
          <w:fldChar w:fldCharType="begin"/>
        </w:r>
        <w:r w:rsidR="00145BCA" w:rsidDel="00313B20">
          <w:delInstrText>HYPERLINK \l "_XCN_–_GU"</w:delInstrText>
        </w:r>
        <w:r w:rsidR="00D826AD" w:rsidDel="00313B20">
          <w:fldChar w:fldCharType="separate"/>
        </w:r>
        <w:r w:rsidRPr="000A2948" w:rsidDel="00313B20">
          <w:rPr>
            <w:rStyle w:val="Hyperlink"/>
            <w:rFonts w:ascii="Times New Roman" w:hAnsi="Times New Roman"/>
            <w:sz w:val="24"/>
          </w:rPr>
          <w:delText>XCN – GU – Extended Composite ID Number and Name for Persons (Globally Unique)</w:delText>
        </w:r>
        <w:r w:rsidR="00D826AD" w:rsidDel="00313B20">
          <w:fldChar w:fldCharType="end"/>
        </w:r>
        <w:r w:rsidDel="00313B20">
          <w:delText xml:space="preserve"> datatype definition and constraints.</w:delText>
        </w:r>
      </w:del>
    </w:p>
    <w:p w14:paraId="23DEE1F4" w14:textId="77777777" w:rsidR="00E91B61" w:rsidRDefault="00E91B61" w:rsidP="00E91B61">
      <w:pPr>
        <w:pStyle w:val="ConfTitle"/>
      </w:pPr>
      <w:r>
        <w:t>Conformance Statement: LRI-NG Profile</w:t>
      </w:r>
    </w:p>
    <w:p w14:paraId="388F0B62" w14:textId="77777777" w:rsidR="00E91B61" w:rsidRPr="008F35FD" w:rsidDel="00A5038C" w:rsidRDefault="00E91B61" w:rsidP="00E91B61">
      <w:pPr>
        <w:pStyle w:val="ConfStmt"/>
        <w:rPr>
          <w:del w:id="4863" w:author="Robert Snelick" w:date="2011-12-15T17:08:00Z"/>
        </w:rPr>
      </w:pPr>
      <w:del w:id="4864" w:author="Robert Snelick" w:date="2011-12-15T17:08:00Z">
        <w:r w:rsidRPr="00E63D53" w:rsidDel="00A5038C">
          <w:rPr>
            <w:b/>
          </w:rPr>
          <w:delText>LRI-</w:delText>
        </w:r>
        <w:r w:rsidR="008E6315" w:rsidDel="00A5038C">
          <w:rPr>
            <w:b/>
          </w:rPr>
          <w:delText>OBR</w:delText>
        </w:r>
        <w:r w:rsidR="006B760F" w:rsidDel="00A5038C">
          <w:rPr>
            <w:b/>
          </w:rPr>
          <w:delText>-1</w:delText>
        </w:r>
      </w:del>
      <w:ins w:id="4865" w:author="Swain, Ashley" w:date="2011-11-23T10:39:00Z">
        <w:del w:id="4866" w:author="Robert Snelick" w:date="2011-12-15T17:08:00Z">
          <w:r w:rsidR="00A14A11" w:rsidDel="00A5038C">
            <w:rPr>
              <w:b/>
            </w:rPr>
            <w:delText>6</w:delText>
          </w:r>
        </w:del>
      </w:ins>
      <w:del w:id="4867" w:author="Robert Snelick" w:date="2011-12-15T17:08:00Z">
        <w:r w:rsidR="008E6315" w:rsidDel="00A5038C">
          <w:rPr>
            <w:b/>
          </w:rPr>
          <w:delText>5</w:delText>
        </w:r>
        <w:r w:rsidRPr="00E63D53" w:rsidDel="00A5038C">
          <w:rPr>
            <w:b/>
          </w:rPr>
          <w:delText>:</w:delText>
        </w:r>
        <w:r w:rsidDel="00A5038C">
          <w:delText xml:space="preserve"> OBR.2 (</w:delText>
        </w:r>
        <w:r w:rsidRPr="00D4120B" w:rsidDel="00A5038C">
          <w:delText>Placer Order Number</w:delText>
        </w:r>
        <w:r w:rsidR="008E6315" w:rsidDel="00A5038C">
          <w:delText>) and</w:delText>
        </w:r>
        <w:r w:rsidDel="00A5038C">
          <w:delText xml:space="preserve"> OBR.3 (</w:delText>
        </w:r>
        <w:r w:rsidRPr="00D4120B" w:rsidDel="00A5038C">
          <w:delText>Filler Order Number</w:delText>
        </w:r>
        <w:r w:rsidDel="00A5038C">
          <w:delText xml:space="preserve">) </w:delText>
        </w:r>
        <w:r w:rsidRPr="00436127" w:rsidDel="00A5038C">
          <w:rPr>
            <w:b/>
          </w:rPr>
          <w:delText>SHALL</w:delText>
        </w:r>
        <w:r w:rsidDel="00A5038C">
          <w:delText xml:space="preserve"> be valued using the </w:delText>
        </w:r>
        <w:r w:rsidRPr="00436127" w:rsidDel="00A5038C">
          <w:rPr>
            <w:b/>
          </w:rPr>
          <w:delText>SHALL</w:delText>
        </w:r>
        <w:r w:rsidDel="00A5038C">
          <w:delText xml:space="preserve"> be valued using the </w:delText>
        </w:r>
        <w:r w:rsidR="00D826AD" w:rsidDel="00A5038C">
          <w:fldChar w:fldCharType="begin"/>
        </w:r>
        <w:r w:rsidR="00145BCA" w:rsidDel="00A5038C">
          <w:delInstrText>HYPERLINK \l "_EI_NG_–_2"</w:delInstrText>
        </w:r>
        <w:r w:rsidR="00D826AD" w:rsidDel="00A5038C">
          <w:fldChar w:fldCharType="separate"/>
        </w:r>
        <w:r w:rsidDel="00A5038C">
          <w:rPr>
            <w:rStyle w:val="Hyperlink"/>
            <w:rFonts w:ascii="Times New Roman" w:hAnsi="Times New Roman"/>
            <w:sz w:val="24"/>
          </w:rPr>
          <w:delText>EI NG – Entity Identifier (Non-Globally Unique)</w:delText>
        </w:r>
        <w:r w:rsidR="00D826AD" w:rsidDel="00A5038C">
          <w:fldChar w:fldCharType="end"/>
        </w:r>
        <w:r w:rsidDel="00A5038C">
          <w:delText xml:space="preserve"> datatype definition and constraints.</w:delText>
        </w:r>
      </w:del>
    </w:p>
    <w:p w14:paraId="62B47BDA" w14:textId="77777777" w:rsidR="008E6315" w:rsidDel="00A5038C" w:rsidRDefault="00E91B61" w:rsidP="00E91B61">
      <w:pPr>
        <w:pStyle w:val="ConfStmt"/>
        <w:rPr>
          <w:del w:id="4868" w:author="Robert Snelick" w:date="2011-12-15T17:08:00Z"/>
        </w:rPr>
      </w:pPr>
      <w:del w:id="4869" w:author="Robert Snelick" w:date="2011-12-15T17:08:00Z">
        <w:r w:rsidRPr="00E63D53" w:rsidDel="00A5038C">
          <w:rPr>
            <w:b/>
          </w:rPr>
          <w:delText>LRI-</w:delText>
        </w:r>
        <w:r w:rsidR="008E6315" w:rsidDel="00A5038C">
          <w:rPr>
            <w:b/>
          </w:rPr>
          <w:delText>OBR</w:delText>
        </w:r>
        <w:r w:rsidR="006B760F" w:rsidDel="00A5038C">
          <w:rPr>
            <w:b/>
          </w:rPr>
          <w:delText>-1</w:delText>
        </w:r>
      </w:del>
      <w:ins w:id="4870" w:author="Swain, Ashley" w:date="2011-11-23T10:39:00Z">
        <w:del w:id="4871" w:author="Robert Snelick" w:date="2011-12-15T17:08:00Z">
          <w:r w:rsidR="00A14A11" w:rsidDel="00A5038C">
            <w:rPr>
              <w:b/>
            </w:rPr>
            <w:delText>7</w:delText>
          </w:r>
        </w:del>
      </w:ins>
      <w:del w:id="4872" w:author="Robert Snelick" w:date="2011-12-15T17:08:00Z">
        <w:r w:rsidR="008E6315" w:rsidDel="00A5038C">
          <w:rPr>
            <w:b/>
          </w:rPr>
          <w:delText>6</w:delText>
        </w:r>
        <w:r w:rsidRPr="00E63D53" w:rsidDel="00A5038C">
          <w:rPr>
            <w:b/>
          </w:rPr>
          <w:delText>:</w:delText>
        </w:r>
        <w:r w:rsidR="008E6315" w:rsidDel="00A5038C">
          <w:delText xml:space="preserve"> OBR.29</w:delText>
        </w:r>
        <w:r w:rsidDel="00A5038C">
          <w:delText xml:space="preserve"> (</w:delText>
        </w:r>
        <w:r w:rsidRPr="00D4120B" w:rsidDel="00A5038C">
          <w:delText>P</w:delText>
        </w:r>
        <w:r w:rsidDel="00A5038C">
          <w:delText xml:space="preserve">arent) </w:delText>
        </w:r>
        <w:r w:rsidRPr="00436127" w:rsidDel="00A5038C">
          <w:rPr>
            <w:b/>
          </w:rPr>
          <w:delText>SHALL</w:delText>
        </w:r>
        <w:r w:rsidDel="00A5038C">
          <w:delText xml:space="preserve"> be valued using the </w:delText>
        </w:r>
        <w:r w:rsidR="00D826AD" w:rsidDel="00A5038C">
          <w:fldChar w:fldCharType="begin"/>
        </w:r>
        <w:r w:rsidR="00145BCA" w:rsidDel="00A5038C">
          <w:delInstrText>HYPERLINK \l "_EIP_–_NG"</w:delInstrText>
        </w:r>
        <w:r w:rsidR="00D826AD" w:rsidDel="00A5038C">
          <w:fldChar w:fldCharType="separate"/>
        </w:r>
        <w:r w:rsidRPr="009D4F2A" w:rsidDel="00A5038C">
          <w:rPr>
            <w:rStyle w:val="Hyperlink"/>
            <w:rFonts w:ascii="Times New Roman" w:hAnsi="Times New Roman"/>
            <w:sz w:val="24"/>
          </w:rPr>
          <w:delText>EIP – NG – Entity Identifier Pair (Non-Globally Unique)</w:delText>
        </w:r>
        <w:r w:rsidR="00D826AD" w:rsidDel="00A5038C">
          <w:fldChar w:fldCharType="end"/>
        </w:r>
        <w:r w:rsidDel="00A5038C">
          <w:delText xml:space="preserve"> datatype definition and constraints.</w:delText>
        </w:r>
      </w:del>
    </w:p>
    <w:p w14:paraId="41003E73" w14:textId="77777777" w:rsidR="008E6315" w:rsidRPr="008F35FD" w:rsidDel="00A5038C" w:rsidRDefault="008E6315" w:rsidP="008E6315">
      <w:pPr>
        <w:pStyle w:val="ConfStmt"/>
        <w:rPr>
          <w:del w:id="4873" w:author="Robert Snelick" w:date="2011-12-15T17:08:00Z"/>
        </w:rPr>
      </w:pPr>
      <w:del w:id="4874" w:author="Robert Snelick" w:date="2011-12-15T17:08:00Z">
        <w:r w:rsidRPr="00E63D53" w:rsidDel="00A5038C">
          <w:rPr>
            <w:b/>
          </w:rPr>
          <w:delText>LRI-</w:delText>
        </w:r>
        <w:r w:rsidDel="00A5038C">
          <w:rPr>
            <w:b/>
          </w:rPr>
          <w:delText>OBR-1</w:delText>
        </w:r>
      </w:del>
      <w:ins w:id="4875" w:author="Swain, Ashley" w:date="2011-11-23T10:39:00Z">
        <w:del w:id="4876" w:author="Robert Snelick" w:date="2011-12-15T17:08:00Z">
          <w:r w:rsidR="00A14A11" w:rsidDel="00A5038C">
            <w:rPr>
              <w:b/>
            </w:rPr>
            <w:delText>8</w:delText>
          </w:r>
        </w:del>
      </w:ins>
      <w:del w:id="4877" w:author="Robert Snelick" w:date="2011-12-15T17:08:00Z">
        <w:r w:rsidDel="00A5038C">
          <w:rPr>
            <w:b/>
          </w:rPr>
          <w:delText>7</w:delText>
        </w:r>
        <w:r w:rsidRPr="00E63D53" w:rsidDel="00A5038C">
          <w:rPr>
            <w:b/>
          </w:rPr>
          <w:delText>:</w:delText>
        </w:r>
        <w:r w:rsidDel="00A5038C">
          <w:delText xml:space="preserve"> OBR.10 (</w:delText>
        </w:r>
        <w:r w:rsidRPr="00D4120B" w:rsidDel="00A5038C">
          <w:delText>Collector Identifier</w:delText>
        </w:r>
        <w:r w:rsidDel="00A5038C">
          <w:delText>), OBR.16 (</w:delText>
        </w:r>
        <w:r w:rsidRPr="00D4120B" w:rsidDel="00A5038C">
          <w:delText>Ordering Provider</w:delText>
        </w:r>
        <w:r w:rsidDel="00A5038C">
          <w:delText>), and OBR.28 (</w:delText>
        </w:r>
        <w:r w:rsidRPr="00D4120B" w:rsidDel="00A5038C">
          <w:delText>Result Copies To</w:delText>
        </w:r>
        <w:r w:rsidDel="00A5038C">
          <w:delText xml:space="preserve">) </w:delText>
        </w:r>
        <w:r w:rsidRPr="00436127" w:rsidDel="00A5038C">
          <w:rPr>
            <w:b/>
          </w:rPr>
          <w:delText>SHALL</w:delText>
        </w:r>
        <w:r w:rsidDel="00A5038C">
          <w:delText xml:space="preserve"> be valued using the </w:delText>
        </w:r>
        <w:r w:rsidR="00D826AD" w:rsidDel="00A5038C">
          <w:fldChar w:fldCharType="begin"/>
        </w:r>
        <w:r w:rsidR="00145BCA" w:rsidDel="00A5038C">
          <w:delInstrText>HYPERLINK \l "_XCN_–_NG"</w:delInstrText>
        </w:r>
        <w:r w:rsidR="00D826AD" w:rsidDel="00A5038C">
          <w:fldChar w:fldCharType="separate"/>
        </w:r>
        <w:r w:rsidRPr="008E6315" w:rsidDel="00A5038C">
          <w:rPr>
            <w:rStyle w:val="Hyperlink"/>
            <w:rFonts w:ascii="Times New Roman" w:hAnsi="Times New Roman"/>
            <w:sz w:val="24"/>
          </w:rPr>
          <w:delText>XCN – NG – Extended Composite ID Number and Name for Persons (Non-Globally Unique)</w:delText>
        </w:r>
        <w:r w:rsidR="00D826AD" w:rsidDel="00A5038C">
          <w:fldChar w:fldCharType="end"/>
        </w:r>
        <w:r w:rsidDel="00A5038C">
          <w:delText xml:space="preserve"> datatype definition and constraints.</w:delText>
        </w:r>
      </w:del>
    </w:p>
    <w:p w14:paraId="41689CF7" w14:textId="77777777" w:rsidR="00313B20" w:rsidRDefault="00313B20" w:rsidP="00313B20">
      <w:pPr>
        <w:pStyle w:val="ConfStmt"/>
        <w:rPr>
          <w:ins w:id="4878" w:author="Robert Snelick" w:date="2011-12-15T17:17:00Z"/>
          <w:b/>
        </w:rPr>
      </w:pPr>
      <w:commentRangeStart w:id="4879"/>
      <w:ins w:id="4880" w:author="Robert Snelick" w:date="2011-12-15T17:17:00Z">
        <w:r>
          <w:rPr>
            <w:b/>
          </w:rPr>
          <w:t>LRI-OBR-11</w:t>
        </w:r>
        <w:r w:rsidRPr="003E112B">
          <w:rPr>
            <w:b/>
          </w:rPr>
          <w:t>:</w:t>
        </w:r>
        <w:r>
          <w:t xml:space="preserve"> The value of OBR.50 (Parent Universal Service Identifier) </w:t>
        </w:r>
        <w:r w:rsidRPr="00767E12">
          <w:rPr>
            <w:b/>
          </w:rPr>
          <w:t>SHALL</w:t>
        </w:r>
        <w:r>
          <w:t xml:space="preserve"> be identical to the value of ORC.31 (</w:t>
        </w:r>
        <w:r w:rsidRPr="00D4120B">
          <w:t>Parent Universal Service Identifier</w:t>
        </w:r>
        <w:r>
          <w:t>).</w:t>
        </w:r>
        <w:r w:rsidRPr="006B760F">
          <w:rPr>
            <w:b/>
          </w:rPr>
          <w:t xml:space="preserve"> </w:t>
        </w:r>
        <w:commentRangeEnd w:id="4879"/>
        <w:r>
          <w:rPr>
            <w:rStyle w:val="CommentReference"/>
          </w:rPr>
          <w:commentReference w:id="4879"/>
        </w:r>
      </w:ins>
    </w:p>
    <w:p w14:paraId="655A8BBE" w14:textId="77777777" w:rsidR="00900843" w:rsidRDefault="00900843" w:rsidP="00E91B61">
      <w:pPr>
        <w:pStyle w:val="ConfStmt"/>
      </w:pPr>
    </w:p>
    <w:p w14:paraId="5DAFD3F5" w14:textId="77777777" w:rsidR="00667BA9" w:rsidRDefault="00EE219D" w:rsidP="00A6434E">
      <w:pPr>
        <w:pStyle w:val="Heading2"/>
        <w:numPr>
          <w:ilvl w:val="2"/>
          <w:numId w:val="23"/>
        </w:numPr>
        <w:tabs>
          <w:tab w:val="left" w:pos="630"/>
        </w:tabs>
      </w:pPr>
      <w:bookmarkStart w:id="4881" w:name="_Toc169057930"/>
      <w:bookmarkStart w:id="4882" w:name="_Toc171137849"/>
      <w:bookmarkStart w:id="4883" w:name="_Toc184460119"/>
      <w:bookmarkStart w:id="4884" w:name="_Toc189112004"/>
      <w:r>
        <w:t>TQ1 – Timing</w:t>
      </w:r>
      <w:r w:rsidR="00667BA9" w:rsidRPr="00D4120B">
        <w:t>/</w:t>
      </w:r>
      <w:r>
        <w:t>Quantity</w:t>
      </w:r>
      <w:r w:rsidR="00667BA9" w:rsidRPr="00D4120B">
        <w:t xml:space="preserve"> </w:t>
      </w:r>
      <w:bookmarkEnd w:id="4881"/>
      <w:bookmarkEnd w:id="4882"/>
      <w:bookmarkEnd w:id="4883"/>
      <w:r>
        <w:t>Segment</w:t>
      </w:r>
      <w:bookmarkEnd w:id="4884"/>
    </w:p>
    <w:p w14:paraId="3D635956" w14:textId="77777777" w:rsidR="00667BA9" w:rsidRDefault="00667BA9" w:rsidP="00667BA9">
      <w:r w:rsidRPr="00D4120B">
        <w:t>The TQ1 segment is used to specify the timing of events and actions such as those that occur in order management and scheduling systems.</w:t>
      </w:r>
    </w:p>
    <w:tbl>
      <w:tblPr>
        <w:tblW w:w="4975" w:type="pct"/>
        <w:jc w:val="center"/>
        <w:tblBorders>
          <w:top w:val="single" w:sz="12" w:space="0" w:color="943634" w:themeColor="accent2" w:themeShade="BF"/>
          <w:left w:val="single" w:sz="4" w:space="0" w:color="C0C0C0"/>
          <w:bottom w:val="single" w:sz="12" w:space="0" w:color="943634" w:themeColor="accent2" w:themeShade="BF"/>
          <w:right w:val="single" w:sz="4" w:space="0" w:color="C0C0C0"/>
          <w:insideH w:val="single" w:sz="12" w:space="0" w:color="943634" w:themeColor="accent2" w:themeShade="BF"/>
          <w:insideV w:val="single" w:sz="4" w:space="0" w:color="C0C0C0"/>
        </w:tblBorders>
        <w:tblLayout w:type="fixed"/>
        <w:tblCellMar>
          <w:left w:w="58" w:type="dxa"/>
          <w:right w:w="58" w:type="dxa"/>
        </w:tblCellMar>
        <w:tblLook w:val="0000" w:firstRow="0" w:lastRow="0" w:firstColumn="0" w:lastColumn="0" w:noHBand="0" w:noVBand="0"/>
      </w:tblPr>
      <w:tblGrid>
        <w:gridCol w:w="659"/>
        <w:gridCol w:w="2197"/>
        <w:gridCol w:w="678"/>
        <w:gridCol w:w="900"/>
        <w:gridCol w:w="1232"/>
        <w:gridCol w:w="879"/>
        <w:gridCol w:w="879"/>
        <w:gridCol w:w="1464"/>
        <w:gridCol w:w="4839"/>
      </w:tblGrid>
      <w:tr w:rsidR="0089159E" w:rsidRPr="00D4120B" w14:paraId="3810C298" w14:textId="77777777">
        <w:trPr>
          <w:cantSplit/>
          <w:trHeight w:val="360"/>
          <w:tblHeader/>
          <w:jc w:val="center"/>
        </w:trPr>
        <w:tc>
          <w:tcPr>
            <w:tcW w:w="13727" w:type="dxa"/>
            <w:gridSpan w:val="9"/>
            <w:shd w:val="clear" w:color="auto" w:fill="F3F3F3"/>
            <w:vAlign w:val="center"/>
          </w:tcPr>
          <w:p w14:paraId="27671155" w14:textId="77777777" w:rsidR="0089159E" w:rsidRPr="00D4120B" w:rsidRDefault="0089159E" w:rsidP="0089159E">
            <w:pPr>
              <w:pStyle w:val="Caption"/>
            </w:pPr>
            <w:bookmarkStart w:id="4885" w:name="_Toc189111910"/>
            <w:r>
              <w:t xml:space="preserve">Table </w:t>
            </w:r>
            <w:r w:rsidR="001C047D">
              <w:fldChar w:fldCharType="begin"/>
            </w:r>
            <w:r w:rsidR="001C047D">
              <w:instrText xml:space="preserve"> STYLEREF 1 \s </w:instrText>
            </w:r>
            <w:r w:rsidR="001C047D">
              <w:fldChar w:fldCharType="separate"/>
            </w:r>
            <w:r w:rsidR="002B0A1D">
              <w:rPr>
                <w:noProof/>
              </w:rPr>
              <w:t>3</w:t>
            </w:r>
            <w:r w:rsidR="001C047D">
              <w:rPr>
                <w:noProof/>
              </w:rPr>
              <w:fldChar w:fldCharType="end"/>
            </w:r>
            <w:r>
              <w:noBreakHyphen/>
            </w:r>
            <w:r w:rsidR="001C047D">
              <w:fldChar w:fldCharType="begin"/>
            </w:r>
            <w:r w:rsidR="001C047D">
              <w:instrText xml:space="preserve"> SEQ Table \* ARABIC \s 1 </w:instrText>
            </w:r>
            <w:r w:rsidR="001C047D">
              <w:fldChar w:fldCharType="separate"/>
            </w:r>
            <w:r w:rsidR="002B0A1D">
              <w:rPr>
                <w:noProof/>
              </w:rPr>
              <w:t>10</w:t>
            </w:r>
            <w:r w:rsidR="001C047D">
              <w:rPr>
                <w:noProof/>
              </w:rPr>
              <w:fldChar w:fldCharType="end"/>
            </w:r>
            <w:r>
              <w:t>. TimING/QuaNTity Segment for Order Group</w:t>
            </w:r>
            <w:bookmarkEnd w:id="4885"/>
          </w:p>
        </w:tc>
      </w:tr>
      <w:tr w:rsidR="00667BA9" w:rsidRPr="00D4120B" w14:paraId="4CA85C0F" w14:textId="77777777">
        <w:trPr>
          <w:cantSplit/>
          <w:trHeight w:val="360"/>
          <w:tblHeader/>
          <w:jc w:val="center"/>
        </w:trPr>
        <w:tc>
          <w:tcPr>
            <w:tcW w:w="659" w:type="dxa"/>
            <w:shd w:val="clear" w:color="auto" w:fill="F3F3F3"/>
            <w:vAlign w:val="center"/>
          </w:tcPr>
          <w:p w14:paraId="76061D74" w14:textId="77777777" w:rsidR="00667BA9" w:rsidRPr="00D4120B" w:rsidRDefault="00667BA9" w:rsidP="00667BA9">
            <w:pPr>
              <w:pStyle w:val="TableHeadingA"/>
            </w:pPr>
            <w:r>
              <w:t>SEQ</w:t>
            </w:r>
          </w:p>
        </w:tc>
        <w:tc>
          <w:tcPr>
            <w:tcW w:w="2197" w:type="dxa"/>
            <w:shd w:val="clear" w:color="auto" w:fill="F3F3F3"/>
            <w:vAlign w:val="center"/>
          </w:tcPr>
          <w:p w14:paraId="63A4DBFB" w14:textId="77777777" w:rsidR="00667BA9" w:rsidRPr="00D4120B" w:rsidRDefault="00667BA9" w:rsidP="00667BA9">
            <w:pPr>
              <w:pStyle w:val="TableHeadingA"/>
            </w:pPr>
            <w:r>
              <w:t>Element Name</w:t>
            </w:r>
          </w:p>
        </w:tc>
        <w:tc>
          <w:tcPr>
            <w:tcW w:w="678" w:type="dxa"/>
            <w:shd w:val="clear" w:color="auto" w:fill="F3F3F3"/>
            <w:vAlign w:val="center"/>
          </w:tcPr>
          <w:p w14:paraId="46981B4D" w14:textId="77777777" w:rsidR="00667BA9" w:rsidRPr="00D4120B" w:rsidRDefault="00667BA9" w:rsidP="00667BA9">
            <w:pPr>
              <w:pStyle w:val="TableHeadingA"/>
            </w:pPr>
            <w:r w:rsidRPr="00D4120B">
              <w:t>DT</w:t>
            </w:r>
          </w:p>
        </w:tc>
        <w:tc>
          <w:tcPr>
            <w:tcW w:w="900" w:type="dxa"/>
            <w:shd w:val="clear" w:color="auto" w:fill="F3F3F3"/>
            <w:vAlign w:val="center"/>
          </w:tcPr>
          <w:p w14:paraId="545C411F" w14:textId="77777777" w:rsidR="00667BA9" w:rsidRPr="00D4120B" w:rsidRDefault="00667BA9" w:rsidP="00667BA9">
            <w:pPr>
              <w:pStyle w:val="TableHeadingA"/>
            </w:pPr>
            <w:r>
              <w:t>Us</w:t>
            </w:r>
            <w:ins w:id="4886" w:author="Swain, Ashley" w:date="2011-11-27T21:17:00Z">
              <w:r w:rsidR="006A2BBD">
                <w:t>ag</w:t>
              </w:r>
            </w:ins>
            <w:r>
              <w:t>e</w:t>
            </w:r>
          </w:p>
        </w:tc>
        <w:tc>
          <w:tcPr>
            <w:tcW w:w="1232" w:type="dxa"/>
            <w:shd w:val="clear" w:color="auto" w:fill="F3F3F3"/>
            <w:vAlign w:val="center"/>
          </w:tcPr>
          <w:p w14:paraId="723B2E88" w14:textId="77777777" w:rsidR="00667BA9" w:rsidRPr="00D4120B" w:rsidRDefault="00667BA9" w:rsidP="00667BA9">
            <w:pPr>
              <w:pStyle w:val="TableHeadingA"/>
            </w:pPr>
            <w:r w:rsidRPr="00D4120B">
              <w:t>Cardinality</w:t>
            </w:r>
          </w:p>
        </w:tc>
        <w:tc>
          <w:tcPr>
            <w:tcW w:w="879" w:type="dxa"/>
            <w:shd w:val="clear" w:color="auto" w:fill="F3F3F3"/>
            <w:vAlign w:val="center"/>
          </w:tcPr>
          <w:p w14:paraId="6375034D" w14:textId="77777777" w:rsidR="00667BA9" w:rsidDel="001B23CA" w:rsidRDefault="00667BA9" w:rsidP="00667BA9">
            <w:pPr>
              <w:pStyle w:val="TableHeadingA"/>
            </w:pPr>
            <w:r>
              <w:t>LEN</w:t>
            </w:r>
          </w:p>
        </w:tc>
        <w:tc>
          <w:tcPr>
            <w:tcW w:w="879" w:type="dxa"/>
            <w:shd w:val="clear" w:color="auto" w:fill="F3F3F3"/>
            <w:vAlign w:val="center"/>
          </w:tcPr>
          <w:p w14:paraId="1B0C9065" w14:textId="77777777" w:rsidR="00667BA9" w:rsidRPr="00D4120B" w:rsidRDefault="00667BA9" w:rsidP="00667BA9">
            <w:pPr>
              <w:pStyle w:val="TableHeadingA"/>
            </w:pPr>
            <w:r>
              <w:t>C.LEN</w:t>
            </w:r>
          </w:p>
        </w:tc>
        <w:tc>
          <w:tcPr>
            <w:tcW w:w="1464" w:type="dxa"/>
            <w:shd w:val="clear" w:color="auto" w:fill="F3F3F3"/>
            <w:vAlign w:val="center"/>
          </w:tcPr>
          <w:p w14:paraId="4C0C29FD" w14:textId="77777777" w:rsidR="00667BA9" w:rsidRPr="00D4120B" w:rsidRDefault="00667BA9" w:rsidP="00667BA9">
            <w:pPr>
              <w:pStyle w:val="TableHeadingA"/>
            </w:pPr>
            <w:r w:rsidRPr="00D4120B">
              <w:t>Value Set</w:t>
            </w:r>
          </w:p>
        </w:tc>
        <w:tc>
          <w:tcPr>
            <w:tcW w:w="4839" w:type="dxa"/>
            <w:shd w:val="clear" w:color="auto" w:fill="F3F3F3"/>
            <w:vAlign w:val="center"/>
          </w:tcPr>
          <w:p w14:paraId="09B3AAB3" w14:textId="77777777" w:rsidR="00667BA9" w:rsidRPr="00D4120B" w:rsidRDefault="00667BA9" w:rsidP="00667BA9">
            <w:pPr>
              <w:pStyle w:val="TableHeadingA"/>
            </w:pPr>
            <w:r w:rsidRPr="00D4120B">
              <w:t>Description/Comments</w:t>
            </w:r>
          </w:p>
        </w:tc>
      </w:tr>
      <w:tr w:rsidR="00667BA9" w:rsidRPr="00D4120B" w14:paraId="6C591902" w14:textId="77777777">
        <w:trPr>
          <w:cantSplit/>
          <w:jc w:val="center"/>
        </w:trPr>
        <w:tc>
          <w:tcPr>
            <w:tcW w:w="659" w:type="dxa"/>
          </w:tcPr>
          <w:p w14:paraId="71E08CC7" w14:textId="77777777" w:rsidR="00667BA9" w:rsidRPr="00D4120B" w:rsidRDefault="00667BA9" w:rsidP="008F7891">
            <w:pPr>
              <w:pStyle w:val="TableContent"/>
            </w:pPr>
            <w:r w:rsidRPr="00D4120B">
              <w:t>1</w:t>
            </w:r>
          </w:p>
        </w:tc>
        <w:tc>
          <w:tcPr>
            <w:tcW w:w="2197" w:type="dxa"/>
          </w:tcPr>
          <w:p w14:paraId="4E85AC9F" w14:textId="77777777" w:rsidR="00667BA9" w:rsidRPr="00D4120B" w:rsidRDefault="00667BA9" w:rsidP="008F7891">
            <w:pPr>
              <w:pStyle w:val="TableContent"/>
            </w:pPr>
            <w:r w:rsidRPr="00D4120B">
              <w:t>Set ID - TQ1</w:t>
            </w:r>
          </w:p>
        </w:tc>
        <w:tc>
          <w:tcPr>
            <w:tcW w:w="678" w:type="dxa"/>
          </w:tcPr>
          <w:p w14:paraId="793C3330" w14:textId="77777777" w:rsidR="00667BA9" w:rsidRPr="00D4120B" w:rsidRDefault="00667BA9" w:rsidP="008F7891">
            <w:pPr>
              <w:pStyle w:val="TableContent"/>
            </w:pPr>
            <w:r w:rsidRPr="00D4120B">
              <w:t>SI</w:t>
            </w:r>
          </w:p>
        </w:tc>
        <w:tc>
          <w:tcPr>
            <w:tcW w:w="900" w:type="dxa"/>
          </w:tcPr>
          <w:p w14:paraId="1584BA11" w14:textId="77777777" w:rsidR="00667BA9" w:rsidRPr="00D4120B" w:rsidRDefault="00667BA9" w:rsidP="008F7891">
            <w:pPr>
              <w:pStyle w:val="TableContent"/>
            </w:pPr>
            <w:r w:rsidRPr="00D4120B">
              <w:t>R</w:t>
            </w:r>
          </w:p>
        </w:tc>
        <w:tc>
          <w:tcPr>
            <w:tcW w:w="1232" w:type="dxa"/>
          </w:tcPr>
          <w:p w14:paraId="1FE2DAF2" w14:textId="77777777" w:rsidR="00667BA9" w:rsidRPr="00D4120B" w:rsidRDefault="00667BA9" w:rsidP="008F7891">
            <w:pPr>
              <w:pStyle w:val="TableContent"/>
            </w:pPr>
            <w:r w:rsidRPr="00D4120B">
              <w:t>[1..1]</w:t>
            </w:r>
          </w:p>
        </w:tc>
        <w:tc>
          <w:tcPr>
            <w:tcW w:w="879" w:type="dxa"/>
            <w:shd w:val="clear" w:color="auto" w:fill="auto"/>
          </w:tcPr>
          <w:p w14:paraId="5CF6354D" w14:textId="77777777" w:rsidR="00667BA9" w:rsidRPr="00D4120B" w:rsidRDefault="00667BA9" w:rsidP="008F7891">
            <w:pPr>
              <w:pStyle w:val="TableContent"/>
            </w:pPr>
            <w:r w:rsidRPr="00D4120B">
              <w:t>1..4</w:t>
            </w:r>
          </w:p>
        </w:tc>
        <w:tc>
          <w:tcPr>
            <w:tcW w:w="879" w:type="dxa"/>
            <w:shd w:val="clear" w:color="auto" w:fill="auto"/>
          </w:tcPr>
          <w:p w14:paraId="6C67BE6F" w14:textId="77777777" w:rsidR="00667BA9" w:rsidRPr="00D4120B" w:rsidRDefault="00667BA9" w:rsidP="008F7891">
            <w:pPr>
              <w:pStyle w:val="TableContent"/>
            </w:pPr>
          </w:p>
        </w:tc>
        <w:tc>
          <w:tcPr>
            <w:tcW w:w="1464" w:type="dxa"/>
          </w:tcPr>
          <w:p w14:paraId="6301A501" w14:textId="77777777" w:rsidR="00667BA9" w:rsidRPr="00D4120B" w:rsidRDefault="00667BA9" w:rsidP="008F7891">
            <w:pPr>
              <w:pStyle w:val="TableContent"/>
            </w:pPr>
          </w:p>
        </w:tc>
        <w:tc>
          <w:tcPr>
            <w:tcW w:w="4839" w:type="dxa"/>
          </w:tcPr>
          <w:p w14:paraId="5123FACB" w14:textId="77777777" w:rsidR="00667BA9" w:rsidRPr="00D4120B" w:rsidRDefault="00667BA9" w:rsidP="008F7891">
            <w:pPr>
              <w:pStyle w:val="TableContent"/>
            </w:pPr>
            <w:r w:rsidRPr="00087AF8">
              <w:t>Sequence number of the timing specification, the first of which shall be 1; the second of which shall be 2; and so on.</w:t>
            </w:r>
          </w:p>
        </w:tc>
      </w:tr>
      <w:tr w:rsidR="00667BA9" w:rsidRPr="00D4120B" w14:paraId="1ACDDA47" w14:textId="77777777">
        <w:trPr>
          <w:cantSplit/>
          <w:jc w:val="center"/>
        </w:trPr>
        <w:tc>
          <w:tcPr>
            <w:tcW w:w="659" w:type="dxa"/>
          </w:tcPr>
          <w:p w14:paraId="312144B5" w14:textId="77777777" w:rsidR="00667BA9" w:rsidRPr="00D4120B" w:rsidRDefault="00667BA9" w:rsidP="008F7891">
            <w:pPr>
              <w:pStyle w:val="TableContent"/>
            </w:pPr>
            <w:r w:rsidRPr="00D4120B">
              <w:t>2</w:t>
            </w:r>
          </w:p>
        </w:tc>
        <w:tc>
          <w:tcPr>
            <w:tcW w:w="2197" w:type="dxa"/>
          </w:tcPr>
          <w:p w14:paraId="6455ABA5" w14:textId="77777777" w:rsidR="00667BA9" w:rsidRPr="00D4120B" w:rsidRDefault="00667BA9" w:rsidP="008F7891">
            <w:pPr>
              <w:pStyle w:val="TableContent"/>
            </w:pPr>
            <w:r w:rsidRPr="00D4120B">
              <w:t>Quantity</w:t>
            </w:r>
          </w:p>
        </w:tc>
        <w:tc>
          <w:tcPr>
            <w:tcW w:w="678" w:type="dxa"/>
          </w:tcPr>
          <w:p w14:paraId="45A6B541" w14:textId="77777777" w:rsidR="00667BA9" w:rsidRPr="00D4120B" w:rsidRDefault="00667BA9" w:rsidP="008F7891">
            <w:pPr>
              <w:pStyle w:val="TableContent"/>
            </w:pPr>
            <w:r w:rsidRPr="00D4120B">
              <w:t>CQ</w:t>
            </w:r>
          </w:p>
        </w:tc>
        <w:tc>
          <w:tcPr>
            <w:tcW w:w="900" w:type="dxa"/>
          </w:tcPr>
          <w:p w14:paraId="27845010" w14:textId="77777777" w:rsidR="00667BA9" w:rsidRPr="00D4120B" w:rsidRDefault="00667BA9" w:rsidP="008F7891">
            <w:pPr>
              <w:pStyle w:val="TableContent"/>
            </w:pPr>
            <w:r w:rsidRPr="00D4120B">
              <w:t>O</w:t>
            </w:r>
          </w:p>
        </w:tc>
        <w:tc>
          <w:tcPr>
            <w:tcW w:w="1232" w:type="dxa"/>
          </w:tcPr>
          <w:p w14:paraId="1A003A4D" w14:textId="77777777" w:rsidR="00667BA9" w:rsidRPr="00D4120B" w:rsidRDefault="00667BA9" w:rsidP="008F7891">
            <w:pPr>
              <w:pStyle w:val="TableContent"/>
            </w:pPr>
            <w:r w:rsidRPr="00D4120B">
              <w:t>[0..1]</w:t>
            </w:r>
          </w:p>
        </w:tc>
        <w:tc>
          <w:tcPr>
            <w:tcW w:w="879" w:type="dxa"/>
            <w:shd w:val="clear" w:color="auto" w:fill="auto"/>
          </w:tcPr>
          <w:p w14:paraId="15C95033" w14:textId="77777777" w:rsidR="00667BA9" w:rsidRPr="00D4120B" w:rsidRDefault="00667BA9" w:rsidP="008F7891">
            <w:pPr>
              <w:pStyle w:val="TableContent"/>
            </w:pPr>
          </w:p>
        </w:tc>
        <w:tc>
          <w:tcPr>
            <w:tcW w:w="879" w:type="dxa"/>
            <w:shd w:val="clear" w:color="auto" w:fill="auto"/>
          </w:tcPr>
          <w:p w14:paraId="67167F27" w14:textId="77777777" w:rsidR="00667BA9" w:rsidRPr="00D4120B" w:rsidRDefault="00667BA9" w:rsidP="008F7891">
            <w:pPr>
              <w:pStyle w:val="TableContent"/>
            </w:pPr>
          </w:p>
        </w:tc>
        <w:tc>
          <w:tcPr>
            <w:tcW w:w="1464" w:type="dxa"/>
          </w:tcPr>
          <w:p w14:paraId="6518F812" w14:textId="77777777" w:rsidR="00667BA9" w:rsidRPr="00D4120B" w:rsidRDefault="00CD53BC" w:rsidP="008F7891">
            <w:pPr>
              <w:pStyle w:val="TableContent"/>
            </w:pPr>
            <w:del w:id="4887" w:author="Bob Yencha" w:date="2011-11-29T10:06:00Z">
              <w:r w:rsidRPr="00D4120B" w:rsidDel="000348C8">
                <w:delText>Unified Code for Units of Measure (UCUM)</w:delText>
              </w:r>
            </w:del>
          </w:p>
        </w:tc>
        <w:tc>
          <w:tcPr>
            <w:tcW w:w="4839" w:type="dxa"/>
          </w:tcPr>
          <w:p w14:paraId="09F1C2E1" w14:textId="77777777" w:rsidR="00667BA9" w:rsidRPr="00D4120B" w:rsidRDefault="00667BA9" w:rsidP="008F7891">
            <w:pPr>
              <w:pStyle w:val="TableContent"/>
            </w:pPr>
          </w:p>
        </w:tc>
      </w:tr>
      <w:tr w:rsidR="00667BA9" w:rsidRPr="00D4120B" w14:paraId="5A08C07F" w14:textId="77777777">
        <w:trPr>
          <w:cantSplit/>
          <w:jc w:val="center"/>
        </w:trPr>
        <w:tc>
          <w:tcPr>
            <w:tcW w:w="659" w:type="dxa"/>
          </w:tcPr>
          <w:p w14:paraId="663B9388" w14:textId="77777777" w:rsidR="00667BA9" w:rsidRPr="00D4120B" w:rsidRDefault="00667BA9" w:rsidP="008F7891">
            <w:pPr>
              <w:pStyle w:val="TableContent"/>
            </w:pPr>
            <w:r w:rsidRPr="00D4120B">
              <w:t>3</w:t>
            </w:r>
          </w:p>
        </w:tc>
        <w:tc>
          <w:tcPr>
            <w:tcW w:w="2197" w:type="dxa"/>
          </w:tcPr>
          <w:p w14:paraId="1697BC06" w14:textId="77777777" w:rsidR="00667BA9" w:rsidRPr="00D4120B" w:rsidRDefault="00667BA9" w:rsidP="008F7891">
            <w:pPr>
              <w:pStyle w:val="TableContent"/>
            </w:pPr>
            <w:r w:rsidRPr="00D4120B">
              <w:t>Repeat Pattern</w:t>
            </w:r>
          </w:p>
        </w:tc>
        <w:tc>
          <w:tcPr>
            <w:tcW w:w="678" w:type="dxa"/>
          </w:tcPr>
          <w:p w14:paraId="5614F012" w14:textId="77777777" w:rsidR="00667BA9" w:rsidRPr="00D4120B" w:rsidRDefault="00667BA9" w:rsidP="008F7891">
            <w:pPr>
              <w:pStyle w:val="TableContent"/>
            </w:pPr>
            <w:r w:rsidRPr="00D4120B">
              <w:t>RPT</w:t>
            </w:r>
          </w:p>
        </w:tc>
        <w:tc>
          <w:tcPr>
            <w:tcW w:w="900" w:type="dxa"/>
          </w:tcPr>
          <w:p w14:paraId="7C4ABDB9" w14:textId="77777777" w:rsidR="00667BA9" w:rsidRPr="00D4120B" w:rsidRDefault="00667BA9" w:rsidP="008F7891">
            <w:pPr>
              <w:pStyle w:val="TableContent"/>
            </w:pPr>
            <w:r w:rsidRPr="00D4120B">
              <w:t>O</w:t>
            </w:r>
          </w:p>
        </w:tc>
        <w:tc>
          <w:tcPr>
            <w:tcW w:w="1232" w:type="dxa"/>
          </w:tcPr>
          <w:p w14:paraId="5A5D6495" w14:textId="77777777" w:rsidR="00667BA9" w:rsidRPr="00D4120B" w:rsidRDefault="00667BA9" w:rsidP="008F7891">
            <w:pPr>
              <w:pStyle w:val="TableContent"/>
            </w:pPr>
            <w:r w:rsidRPr="00D4120B">
              <w:t>[0..*]</w:t>
            </w:r>
          </w:p>
        </w:tc>
        <w:tc>
          <w:tcPr>
            <w:tcW w:w="879" w:type="dxa"/>
            <w:shd w:val="clear" w:color="auto" w:fill="auto"/>
          </w:tcPr>
          <w:p w14:paraId="4BE88411" w14:textId="77777777" w:rsidR="00667BA9" w:rsidRPr="00D4120B" w:rsidRDefault="00667BA9" w:rsidP="008F7891">
            <w:pPr>
              <w:pStyle w:val="TableContent"/>
            </w:pPr>
          </w:p>
        </w:tc>
        <w:tc>
          <w:tcPr>
            <w:tcW w:w="879" w:type="dxa"/>
            <w:shd w:val="clear" w:color="auto" w:fill="auto"/>
          </w:tcPr>
          <w:p w14:paraId="321F5525" w14:textId="77777777" w:rsidR="00667BA9" w:rsidRPr="00D4120B" w:rsidRDefault="00667BA9" w:rsidP="008F7891">
            <w:pPr>
              <w:pStyle w:val="TableContent"/>
            </w:pPr>
          </w:p>
        </w:tc>
        <w:tc>
          <w:tcPr>
            <w:tcW w:w="1464" w:type="dxa"/>
          </w:tcPr>
          <w:p w14:paraId="77124587" w14:textId="77777777" w:rsidR="00667BA9" w:rsidRPr="00D4120B" w:rsidRDefault="00667BA9" w:rsidP="008F7891">
            <w:pPr>
              <w:pStyle w:val="TableContent"/>
            </w:pPr>
          </w:p>
        </w:tc>
        <w:tc>
          <w:tcPr>
            <w:tcW w:w="4839" w:type="dxa"/>
          </w:tcPr>
          <w:p w14:paraId="13024B20" w14:textId="77777777" w:rsidR="00667BA9" w:rsidRPr="00D4120B" w:rsidRDefault="00667BA9" w:rsidP="008F7891">
            <w:pPr>
              <w:pStyle w:val="TableContent"/>
            </w:pPr>
          </w:p>
        </w:tc>
      </w:tr>
      <w:tr w:rsidR="00667BA9" w:rsidRPr="00D4120B" w14:paraId="6419CBCA" w14:textId="77777777">
        <w:trPr>
          <w:cantSplit/>
          <w:jc w:val="center"/>
        </w:trPr>
        <w:tc>
          <w:tcPr>
            <w:tcW w:w="659" w:type="dxa"/>
          </w:tcPr>
          <w:p w14:paraId="1CCDB8FB" w14:textId="77777777" w:rsidR="00667BA9" w:rsidRPr="00D4120B" w:rsidRDefault="00667BA9" w:rsidP="008F7891">
            <w:pPr>
              <w:pStyle w:val="TableContent"/>
            </w:pPr>
            <w:r w:rsidRPr="00D4120B">
              <w:t>4</w:t>
            </w:r>
          </w:p>
        </w:tc>
        <w:tc>
          <w:tcPr>
            <w:tcW w:w="2197" w:type="dxa"/>
          </w:tcPr>
          <w:p w14:paraId="1B3E3DCB" w14:textId="77777777" w:rsidR="00667BA9" w:rsidRPr="00D4120B" w:rsidRDefault="00667BA9" w:rsidP="008F7891">
            <w:pPr>
              <w:pStyle w:val="TableContent"/>
            </w:pPr>
            <w:r w:rsidRPr="00D4120B">
              <w:t>Explicit Time</w:t>
            </w:r>
          </w:p>
        </w:tc>
        <w:tc>
          <w:tcPr>
            <w:tcW w:w="678" w:type="dxa"/>
          </w:tcPr>
          <w:p w14:paraId="3DD54899" w14:textId="77777777" w:rsidR="00667BA9" w:rsidRPr="00D4120B" w:rsidRDefault="00667BA9" w:rsidP="008F7891">
            <w:pPr>
              <w:pStyle w:val="TableContent"/>
            </w:pPr>
            <w:r w:rsidRPr="00D4120B">
              <w:t>TM</w:t>
            </w:r>
          </w:p>
        </w:tc>
        <w:tc>
          <w:tcPr>
            <w:tcW w:w="900" w:type="dxa"/>
          </w:tcPr>
          <w:p w14:paraId="3A4EE3BC" w14:textId="77777777" w:rsidR="00667BA9" w:rsidRPr="00D4120B" w:rsidRDefault="00667BA9" w:rsidP="008F7891">
            <w:pPr>
              <w:pStyle w:val="TableContent"/>
            </w:pPr>
            <w:r w:rsidRPr="00D4120B">
              <w:t>O</w:t>
            </w:r>
          </w:p>
        </w:tc>
        <w:tc>
          <w:tcPr>
            <w:tcW w:w="1232" w:type="dxa"/>
          </w:tcPr>
          <w:p w14:paraId="7F836814" w14:textId="77777777" w:rsidR="00667BA9" w:rsidRPr="00D4120B" w:rsidRDefault="00667BA9" w:rsidP="008F7891">
            <w:pPr>
              <w:pStyle w:val="TableContent"/>
            </w:pPr>
            <w:r w:rsidRPr="00D4120B">
              <w:t>[0..*]</w:t>
            </w:r>
          </w:p>
        </w:tc>
        <w:tc>
          <w:tcPr>
            <w:tcW w:w="879" w:type="dxa"/>
            <w:shd w:val="clear" w:color="auto" w:fill="auto"/>
          </w:tcPr>
          <w:p w14:paraId="6F3CBDBA" w14:textId="77777777" w:rsidR="00667BA9" w:rsidRPr="00D4120B" w:rsidRDefault="00667BA9" w:rsidP="008F7891">
            <w:pPr>
              <w:pStyle w:val="TableContent"/>
            </w:pPr>
          </w:p>
        </w:tc>
        <w:tc>
          <w:tcPr>
            <w:tcW w:w="879" w:type="dxa"/>
            <w:shd w:val="clear" w:color="auto" w:fill="auto"/>
          </w:tcPr>
          <w:p w14:paraId="08476928" w14:textId="77777777" w:rsidR="00667BA9" w:rsidRPr="00D4120B" w:rsidRDefault="00667BA9" w:rsidP="008F7891">
            <w:pPr>
              <w:pStyle w:val="TableContent"/>
            </w:pPr>
          </w:p>
        </w:tc>
        <w:tc>
          <w:tcPr>
            <w:tcW w:w="1464" w:type="dxa"/>
          </w:tcPr>
          <w:p w14:paraId="3699DC41" w14:textId="77777777" w:rsidR="00667BA9" w:rsidRPr="00D4120B" w:rsidRDefault="00667BA9" w:rsidP="008F7891">
            <w:pPr>
              <w:pStyle w:val="TableContent"/>
            </w:pPr>
          </w:p>
        </w:tc>
        <w:tc>
          <w:tcPr>
            <w:tcW w:w="4839" w:type="dxa"/>
          </w:tcPr>
          <w:p w14:paraId="47A37058" w14:textId="77777777" w:rsidR="00667BA9" w:rsidRPr="00D4120B" w:rsidRDefault="00667BA9" w:rsidP="008F7891">
            <w:pPr>
              <w:pStyle w:val="TableContent"/>
            </w:pPr>
          </w:p>
        </w:tc>
      </w:tr>
      <w:tr w:rsidR="00667BA9" w:rsidRPr="00D4120B" w14:paraId="6FDFFDE5" w14:textId="77777777">
        <w:trPr>
          <w:cantSplit/>
          <w:jc w:val="center"/>
        </w:trPr>
        <w:tc>
          <w:tcPr>
            <w:tcW w:w="659" w:type="dxa"/>
          </w:tcPr>
          <w:p w14:paraId="4CABECD5" w14:textId="77777777" w:rsidR="00667BA9" w:rsidRPr="00D4120B" w:rsidRDefault="00667BA9" w:rsidP="008F7891">
            <w:pPr>
              <w:pStyle w:val="TableContent"/>
            </w:pPr>
            <w:r w:rsidRPr="00D4120B">
              <w:t>5</w:t>
            </w:r>
          </w:p>
        </w:tc>
        <w:tc>
          <w:tcPr>
            <w:tcW w:w="2197" w:type="dxa"/>
          </w:tcPr>
          <w:p w14:paraId="7AA98928" w14:textId="77777777" w:rsidR="00667BA9" w:rsidRPr="00D4120B" w:rsidRDefault="00667BA9" w:rsidP="008F7891">
            <w:pPr>
              <w:pStyle w:val="TableContent"/>
            </w:pPr>
            <w:r w:rsidRPr="00D4120B">
              <w:t>Relative Time and Units</w:t>
            </w:r>
          </w:p>
        </w:tc>
        <w:tc>
          <w:tcPr>
            <w:tcW w:w="678" w:type="dxa"/>
          </w:tcPr>
          <w:p w14:paraId="54FFC54E" w14:textId="77777777" w:rsidR="00667BA9" w:rsidRPr="00D4120B" w:rsidRDefault="00667BA9" w:rsidP="008F7891">
            <w:pPr>
              <w:pStyle w:val="TableContent"/>
            </w:pPr>
            <w:r w:rsidRPr="00D4120B">
              <w:t>CQ</w:t>
            </w:r>
          </w:p>
        </w:tc>
        <w:tc>
          <w:tcPr>
            <w:tcW w:w="900" w:type="dxa"/>
          </w:tcPr>
          <w:p w14:paraId="73413240" w14:textId="77777777" w:rsidR="00667BA9" w:rsidRPr="00D4120B" w:rsidRDefault="00667BA9" w:rsidP="008F7891">
            <w:pPr>
              <w:pStyle w:val="TableContent"/>
            </w:pPr>
            <w:r w:rsidRPr="00D4120B">
              <w:t>O</w:t>
            </w:r>
          </w:p>
        </w:tc>
        <w:tc>
          <w:tcPr>
            <w:tcW w:w="1232" w:type="dxa"/>
          </w:tcPr>
          <w:p w14:paraId="2731B730" w14:textId="77777777" w:rsidR="00667BA9" w:rsidRPr="00D4120B" w:rsidRDefault="00667BA9" w:rsidP="008F7891">
            <w:pPr>
              <w:pStyle w:val="TableContent"/>
            </w:pPr>
            <w:r w:rsidRPr="00D4120B">
              <w:t>[0..*]</w:t>
            </w:r>
          </w:p>
        </w:tc>
        <w:tc>
          <w:tcPr>
            <w:tcW w:w="879" w:type="dxa"/>
            <w:shd w:val="clear" w:color="auto" w:fill="auto"/>
          </w:tcPr>
          <w:p w14:paraId="394D82AE" w14:textId="77777777" w:rsidR="00667BA9" w:rsidRPr="00D4120B" w:rsidRDefault="00667BA9" w:rsidP="008F7891">
            <w:pPr>
              <w:pStyle w:val="TableContent"/>
            </w:pPr>
          </w:p>
        </w:tc>
        <w:tc>
          <w:tcPr>
            <w:tcW w:w="879" w:type="dxa"/>
            <w:shd w:val="clear" w:color="auto" w:fill="auto"/>
          </w:tcPr>
          <w:p w14:paraId="6D9B29AC" w14:textId="77777777" w:rsidR="00667BA9" w:rsidRPr="00D4120B" w:rsidRDefault="00667BA9" w:rsidP="008F7891">
            <w:pPr>
              <w:pStyle w:val="TableContent"/>
            </w:pPr>
          </w:p>
        </w:tc>
        <w:tc>
          <w:tcPr>
            <w:tcW w:w="1464" w:type="dxa"/>
          </w:tcPr>
          <w:p w14:paraId="749A8ADD" w14:textId="77777777" w:rsidR="00667BA9" w:rsidRPr="00D4120B" w:rsidRDefault="00CD53BC" w:rsidP="008F7891">
            <w:pPr>
              <w:pStyle w:val="TableContent"/>
            </w:pPr>
            <w:del w:id="4888" w:author="Bob Yencha" w:date="2011-11-29T10:06:00Z">
              <w:r w:rsidRPr="00D4120B" w:rsidDel="000348C8">
                <w:delText>Unified Code for Units of Measure (UCUM)</w:delText>
              </w:r>
            </w:del>
          </w:p>
        </w:tc>
        <w:tc>
          <w:tcPr>
            <w:tcW w:w="4839" w:type="dxa"/>
          </w:tcPr>
          <w:p w14:paraId="67CE4954" w14:textId="77777777" w:rsidR="00667BA9" w:rsidRPr="00D4120B" w:rsidRDefault="00667BA9" w:rsidP="008F7891">
            <w:pPr>
              <w:pStyle w:val="TableContent"/>
            </w:pPr>
          </w:p>
        </w:tc>
      </w:tr>
      <w:tr w:rsidR="00667BA9" w:rsidRPr="00D4120B" w14:paraId="1A6D4141" w14:textId="77777777">
        <w:trPr>
          <w:cantSplit/>
          <w:jc w:val="center"/>
        </w:trPr>
        <w:tc>
          <w:tcPr>
            <w:tcW w:w="659" w:type="dxa"/>
          </w:tcPr>
          <w:p w14:paraId="7F1C26FC" w14:textId="77777777" w:rsidR="00667BA9" w:rsidRPr="00D4120B" w:rsidRDefault="00667BA9" w:rsidP="008F7891">
            <w:pPr>
              <w:pStyle w:val="TableContent"/>
            </w:pPr>
            <w:r w:rsidRPr="00D4120B">
              <w:t>6</w:t>
            </w:r>
          </w:p>
        </w:tc>
        <w:tc>
          <w:tcPr>
            <w:tcW w:w="2197" w:type="dxa"/>
          </w:tcPr>
          <w:p w14:paraId="761087DB" w14:textId="77777777" w:rsidR="00667BA9" w:rsidRPr="00D4120B" w:rsidRDefault="00667BA9" w:rsidP="008F7891">
            <w:pPr>
              <w:pStyle w:val="TableContent"/>
            </w:pPr>
            <w:r w:rsidRPr="00D4120B">
              <w:t>Service Duration</w:t>
            </w:r>
          </w:p>
        </w:tc>
        <w:tc>
          <w:tcPr>
            <w:tcW w:w="678" w:type="dxa"/>
          </w:tcPr>
          <w:p w14:paraId="7338D591" w14:textId="77777777" w:rsidR="00667BA9" w:rsidRPr="00D4120B" w:rsidRDefault="00667BA9" w:rsidP="008F7891">
            <w:pPr>
              <w:pStyle w:val="TableContent"/>
            </w:pPr>
            <w:r w:rsidRPr="00D4120B">
              <w:t>CQ</w:t>
            </w:r>
          </w:p>
        </w:tc>
        <w:tc>
          <w:tcPr>
            <w:tcW w:w="900" w:type="dxa"/>
          </w:tcPr>
          <w:p w14:paraId="66660300" w14:textId="77777777" w:rsidR="00667BA9" w:rsidRPr="00D4120B" w:rsidRDefault="00667BA9" w:rsidP="008F7891">
            <w:pPr>
              <w:pStyle w:val="TableContent"/>
            </w:pPr>
            <w:r w:rsidRPr="00D4120B">
              <w:t>O</w:t>
            </w:r>
          </w:p>
        </w:tc>
        <w:tc>
          <w:tcPr>
            <w:tcW w:w="1232" w:type="dxa"/>
          </w:tcPr>
          <w:p w14:paraId="728E036B" w14:textId="77777777" w:rsidR="00667BA9" w:rsidRPr="00D4120B" w:rsidRDefault="00667BA9" w:rsidP="008F7891">
            <w:pPr>
              <w:pStyle w:val="TableContent"/>
            </w:pPr>
            <w:r w:rsidRPr="00D4120B">
              <w:t>[0..1]</w:t>
            </w:r>
          </w:p>
        </w:tc>
        <w:tc>
          <w:tcPr>
            <w:tcW w:w="879" w:type="dxa"/>
            <w:shd w:val="clear" w:color="auto" w:fill="auto"/>
          </w:tcPr>
          <w:p w14:paraId="4D2619B4" w14:textId="77777777" w:rsidR="00667BA9" w:rsidRPr="00D4120B" w:rsidRDefault="00667BA9" w:rsidP="008F7891">
            <w:pPr>
              <w:pStyle w:val="TableContent"/>
            </w:pPr>
          </w:p>
        </w:tc>
        <w:tc>
          <w:tcPr>
            <w:tcW w:w="879" w:type="dxa"/>
            <w:shd w:val="clear" w:color="auto" w:fill="auto"/>
          </w:tcPr>
          <w:p w14:paraId="49B4F5B7" w14:textId="77777777" w:rsidR="00667BA9" w:rsidRPr="00D4120B" w:rsidRDefault="00667BA9" w:rsidP="008F7891">
            <w:pPr>
              <w:pStyle w:val="TableContent"/>
            </w:pPr>
          </w:p>
        </w:tc>
        <w:tc>
          <w:tcPr>
            <w:tcW w:w="1464" w:type="dxa"/>
          </w:tcPr>
          <w:p w14:paraId="3E4359D4" w14:textId="77777777" w:rsidR="00667BA9" w:rsidRPr="00D4120B" w:rsidRDefault="00CD53BC" w:rsidP="008F7891">
            <w:pPr>
              <w:pStyle w:val="TableContent"/>
            </w:pPr>
            <w:del w:id="4889" w:author="Bob Yencha" w:date="2011-11-29T10:06:00Z">
              <w:r w:rsidRPr="00D4120B" w:rsidDel="000348C8">
                <w:delText>Unified Code for Units of Measure (UCUM)</w:delText>
              </w:r>
            </w:del>
          </w:p>
        </w:tc>
        <w:tc>
          <w:tcPr>
            <w:tcW w:w="4839" w:type="dxa"/>
          </w:tcPr>
          <w:p w14:paraId="38D9E685" w14:textId="77777777" w:rsidR="00667BA9" w:rsidRPr="00D4120B" w:rsidRDefault="00667BA9" w:rsidP="008F7891">
            <w:pPr>
              <w:pStyle w:val="TableContent"/>
            </w:pPr>
          </w:p>
        </w:tc>
      </w:tr>
      <w:tr w:rsidR="00667BA9" w:rsidRPr="00D4120B" w14:paraId="48E7FEFE" w14:textId="77777777">
        <w:trPr>
          <w:cantSplit/>
          <w:jc w:val="center"/>
        </w:trPr>
        <w:tc>
          <w:tcPr>
            <w:tcW w:w="659" w:type="dxa"/>
          </w:tcPr>
          <w:p w14:paraId="6C6D1248" w14:textId="77777777" w:rsidR="00667BA9" w:rsidRPr="00D4120B" w:rsidRDefault="00667BA9" w:rsidP="008F7891">
            <w:pPr>
              <w:pStyle w:val="TableContent"/>
            </w:pPr>
            <w:r w:rsidRPr="00D4120B">
              <w:t>7</w:t>
            </w:r>
          </w:p>
        </w:tc>
        <w:tc>
          <w:tcPr>
            <w:tcW w:w="2197" w:type="dxa"/>
          </w:tcPr>
          <w:p w14:paraId="2F6352C9" w14:textId="77777777" w:rsidR="00667BA9" w:rsidRPr="00D4120B" w:rsidRDefault="00667BA9" w:rsidP="008F7891">
            <w:pPr>
              <w:pStyle w:val="TableContent"/>
            </w:pPr>
            <w:r w:rsidRPr="00D4120B">
              <w:t>Start date/time</w:t>
            </w:r>
          </w:p>
        </w:tc>
        <w:tc>
          <w:tcPr>
            <w:tcW w:w="678" w:type="dxa"/>
          </w:tcPr>
          <w:p w14:paraId="106BC1F6" w14:textId="77777777" w:rsidR="00667BA9" w:rsidRPr="00D4120B" w:rsidRDefault="00667BA9" w:rsidP="008F7891">
            <w:pPr>
              <w:pStyle w:val="TableContent"/>
            </w:pPr>
            <w:r w:rsidRPr="00D4120B">
              <w:t>TS</w:t>
            </w:r>
          </w:p>
        </w:tc>
        <w:tc>
          <w:tcPr>
            <w:tcW w:w="900" w:type="dxa"/>
          </w:tcPr>
          <w:p w14:paraId="10FCC526" w14:textId="77777777" w:rsidR="00667BA9" w:rsidRPr="00D4120B" w:rsidRDefault="00F243E1" w:rsidP="008F7891">
            <w:pPr>
              <w:pStyle w:val="TableContent"/>
            </w:pPr>
            <w:r>
              <w:t>C(R/</w:t>
            </w:r>
            <w:r w:rsidR="00667BA9" w:rsidRPr="00D4120B">
              <w:t>RE</w:t>
            </w:r>
            <w:r>
              <w:t>)</w:t>
            </w:r>
          </w:p>
        </w:tc>
        <w:tc>
          <w:tcPr>
            <w:tcW w:w="1232" w:type="dxa"/>
          </w:tcPr>
          <w:p w14:paraId="4C2400EB" w14:textId="77777777" w:rsidR="00667BA9" w:rsidRPr="00D4120B" w:rsidRDefault="00667BA9" w:rsidP="008F7891">
            <w:pPr>
              <w:pStyle w:val="TableContent"/>
            </w:pPr>
            <w:r w:rsidRPr="00D4120B">
              <w:t>[0..1]</w:t>
            </w:r>
          </w:p>
        </w:tc>
        <w:tc>
          <w:tcPr>
            <w:tcW w:w="879" w:type="dxa"/>
            <w:shd w:val="clear" w:color="auto" w:fill="auto"/>
          </w:tcPr>
          <w:p w14:paraId="1C442777" w14:textId="77777777" w:rsidR="00667BA9" w:rsidRPr="00D4120B" w:rsidRDefault="00580CC8" w:rsidP="008F7891">
            <w:pPr>
              <w:pStyle w:val="TableContent"/>
            </w:pPr>
            <w:r>
              <w:t>4..24</w:t>
            </w:r>
          </w:p>
        </w:tc>
        <w:tc>
          <w:tcPr>
            <w:tcW w:w="879" w:type="dxa"/>
            <w:shd w:val="clear" w:color="auto" w:fill="auto"/>
          </w:tcPr>
          <w:p w14:paraId="7DAACFE0" w14:textId="77777777" w:rsidR="00667BA9" w:rsidRPr="00D4120B" w:rsidRDefault="00580CC8" w:rsidP="008F7891">
            <w:pPr>
              <w:pStyle w:val="TableContent"/>
            </w:pPr>
            <w:r>
              <w:t>=</w:t>
            </w:r>
          </w:p>
        </w:tc>
        <w:tc>
          <w:tcPr>
            <w:tcW w:w="1464" w:type="dxa"/>
          </w:tcPr>
          <w:p w14:paraId="1CF5C7CD" w14:textId="77777777" w:rsidR="00667BA9" w:rsidRPr="00D4120B" w:rsidRDefault="00667BA9" w:rsidP="008F7891">
            <w:pPr>
              <w:pStyle w:val="TableContent"/>
            </w:pPr>
          </w:p>
        </w:tc>
        <w:tc>
          <w:tcPr>
            <w:tcW w:w="4839" w:type="dxa"/>
          </w:tcPr>
          <w:p w14:paraId="1BFECE07" w14:textId="77777777" w:rsidR="00912E9D" w:rsidRDefault="00912E9D" w:rsidP="008F7891">
            <w:pPr>
              <w:pStyle w:val="TableContent"/>
              <w:rPr>
                <w:ins w:id="4890" w:author="Robert Snelick" w:date="2011-12-02T18:27:00Z"/>
              </w:rPr>
            </w:pPr>
            <w:ins w:id="4891" w:author="Robert Snelick" w:date="2011-12-02T18:26:00Z">
              <w:r>
                <w:t xml:space="preserve">Condition Predicate: If </w:t>
              </w:r>
            </w:ins>
            <w:ins w:id="4892" w:author="Robert Snelick" w:date="2011-12-02T18:27:00Z">
              <w:r>
                <w:t>TQ1.8 (End date/time) is not valued</w:t>
              </w:r>
            </w:ins>
          </w:p>
          <w:p w14:paraId="1932B21F" w14:textId="77777777" w:rsidR="00667BA9" w:rsidRPr="00D4120B" w:rsidRDefault="00580CC8" w:rsidP="008F7891">
            <w:pPr>
              <w:pStyle w:val="TableContent"/>
            </w:pPr>
            <w:del w:id="4893" w:author="Bob Yencha" w:date="2012-01-26T14:41:00Z">
              <w:r w:rsidRPr="00FD50DB" w:rsidDel="005651B0">
                <w:delText>Conformance:</w:delText>
              </w:r>
            </w:del>
            <w:ins w:id="4894" w:author="Bob Yencha" w:date="2012-01-26T14:41:00Z">
              <w:r w:rsidR="005651B0">
                <w:t>Conformance Guidance:</w:t>
              </w:r>
            </w:ins>
            <w:r w:rsidRPr="00FD50DB">
              <w:t xml:space="preserve"> E</w:t>
            </w:r>
            <w:r>
              <w:t>cho as received from the order</w:t>
            </w:r>
            <w:r w:rsidR="00667BA9" w:rsidRPr="00D4120B">
              <w:t>.</w:t>
            </w:r>
          </w:p>
        </w:tc>
      </w:tr>
      <w:tr w:rsidR="00667BA9" w:rsidRPr="00D4120B" w14:paraId="4E43CDF5" w14:textId="77777777">
        <w:trPr>
          <w:cantSplit/>
          <w:jc w:val="center"/>
        </w:trPr>
        <w:tc>
          <w:tcPr>
            <w:tcW w:w="659" w:type="dxa"/>
          </w:tcPr>
          <w:p w14:paraId="072E24CD" w14:textId="77777777" w:rsidR="00667BA9" w:rsidRPr="00D4120B" w:rsidRDefault="00667BA9" w:rsidP="008F7891">
            <w:pPr>
              <w:pStyle w:val="TableContent"/>
            </w:pPr>
            <w:r w:rsidRPr="00D4120B">
              <w:t>8</w:t>
            </w:r>
          </w:p>
        </w:tc>
        <w:tc>
          <w:tcPr>
            <w:tcW w:w="2197" w:type="dxa"/>
          </w:tcPr>
          <w:p w14:paraId="10468DBD" w14:textId="77777777" w:rsidR="00667BA9" w:rsidRPr="00D4120B" w:rsidRDefault="00667BA9" w:rsidP="008F7891">
            <w:pPr>
              <w:pStyle w:val="TableContent"/>
            </w:pPr>
            <w:r w:rsidRPr="00D4120B">
              <w:t>End date/time</w:t>
            </w:r>
          </w:p>
        </w:tc>
        <w:tc>
          <w:tcPr>
            <w:tcW w:w="678" w:type="dxa"/>
          </w:tcPr>
          <w:p w14:paraId="7DB84726" w14:textId="77777777" w:rsidR="00667BA9" w:rsidRPr="00D4120B" w:rsidRDefault="00667BA9" w:rsidP="008F7891">
            <w:pPr>
              <w:pStyle w:val="TableContent"/>
            </w:pPr>
            <w:r w:rsidRPr="00D4120B">
              <w:t>TS</w:t>
            </w:r>
          </w:p>
        </w:tc>
        <w:tc>
          <w:tcPr>
            <w:tcW w:w="900" w:type="dxa"/>
          </w:tcPr>
          <w:p w14:paraId="218E858D" w14:textId="77777777" w:rsidR="00667BA9" w:rsidRPr="00D4120B" w:rsidRDefault="00473F90" w:rsidP="008F7891">
            <w:pPr>
              <w:pStyle w:val="TableContent"/>
            </w:pPr>
            <w:r>
              <w:t>C(R/</w:t>
            </w:r>
            <w:r w:rsidRPr="00D4120B">
              <w:t>RE</w:t>
            </w:r>
            <w:r>
              <w:t>)</w:t>
            </w:r>
          </w:p>
        </w:tc>
        <w:tc>
          <w:tcPr>
            <w:tcW w:w="1232" w:type="dxa"/>
          </w:tcPr>
          <w:p w14:paraId="73A638BA" w14:textId="77777777" w:rsidR="00667BA9" w:rsidRPr="00D4120B" w:rsidRDefault="00667BA9" w:rsidP="008F7891">
            <w:pPr>
              <w:pStyle w:val="TableContent"/>
            </w:pPr>
            <w:r w:rsidRPr="00D4120B">
              <w:t>[0..1]</w:t>
            </w:r>
          </w:p>
        </w:tc>
        <w:tc>
          <w:tcPr>
            <w:tcW w:w="879" w:type="dxa"/>
            <w:shd w:val="clear" w:color="auto" w:fill="auto"/>
          </w:tcPr>
          <w:p w14:paraId="4ADB34DA" w14:textId="77777777" w:rsidR="00667BA9" w:rsidRPr="00D4120B" w:rsidRDefault="00734B92" w:rsidP="008F7891">
            <w:pPr>
              <w:pStyle w:val="TableContent"/>
            </w:pPr>
            <w:r>
              <w:t>4..24</w:t>
            </w:r>
          </w:p>
        </w:tc>
        <w:tc>
          <w:tcPr>
            <w:tcW w:w="879" w:type="dxa"/>
            <w:shd w:val="clear" w:color="auto" w:fill="auto"/>
          </w:tcPr>
          <w:p w14:paraId="56875DA5" w14:textId="77777777" w:rsidR="00667BA9" w:rsidRPr="00D4120B" w:rsidRDefault="00734B92" w:rsidP="008F7891">
            <w:pPr>
              <w:pStyle w:val="TableContent"/>
            </w:pPr>
            <w:r>
              <w:t>=</w:t>
            </w:r>
          </w:p>
        </w:tc>
        <w:tc>
          <w:tcPr>
            <w:tcW w:w="1464" w:type="dxa"/>
          </w:tcPr>
          <w:p w14:paraId="2220639A" w14:textId="77777777" w:rsidR="00667BA9" w:rsidRPr="00D4120B" w:rsidRDefault="00667BA9" w:rsidP="008F7891">
            <w:pPr>
              <w:pStyle w:val="TableContent"/>
              <w:rPr>
                <w:highlight w:val="yellow"/>
              </w:rPr>
            </w:pPr>
          </w:p>
        </w:tc>
        <w:tc>
          <w:tcPr>
            <w:tcW w:w="4839" w:type="dxa"/>
          </w:tcPr>
          <w:p w14:paraId="4F99CA8F" w14:textId="77777777" w:rsidR="00912E9D" w:rsidRDefault="00912E9D" w:rsidP="008F7891">
            <w:pPr>
              <w:pStyle w:val="TableContent"/>
              <w:rPr>
                <w:ins w:id="4895" w:author="Robert Snelick" w:date="2011-12-02T18:27:00Z"/>
              </w:rPr>
            </w:pPr>
            <w:ins w:id="4896" w:author="Robert Snelick" w:date="2011-12-02T18:27:00Z">
              <w:r>
                <w:t>Condition Predicate: If TQ1.7 (Start date/time) is not valued</w:t>
              </w:r>
            </w:ins>
          </w:p>
          <w:p w14:paraId="59FCB1F4" w14:textId="77777777" w:rsidR="00667BA9" w:rsidRPr="00D4120B" w:rsidRDefault="00282503" w:rsidP="008F7891">
            <w:pPr>
              <w:pStyle w:val="TableContent"/>
            </w:pPr>
            <w:del w:id="4897" w:author="Bob Yencha" w:date="2012-01-26T14:42:00Z">
              <w:r w:rsidRPr="00FD50DB" w:rsidDel="005651B0">
                <w:delText>Conformance:</w:delText>
              </w:r>
            </w:del>
            <w:ins w:id="4898" w:author="Bob Yencha" w:date="2012-01-26T14:42:00Z">
              <w:r w:rsidR="005651B0">
                <w:t>Conformance Guidance:</w:t>
              </w:r>
            </w:ins>
            <w:r w:rsidRPr="00FD50DB">
              <w:t xml:space="preserve"> E</w:t>
            </w:r>
            <w:r>
              <w:t>cho as received from the order</w:t>
            </w:r>
            <w:r w:rsidRPr="00D4120B">
              <w:t>.</w:t>
            </w:r>
          </w:p>
        </w:tc>
      </w:tr>
      <w:tr w:rsidR="00667BA9" w:rsidRPr="00D4120B" w14:paraId="0BC79B22" w14:textId="77777777">
        <w:trPr>
          <w:cantSplit/>
          <w:jc w:val="center"/>
        </w:trPr>
        <w:tc>
          <w:tcPr>
            <w:tcW w:w="659" w:type="dxa"/>
          </w:tcPr>
          <w:p w14:paraId="1A41148F" w14:textId="77777777" w:rsidR="00667BA9" w:rsidRPr="00D4120B" w:rsidRDefault="00667BA9" w:rsidP="008F7891">
            <w:pPr>
              <w:pStyle w:val="TableContent"/>
            </w:pPr>
            <w:r w:rsidRPr="00D4120B">
              <w:t>9</w:t>
            </w:r>
          </w:p>
        </w:tc>
        <w:tc>
          <w:tcPr>
            <w:tcW w:w="2197" w:type="dxa"/>
          </w:tcPr>
          <w:p w14:paraId="4DBE82A5" w14:textId="77777777" w:rsidR="00667BA9" w:rsidRPr="00D4120B" w:rsidRDefault="00667BA9" w:rsidP="008F7891">
            <w:pPr>
              <w:pStyle w:val="TableContent"/>
            </w:pPr>
            <w:r w:rsidRPr="00D4120B">
              <w:t>Priority</w:t>
            </w:r>
          </w:p>
        </w:tc>
        <w:tc>
          <w:tcPr>
            <w:tcW w:w="678" w:type="dxa"/>
          </w:tcPr>
          <w:p w14:paraId="20A6E5D6" w14:textId="77777777" w:rsidR="00667BA9" w:rsidRPr="00D4120B" w:rsidRDefault="00667BA9" w:rsidP="008F7891">
            <w:pPr>
              <w:pStyle w:val="TableContent"/>
            </w:pPr>
            <w:r w:rsidRPr="00D4120B">
              <w:t>CWE</w:t>
            </w:r>
          </w:p>
        </w:tc>
        <w:tc>
          <w:tcPr>
            <w:tcW w:w="900" w:type="dxa"/>
          </w:tcPr>
          <w:p w14:paraId="3DCBF9D1" w14:textId="77777777" w:rsidR="00667BA9" w:rsidRPr="00D4120B" w:rsidRDefault="00F243E1" w:rsidP="008F7891">
            <w:pPr>
              <w:pStyle w:val="TableContent"/>
            </w:pPr>
            <w:r>
              <w:t>O</w:t>
            </w:r>
          </w:p>
        </w:tc>
        <w:tc>
          <w:tcPr>
            <w:tcW w:w="1232" w:type="dxa"/>
          </w:tcPr>
          <w:p w14:paraId="553B8DCF" w14:textId="77777777" w:rsidR="00667BA9" w:rsidRPr="00D4120B" w:rsidRDefault="00667BA9" w:rsidP="008F7891">
            <w:pPr>
              <w:pStyle w:val="TableContent"/>
            </w:pPr>
            <w:r w:rsidRPr="00D4120B">
              <w:t>[0..*]</w:t>
            </w:r>
          </w:p>
        </w:tc>
        <w:tc>
          <w:tcPr>
            <w:tcW w:w="879" w:type="dxa"/>
            <w:shd w:val="clear" w:color="auto" w:fill="auto"/>
          </w:tcPr>
          <w:p w14:paraId="68BC1198" w14:textId="77777777" w:rsidR="00667BA9" w:rsidRPr="00D4120B" w:rsidRDefault="00667BA9" w:rsidP="008F7891">
            <w:pPr>
              <w:pStyle w:val="TableContent"/>
            </w:pPr>
          </w:p>
        </w:tc>
        <w:tc>
          <w:tcPr>
            <w:tcW w:w="879" w:type="dxa"/>
            <w:shd w:val="clear" w:color="auto" w:fill="auto"/>
          </w:tcPr>
          <w:p w14:paraId="11FBD46E" w14:textId="77777777" w:rsidR="00667BA9" w:rsidRPr="00D4120B" w:rsidRDefault="00667BA9" w:rsidP="008F7891">
            <w:pPr>
              <w:pStyle w:val="TableContent"/>
            </w:pPr>
          </w:p>
        </w:tc>
        <w:tc>
          <w:tcPr>
            <w:tcW w:w="1464" w:type="dxa"/>
          </w:tcPr>
          <w:p w14:paraId="05113C22" w14:textId="77777777" w:rsidR="00667BA9" w:rsidRPr="00D4120B" w:rsidRDefault="00667BA9" w:rsidP="008F7891">
            <w:pPr>
              <w:pStyle w:val="TableContent"/>
            </w:pPr>
            <w:del w:id="4899" w:author="Bob Yencha" w:date="2011-11-29T10:07:00Z">
              <w:r w:rsidRPr="00D4120B" w:rsidDel="000348C8">
                <w:delText>HL70485</w:delText>
              </w:r>
            </w:del>
          </w:p>
        </w:tc>
        <w:tc>
          <w:tcPr>
            <w:tcW w:w="4839" w:type="dxa"/>
          </w:tcPr>
          <w:p w14:paraId="013C925D" w14:textId="77777777" w:rsidR="00667BA9" w:rsidRPr="00D4120B" w:rsidRDefault="00667BA9" w:rsidP="008F7891">
            <w:pPr>
              <w:pStyle w:val="TableContent"/>
            </w:pPr>
            <w:del w:id="4900" w:author="Bob Yencha" w:date="2011-11-29T10:07:00Z">
              <w:r w:rsidRPr="00D4120B" w:rsidDel="000348C8">
                <w:delText>Urgency of the request</w:delText>
              </w:r>
              <w:r w:rsidR="00400CF4" w:rsidDel="000348C8">
                <w:delText xml:space="preserve">. </w:delText>
              </w:r>
              <w:r w:rsidRPr="00D4120B" w:rsidDel="000348C8">
                <w:delText>If this field is blank, the default is R (routine)</w:delText>
              </w:r>
              <w:r w:rsidR="00400CF4" w:rsidDel="000348C8">
                <w:delText xml:space="preserve">. </w:delText>
              </w:r>
              <w:r w:rsidRPr="00D4120B" w:rsidDel="000348C8">
                <w:delText>Multiple priorities may be assigned to one order.</w:delText>
              </w:r>
            </w:del>
          </w:p>
        </w:tc>
      </w:tr>
      <w:tr w:rsidR="00667BA9" w:rsidRPr="00D4120B" w14:paraId="473D78FD" w14:textId="77777777">
        <w:trPr>
          <w:cantSplit/>
          <w:jc w:val="center"/>
        </w:trPr>
        <w:tc>
          <w:tcPr>
            <w:tcW w:w="659" w:type="dxa"/>
          </w:tcPr>
          <w:p w14:paraId="03971450" w14:textId="77777777" w:rsidR="00667BA9" w:rsidRPr="00D4120B" w:rsidRDefault="00667BA9" w:rsidP="008F7891">
            <w:pPr>
              <w:pStyle w:val="TableContent"/>
            </w:pPr>
            <w:r w:rsidRPr="00D4120B">
              <w:t>10</w:t>
            </w:r>
          </w:p>
        </w:tc>
        <w:tc>
          <w:tcPr>
            <w:tcW w:w="2197" w:type="dxa"/>
          </w:tcPr>
          <w:p w14:paraId="55F2FF70" w14:textId="77777777" w:rsidR="00667BA9" w:rsidRPr="00D4120B" w:rsidRDefault="00667BA9" w:rsidP="008F7891">
            <w:pPr>
              <w:pStyle w:val="TableContent"/>
            </w:pPr>
            <w:r w:rsidRPr="00D4120B">
              <w:t>Condition text</w:t>
            </w:r>
          </w:p>
        </w:tc>
        <w:tc>
          <w:tcPr>
            <w:tcW w:w="678" w:type="dxa"/>
          </w:tcPr>
          <w:p w14:paraId="663E60FC" w14:textId="77777777" w:rsidR="00667BA9" w:rsidRPr="00D4120B" w:rsidRDefault="00667BA9" w:rsidP="008F7891">
            <w:pPr>
              <w:pStyle w:val="TableContent"/>
            </w:pPr>
            <w:r w:rsidRPr="00D4120B">
              <w:t>TX</w:t>
            </w:r>
          </w:p>
        </w:tc>
        <w:tc>
          <w:tcPr>
            <w:tcW w:w="900" w:type="dxa"/>
          </w:tcPr>
          <w:p w14:paraId="021B9E49" w14:textId="77777777" w:rsidR="00667BA9" w:rsidRPr="00D4120B" w:rsidRDefault="00667BA9" w:rsidP="008F7891">
            <w:pPr>
              <w:pStyle w:val="TableContent"/>
            </w:pPr>
            <w:r w:rsidRPr="00D4120B">
              <w:t>O</w:t>
            </w:r>
          </w:p>
        </w:tc>
        <w:tc>
          <w:tcPr>
            <w:tcW w:w="1232" w:type="dxa"/>
          </w:tcPr>
          <w:p w14:paraId="7893F7DC" w14:textId="77777777" w:rsidR="00667BA9" w:rsidRPr="00D4120B" w:rsidRDefault="00667BA9" w:rsidP="008F7891">
            <w:pPr>
              <w:pStyle w:val="TableContent"/>
            </w:pPr>
            <w:r w:rsidRPr="00D4120B">
              <w:t>[0..1]</w:t>
            </w:r>
          </w:p>
        </w:tc>
        <w:tc>
          <w:tcPr>
            <w:tcW w:w="879" w:type="dxa"/>
            <w:shd w:val="clear" w:color="auto" w:fill="auto"/>
          </w:tcPr>
          <w:p w14:paraId="5F98AC9B" w14:textId="77777777" w:rsidR="00667BA9" w:rsidRPr="00D4120B" w:rsidRDefault="00667BA9" w:rsidP="008F7891">
            <w:pPr>
              <w:pStyle w:val="TableContent"/>
            </w:pPr>
            <w:r w:rsidRPr="00D4120B">
              <w:t>1..250</w:t>
            </w:r>
          </w:p>
        </w:tc>
        <w:tc>
          <w:tcPr>
            <w:tcW w:w="879" w:type="dxa"/>
            <w:shd w:val="clear" w:color="auto" w:fill="auto"/>
          </w:tcPr>
          <w:p w14:paraId="7F22A69F" w14:textId="77777777" w:rsidR="00667BA9" w:rsidRPr="00D4120B" w:rsidRDefault="00667BA9" w:rsidP="008F7891">
            <w:pPr>
              <w:pStyle w:val="TableContent"/>
            </w:pPr>
          </w:p>
        </w:tc>
        <w:tc>
          <w:tcPr>
            <w:tcW w:w="1464" w:type="dxa"/>
          </w:tcPr>
          <w:p w14:paraId="6F5F2CAD" w14:textId="77777777" w:rsidR="00667BA9" w:rsidRPr="00D4120B" w:rsidRDefault="00667BA9" w:rsidP="008F7891">
            <w:pPr>
              <w:pStyle w:val="TableContent"/>
            </w:pPr>
          </w:p>
        </w:tc>
        <w:tc>
          <w:tcPr>
            <w:tcW w:w="4839" w:type="dxa"/>
          </w:tcPr>
          <w:p w14:paraId="3141E00F" w14:textId="77777777" w:rsidR="00667BA9" w:rsidRPr="00D4120B" w:rsidRDefault="00667BA9" w:rsidP="008F7891">
            <w:pPr>
              <w:pStyle w:val="TableContent"/>
            </w:pPr>
          </w:p>
        </w:tc>
      </w:tr>
      <w:tr w:rsidR="00667BA9" w:rsidRPr="00D4120B" w14:paraId="3C20C409" w14:textId="77777777">
        <w:trPr>
          <w:cantSplit/>
          <w:jc w:val="center"/>
        </w:trPr>
        <w:tc>
          <w:tcPr>
            <w:tcW w:w="659" w:type="dxa"/>
          </w:tcPr>
          <w:p w14:paraId="1C575E13" w14:textId="77777777" w:rsidR="00667BA9" w:rsidRPr="00D4120B" w:rsidRDefault="00667BA9" w:rsidP="008F7891">
            <w:pPr>
              <w:pStyle w:val="TableContent"/>
            </w:pPr>
            <w:r w:rsidRPr="00D4120B">
              <w:t>11</w:t>
            </w:r>
          </w:p>
        </w:tc>
        <w:tc>
          <w:tcPr>
            <w:tcW w:w="2197" w:type="dxa"/>
          </w:tcPr>
          <w:p w14:paraId="5EC0C269" w14:textId="77777777" w:rsidR="00667BA9" w:rsidRPr="00D4120B" w:rsidRDefault="00667BA9" w:rsidP="008F7891">
            <w:pPr>
              <w:pStyle w:val="TableContent"/>
            </w:pPr>
            <w:r w:rsidRPr="00D4120B">
              <w:t>Text instruction</w:t>
            </w:r>
          </w:p>
        </w:tc>
        <w:tc>
          <w:tcPr>
            <w:tcW w:w="678" w:type="dxa"/>
          </w:tcPr>
          <w:p w14:paraId="23EF293D" w14:textId="77777777" w:rsidR="00667BA9" w:rsidRPr="00D4120B" w:rsidRDefault="00667BA9" w:rsidP="008F7891">
            <w:pPr>
              <w:pStyle w:val="TableContent"/>
            </w:pPr>
            <w:r w:rsidRPr="00D4120B">
              <w:t>TX</w:t>
            </w:r>
          </w:p>
        </w:tc>
        <w:tc>
          <w:tcPr>
            <w:tcW w:w="900" w:type="dxa"/>
          </w:tcPr>
          <w:p w14:paraId="290DBCA3" w14:textId="77777777" w:rsidR="00667BA9" w:rsidRPr="00D4120B" w:rsidRDefault="00667BA9" w:rsidP="008F7891">
            <w:pPr>
              <w:pStyle w:val="TableContent"/>
            </w:pPr>
            <w:r w:rsidRPr="00D4120B">
              <w:t>O</w:t>
            </w:r>
          </w:p>
        </w:tc>
        <w:tc>
          <w:tcPr>
            <w:tcW w:w="1232" w:type="dxa"/>
          </w:tcPr>
          <w:p w14:paraId="0F0A8AE4" w14:textId="77777777" w:rsidR="00667BA9" w:rsidRPr="00D4120B" w:rsidRDefault="00667BA9" w:rsidP="008F7891">
            <w:pPr>
              <w:pStyle w:val="TableContent"/>
            </w:pPr>
            <w:r w:rsidRPr="00D4120B">
              <w:t>[0..1]</w:t>
            </w:r>
          </w:p>
        </w:tc>
        <w:tc>
          <w:tcPr>
            <w:tcW w:w="879" w:type="dxa"/>
            <w:shd w:val="clear" w:color="auto" w:fill="auto"/>
          </w:tcPr>
          <w:p w14:paraId="227EFFDB" w14:textId="77777777" w:rsidR="00667BA9" w:rsidRPr="00D4120B" w:rsidRDefault="00667BA9" w:rsidP="008F7891">
            <w:pPr>
              <w:pStyle w:val="TableContent"/>
            </w:pPr>
            <w:r w:rsidRPr="00D4120B">
              <w:t>1..250</w:t>
            </w:r>
          </w:p>
        </w:tc>
        <w:tc>
          <w:tcPr>
            <w:tcW w:w="879" w:type="dxa"/>
            <w:shd w:val="clear" w:color="auto" w:fill="auto"/>
          </w:tcPr>
          <w:p w14:paraId="7D2A42C8" w14:textId="77777777" w:rsidR="00667BA9" w:rsidRPr="00D4120B" w:rsidRDefault="00667BA9" w:rsidP="008F7891">
            <w:pPr>
              <w:pStyle w:val="TableContent"/>
            </w:pPr>
          </w:p>
        </w:tc>
        <w:tc>
          <w:tcPr>
            <w:tcW w:w="1464" w:type="dxa"/>
          </w:tcPr>
          <w:p w14:paraId="5950E4C5" w14:textId="77777777" w:rsidR="00667BA9" w:rsidRPr="00D4120B" w:rsidRDefault="00667BA9" w:rsidP="008F7891">
            <w:pPr>
              <w:pStyle w:val="TableContent"/>
            </w:pPr>
          </w:p>
        </w:tc>
        <w:tc>
          <w:tcPr>
            <w:tcW w:w="4839" w:type="dxa"/>
          </w:tcPr>
          <w:p w14:paraId="0F654BFC" w14:textId="77777777" w:rsidR="00667BA9" w:rsidRPr="00D4120B" w:rsidRDefault="00667BA9" w:rsidP="008F7891">
            <w:pPr>
              <w:pStyle w:val="TableContent"/>
            </w:pPr>
          </w:p>
        </w:tc>
      </w:tr>
      <w:tr w:rsidR="00667BA9" w:rsidRPr="00D4120B" w14:paraId="12E7A973" w14:textId="77777777">
        <w:trPr>
          <w:cantSplit/>
          <w:jc w:val="center"/>
        </w:trPr>
        <w:tc>
          <w:tcPr>
            <w:tcW w:w="659" w:type="dxa"/>
          </w:tcPr>
          <w:p w14:paraId="500D5DAB" w14:textId="77777777" w:rsidR="00667BA9" w:rsidRPr="00D4120B" w:rsidRDefault="00667BA9" w:rsidP="008F7891">
            <w:pPr>
              <w:pStyle w:val="TableContent"/>
            </w:pPr>
            <w:r w:rsidRPr="00D4120B">
              <w:t>12</w:t>
            </w:r>
          </w:p>
        </w:tc>
        <w:tc>
          <w:tcPr>
            <w:tcW w:w="2197" w:type="dxa"/>
          </w:tcPr>
          <w:p w14:paraId="2BCF3F24" w14:textId="77777777" w:rsidR="00667BA9" w:rsidRPr="00D4120B" w:rsidRDefault="00667BA9" w:rsidP="008F7891">
            <w:pPr>
              <w:pStyle w:val="TableContent"/>
            </w:pPr>
            <w:r w:rsidRPr="00D4120B">
              <w:t>Conjunction</w:t>
            </w:r>
          </w:p>
        </w:tc>
        <w:tc>
          <w:tcPr>
            <w:tcW w:w="678" w:type="dxa"/>
          </w:tcPr>
          <w:p w14:paraId="48B60FA2" w14:textId="77777777" w:rsidR="00667BA9" w:rsidRPr="00D4120B" w:rsidRDefault="00667BA9" w:rsidP="008F7891">
            <w:pPr>
              <w:pStyle w:val="TableContent"/>
            </w:pPr>
            <w:r w:rsidRPr="00D4120B">
              <w:t>ID</w:t>
            </w:r>
          </w:p>
        </w:tc>
        <w:tc>
          <w:tcPr>
            <w:tcW w:w="900" w:type="dxa"/>
          </w:tcPr>
          <w:p w14:paraId="0B82A59A" w14:textId="77777777" w:rsidR="00667BA9" w:rsidRPr="00D4120B" w:rsidRDefault="00667BA9" w:rsidP="008F7891">
            <w:pPr>
              <w:pStyle w:val="TableContent"/>
            </w:pPr>
            <w:r w:rsidRPr="00D4120B">
              <w:t>O</w:t>
            </w:r>
          </w:p>
        </w:tc>
        <w:tc>
          <w:tcPr>
            <w:tcW w:w="1232" w:type="dxa"/>
          </w:tcPr>
          <w:p w14:paraId="2E17C011" w14:textId="77777777" w:rsidR="00667BA9" w:rsidRPr="00D4120B" w:rsidRDefault="00667BA9" w:rsidP="008F7891">
            <w:pPr>
              <w:pStyle w:val="TableContent"/>
            </w:pPr>
            <w:r w:rsidRPr="00D4120B">
              <w:t>[0..1]</w:t>
            </w:r>
          </w:p>
        </w:tc>
        <w:tc>
          <w:tcPr>
            <w:tcW w:w="879" w:type="dxa"/>
            <w:shd w:val="clear" w:color="auto" w:fill="auto"/>
          </w:tcPr>
          <w:p w14:paraId="60300BB7" w14:textId="77777777" w:rsidR="00667BA9" w:rsidRPr="00D4120B" w:rsidRDefault="00667BA9" w:rsidP="008F7891">
            <w:pPr>
              <w:pStyle w:val="TableContent"/>
            </w:pPr>
            <w:r w:rsidRPr="00D4120B">
              <w:t>1..1</w:t>
            </w:r>
          </w:p>
        </w:tc>
        <w:tc>
          <w:tcPr>
            <w:tcW w:w="879" w:type="dxa"/>
            <w:shd w:val="clear" w:color="auto" w:fill="auto"/>
          </w:tcPr>
          <w:p w14:paraId="2E3E4685" w14:textId="77777777" w:rsidR="00667BA9" w:rsidRPr="00D4120B" w:rsidRDefault="00667BA9" w:rsidP="008F7891">
            <w:pPr>
              <w:pStyle w:val="TableContent"/>
            </w:pPr>
          </w:p>
        </w:tc>
        <w:tc>
          <w:tcPr>
            <w:tcW w:w="1464" w:type="dxa"/>
          </w:tcPr>
          <w:p w14:paraId="26242A65" w14:textId="77777777" w:rsidR="00667BA9" w:rsidRPr="00D4120B" w:rsidRDefault="00A32AC9" w:rsidP="008F7891">
            <w:pPr>
              <w:pStyle w:val="TableContent"/>
            </w:pPr>
            <w:del w:id="4901" w:author="Bob Yencha" w:date="2011-11-29T10:07:00Z">
              <w:r w:rsidRPr="00D4120B" w:rsidDel="000348C8">
                <w:delText>HL70472</w:delText>
              </w:r>
            </w:del>
          </w:p>
        </w:tc>
        <w:tc>
          <w:tcPr>
            <w:tcW w:w="4839" w:type="dxa"/>
          </w:tcPr>
          <w:p w14:paraId="547B2282" w14:textId="77777777" w:rsidR="00667BA9" w:rsidRPr="00D4120B" w:rsidRDefault="00667BA9" w:rsidP="008F7891">
            <w:pPr>
              <w:pStyle w:val="TableContent"/>
            </w:pPr>
          </w:p>
        </w:tc>
      </w:tr>
      <w:tr w:rsidR="00A32AC9" w:rsidRPr="00D4120B" w14:paraId="25E4285A" w14:textId="77777777">
        <w:trPr>
          <w:cantSplit/>
          <w:jc w:val="center"/>
        </w:trPr>
        <w:tc>
          <w:tcPr>
            <w:tcW w:w="659" w:type="dxa"/>
          </w:tcPr>
          <w:p w14:paraId="5C5C5A8C" w14:textId="77777777" w:rsidR="00A32AC9" w:rsidRPr="00D4120B" w:rsidRDefault="00A32AC9" w:rsidP="008F7891">
            <w:pPr>
              <w:pStyle w:val="TableContent"/>
            </w:pPr>
            <w:r w:rsidRPr="00D4120B">
              <w:t>13</w:t>
            </w:r>
          </w:p>
        </w:tc>
        <w:tc>
          <w:tcPr>
            <w:tcW w:w="2197" w:type="dxa"/>
          </w:tcPr>
          <w:p w14:paraId="5E0A886C" w14:textId="77777777" w:rsidR="00A32AC9" w:rsidRPr="00D4120B" w:rsidRDefault="00A32AC9" w:rsidP="008F7891">
            <w:pPr>
              <w:pStyle w:val="TableContent"/>
            </w:pPr>
            <w:r w:rsidRPr="00D4120B">
              <w:t>Occurrence duration</w:t>
            </w:r>
          </w:p>
        </w:tc>
        <w:tc>
          <w:tcPr>
            <w:tcW w:w="678" w:type="dxa"/>
          </w:tcPr>
          <w:p w14:paraId="55206FB9" w14:textId="77777777" w:rsidR="00A32AC9" w:rsidRPr="00D4120B" w:rsidRDefault="00A32AC9" w:rsidP="008F7891">
            <w:pPr>
              <w:pStyle w:val="TableContent"/>
            </w:pPr>
            <w:r w:rsidRPr="00D4120B">
              <w:t>CQ</w:t>
            </w:r>
          </w:p>
        </w:tc>
        <w:tc>
          <w:tcPr>
            <w:tcW w:w="900" w:type="dxa"/>
          </w:tcPr>
          <w:p w14:paraId="586AF9E7" w14:textId="77777777" w:rsidR="00A32AC9" w:rsidRPr="00D4120B" w:rsidRDefault="00A32AC9" w:rsidP="008F7891">
            <w:pPr>
              <w:pStyle w:val="TableContent"/>
            </w:pPr>
            <w:r w:rsidRPr="00D4120B">
              <w:t>O</w:t>
            </w:r>
          </w:p>
        </w:tc>
        <w:tc>
          <w:tcPr>
            <w:tcW w:w="1232" w:type="dxa"/>
          </w:tcPr>
          <w:p w14:paraId="1B01E9C3" w14:textId="77777777" w:rsidR="00A32AC9" w:rsidRPr="00D4120B" w:rsidRDefault="00A32AC9" w:rsidP="008F7891">
            <w:pPr>
              <w:pStyle w:val="TableContent"/>
            </w:pPr>
            <w:r w:rsidRPr="00D4120B">
              <w:t>[0..1]</w:t>
            </w:r>
          </w:p>
        </w:tc>
        <w:tc>
          <w:tcPr>
            <w:tcW w:w="879" w:type="dxa"/>
            <w:shd w:val="clear" w:color="auto" w:fill="auto"/>
          </w:tcPr>
          <w:p w14:paraId="3371A553" w14:textId="77777777" w:rsidR="00A32AC9" w:rsidRPr="00D4120B" w:rsidRDefault="00A32AC9" w:rsidP="008F7891">
            <w:pPr>
              <w:pStyle w:val="TableContent"/>
            </w:pPr>
          </w:p>
        </w:tc>
        <w:tc>
          <w:tcPr>
            <w:tcW w:w="879" w:type="dxa"/>
            <w:shd w:val="clear" w:color="auto" w:fill="auto"/>
          </w:tcPr>
          <w:p w14:paraId="29E01F92" w14:textId="77777777" w:rsidR="00A32AC9" w:rsidRPr="00D4120B" w:rsidRDefault="00A32AC9" w:rsidP="008F7891">
            <w:pPr>
              <w:pStyle w:val="TableContent"/>
            </w:pPr>
          </w:p>
        </w:tc>
        <w:tc>
          <w:tcPr>
            <w:tcW w:w="1464" w:type="dxa"/>
          </w:tcPr>
          <w:p w14:paraId="1627E348" w14:textId="77777777" w:rsidR="00A32AC9" w:rsidRPr="00D4120B" w:rsidRDefault="00A32AC9" w:rsidP="008F7891">
            <w:pPr>
              <w:pStyle w:val="TableContent"/>
            </w:pPr>
            <w:del w:id="4902" w:author="Bob Yencha" w:date="2011-11-29T10:07:00Z">
              <w:r w:rsidRPr="00D4120B" w:rsidDel="000348C8">
                <w:delText>Unified Code for Units of Measure (UCUM)</w:delText>
              </w:r>
            </w:del>
          </w:p>
        </w:tc>
        <w:tc>
          <w:tcPr>
            <w:tcW w:w="4839" w:type="dxa"/>
          </w:tcPr>
          <w:p w14:paraId="13470053" w14:textId="77777777" w:rsidR="00A32AC9" w:rsidRPr="00D4120B" w:rsidRDefault="00A32AC9" w:rsidP="008F7891">
            <w:pPr>
              <w:pStyle w:val="TableContent"/>
            </w:pPr>
          </w:p>
        </w:tc>
      </w:tr>
      <w:tr w:rsidR="00667BA9" w:rsidRPr="00D4120B" w14:paraId="59486200" w14:textId="77777777">
        <w:trPr>
          <w:cantSplit/>
          <w:jc w:val="center"/>
        </w:trPr>
        <w:tc>
          <w:tcPr>
            <w:tcW w:w="659" w:type="dxa"/>
          </w:tcPr>
          <w:p w14:paraId="3CECC103" w14:textId="77777777" w:rsidR="00667BA9" w:rsidRPr="00D4120B" w:rsidRDefault="00667BA9" w:rsidP="008F7891">
            <w:pPr>
              <w:pStyle w:val="TableContent"/>
            </w:pPr>
            <w:r w:rsidRPr="00D4120B">
              <w:t>14</w:t>
            </w:r>
          </w:p>
        </w:tc>
        <w:tc>
          <w:tcPr>
            <w:tcW w:w="2197" w:type="dxa"/>
          </w:tcPr>
          <w:p w14:paraId="61B57265" w14:textId="77777777" w:rsidR="00667BA9" w:rsidRPr="00D4120B" w:rsidRDefault="00667BA9" w:rsidP="008F7891">
            <w:pPr>
              <w:pStyle w:val="TableContent"/>
            </w:pPr>
            <w:r w:rsidRPr="00D4120B">
              <w:t>Total occurrence's</w:t>
            </w:r>
          </w:p>
        </w:tc>
        <w:tc>
          <w:tcPr>
            <w:tcW w:w="678" w:type="dxa"/>
          </w:tcPr>
          <w:p w14:paraId="08F27286" w14:textId="77777777" w:rsidR="00667BA9" w:rsidRPr="00D4120B" w:rsidRDefault="00667BA9" w:rsidP="008F7891">
            <w:pPr>
              <w:pStyle w:val="TableContent"/>
            </w:pPr>
            <w:r w:rsidRPr="00D4120B">
              <w:t>NM</w:t>
            </w:r>
          </w:p>
        </w:tc>
        <w:tc>
          <w:tcPr>
            <w:tcW w:w="900" w:type="dxa"/>
          </w:tcPr>
          <w:p w14:paraId="58202C63" w14:textId="77777777" w:rsidR="00667BA9" w:rsidRPr="00D4120B" w:rsidRDefault="00667BA9" w:rsidP="008F7891">
            <w:pPr>
              <w:pStyle w:val="TableContent"/>
            </w:pPr>
            <w:r w:rsidRPr="00D4120B">
              <w:t>O</w:t>
            </w:r>
          </w:p>
        </w:tc>
        <w:tc>
          <w:tcPr>
            <w:tcW w:w="1232" w:type="dxa"/>
          </w:tcPr>
          <w:p w14:paraId="6553A429" w14:textId="77777777" w:rsidR="00667BA9" w:rsidRPr="00D4120B" w:rsidRDefault="00667BA9" w:rsidP="008F7891">
            <w:pPr>
              <w:pStyle w:val="TableContent"/>
            </w:pPr>
            <w:r w:rsidRPr="00D4120B">
              <w:t>[0..1]</w:t>
            </w:r>
          </w:p>
        </w:tc>
        <w:tc>
          <w:tcPr>
            <w:tcW w:w="879" w:type="dxa"/>
            <w:shd w:val="clear" w:color="auto" w:fill="auto"/>
          </w:tcPr>
          <w:p w14:paraId="54CD9CB3" w14:textId="77777777" w:rsidR="00667BA9" w:rsidRPr="00D4120B" w:rsidRDefault="00667BA9" w:rsidP="008F7891">
            <w:pPr>
              <w:pStyle w:val="TableContent"/>
            </w:pPr>
            <w:r w:rsidRPr="00D4120B">
              <w:t>1..10</w:t>
            </w:r>
          </w:p>
        </w:tc>
        <w:tc>
          <w:tcPr>
            <w:tcW w:w="879" w:type="dxa"/>
            <w:shd w:val="clear" w:color="auto" w:fill="auto"/>
          </w:tcPr>
          <w:p w14:paraId="6F0156C4" w14:textId="77777777" w:rsidR="00667BA9" w:rsidRPr="00D4120B" w:rsidRDefault="00667BA9" w:rsidP="008F7891">
            <w:pPr>
              <w:pStyle w:val="TableContent"/>
            </w:pPr>
          </w:p>
        </w:tc>
        <w:tc>
          <w:tcPr>
            <w:tcW w:w="1464" w:type="dxa"/>
          </w:tcPr>
          <w:p w14:paraId="216A91F2" w14:textId="77777777" w:rsidR="00667BA9" w:rsidRPr="00D4120B" w:rsidRDefault="00667BA9" w:rsidP="008F7891">
            <w:pPr>
              <w:pStyle w:val="TableContent"/>
            </w:pPr>
          </w:p>
        </w:tc>
        <w:tc>
          <w:tcPr>
            <w:tcW w:w="4839" w:type="dxa"/>
          </w:tcPr>
          <w:p w14:paraId="106DA465" w14:textId="77777777" w:rsidR="00667BA9" w:rsidRPr="00D4120B" w:rsidRDefault="00667BA9" w:rsidP="008F7891">
            <w:pPr>
              <w:pStyle w:val="TableContent"/>
            </w:pPr>
          </w:p>
        </w:tc>
      </w:tr>
    </w:tbl>
    <w:p w14:paraId="48E47364" w14:textId="77777777" w:rsidR="00931FC6" w:rsidRDefault="00931FC6" w:rsidP="00931FC6">
      <w:pPr>
        <w:pStyle w:val="UsageNote"/>
        <w:rPr>
          <w:kern w:val="17"/>
          <w:lang w:eastAsia="en-US"/>
        </w:rPr>
      </w:pPr>
      <w:bookmarkStart w:id="4903" w:name="_Toc177091330"/>
      <w:bookmarkEnd w:id="4769"/>
      <w:bookmarkEnd w:id="4770"/>
      <w:bookmarkEnd w:id="4771"/>
      <w:bookmarkEnd w:id="4772"/>
      <w:bookmarkEnd w:id="4773"/>
      <w:r>
        <w:rPr>
          <w:kern w:val="17"/>
          <w:lang w:eastAsia="en-US"/>
        </w:rPr>
        <w:t>Usage Note</w:t>
      </w:r>
    </w:p>
    <w:p w14:paraId="7F2B918D" w14:textId="77777777" w:rsidR="00931FC6" w:rsidRDefault="00931FC6" w:rsidP="00931FC6">
      <w:pPr>
        <w:pStyle w:val="UsageNoteIndent"/>
      </w:pPr>
      <w:r>
        <w:t xml:space="preserve">In the circumstance where </w:t>
      </w:r>
      <w:r w:rsidRPr="00036E14">
        <w:t>some of the lab results are generated by the lab, but others are performed by a reference lab, the sending lab can choose what filler order number to use</w:t>
      </w:r>
      <w:r>
        <w:t>.</w:t>
      </w:r>
      <w:r w:rsidRPr="00036E14">
        <w:t xml:space="preserve">, </w:t>
      </w:r>
      <w:r>
        <w:t>Which</w:t>
      </w:r>
      <w:r w:rsidRPr="00036E14">
        <w:t xml:space="preserve"> ever</w:t>
      </w:r>
      <w:r>
        <w:t xml:space="preserve"> filler order number </w:t>
      </w:r>
      <w:del w:id="4904" w:author="Swain, Ashley" w:date="2011-11-26T17:32:00Z">
        <w:r w:rsidRPr="00036E14" w:rsidDel="00A531A7">
          <w:delText xml:space="preserve"> </w:delText>
        </w:r>
      </w:del>
      <w:r w:rsidRPr="00036E14">
        <w:t>is used, the sending lab is expected to be able to trace all the observations in the lab result back to the appropriate source lab based on the filler order number provided in OBR-3.</w:t>
      </w:r>
      <w:r w:rsidRPr="00BF66B9">
        <w:t xml:space="preserve"> </w:t>
      </w:r>
    </w:p>
    <w:p w14:paraId="457BC057" w14:textId="77777777" w:rsidR="00931FC6" w:rsidRDefault="00931FC6" w:rsidP="00AB7E12">
      <w:pPr>
        <w:pStyle w:val="ConfTitle"/>
      </w:pPr>
      <w:r>
        <w:t>Conformance Statement: Base Profile</w:t>
      </w:r>
    </w:p>
    <w:p w14:paraId="378E95A9" w14:textId="77777777" w:rsidR="00931FC6" w:rsidRDefault="00931FC6" w:rsidP="00931FC6">
      <w:pPr>
        <w:pStyle w:val="ConfStmt"/>
      </w:pPr>
      <w:r>
        <w:rPr>
          <w:b/>
        </w:rPr>
        <w:t>LRI-TQ1-1</w:t>
      </w:r>
      <w:r w:rsidRPr="003E112B">
        <w:rPr>
          <w:b/>
        </w:rPr>
        <w:t>:</w:t>
      </w:r>
      <w:r>
        <w:t xml:space="preserve"> The value of TQ1.1 (Set ID – T</w:t>
      </w:r>
      <w:r>
        <w:tab/>
        <w:t xml:space="preserve">Q1) </w:t>
      </w:r>
      <w:r w:rsidRPr="00767E12">
        <w:rPr>
          <w:b/>
        </w:rPr>
        <w:t>SHALL</w:t>
      </w:r>
      <w:r>
        <w:t xml:space="preserve"> be valued sequentially</w:t>
      </w:r>
      <w:ins w:id="4905" w:author="Robert Snelick" w:date="2011-12-16T18:13:00Z">
        <w:r w:rsidR="00104B0D">
          <w:t xml:space="preserve"> starting the value ‘1’</w:t>
        </w:r>
      </w:ins>
      <w:r>
        <w:t>.</w:t>
      </w:r>
    </w:p>
    <w:p w14:paraId="741035E1" w14:textId="77777777" w:rsidR="00931FC6" w:rsidRDefault="00931FC6" w:rsidP="00931FC6">
      <w:pPr>
        <w:pStyle w:val="ConfStmt"/>
      </w:pPr>
      <w:r>
        <w:rPr>
          <w:b/>
        </w:rPr>
        <w:t>LRI-TQ1-2</w:t>
      </w:r>
      <w:r w:rsidRPr="003E112B">
        <w:rPr>
          <w:b/>
        </w:rPr>
        <w:t>:</w:t>
      </w:r>
      <w:r>
        <w:t xml:space="preserve"> The value of TQ1.7 (Start Date/Time) and TQ1.8 (End Date/Time) </w:t>
      </w:r>
      <w:r w:rsidRPr="00767E12">
        <w:rPr>
          <w:b/>
        </w:rPr>
        <w:t>SHALL</w:t>
      </w:r>
      <w:r>
        <w:t xml:space="preserve"> be echoed from the order.</w:t>
      </w:r>
    </w:p>
    <w:p w14:paraId="2CEFEF80" w14:textId="77777777" w:rsidR="00931FC6" w:rsidDel="00DE2590" w:rsidRDefault="00931FC6" w:rsidP="00931FC6">
      <w:pPr>
        <w:pStyle w:val="ConfStmt"/>
        <w:numPr>
          <w:ilvl w:val="2"/>
          <w:numId w:val="23"/>
        </w:numPr>
        <w:rPr>
          <w:del w:id="4906" w:author="Robert Snelick" w:date="2011-12-15T17:36:00Z"/>
        </w:rPr>
      </w:pPr>
      <w:del w:id="4907" w:author="Robert Snelick" w:date="2011-12-15T17:36:00Z">
        <w:r w:rsidDel="00DE2590">
          <w:rPr>
            <w:b/>
          </w:rPr>
          <w:delText>LRI-TQ1-3</w:delText>
        </w:r>
        <w:r w:rsidRPr="007905D7" w:rsidDel="00DE2590">
          <w:rPr>
            <w:b/>
          </w:rPr>
          <w:delText>:</w:delText>
        </w:r>
        <w:r w:rsidDel="00DE2590">
          <w:delText xml:space="preserve"> OBR.9 (Priority) </w:delText>
        </w:r>
        <w:r w:rsidRPr="00F25A79" w:rsidDel="00DE2590">
          <w:rPr>
            <w:b/>
          </w:rPr>
          <w:delText xml:space="preserve">SHALL </w:delText>
        </w:r>
        <w:r w:rsidDel="00DE2590">
          <w:rPr>
            <w:b/>
          </w:rPr>
          <w:delText xml:space="preserve">be </w:delText>
        </w:r>
        <w:r w:rsidDel="00DE2590">
          <w:delText xml:space="preserve">valued using the </w:delText>
        </w:r>
        <w:r w:rsidR="00D826AD" w:rsidDel="00DE2590">
          <w:fldChar w:fldCharType="begin"/>
        </w:r>
        <w:r w:rsidR="00145BCA" w:rsidDel="00DE2590">
          <w:delInstrText>HYPERLINK \l "_CWE_–_Coded_1"</w:delInstrText>
        </w:r>
        <w:r w:rsidR="00D826AD" w:rsidDel="00DE2590">
          <w:fldChar w:fldCharType="separate"/>
        </w:r>
        <w:r w:rsidRPr="00201754" w:rsidDel="00DE2590">
          <w:rPr>
            <w:rStyle w:val="Hyperlink"/>
            <w:rFonts w:ascii="Times New Roman" w:hAnsi="Times New Roman"/>
            <w:sz w:val="24"/>
          </w:rPr>
          <w:delText>CWE – Coded with Exceptions – All Fields Except OBX-5</w:delText>
        </w:r>
        <w:r w:rsidR="00D826AD" w:rsidDel="00DE2590">
          <w:fldChar w:fldCharType="end"/>
        </w:r>
        <w:r w:rsidRPr="00201754" w:rsidDel="00DE2590">
          <w:delText xml:space="preserve"> </w:delText>
        </w:r>
        <w:r w:rsidDel="00DE2590">
          <w:delText>datatype definition and constraints.</w:delText>
        </w:r>
      </w:del>
    </w:p>
    <w:p w14:paraId="0BC3D799" w14:textId="77777777" w:rsidR="00A32AC9" w:rsidRPr="00931FC6" w:rsidRDefault="00A32AC9" w:rsidP="00A6434E">
      <w:pPr>
        <w:pStyle w:val="Heading2"/>
        <w:numPr>
          <w:ilvl w:val="2"/>
          <w:numId w:val="23"/>
        </w:numPr>
        <w:tabs>
          <w:tab w:val="left" w:pos="630"/>
        </w:tabs>
      </w:pPr>
      <w:bookmarkStart w:id="4908" w:name="_Toc189112005"/>
      <w:r w:rsidRPr="00931FC6">
        <w:t>OBX – Observation/Result Segment</w:t>
      </w:r>
      <w:bookmarkEnd w:id="4903"/>
      <w:bookmarkEnd w:id="4908"/>
    </w:p>
    <w:p w14:paraId="7332B0BE" w14:textId="77777777" w:rsidR="00667BA9" w:rsidRDefault="00667BA9" w:rsidP="00667BA9">
      <w:r w:rsidRPr="00D4120B">
        <w:t>The Observation/Result Segment (OBX) contains information regarding a single observation related to a single test (OBR) or specimen (SPM)</w:t>
      </w:r>
      <w:r w:rsidR="00400CF4">
        <w:t xml:space="preserve">. </w:t>
      </w:r>
      <w:r w:rsidRPr="00D4120B">
        <w:t xml:space="preserve">This includes identification of the specific type of observation, the result for the observation, when the observation was made, etc. </w:t>
      </w:r>
    </w:p>
    <w:tbl>
      <w:tblPr>
        <w:tblW w:w="4975" w:type="pct"/>
        <w:jc w:val="center"/>
        <w:tblBorders>
          <w:top w:val="single" w:sz="12" w:space="0" w:color="943634" w:themeColor="accent2" w:themeShade="BF"/>
          <w:left w:val="single" w:sz="4" w:space="0" w:color="C0C0C0"/>
          <w:bottom w:val="single" w:sz="12" w:space="0" w:color="943634" w:themeColor="accent2" w:themeShade="BF"/>
          <w:right w:val="single" w:sz="4" w:space="0" w:color="C0C0C0"/>
          <w:insideH w:val="single" w:sz="12" w:space="0" w:color="943634" w:themeColor="accent2" w:themeShade="BF"/>
          <w:insideV w:val="single" w:sz="4" w:space="0" w:color="C0C0C0"/>
        </w:tblBorders>
        <w:tblLayout w:type="fixed"/>
        <w:tblCellMar>
          <w:left w:w="58" w:type="dxa"/>
          <w:right w:w="58" w:type="dxa"/>
        </w:tblCellMar>
        <w:tblLook w:val="0000" w:firstRow="0" w:lastRow="0" w:firstColumn="0" w:lastColumn="0" w:noHBand="0" w:noVBand="0"/>
      </w:tblPr>
      <w:tblGrid>
        <w:gridCol w:w="667"/>
        <w:gridCol w:w="2192"/>
        <w:gridCol w:w="945"/>
        <w:gridCol w:w="630"/>
        <w:gridCol w:w="1224"/>
        <w:gridCol w:w="863"/>
        <w:gridCol w:w="872"/>
        <w:gridCol w:w="1453"/>
        <w:gridCol w:w="4881"/>
      </w:tblGrid>
      <w:tr w:rsidR="008739CB" w:rsidRPr="006E2B4A" w14:paraId="4C29D23C" w14:textId="77777777">
        <w:trPr>
          <w:cantSplit/>
          <w:trHeight w:val="360"/>
          <w:tblHeader/>
          <w:jc w:val="center"/>
        </w:trPr>
        <w:tc>
          <w:tcPr>
            <w:tcW w:w="13727" w:type="dxa"/>
            <w:gridSpan w:val="9"/>
            <w:shd w:val="clear" w:color="auto" w:fill="F3F3F3"/>
            <w:vAlign w:val="center"/>
          </w:tcPr>
          <w:p w14:paraId="7AB350A5" w14:textId="77777777" w:rsidR="008739CB" w:rsidRPr="00D4120B" w:rsidRDefault="008739CB" w:rsidP="008739CB">
            <w:pPr>
              <w:pStyle w:val="Caption"/>
            </w:pPr>
            <w:bookmarkStart w:id="4909" w:name="_Toc189111911"/>
            <w:r>
              <w:t xml:space="preserve">Table </w:t>
            </w:r>
            <w:r w:rsidR="001C047D">
              <w:fldChar w:fldCharType="begin"/>
            </w:r>
            <w:r w:rsidR="001C047D">
              <w:instrText xml:space="preserve"> STYLEREF 1 \s </w:instrText>
            </w:r>
            <w:r w:rsidR="001C047D">
              <w:fldChar w:fldCharType="separate"/>
            </w:r>
            <w:r w:rsidR="002B0A1D">
              <w:rPr>
                <w:noProof/>
              </w:rPr>
              <w:t>3</w:t>
            </w:r>
            <w:r w:rsidR="001C047D">
              <w:rPr>
                <w:noProof/>
              </w:rPr>
              <w:fldChar w:fldCharType="end"/>
            </w:r>
            <w:r>
              <w:noBreakHyphen/>
            </w:r>
            <w:r w:rsidR="001C047D">
              <w:fldChar w:fldCharType="begin"/>
            </w:r>
            <w:r w:rsidR="001C047D">
              <w:instrText xml:space="preserve"> SEQ Table \* ARABIC \s 1 </w:instrText>
            </w:r>
            <w:r w:rsidR="001C047D">
              <w:fldChar w:fldCharType="separate"/>
            </w:r>
            <w:r w:rsidR="002B0A1D">
              <w:rPr>
                <w:noProof/>
              </w:rPr>
              <w:t>11</w:t>
            </w:r>
            <w:r w:rsidR="001C047D">
              <w:rPr>
                <w:noProof/>
              </w:rPr>
              <w:fldChar w:fldCharType="end"/>
            </w:r>
            <w:r>
              <w:t>. Observation Result Segment (OBX)</w:t>
            </w:r>
            <w:bookmarkEnd w:id="4909"/>
          </w:p>
        </w:tc>
      </w:tr>
      <w:tr w:rsidR="00667BA9" w:rsidRPr="006E2B4A" w14:paraId="01450614" w14:textId="77777777" w:rsidTr="000A1D70">
        <w:trPr>
          <w:cantSplit/>
          <w:trHeight w:val="360"/>
          <w:tblHeader/>
          <w:jc w:val="center"/>
        </w:trPr>
        <w:tc>
          <w:tcPr>
            <w:tcW w:w="667" w:type="dxa"/>
            <w:shd w:val="clear" w:color="auto" w:fill="F3F3F3"/>
            <w:vAlign w:val="center"/>
          </w:tcPr>
          <w:p w14:paraId="7B733138" w14:textId="77777777" w:rsidR="00667BA9" w:rsidRPr="00D4120B" w:rsidRDefault="00667BA9" w:rsidP="00667BA9">
            <w:pPr>
              <w:pStyle w:val="TableHeadingA"/>
            </w:pPr>
            <w:r w:rsidRPr="00D4120B">
              <w:t>S</w:t>
            </w:r>
            <w:r>
              <w:t>EQ</w:t>
            </w:r>
          </w:p>
        </w:tc>
        <w:tc>
          <w:tcPr>
            <w:tcW w:w="2192" w:type="dxa"/>
            <w:shd w:val="clear" w:color="auto" w:fill="F3F3F3"/>
            <w:vAlign w:val="center"/>
          </w:tcPr>
          <w:p w14:paraId="0D3420FE" w14:textId="77777777" w:rsidR="00667BA9" w:rsidRPr="00D4120B" w:rsidRDefault="00667BA9" w:rsidP="00667BA9">
            <w:pPr>
              <w:pStyle w:val="TableHeadingA"/>
            </w:pPr>
            <w:r>
              <w:t>Element Name</w:t>
            </w:r>
          </w:p>
        </w:tc>
        <w:tc>
          <w:tcPr>
            <w:tcW w:w="945" w:type="dxa"/>
            <w:shd w:val="clear" w:color="auto" w:fill="F3F3F3"/>
            <w:vAlign w:val="center"/>
          </w:tcPr>
          <w:p w14:paraId="23E25644" w14:textId="77777777" w:rsidR="00667BA9" w:rsidRDefault="00667BA9" w:rsidP="00667BA9">
            <w:pPr>
              <w:pStyle w:val="TableHeadingA"/>
            </w:pPr>
            <w:r w:rsidRPr="00D4120B">
              <w:t>DT</w:t>
            </w:r>
          </w:p>
        </w:tc>
        <w:tc>
          <w:tcPr>
            <w:tcW w:w="630" w:type="dxa"/>
            <w:shd w:val="clear" w:color="auto" w:fill="F3F3F3"/>
            <w:vAlign w:val="center"/>
          </w:tcPr>
          <w:p w14:paraId="3D1425B3" w14:textId="77777777" w:rsidR="00667BA9" w:rsidRPr="00D4120B" w:rsidRDefault="00667BA9" w:rsidP="00667BA9">
            <w:pPr>
              <w:pStyle w:val="TableHeadingA"/>
            </w:pPr>
            <w:r>
              <w:t>Us</w:t>
            </w:r>
            <w:ins w:id="4910" w:author="Swain, Ashley" w:date="2011-11-27T21:18:00Z">
              <w:r w:rsidR="005410E5">
                <w:t>ag</w:t>
              </w:r>
            </w:ins>
            <w:r>
              <w:t>e</w:t>
            </w:r>
          </w:p>
        </w:tc>
        <w:tc>
          <w:tcPr>
            <w:tcW w:w="1224" w:type="dxa"/>
            <w:shd w:val="clear" w:color="auto" w:fill="F3F3F3"/>
            <w:vAlign w:val="center"/>
          </w:tcPr>
          <w:p w14:paraId="48F72A4E" w14:textId="77777777" w:rsidR="00667BA9" w:rsidRPr="00D4120B" w:rsidRDefault="00667BA9" w:rsidP="00667BA9">
            <w:pPr>
              <w:pStyle w:val="TableHeadingA"/>
            </w:pPr>
            <w:r w:rsidRPr="00D4120B">
              <w:t>Cardinality</w:t>
            </w:r>
          </w:p>
        </w:tc>
        <w:tc>
          <w:tcPr>
            <w:tcW w:w="863" w:type="dxa"/>
            <w:shd w:val="clear" w:color="auto" w:fill="F3F3F3"/>
            <w:vAlign w:val="center"/>
          </w:tcPr>
          <w:p w14:paraId="4D1EC9DA" w14:textId="77777777" w:rsidR="00667BA9" w:rsidDel="001B23CA" w:rsidRDefault="00667BA9" w:rsidP="00667BA9">
            <w:pPr>
              <w:pStyle w:val="TableHeadingA"/>
            </w:pPr>
            <w:r>
              <w:t>LEN</w:t>
            </w:r>
          </w:p>
        </w:tc>
        <w:tc>
          <w:tcPr>
            <w:tcW w:w="872" w:type="dxa"/>
            <w:shd w:val="clear" w:color="auto" w:fill="F3F3F3"/>
            <w:vAlign w:val="center"/>
          </w:tcPr>
          <w:p w14:paraId="31329008" w14:textId="77777777" w:rsidR="00667BA9" w:rsidRPr="00D4120B" w:rsidRDefault="00667BA9" w:rsidP="00667BA9">
            <w:pPr>
              <w:pStyle w:val="TableHeadingA"/>
            </w:pPr>
            <w:r>
              <w:t>C.LEN</w:t>
            </w:r>
          </w:p>
        </w:tc>
        <w:tc>
          <w:tcPr>
            <w:tcW w:w="1453" w:type="dxa"/>
            <w:shd w:val="clear" w:color="auto" w:fill="F3F3F3"/>
            <w:vAlign w:val="center"/>
          </w:tcPr>
          <w:p w14:paraId="7BCC4298" w14:textId="77777777" w:rsidR="00667BA9" w:rsidRPr="00D4120B" w:rsidRDefault="00667BA9" w:rsidP="00667BA9">
            <w:pPr>
              <w:pStyle w:val="TableHeadingA"/>
            </w:pPr>
            <w:r w:rsidRPr="00D4120B">
              <w:t>Value Set</w:t>
            </w:r>
          </w:p>
        </w:tc>
        <w:tc>
          <w:tcPr>
            <w:tcW w:w="4881" w:type="dxa"/>
            <w:shd w:val="clear" w:color="auto" w:fill="F3F3F3"/>
            <w:vAlign w:val="center"/>
          </w:tcPr>
          <w:p w14:paraId="6623AA31" w14:textId="77777777" w:rsidR="00667BA9" w:rsidRPr="00D4120B" w:rsidRDefault="00667BA9" w:rsidP="00667BA9">
            <w:pPr>
              <w:pStyle w:val="TableHeadingA"/>
            </w:pPr>
            <w:r w:rsidRPr="00D4120B">
              <w:t>Description/Comments</w:t>
            </w:r>
          </w:p>
        </w:tc>
      </w:tr>
      <w:tr w:rsidR="00667BA9" w:rsidRPr="00D4120B" w14:paraId="48E69D37" w14:textId="77777777" w:rsidTr="000A1D70">
        <w:trPr>
          <w:cantSplit/>
          <w:jc w:val="center"/>
        </w:trPr>
        <w:tc>
          <w:tcPr>
            <w:tcW w:w="667" w:type="dxa"/>
          </w:tcPr>
          <w:p w14:paraId="5006CC6F" w14:textId="77777777" w:rsidR="00667BA9" w:rsidRPr="00D4120B" w:rsidRDefault="00667BA9" w:rsidP="008F7891">
            <w:pPr>
              <w:pStyle w:val="TableContent"/>
            </w:pPr>
            <w:r w:rsidRPr="00D4120B">
              <w:t>1</w:t>
            </w:r>
          </w:p>
        </w:tc>
        <w:tc>
          <w:tcPr>
            <w:tcW w:w="2192" w:type="dxa"/>
          </w:tcPr>
          <w:p w14:paraId="2FDDADBF" w14:textId="77777777" w:rsidR="00667BA9" w:rsidRPr="00D4120B" w:rsidRDefault="00667BA9" w:rsidP="008F7891">
            <w:pPr>
              <w:pStyle w:val="TableContent"/>
            </w:pPr>
            <w:r w:rsidRPr="00D4120B">
              <w:t>Set ID – OBX</w:t>
            </w:r>
          </w:p>
        </w:tc>
        <w:tc>
          <w:tcPr>
            <w:tcW w:w="945" w:type="dxa"/>
            <w:shd w:val="clear" w:color="auto" w:fill="auto"/>
          </w:tcPr>
          <w:p w14:paraId="665F3B25" w14:textId="77777777" w:rsidR="00667BA9" w:rsidRPr="00D4120B" w:rsidRDefault="00667BA9" w:rsidP="008F7891">
            <w:pPr>
              <w:pStyle w:val="TableContent"/>
            </w:pPr>
            <w:r w:rsidRPr="00D4120B">
              <w:t>SI</w:t>
            </w:r>
          </w:p>
        </w:tc>
        <w:tc>
          <w:tcPr>
            <w:tcW w:w="630" w:type="dxa"/>
            <w:shd w:val="clear" w:color="auto" w:fill="auto"/>
          </w:tcPr>
          <w:p w14:paraId="6E6CF492" w14:textId="77777777" w:rsidR="00667BA9" w:rsidRPr="00D4120B" w:rsidRDefault="00667BA9" w:rsidP="008F7891">
            <w:pPr>
              <w:pStyle w:val="TableContent"/>
            </w:pPr>
            <w:r w:rsidRPr="00D4120B">
              <w:t>R</w:t>
            </w:r>
          </w:p>
        </w:tc>
        <w:tc>
          <w:tcPr>
            <w:tcW w:w="1224" w:type="dxa"/>
            <w:shd w:val="clear" w:color="auto" w:fill="auto"/>
          </w:tcPr>
          <w:p w14:paraId="64EF8816" w14:textId="77777777" w:rsidR="00667BA9" w:rsidRPr="00D4120B" w:rsidRDefault="00667BA9" w:rsidP="008F7891">
            <w:pPr>
              <w:pStyle w:val="TableContent"/>
            </w:pPr>
            <w:r w:rsidRPr="00D4120B">
              <w:t>[1..1]</w:t>
            </w:r>
          </w:p>
        </w:tc>
        <w:tc>
          <w:tcPr>
            <w:tcW w:w="863" w:type="dxa"/>
            <w:shd w:val="clear" w:color="auto" w:fill="auto"/>
          </w:tcPr>
          <w:p w14:paraId="5444A85B" w14:textId="77777777" w:rsidR="00667BA9" w:rsidRPr="00D4120B" w:rsidRDefault="00667BA9" w:rsidP="008F7891">
            <w:pPr>
              <w:pStyle w:val="TableContent"/>
            </w:pPr>
            <w:r w:rsidRPr="00D4120B">
              <w:t>1..4</w:t>
            </w:r>
          </w:p>
        </w:tc>
        <w:tc>
          <w:tcPr>
            <w:tcW w:w="872" w:type="dxa"/>
            <w:shd w:val="clear" w:color="auto" w:fill="auto"/>
          </w:tcPr>
          <w:p w14:paraId="68FB8844" w14:textId="77777777" w:rsidR="00667BA9" w:rsidRPr="00D4120B" w:rsidRDefault="00667BA9" w:rsidP="008F7891">
            <w:pPr>
              <w:pStyle w:val="TableContent"/>
            </w:pPr>
          </w:p>
        </w:tc>
        <w:tc>
          <w:tcPr>
            <w:tcW w:w="1453" w:type="dxa"/>
          </w:tcPr>
          <w:p w14:paraId="14A79769" w14:textId="77777777" w:rsidR="00667BA9" w:rsidRPr="00D4120B" w:rsidRDefault="00667BA9" w:rsidP="008F7891">
            <w:pPr>
              <w:pStyle w:val="TableContent"/>
            </w:pPr>
          </w:p>
        </w:tc>
        <w:tc>
          <w:tcPr>
            <w:tcW w:w="4881" w:type="dxa"/>
          </w:tcPr>
          <w:p w14:paraId="7C685089" w14:textId="77777777" w:rsidR="00667BA9" w:rsidRPr="00D4120B" w:rsidRDefault="00667BA9" w:rsidP="008F7891">
            <w:pPr>
              <w:pStyle w:val="TableContent"/>
            </w:pPr>
            <w:r w:rsidRPr="00D4120B">
              <w:t xml:space="preserve">For the first repeat of the OBX segment, </w:t>
            </w:r>
            <w:r w:rsidR="007153D0">
              <w:t>the sequence</w:t>
            </w:r>
            <w:r w:rsidRPr="00D4120B">
              <w:t xml:space="preserve"> number shall be one (1), for the second repeat, </w:t>
            </w:r>
            <w:r w:rsidR="007153D0">
              <w:t>the sequence</w:t>
            </w:r>
            <w:r w:rsidRPr="00D4120B">
              <w:t xml:space="preserve"> number shall be two (2), etc.</w:t>
            </w:r>
          </w:p>
        </w:tc>
      </w:tr>
      <w:tr w:rsidR="00667BA9" w:rsidRPr="00D4120B" w14:paraId="2CCE1AC2" w14:textId="77777777" w:rsidTr="000A1D70">
        <w:trPr>
          <w:cantSplit/>
          <w:jc w:val="center"/>
        </w:trPr>
        <w:tc>
          <w:tcPr>
            <w:tcW w:w="667" w:type="dxa"/>
          </w:tcPr>
          <w:p w14:paraId="522A3426" w14:textId="77777777" w:rsidR="00667BA9" w:rsidRPr="00D4120B" w:rsidRDefault="00667BA9" w:rsidP="008F7891">
            <w:pPr>
              <w:pStyle w:val="TableContent"/>
            </w:pPr>
            <w:r w:rsidRPr="00D4120B">
              <w:t>2</w:t>
            </w:r>
          </w:p>
        </w:tc>
        <w:tc>
          <w:tcPr>
            <w:tcW w:w="2192" w:type="dxa"/>
          </w:tcPr>
          <w:p w14:paraId="381F8898" w14:textId="77777777" w:rsidR="00667BA9" w:rsidRPr="00D4120B" w:rsidRDefault="00667BA9" w:rsidP="008F7891">
            <w:pPr>
              <w:pStyle w:val="TableContent"/>
            </w:pPr>
            <w:r w:rsidRPr="00D4120B">
              <w:t>Value Type</w:t>
            </w:r>
          </w:p>
        </w:tc>
        <w:tc>
          <w:tcPr>
            <w:tcW w:w="945" w:type="dxa"/>
            <w:shd w:val="clear" w:color="auto" w:fill="auto"/>
          </w:tcPr>
          <w:p w14:paraId="2CC8138D" w14:textId="77777777" w:rsidR="00667BA9" w:rsidRPr="00D4120B" w:rsidRDefault="00667BA9" w:rsidP="008F7891">
            <w:pPr>
              <w:pStyle w:val="TableContent"/>
            </w:pPr>
            <w:r w:rsidRPr="00D4120B">
              <w:t>ID</w:t>
            </w:r>
          </w:p>
        </w:tc>
        <w:tc>
          <w:tcPr>
            <w:tcW w:w="630" w:type="dxa"/>
            <w:shd w:val="clear" w:color="auto" w:fill="auto"/>
          </w:tcPr>
          <w:p w14:paraId="12A2C405" w14:textId="77777777" w:rsidR="00667BA9" w:rsidRPr="00D4120B" w:rsidRDefault="00761A20" w:rsidP="008F7891">
            <w:pPr>
              <w:pStyle w:val="TableContent"/>
            </w:pPr>
            <w:r>
              <w:t>C(R/X)</w:t>
            </w:r>
          </w:p>
        </w:tc>
        <w:tc>
          <w:tcPr>
            <w:tcW w:w="1224" w:type="dxa"/>
            <w:shd w:val="clear" w:color="auto" w:fill="auto"/>
          </w:tcPr>
          <w:p w14:paraId="0946A559" w14:textId="77777777" w:rsidR="00667BA9" w:rsidRPr="00D4120B" w:rsidRDefault="00667BA9" w:rsidP="008F7891">
            <w:pPr>
              <w:pStyle w:val="TableContent"/>
            </w:pPr>
            <w:r w:rsidRPr="00D4120B">
              <w:t>[0..1]</w:t>
            </w:r>
          </w:p>
        </w:tc>
        <w:tc>
          <w:tcPr>
            <w:tcW w:w="863" w:type="dxa"/>
            <w:shd w:val="clear" w:color="auto" w:fill="auto"/>
          </w:tcPr>
          <w:p w14:paraId="7641FD47" w14:textId="77777777" w:rsidR="00667BA9" w:rsidRPr="00341443" w:rsidRDefault="00667BA9" w:rsidP="008F7891">
            <w:pPr>
              <w:pStyle w:val="TableContent"/>
            </w:pPr>
            <w:r w:rsidRPr="00D4120B">
              <w:t>2..3</w:t>
            </w:r>
          </w:p>
        </w:tc>
        <w:tc>
          <w:tcPr>
            <w:tcW w:w="872" w:type="dxa"/>
            <w:shd w:val="clear" w:color="auto" w:fill="auto"/>
          </w:tcPr>
          <w:p w14:paraId="5C9E849A" w14:textId="77777777" w:rsidR="00667BA9" w:rsidRPr="00341443" w:rsidRDefault="00667BA9" w:rsidP="008F7891">
            <w:pPr>
              <w:pStyle w:val="TableContent"/>
            </w:pPr>
          </w:p>
        </w:tc>
        <w:tc>
          <w:tcPr>
            <w:tcW w:w="1453" w:type="dxa"/>
          </w:tcPr>
          <w:p w14:paraId="4851F2DE" w14:textId="77777777" w:rsidR="00667BA9" w:rsidRPr="00D4120B" w:rsidRDefault="00667BA9" w:rsidP="008F7891">
            <w:pPr>
              <w:pStyle w:val="TableContent"/>
            </w:pPr>
            <w:r w:rsidRPr="00D4120B">
              <w:t>HL70125</w:t>
            </w:r>
          </w:p>
        </w:tc>
        <w:tc>
          <w:tcPr>
            <w:tcW w:w="4881" w:type="dxa"/>
          </w:tcPr>
          <w:p w14:paraId="0ADF1035" w14:textId="77777777" w:rsidR="002B57D0" w:rsidRDefault="002B57D0" w:rsidP="008F7891">
            <w:pPr>
              <w:pStyle w:val="TableContent"/>
              <w:rPr>
                <w:ins w:id="4911" w:author="Robert Snelick" w:date="2011-12-02T18:33:00Z"/>
              </w:rPr>
            </w:pPr>
            <w:commentRangeStart w:id="4912"/>
            <w:ins w:id="4913" w:author="Robert Snelick" w:date="2011-12-02T18:33:00Z">
              <w:r>
                <w:t>Condition Predicate: If OBX.5 (Observation Value) is valued</w:t>
              </w:r>
            </w:ins>
          </w:p>
          <w:p w14:paraId="2A7D87C3" w14:textId="77777777" w:rsidR="00667BA9" w:rsidRPr="00087AF8" w:rsidRDefault="00667BA9" w:rsidP="008F7891">
            <w:pPr>
              <w:pStyle w:val="TableContent"/>
            </w:pPr>
            <w:r w:rsidRPr="00D4120B">
              <w:t>This field identifies the data type used for OBX-5</w:t>
            </w:r>
            <w:r w:rsidR="00400CF4">
              <w:t xml:space="preserve">. </w:t>
            </w:r>
            <w:commentRangeEnd w:id="4912"/>
            <w:r w:rsidR="002B57D0">
              <w:rPr>
                <w:rStyle w:val="CommentReference"/>
                <w:rFonts w:ascii="Times New Roman" w:hAnsi="Times New Roman"/>
                <w:bCs w:val="0"/>
                <w:color w:val="auto"/>
                <w:lang w:eastAsia="de-DE"/>
              </w:rPr>
              <w:commentReference w:id="4912"/>
            </w:r>
          </w:p>
        </w:tc>
      </w:tr>
      <w:tr w:rsidR="00667BA9" w:rsidRPr="00D4120B" w14:paraId="09C7F05F" w14:textId="77777777" w:rsidTr="000A1D70">
        <w:trPr>
          <w:cantSplit/>
          <w:jc w:val="center"/>
        </w:trPr>
        <w:tc>
          <w:tcPr>
            <w:tcW w:w="667" w:type="dxa"/>
          </w:tcPr>
          <w:p w14:paraId="79E552EC" w14:textId="77777777" w:rsidR="00667BA9" w:rsidRPr="00D4120B" w:rsidRDefault="00667BA9" w:rsidP="008F7891">
            <w:pPr>
              <w:pStyle w:val="TableContent"/>
            </w:pPr>
            <w:r w:rsidRPr="00D4120B">
              <w:t>3</w:t>
            </w:r>
          </w:p>
        </w:tc>
        <w:tc>
          <w:tcPr>
            <w:tcW w:w="2192" w:type="dxa"/>
          </w:tcPr>
          <w:p w14:paraId="6DAB2EC1" w14:textId="77777777" w:rsidR="00667BA9" w:rsidRPr="00D4120B" w:rsidRDefault="00667BA9" w:rsidP="008F7891">
            <w:pPr>
              <w:pStyle w:val="TableContent"/>
            </w:pPr>
            <w:r w:rsidRPr="00D4120B">
              <w:t>Observation Identifier</w:t>
            </w:r>
          </w:p>
        </w:tc>
        <w:tc>
          <w:tcPr>
            <w:tcW w:w="945" w:type="dxa"/>
            <w:shd w:val="clear" w:color="auto" w:fill="auto"/>
          </w:tcPr>
          <w:p w14:paraId="5B2D883D" w14:textId="77777777" w:rsidR="00667BA9" w:rsidRPr="00D4120B" w:rsidRDefault="00667BA9" w:rsidP="008F7891">
            <w:pPr>
              <w:pStyle w:val="TableContent"/>
            </w:pPr>
            <w:r w:rsidRPr="00D4120B">
              <w:t>CWE</w:t>
            </w:r>
            <w:ins w:id="4914" w:author="Bob Yencha" w:date="2011-12-22T15:04:00Z">
              <w:r w:rsidR="00876FEB">
                <w:t>_CR</w:t>
              </w:r>
            </w:ins>
          </w:p>
        </w:tc>
        <w:tc>
          <w:tcPr>
            <w:tcW w:w="630" w:type="dxa"/>
            <w:shd w:val="clear" w:color="auto" w:fill="auto"/>
          </w:tcPr>
          <w:p w14:paraId="7CD07C2D" w14:textId="77777777" w:rsidR="00667BA9" w:rsidRPr="00D4120B" w:rsidRDefault="00667BA9" w:rsidP="008F7891">
            <w:pPr>
              <w:pStyle w:val="TableContent"/>
            </w:pPr>
            <w:r w:rsidRPr="00D4120B">
              <w:t>R</w:t>
            </w:r>
          </w:p>
        </w:tc>
        <w:tc>
          <w:tcPr>
            <w:tcW w:w="1224" w:type="dxa"/>
            <w:shd w:val="clear" w:color="auto" w:fill="auto"/>
          </w:tcPr>
          <w:p w14:paraId="6538B964" w14:textId="77777777" w:rsidR="00667BA9" w:rsidRPr="00D4120B" w:rsidRDefault="00667BA9" w:rsidP="008F7891">
            <w:pPr>
              <w:pStyle w:val="TableContent"/>
            </w:pPr>
            <w:r w:rsidRPr="00D4120B">
              <w:t>[1..1]</w:t>
            </w:r>
          </w:p>
        </w:tc>
        <w:tc>
          <w:tcPr>
            <w:tcW w:w="863" w:type="dxa"/>
            <w:shd w:val="clear" w:color="auto" w:fill="auto"/>
          </w:tcPr>
          <w:p w14:paraId="4C2D12A9" w14:textId="77777777" w:rsidR="00667BA9" w:rsidRPr="00D4120B" w:rsidRDefault="00667BA9" w:rsidP="008F7891">
            <w:pPr>
              <w:pStyle w:val="TableContent"/>
            </w:pPr>
          </w:p>
        </w:tc>
        <w:tc>
          <w:tcPr>
            <w:tcW w:w="872" w:type="dxa"/>
            <w:shd w:val="clear" w:color="auto" w:fill="auto"/>
          </w:tcPr>
          <w:p w14:paraId="7831B55B" w14:textId="77777777" w:rsidR="00667BA9" w:rsidRPr="00D4120B" w:rsidRDefault="00667BA9" w:rsidP="008F7891">
            <w:pPr>
              <w:pStyle w:val="TableContent"/>
            </w:pPr>
          </w:p>
        </w:tc>
        <w:tc>
          <w:tcPr>
            <w:tcW w:w="1453" w:type="dxa"/>
          </w:tcPr>
          <w:p w14:paraId="26076DB4" w14:textId="77777777" w:rsidR="00E83181" w:rsidRPr="00CD358C" w:rsidRDefault="00E83181" w:rsidP="00E83181">
            <w:pPr>
              <w:numPr>
                <w:ins w:id="4915" w:author="Bob Yencha" w:date="2011-12-19T01:26:00Z"/>
              </w:numPr>
              <w:autoSpaceDE w:val="0"/>
              <w:autoSpaceDN w:val="0"/>
              <w:adjustRightInd w:val="0"/>
              <w:spacing w:before="40" w:after="40"/>
              <w:rPr>
                <w:ins w:id="4916" w:author="Bob Yencha" w:date="2011-12-19T01:26:00Z"/>
                <w:rFonts w:ascii="Arial Narrow" w:hAnsi="Arial Narrow" w:cs="Arial Narrow"/>
                <w:color w:val="FF0000"/>
                <w:sz w:val="21"/>
                <w:szCs w:val="21"/>
              </w:rPr>
            </w:pPr>
            <w:ins w:id="4917" w:author="Bob Yencha" w:date="2011-12-19T01:26:00Z">
              <w:r w:rsidRPr="00CD358C">
                <w:rPr>
                  <w:rFonts w:ascii="Arial Narrow" w:hAnsi="Arial Narrow" w:cs="Arial Narrow"/>
                  <w:color w:val="FF0000"/>
                  <w:sz w:val="21"/>
                  <w:szCs w:val="21"/>
                </w:rPr>
                <w:t>Logical Observation Identification Name and Codes (LOINC)</w:t>
              </w:r>
            </w:ins>
          </w:p>
          <w:p w14:paraId="06085FCC" w14:textId="77777777" w:rsidR="00667BA9" w:rsidRPr="00D4120B" w:rsidDel="00E83181" w:rsidRDefault="00667BA9" w:rsidP="008F7891">
            <w:pPr>
              <w:pStyle w:val="TableContent"/>
              <w:rPr>
                <w:del w:id="4918" w:author="Bob Yencha" w:date="2011-12-19T01:26:00Z"/>
                <w:highlight w:val="red"/>
              </w:rPr>
            </w:pPr>
            <w:del w:id="4919" w:author="Bob Yencha" w:date="2011-12-19T01:26:00Z">
              <w:r w:rsidRPr="00D4120B" w:rsidDel="00E83181">
                <w:delText>Laboratory Observation Identifier Value Set</w:delText>
              </w:r>
            </w:del>
          </w:p>
          <w:p w14:paraId="0A4FBA94" w14:textId="77777777" w:rsidR="00667BA9" w:rsidRPr="00D4120B" w:rsidRDefault="00667BA9" w:rsidP="008F7891">
            <w:pPr>
              <w:pStyle w:val="TableContent"/>
            </w:pPr>
          </w:p>
        </w:tc>
        <w:tc>
          <w:tcPr>
            <w:tcW w:w="4881" w:type="dxa"/>
          </w:tcPr>
          <w:p w14:paraId="2FB56C59" w14:textId="77777777" w:rsidR="00E83181" w:rsidRPr="00CD358C" w:rsidRDefault="00E83181" w:rsidP="00E83181">
            <w:pPr>
              <w:numPr>
                <w:ins w:id="4920" w:author="Bob Yencha" w:date="2011-12-19T01:26:00Z"/>
              </w:numPr>
              <w:autoSpaceDE w:val="0"/>
              <w:autoSpaceDN w:val="0"/>
              <w:adjustRightInd w:val="0"/>
              <w:spacing w:before="40" w:after="40"/>
              <w:rPr>
                <w:ins w:id="4921" w:author="Bob Yencha" w:date="2011-12-19T01:26:00Z"/>
                <w:rFonts w:ascii="Arial Narrow" w:hAnsi="Arial Narrow" w:cs="Arial Narrow"/>
                <w:color w:val="FF0000"/>
                <w:sz w:val="21"/>
                <w:szCs w:val="21"/>
              </w:rPr>
            </w:pPr>
            <w:ins w:id="4922" w:author="Bob Yencha" w:date="2011-12-19T01:26:00Z">
              <w:r w:rsidRPr="00CD358C">
                <w:rPr>
                  <w:rFonts w:ascii="Arial Narrow" w:hAnsi="Arial Narrow" w:cs="Arial Narrow"/>
                  <w:color w:val="FF0000"/>
                  <w:sz w:val="21"/>
                  <w:szCs w:val="21"/>
                </w:rPr>
                <w:t>LOINC shall be used as the standard coding system for this field if an appropriate LOINC code exists.  Appropriate status is defined in the LOINC Manual Section 11.2 Classification of LOINC Term Status.  If a local coding system is in use, a local code should also be sent to help with identification of coding issues.  When no valid LOINC exists the local code may be the only code sent.</w:t>
              </w:r>
            </w:ins>
          </w:p>
          <w:p w14:paraId="5E0A6F17" w14:textId="77777777" w:rsidR="00667BA9" w:rsidRPr="00D4120B" w:rsidDel="00E83181" w:rsidRDefault="00667BA9" w:rsidP="008F7891">
            <w:pPr>
              <w:pStyle w:val="TableContent"/>
              <w:rPr>
                <w:del w:id="4923" w:author="Bob Yencha" w:date="2011-12-19T01:26:00Z"/>
                <w:rFonts w:cs="Arial"/>
              </w:rPr>
            </w:pPr>
            <w:del w:id="4924" w:author="Bob Yencha" w:date="2011-12-19T01:26:00Z">
              <w:r w:rsidRPr="00D4120B" w:rsidDel="00E83181">
                <w:delText>Unique identifier for the type of observation</w:delText>
              </w:r>
              <w:r w:rsidR="00400CF4" w:rsidDel="00E83181">
                <w:delText xml:space="preserve">. </w:delText>
              </w:r>
              <w:r w:rsidRPr="00D4120B" w:rsidDel="00E83181">
                <w:delText>This field provides a code for the type of observation</w:delText>
              </w:r>
              <w:r w:rsidR="00400CF4" w:rsidDel="00E83181">
                <w:delText xml:space="preserve">. </w:delText>
              </w:r>
              <w:r w:rsidRPr="00D4120B" w:rsidDel="00E83181">
                <w:delText>OBX-3 in conjunction with OBX-4 Observation Sub-ID should uniquely identify this OBX from all other OBXs associated with this OBR</w:delText>
              </w:r>
              <w:r w:rsidR="00400CF4" w:rsidDel="00E83181">
                <w:delText xml:space="preserve">. </w:delText>
              </w:r>
            </w:del>
          </w:p>
          <w:p w14:paraId="5154C09D" w14:textId="77777777" w:rsidR="00667BA9" w:rsidRPr="00D4120B" w:rsidRDefault="003B1510" w:rsidP="008F7891">
            <w:pPr>
              <w:pStyle w:val="TableContent"/>
            </w:pPr>
            <w:r>
              <w:t>LOINC is used as the coding system for this field. Local codes may also be used in conjunction with LOINC codes</w:t>
            </w:r>
          </w:p>
          <w:p w14:paraId="3B6E1928" w14:textId="77777777" w:rsidR="00667BA9" w:rsidRPr="00D4120B" w:rsidRDefault="00667BA9" w:rsidP="00B0575A">
            <w:pPr>
              <w:pStyle w:val="TableContent"/>
            </w:pPr>
            <w:r w:rsidRPr="00D4120B">
              <w:t>When populating this field with values, this guide does not give preference to the triplet in which the standard (LOINC) code should appear.</w:t>
            </w:r>
          </w:p>
        </w:tc>
      </w:tr>
      <w:tr w:rsidR="00667BA9" w:rsidRPr="00D4120B" w14:paraId="5DD97838" w14:textId="77777777" w:rsidTr="000A1D70">
        <w:trPr>
          <w:cantSplit/>
          <w:jc w:val="center"/>
        </w:trPr>
        <w:tc>
          <w:tcPr>
            <w:tcW w:w="667" w:type="dxa"/>
          </w:tcPr>
          <w:p w14:paraId="565D2202" w14:textId="77777777" w:rsidR="00667BA9" w:rsidRPr="00D4120B" w:rsidRDefault="00667BA9" w:rsidP="008F7891">
            <w:pPr>
              <w:pStyle w:val="TableContent"/>
            </w:pPr>
            <w:commentRangeStart w:id="4925"/>
            <w:r w:rsidRPr="00D4120B">
              <w:t>4</w:t>
            </w:r>
          </w:p>
        </w:tc>
        <w:tc>
          <w:tcPr>
            <w:tcW w:w="2192" w:type="dxa"/>
          </w:tcPr>
          <w:p w14:paraId="4DEE9B17" w14:textId="77777777" w:rsidR="00667BA9" w:rsidRPr="00D4120B" w:rsidRDefault="00667BA9" w:rsidP="008F7891">
            <w:pPr>
              <w:pStyle w:val="TableContent"/>
            </w:pPr>
            <w:r w:rsidRPr="00D4120B">
              <w:t>Observation Sub-ID</w:t>
            </w:r>
          </w:p>
        </w:tc>
        <w:tc>
          <w:tcPr>
            <w:tcW w:w="945" w:type="dxa"/>
            <w:shd w:val="clear" w:color="auto" w:fill="auto"/>
          </w:tcPr>
          <w:p w14:paraId="55C09E91" w14:textId="77777777" w:rsidR="00667BA9" w:rsidRPr="00D4120B" w:rsidRDefault="00667BA9" w:rsidP="008F7891">
            <w:pPr>
              <w:pStyle w:val="TableContent"/>
            </w:pPr>
            <w:r w:rsidRPr="00D4120B">
              <w:t>ST</w:t>
            </w:r>
          </w:p>
        </w:tc>
        <w:tc>
          <w:tcPr>
            <w:tcW w:w="630" w:type="dxa"/>
            <w:shd w:val="clear" w:color="auto" w:fill="auto"/>
          </w:tcPr>
          <w:p w14:paraId="598FF904" w14:textId="77777777" w:rsidR="00667BA9" w:rsidRPr="00D4120B" w:rsidRDefault="00667BA9" w:rsidP="008F7891">
            <w:pPr>
              <w:pStyle w:val="TableContent"/>
            </w:pPr>
            <w:r w:rsidRPr="00D4120B">
              <w:t>C</w:t>
            </w:r>
            <w:r w:rsidR="00761A20">
              <w:t>(R/RE)</w:t>
            </w:r>
          </w:p>
        </w:tc>
        <w:tc>
          <w:tcPr>
            <w:tcW w:w="1224" w:type="dxa"/>
            <w:shd w:val="clear" w:color="auto" w:fill="auto"/>
          </w:tcPr>
          <w:p w14:paraId="0350EE37" w14:textId="77777777" w:rsidR="00667BA9" w:rsidRPr="00D4120B" w:rsidRDefault="00667BA9" w:rsidP="008F7891">
            <w:pPr>
              <w:pStyle w:val="TableContent"/>
            </w:pPr>
            <w:r w:rsidRPr="00D4120B">
              <w:t>[0..1]</w:t>
            </w:r>
          </w:p>
        </w:tc>
        <w:tc>
          <w:tcPr>
            <w:tcW w:w="863" w:type="dxa"/>
            <w:shd w:val="clear" w:color="auto" w:fill="auto"/>
          </w:tcPr>
          <w:p w14:paraId="52CF6CB3" w14:textId="77777777" w:rsidR="00667BA9" w:rsidRPr="00D4120B" w:rsidRDefault="00667BA9" w:rsidP="008F7891">
            <w:pPr>
              <w:pStyle w:val="TableContent"/>
            </w:pPr>
            <w:r w:rsidRPr="00D4120B">
              <w:t>1..20</w:t>
            </w:r>
          </w:p>
        </w:tc>
        <w:tc>
          <w:tcPr>
            <w:tcW w:w="872" w:type="dxa"/>
            <w:shd w:val="clear" w:color="auto" w:fill="auto"/>
          </w:tcPr>
          <w:p w14:paraId="7A89FC1F" w14:textId="77777777" w:rsidR="00667BA9" w:rsidRPr="00D4120B" w:rsidRDefault="00667BA9" w:rsidP="008F7891">
            <w:pPr>
              <w:pStyle w:val="TableContent"/>
            </w:pPr>
          </w:p>
        </w:tc>
        <w:tc>
          <w:tcPr>
            <w:tcW w:w="1453" w:type="dxa"/>
          </w:tcPr>
          <w:p w14:paraId="1A9A3417" w14:textId="77777777" w:rsidR="00667BA9" w:rsidRPr="00D4120B" w:rsidRDefault="00667BA9" w:rsidP="008F7891">
            <w:pPr>
              <w:pStyle w:val="TableContent"/>
            </w:pPr>
          </w:p>
        </w:tc>
        <w:tc>
          <w:tcPr>
            <w:tcW w:w="4881" w:type="dxa"/>
          </w:tcPr>
          <w:p w14:paraId="28CD0F87" w14:textId="77777777" w:rsidR="00667BA9" w:rsidRPr="00D4120B" w:rsidRDefault="00C43BB6" w:rsidP="00C43BB6">
            <w:pPr>
              <w:pStyle w:val="TableContent"/>
            </w:pPr>
            <w:ins w:id="4926" w:author="Robert Snelick" w:date="2011-12-02T18:38:00Z">
              <w:r>
                <w:t xml:space="preserve">Condition Predicate: </w:t>
              </w:r>
              <w:commentRangeEnd w:id="4925"/>
              <w:r>
                <w:rPr>
                  <w:rStyle w:val="CommentReference"/>
                  <w:rFonts w:ascii="Times New Roman" w:hAnsi="Times New Roman"/>
                  <w:bCs w:val="0"/>
                  <w:color w:val="auto"/>
                  <w:lang w:eastAsia="de-DE"/>
                </w:rPr>
                <w:commentReference w:id="4925"/>
              </w:r>
            </w:ins>
          </w:p>
        </w:tc>
      </w:tr>
      <w:tr w:rsidR="00667BA9" w:rsidRPr="00D4120B" w14:paraId="18BCB99F" w14:textId="77777777" w:rsidTr="000A1D70">
        <w:trPr>
          <w:cantSplit/>
          <w:jc w:val="center"/>
        </w:trPr>
        <w:tc>
          <w:tcPr>
            <w:tcW w:w="667" w:type="dxa"/>
          </w:tcPr>
          <w:p w14:paraId="7AE5F5CD" w14:textId="77777777" w:rsidR="00667BA9" w:rsidRPr="00D4120B" w:rsidRDefault="00667BA9" w:rsidP="008F7891">
            <w:pPr>
              <w:pStyle w:val="TableContent"/>
            </w:pPr>
            <w:r w:rsidRPr="00D4120B">
              <w:t>5</w:t>
            </w:r>
          </w:p>
        </w:tc>
        <w:tc>
          <w:tcPr>
            <w:tcW w:w="2192" w:type="dxa"/>
          </w:tcPr>
          <w:p w14:paraId="6313A42B" w14:textId="77777777" w:rsidR="00667BA9" w:rsidRPr="00D4120B" w:rsidRDefault="00667BA9" w:rsidP="008F7891">
            <w:pPr>
              <w:pStyle w:val="TableContent"/>
            </w:pPr>
            <w:r w:rsidRPr="00D4120B">
              <w:t>Observation Value</w:t>
            </w:r>
          </w:p>
        </w:tc>
        <w:tc>
          <w:tcPr>
            <w:tcW w:w="945" w:type="dxa"/>
            <w:shd w:val="clear" w:color="auto" w:fill="auto"/>
          </w:tcPr>
          <w:p w14:paraId="038DF8A4" w14:textId="77777777" w:rsidR="00667BA9" w:rsidRPr="00D4120B" w:rsidRDefault="00667BA9" w:rsidP="008F7891">
            <w:pPr>
              <w:pStyle w:val="TableContent"/>
            </w:pPr>
            <w:r w:rsidRPr="00D4120B">
              <w:t>Var</w:t>
            </w:r>
          </w:p>
        </w:tc>
        <w:tc>
          <w:tcPr>
            <w:tcW w:w="630" w:type="dxa"/>
            <w:shd w:val="clear" w:color="auto" w:fill="auto"/>
          </w:tcPr>
          <w:p w14:paraId="78885815" w14:textId="77777777" w:rsidR="00667BA9" w:rsidRPr="00D4120B" w:rsidRDefault="00E33D88" w:rsidP="008F7891">
            <w:pPr>
              <w:pStyle w:val="TableContent"/>
            </w:pPr>
            <w:r>
              <w:t>R</w:t>
            </w:r>
            <w:r w:rsidR="00667BA9" w:rsidRPr="00D4120B">
              <w:t>E</w:t>
            </w:r>
          </w:p>
        </w:tc>
        <w:tc>
          <w:tcPr>
            <w:tcW w:w="1224" w:type="dxa"/>
            <w:shd w:val="clear" w:color="auto" w:fill="auto"/>
          </w:tcPr>
          <w:p w14:paraId="21A819CA" w14:textId="77777777" w:rsidR="00667BA9" w:rsidRPr="00D4120B" w:rsidRDefault="00667BA9" w:rsidP="008F7891">
            <w:pPr>
              <w:pStyle w:val="TableContent"/>
            </w:pPr>
            <w:r w:rsidRPr="00D4120B">
              <w:t>[0..1]</w:t>
            </w:r>
          </w:p>
        </w:tc>
        <w:tc>
          <w:tcPr>
            <w:tcW w:w="863" w:type="dxa"/>
            <w:shd w:val="clear" w:color="auto" w:fill="auto"/>
          </w:tcPr>
          <w:p w14:paraId="48F20D1C" w14:textId="77777777" w:rsidR="00667BA9" w:rsidRPr="00D4120B" w:rsidRDefault="00667BA9" w:rsidP="008F7891">
            <w:pPr>
              <w:pStyle w:val="TableContent"/>
            </w:pPr>
          </w:p>
        </w:tc>
        <w:tc>
          <w:tcPr>
            <w:tcW w:w="872" w:type="dxa"/>
            <w:shd w:val="clear" w:color="auto" w:fill="auto"/>
          </w:tcPr>
          <w:p w14:paraId="08EDC3E4" w14:textId="77777777" w:rsidR="00667BA9" w:rsidRPr="00D4120B" w:rsidRDefault="00667BA9" w:rsidP="008F7891">
            <w:pPr>
              <w:pStyle w:val="TableContent"/>
            </w:pPr>
          </w:p>
        </w:tc>
        <w:tc>
          <w:tcPr>
            <w:tcW w:w="1453" w:type="dxa"/>
          </w:tcPr>
          <w:p w14:paraId="2480B7B4" w14:textId="77777777" w:rsidR="00667BA9" w:rsidRPr="00D4120B" w:rsidRDefault="00E83181" w:rsidP="008F7891">
            <w:pPr>
              <w:pStyle w:val="TableContent"/>
            </w:pPr>
            <w:ins w:id="4927" w:author="Bob Yencha" w:date="2011-12-19T01:27:00Z">
              <w:r w:rsidRPr="00CD358C">
                <w:rPr>
                  <w:rFonts w:cs="Arial"/>
                  <w:color w:val="FF0000"/>
                  <w:szCs w:val="21"/>
                </w:rPr>
                <w:t>SNOMED CT shall be used when a code exists for Microbiology results; otherwise a local code.</w:t>
              </w:r>
            </w:ins>
            <w:del w:id="4928" w:author="Bob Yencha" w:date="2011-12-19T01:27:00Z">
              <w:r w:rsidR="00667BA9" w:rsidRPr="00D4120B" w:rsidDel="00E83181">
                <w:delText>For coded observation values</w:delText>
              </w:r>
              <w:r w:rsidR="00667BA9" w:rsidDel="00E83181">
                <w:delText>,</w:delText>
              </w:r>
              <w:r w:rsidR="00667BA9" w:rsidRPr="00D4120B" w:rsidDel="00E83181">
                <w:delText xml:space="preserve"> use Coded Laboratory </w:delText>
              </w:r>
            </w:del>
            <w:ins w:id="4929" w:author="Swain, Ashley" w:date="2011-11-26T17:43:00Z">
              <w:del w:id="4930" w:author="Bob Yencha" w:date="2011-12-19T01:27:00Z">
                <w:r w:rsidR="00892298" w:rsidDel="00E83181">
                  <w:delText xml:space="preserve">Coded </w:delText>
                </w:r>
              </w:del>
            </w:ins>
            <w:del w:id="4931" w:author="Bob Yencha" w:date="2011-12-19T01:27:00Z">
              <w:r w:rsidR="00667BA9" w:rsidRPr="00D4120B" w:rsidDel="00E83181">
                <w:delText>Observation Value Set.</w:delText>
              </w:r>
            </w:del>
          </w:p>
        </w:tc>
        <w:tc>
          <w:tcPr>
            <w:tcW w:w="4881" w:type="dxa"/>
          </w:tcPr>
          <w:p w14:paraId="79143EDE" w14:textId="77777777" w:rsidR="00667BA9" w:rsidRPr="00D4120B" w:rsidRDefault="00667BA9" w:rsidP="00087AF8">
            <w:pPr>
              <w:pStyle w:val="TableContent"/>
            </w:pPr>
            <w:del w:id="4932" w:author="Bob Yencha" w:date="2011-12-08T16:01:00Z">
              <w:r w:rsidRPr="00D4120B" w:rsidDel="005E4D95">
                <w:delText>Field that documents each specific, allowed data type</w:delText>
              </w:r>
              <w:r w:rsidR="00400CF4" w:rsidDel="005E4D95">
                <w:delText xml:space="preserve">. </w:delText>
              </w:r>
            </w:del>
          </w:p>
        </w:tc>
      </w:tr>
      <w:tr w:rsidR="00667BA9" w:rsidRPr="00D4120B" w14:paraId="47532712" w14:textId="77777777" w:rsidTr="000A1D70">
        <w:trPr>
          <w:cantSplit/>
          <w:jc w:val="center"/>
        </w:trPr>
        <w:tc>
          <w:tcPr>
            <w:tcW w:w="667" w:type="dxa"/>
          </w:tcPr>
          <w:p w14:paraId="1B29BCB1" w14:textId="77777777" w:rsidR="00667BA9" w:rsidRPr="00D4120B" w:rsidRDefault="00667BA9" w:rsidP="008F7891">
            <w:pPr>
              <w:pStyle w:val="TableContent"/>
            </w:pPr>
            <w:commentRangeStart w:id="4933"/>
            <w:r w:rsidRPr="00D4120B">
              <w:t>6</w:t>
            </w:r>
          </w:p>
        </w:tc>
        <w:tc>
          <w:tcPr>
            <w:tcW w:w="2192" w:type="dxa"/>
          </w:tcPr>
          <w:p w14:paraId="2B38810F" w14:textId="77777777" w:rsidR="00667BA9" w:rsidRPr="00D4120B" w:rsidRDefault="00667BA9" w:rsidP="008F7891">
            <w:pPr>
              <w:pStyle w:val="TableContent"/>
            </w:pPr>
            <w:r w:rsidRPr="00D4120B">
              <w:t>Units</w:t>
            </w:r>
          </w:p>
        </w:tc>
        <w:tc>
          <w:tcPr>
            <w:tcW w:w="945" w:type="dxa"/>
            <w:shd w:val="clear" w:color="auto" w:fill="auto"/>
          </w:tcPr>
          <w:p w14:paraId="31BBDD1D" w14:textId="77777777" w:rsidR="00667BA9" w:rsidRPr="00D4120B" w:rsidRDefault="00667BA9" w:rsidP="008F7891">
            <w:pPr>
              <w:pStyle w:val="TableContent"/>
            </w:pPr>
            <w:r w:rsidRPr="00D4120B">
              <w:t>C</w:t>
            </w:r>
            <w:del w:id="4934" w:author="Bob Yencha" w:date="2011-12-19T01:27:00Z">
              <w:r w:rsidRPr="00D4120B" w:rsidDel="00E83181">
                <w:delText>W</w:delText>
              </w:r>
            </w:del>
            <w:r w:rsidRPr="00D4120B">
              <w:t>E</w:t>
            </w:r>
          </w:p>
        </w:tc>
        <w:tc>
          <w:tcPr>
            <w:tcW w:w="630" w:type="dxa"/>
            <w:shd w:val="clear" w:color="auto" w:fill="auto"/>
          </w:tcPr>
          <w:p w14:paraId="0F1E7203" w14:textId="77777777" w:rsidR="00667BA9" w:rsidRPr="00D4120B" w:rsidRDefault="00115F93" w:rsidP="008F7891">
            <w:pPr>
              <w:pStyle w:val="TableContent"/>
            </w:pPr>
            <w:r>
              <w:t>C(R/RE)</w:t>
            </w:r>
          </w:p>
        </w:tc>
        <w:tc>
          <w:tcPr>
            <w:tcW w:w="1224" w:type="dxa"/>
            <w:shd w:val="clear" w:color="auto" w:fill="auto"/>
          </w:tcPr>
          <w:p w14:paraId="1E0893B7" w14:textId="77777777" w:rsidR="00667BA9" w:rsidRPr="00D4120B" w:rsidRDefault="00667BA9" w:rsidP="008F7891">
            <w:pPr>
              <w:pStyle w:val="TableContent"/>
            </w:pPr>
            <w:r w:rsidRPr="00D4120B">
              <w:t>[0..1]</w:t>
            </w:r>
          </w:p>
        </w:tc>
        <w:tc>
          <w:tcPr>
            <w:tcW w:w="863" w:type="dxa"/>
            <w:shd w:val="clear" w:color="auto" w:fill="auto"/>
          </w:tcPr>
          <w:p w14:paraId="4A1796EA" w14:textId="77777777" w:rsidR="00667BA9" w:rsidRPr="00D4120B" w:rsidRDefault="00667BA9" w:rsidP="008F7891">
            <w:pPr>
              <w:pStyle w:val="TableContent"/>
            </w:pPr>
          </w:p>
        </w:tc>
        <w:tc>
          <w:tcPr>
            <w:tcW w:w="872" w:type="dxa"/>
            <w:shd w:val="clear" w:color="auto" w:fill="auto"/>
          </w:tcPr>
          <w:p w14:paraId="06057B22" w14:textId="77777777" w:rsidR="00667BA9" w:rsidRPr="00D4120B" w:rsidRDefault="00667BA9" w:rsidP="008F7891">
            <w:pPr>
              <w:pStyle w:val="TableContent"/>
            </w:pPr>
          </w:p>
        </w:tc>
        <w:tc>
          <w:tcPr>
            <w:tcW w:w="1453" w:type="dxa"/>
          </w:tcPr>
          <w:p w14:paraId="1B517EF3" w14:textId="77777777" w:rsidR="00667BA9" w:rsidRPr="00D4120B" w:rsidRDefault="00667BA9" w:rsidP="008F7891">
            <w:pPr>
              <w:pStyle w:val="TableContent"/>
            </w:pPr>
            <w:del w:id="4935" w:author="Bob Yencha" w:date="2011-12-19T01:27:00Z">
              <w:r w:rsidRPr="00D4120B" w:rsidDel="00E83181">
                <w:delText>Unified Code for Units of Measure (UCUM)</w:delText>
              </w:r>
            </w:del>
          </w:p>
        </w:tc>
        <w:tc>
          <w:tcPr>
            <w:tcW w:w="4881" w:type="dxa"/>
          </w:tcPr>
          <w:p w14:paraId="20800194" w14:textId="77777777" w:rsidR="00132DD6" w:rsidRDefault="00132DD6" w:rsidP="001B1B74">
            <w:pPr>
              <w:pStyle w:val="TableContent"/>
              <w:rPr>
                <w:ins w:id="4936" w:author="Robert Snelick" w:date="2011-12-02T18:40:00Z"/>
              </w:rPr>
            </w:pPr>
            <w:ins w:id="4937" w:author="Robert Snelick" w:date="2011-12-02T18:40:00Z">
              <w:r>
                <w:t>Condition Predicate:</w:t>
              </w:r>
            </w:ins>
            <w:ins w:id="4938" w:author="Robert Snelick" w:date="2011-12-02T18:41:00Z">
              <w:r>
                <w:t xml:space="preserve"> </w:t>
              </w:r>
            </w:ins>
            <w:ins w:id="4939" w:author="Robert Snelick" w:date="2011-12-02T18:42:00Z">
              <w:r>
                <w:t>If OBX.2 (</w:t>
              </w:r>
              <w:r w:rsidRPr="00D4120B">
                <w:t>Value Type</w:t>
              </w:r>
              <w:r>
                <w:t xml:space="preserve">) is valued as </w:t>
              </w:r>
            </w:ins>
            <w:ins w:id="4940" w:author="Bob Yencha" w:date="2011-12-27T11:18:00Z">
              <w:r w:rsidR="00641C28">
                <w:t>“</w:t>
              </w:r>
            </w:ins>
            <w:ins w:id="4941" w:author="Robert Snelick" w:date="2011-12-02T18:42:00Z">
              <w:r>
                <w:t>NM</w:t>
              </w:r>
            </w:ins>
            <w:ins w:id="4942" w:author="Bob Yencha" w:date="2011-12-27T11:18:00Z">
              <w:r w:rsidR="00641C28">
                <w:t>”</w:t>
              </w:r>
            </w:ins>
            <w:ins w:id="4943" w:author="Robert Snelick" w:date="2011-12-02T18:42:00Z">
              <w:r>
                <w:t xml:space="preserve"> or </w:t>
              </w:r>
            </w:ins>
            <w:ins w:id="4944" w:author="Bob Yencha" w:date="2011-12-27T11:19:00Z">
              <w:r w:rsidR="00641C28">
                <w:t>“</w:t>
              </w:r>
            </w:ins>
            <w:ins w:id="4945" w:author="Robert Snelick" w:date="2011-12-02T18:42:00Z">
              <w:r>
                <w:t>SN</w:t>
              </w:r>
            </w:ins>
            <w:ins w:id="4946" w:author="Bob Yencha" w:date="2011-12-27T11:18:00Z">
              <w:r w:rsidR="00641C28">
                <w:t>”</w:t>
              </w:r>
            </w:ins>
            <w:ins w:id="4947" w:author="Robert Snelick" w:date="2011-12-02T18:42:00Z">
              <w:r>
                <w:t xml:space="preserve"> and OBX.11 is </w:t>
              </w:r>
              <w:r w:rsidRPr="00CA1345">
                <w:t>not</w:t>
              </w:r>
              <w:r>
                <w:t xml:space="preserve"> </w:t>
              </w:r>
            </w:ins>
            <w:ins w:id="4948" w:author="Bob Yencha" w:date="2011-12-22T15:39:00Z">
              <w:r w:rsidR="00BA4FD2">
                <w:t>“</w:t>
              </w:r>
            </w:ins>
            <w:ins w:id="4949" w:author="Robert Snelick" w:date="2011-12-02T18:42:00Z">
              <w:r>
                <w:t>X</w:t>
              </w:r>
            </w:ins>
            <w:ins w:id="4950" w:author="Bob Yencha" w:date="2011-12-22T15:39:00Z">
              <w:r w:rsidR="00BA4FD2">
                <w:t>”</w:t>
              </w:r>
            </w:ins>
          </w:p>
          <w:p w14:paraId="69C94150" w14:textId="77777777" w:rsidR="001B1B74" w:rsidDel="00E83181" w:rsidRDefault="00E83181" w:rsidP="001B1B74">
            <w:pPr>
              <w:pStyle w:val="TableContent"/>
              <w:numPr>
                <w:ins w:id="4951" w:author="Unknown"/>
              </w:numPr>
              <w:rPr>
                <w:del w:id="4952" w:author="Bob Yencha" w:date="2011-12-19T01:27:00Z"/>
              </w:rPr>
            </w:pPr>
            <w:ins w:id="4953" w:author="Bob Yencha" w:date="2011-12-19T01:27:00Z">
              <w:r w:rsidRPr="00E83181">
                <w:rPr>
                  <w:bCs w:val="0"/>
                </w:rPr>
                <w:t xml:space="preserve">UCUM (Unified Code for Units of Measure) will be evaluated during the pilot for potential subsequent inclusion.  As part of the pilot test, for dimensionless units the UCUM representation could be {string}, e.g., for titer the pilot might use {titer} to test feasibility.  When sending units of measure as text, they must be placed in the correct component of OBX.6 (CE.2 or CE.5). </w:t>
              </w:r>
            </w:ins>
            <w:del w:id="4954" w:author="Bob Yencha" w:date="2011-12-19T01:27:00Z">
              <w:r w:rsidR="00667BA9" w:rsidRPr="00D4120B" w:rsidDel="00E83181">
                <w:delText>UCUM® is an HL7-approved code system</w:delText>
              </w:r>
              <w:r w:rsidR="001B1B74" w:rsidDel="00E83181">
                <w:delText>.</w:delText>
              </w:r>
            </w:del>
          </w:p>
          <w:p w14:paraId="68DB7CE4" w14:textId="77777777" w:rsidR="00667BA9" w:rsidRPr="00D4120B" w:rsidRDefault="00115F93" w:rsidP="006403A3">
            <w:pPr>
              <w:pStyle w:val="TableContent"/>
            </w:pPr>
            <w:del w:id="4955" w:author="Bob Yencha" w:date="2011-12-19T01:27:00Z">
              <w:r w:rsidDel="00E83181">
                <w:delText>For dimensionless units the UCUM representation would b</w:delText>
              </w:r>
              <w:r w:rsidR="006403A3" w:rsidDel="00E83181">
                <w:delText>e {string}</w:delText>
              </w:r>
              <w:r w:rsidDel="00E83181">
                <w:delText>, e.g., for titer this would be {titer}.</w:delText>
              </w:r>
              <w:commentRangeEnd w:id="4933"/>
              <w:r w:rsidR="00132DD6" w:rsidRPr="00E83181" w:rsidDel="00E83181">
                <w:commentReference w:id="4933"/>
              </w:r>
            </w:del>
          </w:p>
        </w:tc>
      </w:tr>
      <w:tr w:rsidR="00667BA9" w:rsidRPr="00D4120B" w14:paraId="3FC339D7" w14:textId="77777777" w:rsidTr="000A1D70">
        <w:trPr>
          <w:cantSplit/>
          <w:jc w:val="center"/>
        </w:trPr>
        <w:tc>
          <w:tcPr>
            <w:tcW w:w="667" w:type="dxa"/>
          </w:tcPr>
          <w:p w14:paraId="5C0EBB20" w14:textId="77777777" w:rsidR="00667BA9" w:rsidRPr="00D4120B" w:rsidRDefault="00667BA9" w:rsidP="008F7891">
            <w:pPr>
              <w:pStyle w:val="TableContent"/>
              <w:rPr>
                <w:szCs w:val="18"/>
              </w:rPr>
            </w:pPr>
            <w:r w:rsidRPr="00D4120B">
              <w:t>7</w:t>
            </w:r>
          </w:p>
        </w:tc>
        <w:tc>
          <w:tcPr>
            <w:tcW w:w="2192" w:type="dxa"/>
          </w:tcPr>
          <w:p w14:paraId="3C2D8F72" w14:textId="77777777" w:rsidR="00667BA9" w:rsidRPr="00D4120B" w:rsidRDefault="00667BA9" w:rsidP="008F7891">
            <w:pPr>
              <w:pStyle w:val="TableContent"/>
            </w:pPr>
            <w:r w:rsidRPr="00D4120B">
              <w:t>References Range</w:t>
            </w:r>
          </w:p>
        </w:tc>
        <w:tc>
          <w:tcPr>
            <w:tcW w:w="945" w:type="dxa"/>
            <w:shd w:val="clear" w:color="auto" w:fill="auto"/>
          </w:tcPr>
          <w:p w14:paraId="3AE4D391" w14:textId="77777777" w:rsidR="00667BA9" w:rsidRPr="00D4120B" w:rsidRDefault="00667BA9" w:rsidP="008F7891">
            <w:pPr>
              <w:pStyle w:val="TableContent"/>
            </w:pPr>
            <w:r w:rsidRPr="00D4120B">
              <w:t>ST</w:t>
            </w:r>
          </w:p>
        </w:tc>
        <w:tc>
          <w:tcPr>
            <w:tcW w:w="630" w:type="dxa"/>
            <w:shd w:val="clear" w:color="auto" w:fill="auto"/>
          </w:tcPr>
          <w:p w14:paraId="779542A1" w14:textId="77777777" w:rsidR="00667BA9" w:rsidRPr="00D4120B" w:rsidRDefault="00667BA9" w:rsidP="008F7891">
            <w:pPr>
              <w:pStyle w:val="TableContent"/>
            </w:pPr>
            <w:r w:rsidRPr="00D4120B">
              <w:t>RE</w:t>
            </w:r>
          </w:p>
        </w:tc>
        <w:tc>
          <w:tcPr>
            <w:tcW w:w="1224" w:type="dxa"/>
            <w:shd w:val="clear" w:color="auto" w:fill="auto"/>
          </w:tcPr>
          <w:p w14:paraId="342A1C57" w14:textId="77777777" w:rsidR="00667BA9" w:rsidRPr="00D4120B" w:rsidRDefault="00667BA9" w:rsidP="008F7891">
            <w:pPr>
              <w:pStyle w:val="TableContent"/>
            </w:pPr>
            <w:r w:rsidRPr="00D4120B">
              <w:t>[0..1]</w:t>
            </w:r>
          </w:p>
        </w:tc>
        <w:tc>
          <w:tcPr>
            <w:tcW w:w="863" w:type="dxa"/>
            <w:shd w:val="clear" w:color="auto" w:fill="auto"/>
          </w:tcPr>
          <w:p w14:paraId="4E8E0734" w14:textId="77777777" w:rsidR="00667BA9" w:rsidRPr="00D4120B" w:rsidRDefault="00667BA9" w:rsidP="008F7891">
            <w:pPr>
              <w:pStyle w:val="TableContent"/>
            </w:pPr>
            <w:r w:rsidRPr="00D4120B">
              <w:t>1..60</w:t>
            </w:r>
          </w:p>
        </w:tc>
        <w:tc>
          <w:tcPr>
            <w:tcW w:w="872" w:type="dxa"/>
            <w:shd w:val="clear" w:color="auto" w:fill="auto"/>
          </w:tcPr>
          <w:p w14:paraId="39B72850" w14:textId="77777777" w:rsidR="00667BA9" w:rsidRPr="00D4120B" w:rsidRDefault="00D9684F" w:rsidP="008F7891">
            <w:pPr>
              <w:pStyle w:val="TableContent"/>
            </w:pPr>
            <w:r>
              <w:t xml:space="preserve"> =</w:t>
            </w:r>
          </w:p>
        </w:tc>
        <w:tc>
          <w:tcPr>
            <w:tcW w:w="1453" w:type="dxa"/>
          </w:tcPr>
          <w:p w14:paraId="42925769" w14:textId="77777777" w:rsidR="00667BA9" w:rsidRPr="00D4120B" w:rsidRDefault="00667BA9" w:rsidP="008F7891">
            <w:pPr>
              <w:pStyle w:val="TableContent"/>
            </w:pPr>
          </w:p>
        </w:tc>
        <w:tc>
          <w:tcPr>
            <w:tcW w:w="4881" w:type="dxa"/>
          </w:tcPr>
          <w:p w14:paraId="03302287" w14:textId="77777777" w:rsidR="00667BA9" w:rsidRPr="00D4120B" w:rsidRDefault="00667BA9" w:rsidP="008F7891">
            <w:pPr>
              <w:pStyle w:val="TableContent"/>
            </w:pPr>
            <w:r w:rsidRPr="00D4120B">
              <w:t>Interpretation range that applies to the value reported in OBX-5</w:t>
            </w:r>
            <w:r w:rsidR="00400CF4">
              <w:t xml:space="preserve">. </w:t>
            </w:r>
            <w:r w:rsidRPr="00D4120B">
              <w:t>It should provide enough information to understand the abnormal flags reported in OBX-8</w:t>
            </w:r>
            <w:r w:rsidR="00400CF4">
              <w:t xml:space="preserve">. </w:t>
            </w:r>
          </w:p>
          <w:p w14:paraId="68A93E2D" w14:textId="77777777" w:rsidR="00667BA9" w:rsidRPr="00D4120B" w:rsidRDefault="00667BA9" w:rsidP="008F7891">
            <w:pPr>
              <w:pStyle w:val="TableContent"/>
            </w:pPr>
            <w:r w:rsidRPr="00D4120B">
              <w:t>Note</w:t>
            </w:r>
            <w:ins w:id="4956" w:author="Bob Yencha" w:date="2011-12-27T11:19:00Z">
              <w:r w:rsidR="00FE7D86">
                <w:t xml:space="preserve">: </w:t>
              </w:r>
            </w:ins>
            <w:del w:id="4957" w:author="Bob Yencha" w:date="2011-12-27T11:19:00Z">
              <w:r w:rsidRPr="00D4120B" w:rsidDel="00FE7D86">
                <w:delText>-</w:delText>
              </w:r>
            </w:del>
            <w:r w:rsidRPr="00D4120B">
              <w:t>It is not appropriate to send the reference range for a result in an associated NTE segment</w:t>
            </w:r>
            <w:r w:rsidR="00400CF4">
              <w:t xml:space="preserve">. </w:t>
            </w:r>
            <w:r w:rsidRPr="00D4120B">
              <w:t>It would be appropriate to send information amplifying the reference range provided in this field in an NTE associated with this OBX.</w:t>
            </w:r>
          </w:p>
        </w:tc>
      </w:tr>
      <w:tr w:rsidR="00667BA9" w:rsidRPr="00D4120B" w14:paraId="4B9AA78B" w14:textId="77777777" w:rsidTr="000A1D70">
        <w:trPr>
          <w:cantSplit/>
          <w:jc w:val="center"/>
        </w:trPr>
        <w:tc>
          <w:tcPr>
            <w:tcW w:w="667" w:type="dxa"/>
          </w:tcPr>
          <w:p w14:paraId="3F8EB064" w14:textId="77777777" w:rsidR="00667BA9" w:rsidRPr="00D4120B" w:rsidRDefault="00667BA9" w:rsidP="008F7891">
            <w:pPr>
              <w:pStyle w:val="TableContent"/>
            </w:pPr>
            <w:r w:rsidRPr="00D4120B">
              <w:t>8</w:t>
            </w:r>
          </w:p>
        </w:tc>
        <w:tc>
          <w:tcPr>
            <w:tcW w:w="2192" w:type="dxa"/>
          </w:tcPr>
          <w:p w14:paraId="6011CA83" w14:textId="77777777" w:rsidR="00667BA9" w:rsidRPr="00D4120B" w:rsidRDefault="00667BA9" w:rsidP="008F7891">
            <w:pPr>
              <w:pStyle w:val="TableContent"/>
            </w:pPr>
            <w:r w:rsidRPr="00D4120B">
              <w:t>Abnormal Flags</w:t>
            </w:r>
          </w:p>
        </w:tc>
        <w:tc>
          <w:tcPr>
            <w:tcW w:w="945" w:type="dxa"/>
            <w:shd w:val="clear" w:color="auto" w:fill="auto"/>
          </w:tcPr>
          <w:p w14:paraId="2592E9CB" w14:textId="77777777" w:rsidR="00667BA9" w:rsidRPr="00D4120B" w:rsidRDefault="00667BA9" w:rsidP="008F7891">
            <w:pPr>
              <w:pStyle w:val="TableContent"/>
            </w:pPr>
            <w:del w:id="4958" w:author="Bob Yencha" w:date="2011-12-22T15:12:00Z">
              <w:r w:rsidRPr="00D4120B" w:rsidDel="00A74C58">
                <w:delText>CWE</w:delText>
              </w:r>
            </w:del>
            <w:ins w:id="4959" w:author="Bob Yencha" w:date="2011-12-22T15:12:00Z">
              <w:r w:rsidR="00A74C58">
                <w:t>IS</w:t>
              </w:r>
            </w:ins>
          </w:p>
        </w:tc>
        <w:tc>
          <w:tcPr>
            <w:tcW w:w="630" w:type="dxa"/>
            <w:shd w:val="clear" w:color="auto" w:fill="auto"/>
          </w:tcPr>
          <w:p w14:paraId="101FE14C" w14:textId="77777777" w:rsidR="00667BA9" w:rsidRPr="00D4120B" w:rsidRDefault="00D9684F" w:rsidP="008F7891">
            <w:pPr>
              <w:pStyle w:val="TableContent"/>
            </w:pPr>
            <w:r w:rsidRPr="00D9684F">
              <w:t>RE</w:t>
            </w:r>
          </w:p>
        </w:tc>
        <w:tc>
          <w:tcPr>
            <w:tcW w:w="1224" w:type="dxa"/>
            <w:shd w:val="clear" w:color="auto" w:fill="auto"/>
          </w:tcPr>
          <w:p w14:paraId="3212DE34" w14:textId="77777777" w:rsidR="00667BA9" w:rsidRPr="00D4120B" w:rsidRDefault="00667BA9" w:rsidP="008F7891">
            <w:pPr>
              <w:pStyle w:val="TableContent"/>
            </w:pPr>
            <w:r w:rsidRPr="00D4120B">
              <w:t>[0..*]</w:t>
            </w:r>
          </w:p>
        </w:tc>
        <w:tc>
          <w:tcPr>
            <w:tcW w:w="863" w:type="dxa"/>
            <w:shd w:val="clear" w:color="auto" w:fill="auto"/>
          </w:tcPr>
          <w:p w14:paraId="18E33035" w14:textId="77777777" w:rsidR="00667BA9" w:rsidRPr="00D4120B" w:rsidRDefault="00667BA9" w:rsidP="008F7891">
            <w:pPr>
              <w:pStyle w:val="TableContent"/>
            </w:pPr>
            <w:r w:rsidRPr="00D4120B">
              <w:t>1..</w:t>
            </w:r>
            <w:ins w:id="4960" w:author="Bob Yencha" w:date="2011-12-19T01:57:00Z">
              <w:r w:rsidR="00D84E22">
                <w:t>4</w:t>
              </w:r>
            </w:ins>
            <w:del w:id="4961" w:author="Bob Yencha" w:date="2011-12-19T01:57:00Z">
              <w:r w:rsidRPr="00D4120B" w:rsidDel="00D84E22">
                <w:delText>20</w:delText>
              </w:r>
            </w:del>
          </w:p>
        </w:tc>
        <w:tc>
          <w:tcPr>
            <w:tcW w:w="872" w:type="dxa"/>
            <w:shd w:val="clear" w:color="auto" w:fill="auto"/>
          </w:tcPr>
          <w:p w14:paraId="5EBD2763" w14:textId="77777777" w:rsidR="00667BA9" w:rsidRPr="00D4120B" w:rsidRDefault="00D9684F" w:rsidP="008F7891">
            <w:pPr>
              <w:pStyle w:val="TableContent"/>
            </w:pPr>
            <w:r>
              <w:t>#</w:t>
            </w:r>
          </w:p>
        </w:tc>
        <w:tc>
          <w:tcPr>
            <w:tcW w:w="1453" w:type="dxa"/>
          </w:tcPr>
          <w:p w14:paraId="199CDB68" w14:textId="77777777" w:rsidR="00667BA9" w:rsidRPr="00D4120B" w:rsidRDefault="00667BA9" w:rsidP="008F7891">
            <w:pPr>
              <w:pStyle w:val="TableContent"/>
            </w:pPr>
            <w:r w:rsidRPr="00D4120B">
              <w:t>HL70078 (</w:t>
            </w:r>
            <w:del w:id="4962" w:author="Bob Yencha" w:date="2011-11-21T18:03:00Z">
              <w:r w:rsidRPr="00D4120B" w:rsidDel="00C42B2B">
                <w:delText>2.7</w:delText>
              </w:r>
            </w:del>
            <w:ins w:id="4963" w:author="Bob Yencha" w:date="2011-11-21T18:03:00Z">
              <w:r w:rsidR="00C42B2B">
                <w:t>2.7.1</w:t>
              </w:r>
            </w:ins>
            <w:r w:rsidRPr="00D4120B">
              <w:t>)</w:t>
            </w:r>
          </w:p>
        </w:tc>
        <w:tc>
          <w:tcPr>
            <w:tcW w:w="4881" w:type="dxa"/>
          </w:tcPr>
          <w:p w14:paraId="3199E179" w14:textId="77777777" w:rsidR="00667BA9" w:rsidRPr="002B6810" w:rsidRDefault="00667BA9" w:rsidP="008F7891">
            <w:pPr>
              <w:pStyle w:val="TableContent"/>
              <w:rPr>
                <w:rStyle w:val="TableContentBulletChar"/>
              </w:rPr>
            </w:pPr>
            <w:r w:rsidRPr="00D4120B">
              <w:t>Indicator of the normalcy of the result found in OBX-5</w:t>
            </w:r>
            <w:r w:rsidR="00400CF4">
              <w:t xml:space="preserve">. </w:t>
            </w:r>
            <w:r w:rsidRPr="00D4120B">
              <w:t>Cardinality indicates the possible need for multiple abnormal flags, as in the following example:</w:t>
            </w:r>
            <w:r w:rsidRPr="002B6810">
              <w:rPr>
                <w:rStyle w:val="TableContentBulletChar"/>
                <w:i/>
                <w:iCs/>
              </w:rPr>
              <w:br/>
              <w:t xml:space="preserve">Example: Hemoglobin has a normal range of 12-16 </w:t>
            </w:r>
            <w:r w:rsidRPr="002B6810">
              <w:rPr>
                <w:rStyle w:val="TableContentBulletChar"/>
                <w:i/>
                <w:iCs/>
              </w:rPr>
              <w:br/>
              <w:t xml:space="preserve">Initial result (reported in a separate ORU message based on testing an earlier specimen):  HGB = 15.9 (results normal) </w:t>
            </w:r>
            <w:r w:rsidRPr="002B6810">
              <w:rPr>
                <w:rStyle w:val="TableContentBulletChar"/>
                <w:i/>
                <w:iCs/>
              </w:rPr>
              <w:br/>
              <w:t xml:space="preserve">Current result (in this OBX based on current specimen): HGB = 11.9 abnormality: (L) below low normal and a (D) significant change down (delta &gt; 3). </w:t>
            </w:r>
          </w:p>
          <w:p w14:paraId="776BBDBD" w14:textId="77777777" w:rsidR="00667BA9" w:rsidRPr="002B6810" w:rsidRDefault="00667BA9" w:rsidP="008F7891">
            <w:pPr>
              <w:pStyle w:val="TableContent"/>
              <w:rPr>
                <w:rStyle w:val="TableContentBulletChar"/>
              </w:rPr>
            </w:pPr>
            <w:r w:rsidRPr="002B6810">
              <w:rPr>
                <w:rStyle w:val="TableContentBulletChar"/>
                <w:iCs/>
              </w:rPr>
              <w:t>In this example, OBX-8 would be set to |</w:t>
            </w:r>
            <w:r w:rsidRPr="002B6810">
              <w:rPr>
                <w:rStyle w:val="TableContentBulletChar"/>
                <w:i/>
                <w:iCs/>
              </w:rPr>
              <w:t>L~D</w:t>
            </w:r>
            <w:r w:rsidRPr="002B6810">
              <w:rPr>
                <w:rStyle w:val="TableContentBulletChar"/>
                <w:iCs/>
              </w:rPr>
              <w:t>|.</w:t>
            </w:r>
          </w:p>
          <w:p w14:paraId="7B5AF33E" w14:textId="77777777" w:rsidR="00667BA9" w:rsidRPr="002B6810" w:rsidRDefault="00667BA9" w:rsidP="008F7891">
            <w:pPr>
              <w:pStyle w:val="TableContent"/>
              <w:rPr>
                <w:rStyle w:val="TableContentBulletChar"/>
              </w:rPr>
            </w:pPr>
            <w:r w:rsidRPr="002B6810">
              <w:rPr>
                <w:rStyle w:val="TableContentBulletChar"/>
                <w:iCs/>
              </w:rPr>
              <w:t>Microbiology example:</w:t>
            </w:r>
          </w:p>
          <w:p w14:paraId="6B328DD4" w14:textId="77777777" w:rsidR="00667BA9" w:rsidRPr="002B6810" w:rsidRDefault="00667BA9" w:rsidP="008F7891">
            <w:pPr>
              <w:pStyle w:val="TableContent"/>
              <w:rPr>
                <w:rStyle w:val="TableContentBulletChar"/>
              </w:rPr>
            </w:pPr>
            <w:r w:rsidRPr="002B6810">
              <w:rPr>
                <w:rStyle w:val="TableContentBulletChar"/>
                <w:iCs/>
              </w:rPr>
              <w:t>Ceftazidime susceptibility (LOINC 133-9) value = |&lt;=^1|, units = ug/ml, Abnormal flag = S</w:t>
            </w:r>
          </w:p>
          <w:p w14:paraId="0D77E50C" w14:textId="77777777" w:rsidR="00667BA9" w:rsidRPr="008C4850" w:rsidRDefault="00667BA9" w:rsidP="008F7891">
            <w:pPr>
              <w:pStyle w:val="TableContent"/>
              <w:rPr>
                <w:rFonts w:cs="Arial"/>
                <w:bCs w:val="0"/>
              </w:rPr>
            </w:pPr>
            <w:r w:rsidRPr="000C74DA">
              <w:rPr>
                <w:rStyle w:val="TableContentBulletChar"/>
                <w:iCs/>
              </w:rPr>
              <w:t>Note that this IG is adopting HL70078 f</w:t>
            </w:r>
            <w:ins w:id="4964" w:author="Swain, Ashley" w:date="2011-11-23T10:32:00Z">
              <w:r w:rsidR="00231D9E">
                <w:rPr>
                  <w:rStyle w:val="TableContentBulletChar"/>
                  <w:iCs/>
                </w:rPr>
                <w:t>ro</w:t>
              </w:r>
            </w:ins>
            <w:del w:id="4965" w:author="Swain, Ashley" w:date="2011-11-23T10:32:00Z">
              <w:r w:rsidRPr="000C74DA" w:rsidDel="00231D9E">
                <w:rPr>
                  <w:rStyle w:val="TableContentBulletChar"/>
                  <w:iCs/>
                </w:rPr>
                <w:delText>or</w:delText>
              </w:r>
            </w:del>
            <w:r w:rsidRPr="000C74DA">
              <w:rPr>
                <w:rStyle w:val="TableContentBulletChar"/>
                <w:iCs/>
              </w:rPr>
              <w:t xml:space="preserve">m </w:t>
            </w:r>
            <w:del w:id="4966" w:author="Bob Yencha" w:date="2011-11-21T18:03:00Z">
              <w:r w:rsidRPr="000C74DA" w:rsidDel="00C42B2B">
                <w:rPr>
                  <w:rStyle w:val="TableContentBulletChar"/>
                  <w:iCs/>
                </w:rPr>
                <w:delText>2.7</w:delText>
              </w:r>
            </w:del>
            <w:ins w:id="4967" w:author="Bob Yencha" w:date="2011-11-21T18:03:00Z">
              <w:r w:rsidR="00C42B2B">
                <w:rPr>
                  <w:rStyle w:val="TableContentBulletChar"/>
                  <w:iCs/>
                </w:rPr>
                <w:t>2.7.1</w:t>
              </w:r>
            </w:ins>
            <w:r w:rsidRPr="000C74DA">
              <w:rPr>
                <w:rStyle w:val="TableContentBulletChar"/>
                <w:iCs/>
              </w:rPr>
              <w:t xml:space="preserve">. </w:t>
            </w:r>
          </w:p>
        </w:tc>
      </w:tr>
      <w:tr w:rsidR="00667BA9" w:rsidRPr="00D4120B" w14:paraId="41AFD6DD" w14:textId="77777777" w:rsidTr="000A1D70">
        <w:trPr>
          <w:cantSplit/>
          <w:jc w:val="center"/>
        </w:trPr>
        <w:tc>
          <w:tcPr>
            <w:tcW w:w="667" w:type="dxa"/>
          </w:tcPr>
          <w:p w14:paraId="071A6374" w14:textId="77777777" w:rsidR="00667BA9" w:rsidRPr="00D4120B" w:rsidRDefault="00667BA9" w:rsidP="008F7891">
            <w:pPr>
              <w:pStyle w:val="TableContent"/>
            </w:pPr>
            <w:r w:rsidRPr="00D4120B">
              <w:t>9</w:t>
            </w:r>
          </w:p>
        </w:tc>
        <w:tc>
          <w:tcPr>
            <w:tcW w:w="2192" w:type="dxa"/>
          </w:tcPr>
          <w:p w14:paraId="1A661875" w14:textId="77777777" w:rsidR="00667BA9" w:rsidRPr="00D4120B" w:rsidRDefault="00667BA9" w:rsidP="008F7891">
            <w:pPr>
              <w:pStyle w:val="TableContent"/>
            </w:pPr>
            <w:r w:rsidRPr="00D4120B">
              <w:t>Probability</w:t>
            </w:r>
          </w:p>
        </w:tc>
        <w:tc>
          <w:tcPr>
            <w:tcW w:w="945" w:type="dxa"/>
            <w:shd w:val="clear" w:color="auto" w:fill="auto"/>
          </w:tcPr>
          <w:p w14:paraId="59C506A3" w14:textId="77777777" w:rsidR="00667BA9" w:rsidRPr="00D4120B" w:rsidRDefault="00667BA9" w:rsidP="008F7891">
            <w:pPr>
              <w:pStyle w:val="TableContent"/>
            </w:pPr>
            <w:r w:rsidRPr="00D4120B">
              <w:t>NM</w:t>
            </w:r>
          </w:p>
        </w:tc>
        <w:tc>
          <w:tcPr>
            <w:tcW w:w="630" w:type="dxa"/>
            <w:shd w:val="clear" w:color="auto" w:fill="auto"/>
          </w:tcPr>
          <w:p w14:paraId="769C75A6" w14:textId="77777777" w:rsidR="00667BA9" w:rsidRPr="00D4120B" w:rsidRDefault="00667BA9" w:rsidP="008F7891">
            <w:pPr>
              <w:pStyle w:val="TableContent"/>
            </w:pPr>
            <w:r w:rsidRPr="00D4120B">
              <w:t>O</w:t>
            </w:r>
          </w:p>
        </w:tc>
        <w:tc>
          <w:tcPr>
            <w:tcW w:w="1224" w:type="dxa"/>
            <w:shd w:val="clear" w:color="auto" w:fill="auto"/>
          </w:tcPr>
          <w:p w14:paraId="6B5A6AB9" w14:textId="77777777" w:rsidR="00667BA9" w:rsidRPr="00D4120B" w:rsidRDefault="00667BA9" w:rsidP="008F7891">
            <w:pPr>
              <w:pStyle w:val="TableContent"/>
            </w:pPr>
            <w:r w:rsidRPr="00D4120B">
              <w:t>[0..1]</w:t>
            </w:r>
          </w:p>
        </w:tc>
        <w:tc>
          <w:tcPr>
            <w:tcW w:w="863" w:type="dxa"/>
            <w:shd w:val="clear" w:color="auto" w:fill="auto"/>
          </w:tcPr>
          <w:p w14:paraId="06BD1A25" w14:textId="77777777" w:rsidR="00667BA9" w:rsidRPr="00D4120B" w:rsidRDefault="00667BA9" w:rsidP="008F7891">
            <w:pPr>
              <w:pStyle w:val="TableContent"/>
            </w:pPr>
            <w:r w:rsidRPr="00D4120B">
              <w:t>1..5</w:t>
            </w:r>
          </w:p>
        </w:tc>
        <w:tc>
          <w:tcPr>
            <w:tcW w:w="872" w:type="dxa"/>
            <w:shd w:val="clear" w:color="auto" w:fill="auto"/>
          </w:tcPr>
          <w:p w14:paraId="1FA0B650" w14:textId="77777777" w:rsidR="00667BA9" w:rsidRPr="00D4120B" w:rsidRDefault="00667BA9" w:rsidP="008F7891">
            <w:pPr>
              <w:pStyle w:val="TableContent"/>
            </w:pPr>
          </w:p>
        </w:tc>
        <w:tc>
          <w:tcPr>
            <w:tcW w:w="1453" w:type="dxa"/>
          </w:tcPr>
          <w:p w14:paraId="737EEFBB" w14:textId="77777777" w:rsidR="00667BA9" w:rsidRPr="00D4120B" w:rsidRDefault="00667BA9" w:rsidP="008F7891">
            <w:pPr>
              <w:pStyle w:val="TableContent"/>
            </w:pPr>
          </w:p>
        </w:tc>
        <w:tc>
          <w:tcPr>
            <w:tcW w:w="4881" w:type="dxa"/>
          </w:tcPr>
          <w:p w14:paraId="67BFBC83" w14:textId="77777777" w:rsidR="00667BA9" w:rsidRPr="00D4120B" w:rsidRDefault="00667BA9" w:rsidP="008F7891">
            <w:pPr>
              <w:pStyle w:val="TableContent"/>
            </w:pPr>
          </w:p>
        </w:tc>
      </w:tr>
      <w:tr w:rsidR="00667BA9" w:rsidRPr="00D4120B" w14:paraId="26C0697E" w14:textId="77777777" w:rsidTr="000A1D70">
        <w:trPr>
          <w:cantSplit/>
          <w:jc w:val="center"/>
        </w:trPr>
        <w:tc>
          <w:tcPr>
            <w:tcW w:w="667" w:type="dxa"/>
          </w:tcPr>
          <w:p w14:paraId="11D2BDFF" w14:textId="77777777" w:rsidR="00667BA9" w:rsidRPr="00D4120B" w:rsidRDefault="00667BA9" w:rsidP="008F7891">
            <w:pPr>
              <w:pStyle w:val="TableContent"/>
            </w:pPr>
            <w:r w:rsidRPr="00D4120B">
              <w:t>10</w:t>
            </w:r>
          </w:p>
        </w:tc>
        <w:tc>
          <w:tcPr>
            <w:tcW w:w="2192" w:type="dxa"/>
          </w:tcPr>
          <w:p w14:paraId="5CCF8DB7" w14:textId="77777777" w:rsidR="00667BA9" w:rsidRPr="00D4120B" w:rsidRDefault="00667BA9" w:rsidP="008F7891">
            <w:pPr>
              <w:pStyle w:val="TableContent"/>
            </w:pPr>
            <w:r w:rsidRPr="00D4120B">
              <w:t>Nature of Abnormal Test</w:t>
            </w:r>
          </w:p>
        </w:tc>
        <w:tc>
          <w:tcPr>
            <w:tcW w:w="945" w:type="dxa"/>
            <w:shd w:val="clear" w:color="auto" w:fill="auto"/>
          </w:tcPr>
          <w:p w14:paraId="217C9A85" w14:textId="77777777" w:rsidR="00667BA9" w:rsidRPr="00D4120B" w:rsidRDefault="00667BA9" w:rsidP="008F7891">
            <w:pPr>
              <w:pStyle w:val="TableContent"/>
            </w:pPr>
            <w:r w:rsidRPr="00D4120B">
              <w:t>ID</w:t>
            </w:r>
          </w:p>
        </w:tc>
        <w:tc>
          <w:tcPr>
            <w:tcW w:w="630" w:type="dxa"/>
            <w:shd w:val="clear" w:color="auto" w:fill="auto"/>
          </w:tcPr>
          <w:p w14:paraId="4440AF84" w14:textId="77777777" w:rsidR="00667BA9" w:rsidRPr="00D4120B" w:rsidRDefault="00667BA9" w:rsidP="008F7891">
            <w:pPr>
              <w:pStyle w:val="TableContent"/>
            </w:pPr>
            <w:r w:rsidRPr="00D4120B">
              <w:t>O</w:t>
            </w:r>
          </w:p>
        </w:tc>
        <w:tc>
          <w:tcPr>
            <w:tcW w:w="1224" w:type="dxa"/>
            <w:shd w:val="clear" w:color="auto" w:fill="auto"/>
          </w:tcPr>
          <w:p w14:paraId="009A3492" w14:textId="77777777" w:rsidR="00667BA9" w:rsidRPr="00D4120B" w:rsidRDefault="00667BA9" w:rsidP="008F7891">
            <w:pPr>
              <w:pStyle w:val="TableContent"/>
            </w:pPr>
            <w:r w:rsidRPr="00D4120B">
              <w:t>[0..1]</w:t>
            </w:r>
          </w:p>
        </w:tc>
        <w:tc>
          <w:tcPr>
            <w:tcW w:w="863" w:type="dxa"/>
            <w:shd w:val="clear" w:color="auto" w:fill="auto"/>
          </w:tcPr>
          <w:p w14:paraId="36DF81CF" w14:textId="77777777" w:rsidR="00667BA9" w:rsidRPr="00D4120B" w:rsidRDefault="00667BA9" w:rsidP="008F7891">
            <w:pPr>
              <w:pStyle w:val="TableContent"/>
            </w:pPr>
            <w:r w:rsidRPr="00D4120B">
              <w:t>1..2</w:t>
            </w:r>
          </w:p>
        </w:tc>
        <w:tc>
          <w:tcPr>
            <w:tcW w:w="872" w:type="dxa"/>
            <w:shd w:val="clear" w:color="auto" w:fill="auto"/>
          </w:tcPr>
          <w:p w14:paraId="3783A197" w14:textId="77777777" w:rsidR="00667BA9" w:rsidRPr="00D4120B" w:rsidRDefault="00667BA9" w:rsidP="008F7891">
            <w:pPr>
              <w:pStyle w:val="TableContent"/>
            </w:pPr>
          </w:p>
        </w:tc>
        <w:tc>
          <w:tcPr>
            <w:tcW w:w="1453" w:type="dxa"/>
          </w:tcPr>
          <w:p w14:paraId="4FDAF66C" w14:textId="77777777" w:rsidR="00667BA9" w:rsidRPr="00D4120B" w:rsidRDefault="00667BA9" w:rsidP="008F7891">
            <w:pPr>
              <w:pStyle w:val="TableContent"/>
              <w:rPr>
                <w:highlight w:val="red"/>
              </w:rPr>
            </w:pPr>
            <w:del w:id="4968" w:author="Bob Yencha" w:date="2011-11-29T10:07:00Z">
              <w:r w:rsidRPr="00D4120B" w:rsidDel="000348C8">
                <w:delText>HL70080</w:delText>
              </w:r>
            </w:del>
          </w:p>
        </w:tc>
        <w:tc>
          <w:tcPr>
            <w:tcW w:w="4881" w:type="dxa"/>
          </w:tcPr>
          <w:p w14:paraId="1E2C5B89" w14:textId="77777777" w:rsidR="00667BA9" w:rsidRPr="00D4120B" w:rsidRDefault="00667BA9" w:rsidP="008F7891">
            <w:pPr>
              <w:pStyle w:val="TableContent"/>
            </w:pPr>
          </w:p>
        </w:tc>
      </w:tr>
      <w:tr w:rsidR="00667BA9" w:rsidRPr="00D4120B" w14:paraId="3C1C4764" w14:textId="77777777" w:rsidTr="000A1D70">
        <w:trPr>
          <w:cantSplit/>
          <w:jc w:val="center"/>
        </w:trPr>
        <w:tc>
          <w:tcPr>
            <w:tcW w:w="667" w:type="dxa"/>
          </w:tcPr>
          <w:p w14:paraId="3E9BCEA1" w14:textId="77777777" w:rsidR="00667BA9" w:rsidRPr="00D4120B" w:rsidRDefault="00667BA9" w:rsidP="008F7891">
            <w:pPr>
              <w:pStyle w:val="TableContent"/>
            </w:pPr>
            <w:r w:rsidRPr="00D4120B">
              <w:t>11</w:t>
            </w:r>
          </w:p>
        </w:tc>
        <w:tc>
          <w:tcPr>
            <w:tcW w:w="2192" w:type="dxa"/>
          </w:tcPr>
          <w:p w14:paraId="7A52D7BE" w14:textId="77777777" w:rsidR="00667BA9" w:rsidRPr="00D4120B" w:rsidRDefault="00667BA9" w:rsidP="008F7891">
            <w:pPr>
              <w:pStyle w:val="TableContent"/>
            </w:pPr>
            <w:r w:rsidRPr="00D4120B">
              <w:t>Observation Result Status</w:t>
            </w:r>
          </w:p>
        </w:tc>
        <w:tc>
          <w:tcPr>
            <w:tcW w:w="945" w:type="dxa"/>
            <w:shd w:val="clear" w:color="auto" w:fill="auto"/>
          </w:tcPr>
          <w:p w14:paraId="572B8B62" w14:textId="77777777" w:rsidR="00667BA9" w:rsidRPr="00D4120B" w:rsidRDefault="00667BA9" w:rsidP="008F7891">
            <w:pPr>
              <w:pStyle w:val="TableContent"/>
            </w:pPr>
            <w:r w:rsidRPr="00D4120B">
              <w:t>ID</w:t>
            </w:r>
          </w:p>
        </w:tc>
        <w:tc>
          <w:tcPr>
            <w:tcW w:w="630" w:type="dxa"/>
            <w:shd w:val="clear" w:color="auto" w:fill="auto"/>
          </w:tcPr>
          <w:p w14:paraId="3C8F1614" w14:textId="77777777" w:rsidR="00667BA9" w:rsidRPr="00D4120B" w:rsidRDefault="00667BA9" w:rsidP="008F7891">
            <w:pPr>
              <w:pStyle w:val="TableContent"/>
            </w:pPr>
            <w:r w:rsidRPr="00D4120B">
              <w:t>R</w:t>
            </w:r>
          </w:p>
        </w:tc>
        <w:tc>
          <w:tcPr>
            <w:tcW w:w="1224" w:type="dxa"/>
            <w:shd w:val="clear" w:color="auto" w:fill="auto"/>
          </w:tcPr>
          <w:p w14:paraId="584ED12F" w14:textId="77777777" w:rsidR="00667BA9" w:rsidRPr="00D4120B" w:rsidRDefault="00667BA9" w:rsidP="008F7891">
            <w:pPr>
              <w:pStyle w:val="TableContent"/>
            </w:pPr>
            <w:r w:rsidRPr="00D4120B">
              <w:t>[1..1]</w:t>
            </w:r>
          </w:p>
        </w:tc>
        <w:tc>
          <w:tcPr>
            <w:tcW w:w="863" w:type="dxa"/>
            <w:shd w:val="clear" w:color="auto" w:fill="auto"/>
          </w:tcPr>
          <w:p w14:paraId="62BBE2B2" w14:textId="77777777" w:rsidR="00667BA9" w:rsidRPr="00D4120B" w:rsidRDefault="00667BA9" w:rsidP="008F7891">
            <w:pPr>
              <w:pStyle w:val="TableContent"/>
            </w:pPr>
            <w:r w:rsidRPr="00D4120B">
              <w:t>1..1</w:t>
            </w:r>
          </w:p>
        </w:tc>
        <w:tc>
          <w:tcPr>
            <w:tcW w:w="872" w:type="dxa"/>
            <w:shd w:val="clear" w:color="auto" w:fill="auto"/>
          </w:tcPr>
          <w:p w14:paraId="5CF4B2B6" w14:textId="77777777" w:rsidR="00667BA9" w:rsidRPr="00D4120B" w:rsidRDefault="00667BA9" w:rsidP="008F7891">
            <w:pPr>
              <w:pStyle w:val="TableContent"/>
            </w:pPr>
          </w:p>
        </w:tc>
        <w:tc>
          <w:tcPr>
            <w:tcW w:w="1453" w:type="dxa"/>
          </w:tcPr>
          <w:p w14:paraId="3278C71C" w14:textId="77777777" w:rsidR="00667BA9" w:rsidRPr="00D4120B" w:rsidRDefault="00667BA9" w:rsidP="008F7891">
            <w:pPr>
              <w:pStyle w:val="TableContent"/>
            </w:pPr>
            <w:r w:rsidRPr="00D4120B">
              <w:t>HL70085</w:t>
            </w:r>
          </w:p>
        </w:tc>
        <w:tc>
          <w:tcPr>
            <w:tcW w:w="4881" w:type="dxa"/>
          </w:tcPr>
          <w:p w14:paraId="5E7B5297" w14:textId="77777777" w:rsidR="00667BA9" w:rsidRPr="00D4120B" w:rsidRDefault="00667BA9" w:rsidP="008F7891">
            <w:pPr>
              <w:pStyle w:val="TableContent"/>
              <w:rPr>
                <w:szCs w:val="18"/>
              </w:rPr>
            </w:pPr>
            <w:r w:rsidRPr="00D4120B">
              <w:t>Status of the observation result</w:t>
            </w:r>
            <w:r w:rsidR="00400CF4">
              <w:t xml:space="preserve">. </w:t>
            </w:r>
          </w:p>
        </w:tc>
      </w:tr>
      <w:tr w:rsidR="00667BA9" w:rsidRPr="00D4120B" w14:paraId="6458F237" w14:textId="77777777" w:rsidTr="000A1D70">
        <w:trPr>
          <w:cantSplit/>
          <w:jc w:val="center"/>
        </w:trPr>
        <w:tc>
          <w:tcPr>
            <w:tcW w:w="667" w:type="dxa"/>
          </w:tcPr>
          <w:p w14:paraId="23EBADAF" w14:textId="77777777" w:rsidR="00667BA9" w:rsidRPr="00D4120B" w:rsidRDefault="00667BA9" w:rsidP="008F7891">
            <w:pPr>
              <w:pStyle w:val="TableContent"/>
            </w:pPr>
            <w:r w:rsidRPr="00D4120B">
              <w:t>12</w:t>
            </w:r>
          </w:p>
        </w:tc>
        <w:tc>
          <w:tcPr>
            <w:tcW w:w="2192" w:type="dxa"/>
          </w:tcPr>
          <w:p w14:paraId="2372CAB3" w14:textId="77777777" w:rsidR="00667BA9" w:rsidRPr="00D4120B" w:rsidRDefault="00667BA9" w:rsidP="008F7891">
            <w:pPr>
              <w:pStyle w:val="TableContent"/>
            </w:pPr>
            <w:r w:rsidRPr="00D4120B">
              <w:t>Effective Date of Reference Range</w:t>
            </w:r>
          </w:p>
        </w:tc>
        <w:tc>
          <w:tcPr>
            <w:tcW w:w="945" w:type="dxa"/>
            <w:shd w:val="clear" w:color="auto" w:fill="auto"/>
          </w:tcPr>
          <w:p w14:paraId="05D6EA61" w14:textId="77777777" w:rsidR="00667BA9" w:rsidRPr="00D4120B" w:rsidRDefault="00667BA9" w:rsidP="008F7891">
            <w:pPr>
              <w:pStyle w:val="TableContent"/>
            </w:pPr>
            <w:r w:rsidRPr="00D4120B">
              <w:t>TS</w:t>
            </w:r>
          </w:p>
        </w:tc>
        <w:tc>
          <w:tcPr>
            <w:tcW w:w="630" w:type="dxa"/>
            <w:shd w:val="clear" w:color="auto" w:fill="auto"/>
          </w:tcPr>
          <w:p w14:paraId="20EA4B4E" w14:textId="77777777" w:rsidR="00667BA9" w:rsidRPr="00D4120B" w:rsidRDefault="00667BA9" w:rsidP="008F7891">
            <w:pPr>
              <w:pStyle w:val="TableContent"/>
            </w:pPr>
            <w:r w:rsidRPr="00D4120B">
              <w:t>O</w:t>
            </w:r>
          </w:p>
        </w:tc>
        <w:tc>
          <w:tcPr>
            <w:tcW w:w="1224" w:type="dxa"/>
            <w:shd w:val="clear" w:color="auto" w:fill="auto"/>
          </w:tcPr>
          <w:p w14:paraId="5757AE6D" w14:textId="77777777" w:rsidR="00667BA9" w:rsidRPr="00D4120B" w:rsidRDefault="00667BA9" w:rsidP="008F7891">
            <w:pPr>
              <w:pStyle w:val="TableContent"/>
            </w:pPr>
            <w:r w:rsidRPr="00D4120B">
              <w:t>[0..1]</w:t>
            </w:r>
          </w:p>
        </w:tc>
        <w:tc>
          <w:tcPr>
            <w:tcW w:w="863" w:type="dxa"/>
            <w:shd w:val="clear" w:color="auto" w:fill="auto"/>
          </w:tcPr>
          <w:p w14:paraId="59CB6330" w14:textId="77777777" w:rsidR="00667BA9" w:rsidRPr="00D4120B" w:rsidRDefault="00667BA9" w:rsidP="008F7891">
            <w:pPr>
              <w:pStyle w:val="TableContent"/>
            </w:pPr>
          </w:p>
        </w:tc>
        <w:tc>
          <w:tcPr>
            <w:tcW w:w="872" w:type="dxa"/>
            <w:shd w:val="clear" w:color="auto" w:fill="auto"/>
          </w:tcPr>
          <w:p w14:paraId="6AA90F3D" w14:textId="77777777" w:rsidR="00667BA9" w:rsidRPr="00D4120B" w:rsidRDefault="00667BA9" w:rsidP="008F7891">
            <w:pPr>
              <w:pStyle w:val="TableContent"/>
            </w:pPr>
          </w:p>
        </w:tc>
        <w:tc>
          <w:tcPr>
            <w:tcW w:w="1453" w:type="dxa"/>
          </w:tcPr>
          <w:p w14:paraId="72BA7917" w14:textId="77777777" w:rsidR="00667BA9" w:rsidRPr="00D4120B" w:rsidRDefault="00667BA9" w:rsidP="008F7891">
            <w:pPr>
              <w:pStyle w:val="TableContent"/>
            </w:pPr>
          </w:p>
        </w:tc>
        <w:tc>
          <w:tcPr>
            <w:tcW w:w="4881" w:type="dxa"/>
          </w:tcPr>
          <w:p w14:paraId="76C450B4" w14:textId="77777777" w:rsidR="00667BA9" w:rsidRPr="00D4120B" w:rsidRDefault="00667BA9" w:rsidP="008F7891">
            <w:pPr>
              <w:pStyle w:val="TableContent"/>
            </w:pPr>
          </w:p>
        </w:tc>
      </w:tr>
      <w:tr w:rsidR="00667BA9" w:rsidRPr="00D4120B" w14:paraId="40CAD4BE" w14:textId="77777777" w:rsidTr="000A1D70">
        <w:trPr>
          <w:cantSplit/>
          <w:jc w:val="center"/>
        </w:trPr>
        <w:tc>
          <w:tcPr>
            <w:tcW w:w="667" w:type="dxa"/>
          </w:tcPr>
          <w:p w14:paraId="43510651" w14:textId="77777777" w:rsidR="00667BA9" w:rsidRPr="00D4120B" w:rsidRDefault="00667BA9" w:rsidP="008F7891">
            <w:pPr>
              <w:pStyle w:val="TableContent"/>
              <w:rPr>
                <w:szCs w:val="18"/>
              </w:rPr>
            </w:pPr>
            <w:r w:rsidRPr="00D4120B">
              <w:t>13</w:t>
            </w:r>
          </w:p>
        </w:tc>
        <w:tc>
          <w:tcPr>
            <w:tcW w:w="2192" w:type="dxa"/>
          </w:tcPr>
          <w:p w14:paraId="166C1F34" w14:textId="77777777" w:rsidR="00667BA9" w:rsidRPr="00D4120B" w:rsidRDefault="00667BA9" w:rsidP="008F7891">
            <w:pPr>
              <w:pStyle w:val="TableContent"/>
            </w:pPr>
            <w:r w:rsidRPr="00D4120B">
              <w:t>User-Defined Access Checks</w:t>
            </w:r>
          </w:p>
        </w:tc>
        <w:tc>
          <w:tcPr>
            <w:tcW w:w="945" w:type="dxa"/>
            <w:shd w:val="clear" w:color="auto" w:fill="auto"/>
          </w:tcPr>
          <w:p w14:paraId="4CF5D632" w14:textId="77777777" w:rsidR="00667BA9" w:rsidRPr="00D4120B" w:rsidRDefault="00667BA9" w:rsidP="008F7891">
            <w:pPr>
              <w:pStyle w:val="TableContent"/>
            </w:pPr>
            <w:r w:rsidRPr="00D4120B">
              <w:t>ST</w:t>
            </w:r>
          </w:p>
        </w:tc>
        <w:tc>
          <w:tcPr>
            <w:tcW w:w="630" w:type="dxa"/>
            <w:shd w:val="clear" w:color="auto" w:fill="auto"/>
          </w:tcPr>
          <w:p w14:paraId="0E2720DF" w14:textId="77777777" w:rsidR="00667BA9" w:rsidRPr="00D4120B" w:rsidRDefault="00667BA9" w:rsidP="008F7891">
            <w:pPr>
              <w:pStyle w:val="TableContent"/>
            </w:pPr>
            <w:r w:rsidRPr="00D4120B">
              <w:t>O</w:t>
            </w:r>
          </w:p>
        </w:tc>
        <w:tc>
          <w:tcPr>
            <w:tcW w:w="1224" w:type="dxa"/>
            <w:shd w:val="clear" w:color="auto" w:fill="auto"/>
          </w:tcPr>
          <w:p w14:paraId="0E24C349" w14:textId="77777777" w:rsidR="00667BA9" w:rsidRPr="00D4120B" w:rsidRDefault="00667BA9" w:rsidP="008F7891">
            <w:pPr>
              <w:pStyle w:val="TableContent"/>
            </w:pPr>
            <w:r w:rsidRPr="00D4120B">
              <w:t>[0..1]</w:t>
            </w:r>
          </w:p>
        </w:tc>
        <w:tc>
          <w:tcPr>
            <w:tcW w:w="863" w:type="dxa"/>
            <w:shd w:val="clear" w:color="auto" w:fill="auto"/>
          </w:tcPr>
          <w:p w14:paraId="33648ACE" w14:textId="77777777" w:rsidR="00667BA9" w:rsidRPr="00D4120B" w:rsidRDefault="00667BA9" w:rsidP="008F7891">
            <w:pPr>
              <w:pStyle w:val="TableContent"/>
            </w:pPr>
            <w:r w:rsidRPr="00D4120B">
              <w:t>20</w:t>
            </w:r>
          </w:p>
        </w:tc>
        <w:tc>
          <w:tcPr>
            <w:tcW w:w="872" w:type="dxa"/>
            <w:shd w:val="clear" w:color="auto" w:fill="auto"/>
          </w:tcPr>
          <w:p w14:paraId="332DDF06" w14:textId="77777777" w:rsidR="00667BA9" w:rsidRPr="00D4120B" w:rsidRDefault="00667BA9" w:rsidP="008F7891">
            <w:pPr>
              <w:pStyle w:val="TableContent"/>
            </w:pPr>
          </w:p>
        </w:tc>
        <w:tc>
          <w:tcPr>
            <w:tcW w:w="1453" w:type="dxa"/>
          </w:tcPr>
          <w:p w14:paraId="01D1A906" w14:textId="77777777" w:rsidR="00667BA9" w:rsidRPr="00D4120B" w:rsidRDefault="00667BA9" w:rsidP="008F7891">
            <w:pPr>
              <w:pStyle w:val="TableContent"/>
            </w:pPr>
          </w:p>
        </w:tc>
        <w:tc>
          <w:tcPr>
            <w:tcW w:w="4881" w:type="dxa"/>
          </w:tcPr>
          <w:p w14:paraId="634DF55D" w14:textId="77777777" w:rsidR="00667BA9" w:rsidRPr="00D4120B" w:rsidRDefault="00667BA9" w:rsidP="008F7891">
            <w:pPr>
              <w:pStyle w:val="TableContent"/>
            </w:pPr>
          </w:p>
        </w:tc>
      </w:tr>
      <w:tr w:rsidR="00667BA9" w:rsidRPr="00D4120B" w14:paraId="39B6276D" w14:textId="77777777" w:rsidTr="000A1D70">
        <w:trPr>
          <w:cantSplit/>
          <w:jc w:val="center"/>
        </w:trPr>
        <w:tc>
          <w:tcPr>
            <w:tcW w:w="667" w:type="dxa"/>
          </w:tcPr>
          <w:p w14:paraId="40505357" w14:textId="77777777" w:rsidR="00667BA9" w:rsidRPr="00D4120B" w:rsidRDefault="00667BA9" w:rsidP="008F7891">
            <w:pPr>
              <w:pStyle w:val="TableContent"/>
              <w:rPr>
                <w:szCs w:val="18"/>
              </w:rPr>
            </w:pPr>
            <w:r w:rsidRPr="00D4120B">
              <w:t>14</w:t>
            </w:r>
          </w:p>
        </w:tc>
        <w:tc>
          <w:tcPr>
            <w:tcW w:w="2192" w:type="dxa"/>
          </w:tcPr>
          <w:p w14:paraId="649A1409" w14:textId="77777777" w:rsidR="00667BA9" w:rsidRPr="00D4120B" w:rsidRDefault="00667BA9" w:rsidP="008F7891">
            <w:pPr>
              <w:pStyle w:val="TableContent"/>
            </w:pPr>
            <w:r w:rsidRPr="00D4120B">
              <w:t>Date/Time of the Observation</w:t>
            </w:r>
          </w:p>
        </w:tc>
        <w:tc>
          <w:tcPr>
            <w:tcW w:w="945" w:type="dxa"/>
            <w:shd w:val="clear" w:color="auto" w:fill="auto"/>
          </w:tcPr>
          <w:p w14:paraId="05FF7889" w14:textId="77777777" w:rsidR="00667BA9" w:rsidRPr="00D4120B" w:rsidRDefault="00667BA9" w:rsidP="008F7891">
            <w:pPr>
              <w:pStyle w:val="TableContent"/>
            </w:pPr>
            <w:r w:rsidRPr="00D4120B">
              <w:t>TS</w:t>
            </w:r>
          </w:p>
        </w:tc>
        <w:tc>
          <w:tcPr>
            <w:tcW w:w="630" w:type="dxa"/>
            <w:shd w:val="clear" w:color="auto" w:fill="auto"/>
          </w:tcPr>
          <w:p w14:paraId="34BFDC63" w14:textId="77777777" w:rsidR="00667BA9" w:rsidRPr="00D4120B" w:rsidRDefault="00E65CC9" w:rsidP="008F7891">
            <w:pPr>
              <w:pStyle w:val="TableContent"/>
            </w:pPr>
            <w:r>
              <w:t>RE</w:t>
            </w:r>
          </w:p>
        </w:tc>
        <w:tc>
          <w:tcPr>
            <w:tcW w:w="1224" w:type="dxa"/>
            <w:shd w:val="clear" w:color="auto" w:fill="auto"/>
          </w:tcPr>
          <w:p w14:paraId="3F7699C8" w14:textId="77777777" w:rsidR="00667BA9" w:rsidRPr="00D4120B" w:rsidRDefault="00667BA9" w:rsidP="008F7891">
            <w:pPr>
              <w:pStyle w:val="TableContent"/>
            </w:pPr>
            <w:r w:rsidRPr="00D4120B">
              <w:t>[0..1]</w:t>
            </w:r>
          </w:p>
        </w:tc>
        <w:tc>
          <w:tcPr>
            <w:tcW w:w="863" w:type="dxa"/>
            <w:shd w:val="clear" w:color="auto" w:fill="auto"/>
          </w:tcPr>
          <w:p w14:paraId="43F66300" w14:textId="77777777" w:rsidR="00667BA9" w:rsidRPr="00D4120B" w:rsidRDefault="00E65CC9" w:rsidP="008F7891">
            <w:pPr>
              <w:pStyle w:val="TableContent"/>
            </w:pPr>
            <w:r>
              <w:t>8..24</w:t>
            </w:r>
          </w:p>
        </w:tc>
        <w:tc>
          <w:tcPr>
            <w:tcW w:w="872" w:type="dxa"/>
            <w:shd w:val="clear" w:color="auto" w:fill="auto"/>
          </w:tcPr>
          <w:p w14:paraId="5E40CC91" w14:textId="77777777" w:rsidR="00667BA9" w:rsidRPr="00D4120B" w:rsidRDefault="00E65CC9" w:rsidP="008F7891">
            <w:pPr>
              <w:pStyle w:val="TableContent"/>
            </w:pPr>
            <w:r>
              <w:t>=</w:t>
            </w:r>
          </w:p>
        </w:tc>
        <w:tc>
          <w:tcPr>
            <w:tcW w:w="1453" w:type="dxa"/>
          </w:tcPr>
          <w:p w14:paraId="76F4C125" w14:textId="77777777" w:rsidR="00667BA9" w:rsidRPr="00D4120B" w:rsidRDefault="00667BA9" w:rsidP="008F7891">
            <w:pPr>
              <w:pStyle w:val="TableContent"/>
            </w:pPr>
          </w:p>
        </w:tc>
        <w:tc>
          <w:tcPr>
            <w:tcW w:w="4881" w:type="dxa"/>
          </w:tcPr>
          <w:p w14:paraId="26A2ACEB" w14:textId="77777777" w:rsidR="00E65CC9" w:rsidRDefault="00E65CC9" w:rsidP="008F7891">
            <w:pPr>
              <w:pStyle w:val="TableContent"/>
            </w:pPr>
            <w:r>
              <w:t xml:space="preserve">Emphasize that it reflects the clinically relevant date/time, not when it is run on the machine or interpreted.  </w:t>
            </w:r>
          </w:p>
          <w:p w14:paraId="49D06C3E" w14:textId="77777777" w:rsidR="00E65CC9" w:rsidRDefault="00B77A56" w:rsidP="008F7891">
            <w:pPr>
              <w:pStyle w:val="TableContent"/>
            </w:pPr>
            <w:r>
              <w:t>For</w:t>
            </w:r>
            <w:r w:rsidR="00E65CC9">
              <w:t xml:space="preserve"> specim</w:t>
            </w:r>
            <w:r>
              <w:t xml:space="preserve">en based test, if it is valued </w:t>
            </w:r>
            <w:r w:rsidR="00E65CC9">
              <w:t>it must be the same as SPM.17</w:t>
            </w:r>
          </w:p>
          <w:p w14:paraId="5BD55B31" w14:textId="77777777" w:rsidR="00E65CC9" w:rsidRDefault="00E65CC9" w:rsidP="008F7891">
            <w:pPr>
              <w:pStyle w:val="TableContent"/>
            </w:pPr>
            <w:r>
              <w:t>If SPM.17 is present and relates to the same observation, then OBX.14 must be within the DR range.</w:t>
            </w:r>
          </w:p>
          <w:p w14:paraId="23184A62" w14:textId="77777777" w:rsidR="00E65CC9" w:rsidRDefault="00E65CC9" w:rsidP="008F7891">
            <w:pPr>
              <w:pStyle w:val="TableContent"/>
            </w:pPr>
            <w:r>
              <w:t>Timezone offset is o</w:t>
            </w:r>
            <w:r w:rsidR="00081691">
              <w:t>ptional, but strongly encourage,</w:t>
            </w:r>
            <w:r w:rsidR="00B77A56">
              <w:t xml:space="preserve"> </w:t>
            </w:r>
            <w:r w:rsidR="00081691">
              <w:t>f</w:t>
            </w:r>
            <w:r w:rsidR="00B77A56" w:rsidRPr="00D4120B">
              <w:t>ormat: YYYYMMDDHHMMSS.SS[…]+/-ZZZZ</w:t>
            </w:r>
            <w:r w:rsidR="00B77A56">
              <w:t>)</w:t>
            </w:r>
          </w:p>
          <w:p w14:paraId="75EA546F" w14:textId="77777777" w:rsidR="00667BA9" w:rsidRPr="00D4120B" w:rsidRDefault="00E65CC9" w:rsidP="008F7891">
            <w:pPr>
              <w:pStyle w:val="TableContent"/>
            </w:pPr>
            <w:r>
              <w:t>Be as precise as appropriate and available.  Shall support at least YYYYMMDDHHMM.  For newborn needs to be down to YYYYMMDDHH, possibly minutes, while other YYYYMMDD could be appropriate.</w:t>
            </w:r>
          </w:p>
        </w:tc>
      </w:tr>
      <w:tr w:rsidR="00667BA9" w:rsidRPr="00D4120B" w14:paraId="3F36400E" w14:textId="77777777" w:rsidTr="000A1D70">
        <w:trPr>
          <w:cantSplit/>
          <w:jc w:val="center"/>
        </w:trPr>
        <w:tc>
          <w:tcPr>
            <w:tcW w:w="667" w:type="dxa"/>
          </w:tcPr>
          <w:p w14:paraId="1C13593E" w14:textId="77777777" w:rsidR="00667BA9" w:rsidRPr="00D4120B" w:rsidRDefault="00667BA9" w:rsidP="008F7891">
            <w:pPr>
              <w:pStyle w:val="TableContent"/>
              <w:rPr>
                <w:szCs w:val="18"/>
              </w:rPr>
            </w:pPr>
            <w:r w:rsidRPr="00D4120B">
              <w:t>15</w:t>
            </w:r>
          </w:p>
        </w:tc>
        <w:tc>
          <w:tcPr>
            <w:tcW w:w="2192" w:type="dxa"/>
          </w:tcPr>
          <w:p w14:paraId="2D534E6E" w14:textId="77777777" w:rsidR="00667BA9" w:rsidRPr="00D4120B" w:rsidRDefault="00667BA9" w:rsidP="008F7891">
            <w:pPr>
              <w:pStyle w:val="TableContent"/>
            </w:pPr>
            <w:r w:rsidRPr="00D4120B">
              <w:t>Producer’s Reference</w:t>
            </w:r>
          </w:p>
        </w:tc>
        <w:tc>
          <w:tcPr>
            <w:tcW w:w="945" w:type="dxa"/>
            <w:shd w:val="clear" w:color="auto" w:fill="auto"/>
          </w:tcPr>
          <w:p w14:paraId="6FF4A08F" w14:textId="77777777" w:rsidR="00667BA9" w:rsidRPr="00D4120B" w:rsidRDefault="00667BA9" w:rsidP="008F7891">
            <w:pPr>
              <w:pStyle w:val="TableContent"/>
            </w:pPr>
            <w:r w:rsidRPr="00D4120B">
              <w:t>C</w:t>
            </w:r>
            <w:del w:id="4969" w:author="Bob Yencha" w:date="2011-12-27T11:14:00Z">
              <w:r w:rsidRPr="00D4120B" w:rsidDel="004914B1">
                <w:delText>W</w:delText>
              </w:r>
            </w:del>
            <w:r w:rsidRPr="00D4120B">
              <w:t>E</w:t>
            </w:r>
          </w:p>
        </w:tc>
        <w:tc>
          <w:tcPr>
            <w:tcW w:w="630" w:type="dxa"/>
            <w:shd w:val="clear" w:color="auto" w:fill="auto"/>
          </w:tcPr>
          <w:p w14:paraId="16C07C8C" w14:textId="77777777" w:rsidR="00667BA9" w:rsidRPr="00D4120B" w:rsidRDefault="00667BA9" w:rsidP="008F7891">
            <w:pPr>
              <w:pStyle w:val="TableContent"/>
            </w:pPr>
            <w:r w:rsidRPr="00D4120B">
              <w:t>O</w:t>
            </w:r>
          </w:p>
        </w:tc>
        <w:tc>
          <w:tcPr>
            <w:tcW w:w="1224" w:type="dxa"/>
            <w:shd w:val="clear" w:color="auto" w:fill="auto"/>
          </w:tcPr>
          <w:p w14:paraId="7176BE3B" w14:textId="77777777" w:rsidR="00667BA9" w:rsidRPr="00D4120B" w:rsidRDefault="00667BA9" w:rsidP="008F7891">
            <w:pPr>
              <w:pStyle w:val="TableContent"/>
            </w:pPr>
            <w:r w:rsidRPr="00D4120B">
              <w:t>[0..1]</w:t>
            </w:r>
          </w:p>
        </w:tc>
        <w:tc>
          <w:tcPr>
            <w:tcW w:w="863" w:type="dxa"/>
            <w:shd w:val="clear" w:color="auto" w:fill="auto"/>
          </w:tcPr>
          <w:p w14:paraId="736CC030" w14:textId="77777777" w:rsidR="00667BA9" w:rsidRPr="00D4120B" w:rsidRDefault="00667BA9" w:rsidP="008F7891">
            <w:pPr>
              <w:pStyle w:val="TableContent"/>
            </w:pPr>
          </w:p>
        </w:tc>
        <w:tc>
          <w:tcPr>
            <w:tcW w:w="872" w:type="dxa"/>
            <w:shd w:val="clear" w:color="auto" w:fill="auto"/>
          </w:tcPr>
          <w:p w14:paraId="2E15DADD" w14:textId="77777777" w:rsidR="00667BA9" w:rsidRPr="00D4120B" w:rsidRDefault="00667BA9" w:rsidP="008F7891">
            <w:pPr>
              <w:pStyle w:val="TableContent"/>
            </w:pPr>
          </w:p>
        </w:tc>
        <w:tc>
          <w:tcPr>
            <w:tcW w:w="1453" w:type="dxa"/>
          </w:tcPr>
          <w:p w14:paraId="177A19A5" w14:textId="77777777" w:rsidR="00667BA9" w:rsidRPr="00D4120B" w:rsidRDefault="00667BA9" w:rsidP="008F7891">
            <w:pPr>
              <w:pStyle w:val="TableContent"/>
            </w:pPr>
            <w:del w:id="4970" w:author="Bob Yencha" w:date="2011-11-29T10:07:00Z">
              <w:r w:rsidRPr="00D4120B" w:rsidDel="000348C8">
                <w:delText>Local</w:delText>
              </w:r>
            </w:del>
          </w:p>
        </w:tc>
        <w:tc>
          <w:tcPr>
            <w:tcW w:w="4881" w:type="dxa"/>
          </w:tcPr>
          <w:p w14:paraId="42367BC0" w14:textId="77777777" w:rsidR="00667BA9" w:rsidRPr="00D4120B" w:rsidRDefault="00667BA9" w:rsidP="008F7891">
            <w:pPr>
              <w:pStyle w:val="TableContent"/>
            </w:pPr>
            <w:del w:id="4971" w:author="Bob Yencha" w:date="2011-11-29T10:07:00Z">
              <w:r w:rsidRPr="00D4120B" w:rsidDel="000348C8">
                <w:delText>If populated the field must identify the same performing organization as that identified in OBX-23 (Performing Organization Name)</w:delText>
              </w:r>
              <w:r w:rsidR="00400CF4" w:rsidDel="000348C8">
                <w:delText xml:space="preserve">. </w:delText>
              </w:r>
            </w:del>
          </w:p>
        </w:tc>
      </w:tr>
      <w:tr w:rsidR="00667BA9" w:rsidRPr="00D4120B" w14:paraId="3455D4A0" w14:textId="77777777" w:rsidTr="000A1D70">
        <w:trPr>
          <w:cantSplit/>
          <w:jc w:val="center"/>
        </w:trPr>
        <w:tc>
          <w:tcPr>
            <w:tcW w:w="667" w:type="dxa"/>
          </w:tcPr>
          <w:p w14:paraId="1F44219E" w14:textId="77777777" w:rsidR="00667BA9" w:rsidRPr="00D4120B" w:rsidRDefault="00667BA9" w:rsidP="008F7891">
            <w:pPr>
              <w:pStyle w:val="TableContent"/>
            </w:pPr>
            <w:r w:rsidRPr="00D4120B">
              <w:t>16</w:t>
            </w:r>
          </w:p>
        </w:tc>
        <w:tc>
          <w:tcPr>
            <w:tcW w:w="2192" w:type="dxa"/>
          </w:tcPr>
          <w:p w14:paraId="13CA7DA6" w14:textId="77777777" w:rsidR="00667BA9" w:rsidRPr="00FE715D" w:rsidRDefault="00667BA9" w:rsidP="008F7891">
            <w:pPr>
              <w:pStyle w:val="TableContent"/>
            </w:pPr>
            <w:r w:rsidRPr="00FE715D">
              <w:t>Responsible Observer</w:t>
            </w:r>
          </w:p>
        </w:tc>
        <w:tc>
          <w:tcPr>
            <w:tcW w:w="945" w:type="dxa"/>
            <w:shd w:val="clear" w:color="auto" w:fill="auto"/>
          </w:tcPr>
          <w:p w14:paraId="5A42F536" w14:textId="77777777" w:rsidR="00667BA9" w:rsidRPr="00FE715D" w:rsidRDefault="00F239FB" w:rsidP="008F7891">
            <w:pPr>
              <w:pStyle w:val="TableContent"/>
            </w:pPr>
            <w:ins w:id="4972" w:author="Robert Snelick" w:date="2011-12-16T18:05:00Z">
              <w:r>
                <w:t>Varies</w:t>
              </w:r>
            </w:ins>
            <w:del w:id="4973" w:author="Robert Snelick" w:date="2011-12-16T18:05:00Z">
              <w:r w:rsidR="00667BA9" w:rsidRPr="00FE715D" w:rsidDel="00F239FB">
                <w:delText>XCN</w:delText>
              </w:r>
            </w:del>
          </w:p>
        </w:tc>
        <w:tc>
          <w:tcPr>
            <w:tcW w:w="630" w:type="dxa"/>
            <w:shd w:val="clear" w:color="auto" w:fill="auto"/>
          </w:tcPr>
          <w:p w14:paraId="55C60364" w14:textId="77777777" w:rsidR="00667BA9" w:rsidRPr="00D4120B" w:rsidRDefault="00A777CB" w:rsidP="008F7891">
            <w:pPr>
              <w:pStyle w:val="TableContent"/>
            </w:pPr>
            <w:r>
              <w:t>RE</w:t>
            </w:r>
          </w:p>
        </w:tc>
        <w:tc>
          <w:tcPr>
            <w:tcW w:w="1224" w:type="dxa"/>
            <w:shd w:val="clear" w:color="auto" w:fill="auto"/>
          </w:tcPr>
          <w:p w14:paraId="287CE6F3" w14:textId="77777777" w:rsidR="00667BA9" w:rsidRPr="00D4120B" w:rsidRDefault="00667BA9" w:rsidP="008F7891">
            <w:pPr>
              <w:pStyle w:val="TableContent"/>
            </w:pPr>
            <w:r w:rsidRPr="00D4120B">
              <w:t>[0..*]</w:t>
            </w:r>
          </w:p>
        </w:tc>
        <w:tc>
          <w:tcPr>
            <w:tcW w:w="863" w:type="dxa"/>
            <w:shd w:val="clear" w:color="auto" w:fill="auto"/>
          </w:tcPr>
          <w:p w14:paraId="5AB4C707" w14:textId="77777777" w:rsidR="00667BA9" w:rsidRPr="00D4120B" w:rsidRDefault="00667BA9" w:rsidP="008F7891">
            <w:pPr>
              <w:pStyle w:val="TableContent"/>
            </w:pPr>
          </w:p>
        </w:tc>
        <w:tc>
          <w:tcPr>
            <w:tcW w:w="872" w:type="dxa"/>
            <w:shd w:val="clear" w:color="auto" w:fill="auto"/>
          </w:tcPr>
          <w:p w14:paraId="64442DB5" w14:textId="77777777" w:rsidR="00667BA9" w:rsidRPr="00D4120B" w:rsidRDefault="00667BA9" w:rsidP="008F7891">
            <w:pPr>
              <w:pStyle w:val="TableContent"/>
            </w:pPr>
          </w:p>
        </w:tc>
        <w:tc>
          <w:tcPr>
            <w:tcW w:w="1453" w:type="dxa"/>
          </w:tcPr>
          <w:p w14:paraId="269A749D" w14:textId="77777777" w:rsidR="00667BA9" w:rsidRPr="00D4120B" w:rsidRDefault="00667BA9" w:rsidP="008F7891">
            <w:pPr>
              <w:pStyle w:val="TableContent"/>
            </w:pPr>
          </w:p>
        </w:tc>
        <w:tc>
          <w:tcPr>
            <w:tcW w:w="4881" w:type="dxa"/>
          </w:tcPr>
          <w:p w14:paraId="0E78682E" w14:textId="77777777" w:rsidR="00F239FB" w:rsidRDefault="00F239FB" w:rsidP="00F239FB">
            <w:pPr>
              <w:pStyle w:val="TableContent"/>
              <w:rPr>
                <w:ins w:id="4974" w:author="Robert Snelick" w:date="2011-12-16T18:05:00Z"/>
              </w:rPr>
            </w:pPr>
            <w:ins w:id="4975" w:author="Robert Snelick" w:date="2011-12-16T18:05:00Z">
              <w:r>
                <w:t>GU Datatype: XCN_GU</w:t>
              </w:r>
            </w:ins>
          </w:p>
          <w:p w14:paraId="3C416894" w14:textId="77777777" w:rsidR="00667BA9" w:rsidRPr="00D4120B" w:rsidRDefault="00F239FB" w:rsidP="008F7891">
            <w:pPr>
              <w:pStyle w:val="TableContent"/>
            </w:pPr>
            <w:ins w:id="4976" w:author="Robert Snelick" w:date="2011-12-16T18:05:00Z">
              <w:r>
                <w:t>NG Datatype: XCN_NG</w:t>
              </w:r>
              <w:r w:rsidRPr="00D4120B">
                <w:t xml:space="preserve"> </w:t>
              </w:r>
            </w:ins>
          </w:p>
        </w:tc>
      </w:tr>
      <w:tr w:rsidR="00667BA9" w:rsidRPr="00D4120B" w14:paraId="1B5DDDD3" w14:textId="77777777" w:rsidTr="000A1D70">
        <w:trPr>
          <w:cantSplit/>
          <w:jc w:val="center"/>
        </w:trPr>
        <w:tc>
          <w:tcPr>
            <w:tcW w:w="667" w:type="dxa"/>
          </w:tcPr>
          <w:p w14:paraId="5BCAD650" w14:textId="77777777" w:rsidR="00667BA9" w:rsidRPr="00D4120B" w:rsidRDefault="00667BA9" w:rsidP="008F7891">
            <w:pPr>
              <w:pStyle w:val="TableContent"/>
            </w:pPr>
            <w:r w:rsidRPr="00D4120B">
              <w:t>17</w:t>
            </w:r>
          </w:p>
        </w:tc>
        <w:tc>
          <w:tcPr>
            <w:tcW w:w="2192" w:type="dxa"/>
          </w:tcPr>
          <w:p w14:paraId="0F8CB340" w14:textId="77777777" w:rsidR="00667BA9" w:rsidRPr="00D4120B" w:rsidRDefault="00667BA9" w:rsidP="008F7891">
            <w:pPr>
              <w:pStyle w:val="TableContent"/>
            </w:pPr>
            <w:r w:rsidRPr="00D4120B">
              <w:t>Observation Method</w:t>
            </w:r>
          </w:p>
        </w:tc>
        <w:tc>
          <w:tcPr>
            <w:tcW w:w="945" w:type="dxa"/>
            <w:shd w:val="clear" w:color="auto" w:fill="auto"/>
          </w:tcPr>
          <w:p w14:paraId="23C55F37" w14:textId="77777777" w:rsidR="00667BA9" w:rsidRPr="00D4120B" w:rsidRDefault="00667BA9" w:rsidP="008F7891">
            <w:pPr>
              <w:pStyle w:val="TableContent"/>
            </w:pPr>
            <w:r w:rsidRPr="00D4120B">
              <w:t>CWE</w:t>
            </w:r>
          </w:p>
        </w:tc>
        <w:tc>
          <w:tcPr>
            <w:tcW w:w="630" w:type="dxa"/>
            <w:shd w:val="clear" w:color="auto" w:fill="auto"/>
          </w:tcPr>
          <w:p w14:paraId="65E286F6" w14:textId="77777777" w:rsidR="00667BA9" w:rsidRPr="00D4120B" w:rsidRDefault="00667BA9" w:rsidP="008F7891">
            <w:pPr>
              <w:pStyle w:val="TableContent"/>
            </w:pPr>
            <w:r w:rsidRPr="00D4120B">
              <w:t>RE</w:t>
            </w:r>
          </w:p>
        </w:tc>
        <w:tc>
          <w:tcPr>
            <w:tcW w:w="1224" w:type="dxa"/>
            <w:shd w:val="clear" w:color="auto" w:fill="auto"/>
          </w:tcPr>
          <w:p w14:paraId="3E607E3C" w14:textId="77777777" w:rsidR="00667BA9" w:rsidRPr="00D4120B" w:rsidRDefault="00667BA9" w:rsidP="008F7891">
            <w:pPr>
              <w:pStyle w:val="TableContent"/>
            </w:pPr>
            <w:r w:rsidRPr="00D4120B">
              <w:t>[0..*]</w:t>
            </w:r>
          </w:p>
        </w:tc>
        <w:tc>
          <w:tcPr>
            <w:tcW w:w="863" w:type="dxa"/>
            <w:shd w:val="clear" w:color="auto" w:fill="auto"/>
          </w:tcPr>
          <w:p w14:paraId="16D788BC" w14:textId="77777777" w:rsidR="00667BA9" w:rsidRPr="00D4120B" w:rsidRDefault="00667BA9" w:rsidP="008F7891">
            <w:pPr>
              <w:pStyle w:val="TableContent"/>
            </w:pPr>
          </w:p>
        </w:tc>
        <w:tc>
          <w:tcPr>
            <w:tcW w:w="872" w:type="dxa"/>
            <w:shd w:val="clear" w:color="auto" w:fill="auto"/>
          </w:tcPr>
          <w:p w14:paraId="65A54BF7" w14:textId="77777777" w:rsidR="00667BA9" w:rsidRPr="00D4120B" w:rsidRDefault="00667BA9" w:rsidP="008F7891">
            <w:pPr>
              <w:pStyle w:val="TableContent"/>
            </w:pPr>
          </w:p>
        </w:tc>
        <w:tc>
          <w:tcPr>
            <w:tcW w:w="1453" w:type="dxa"/>
          </w:tcPr>
          <w:p w14:paraId="1160415D" w14:textId="77777777" w:rsidR="00667BA9" w:rsidRPr="00D4120B" w:rsidRDefault="00667BA9" w:rsidP="008F7891">
            <w:pPr>
              <w:pStyle w:val="TableContent"/>
              <w:rPr>
                <w:highlight w:val="red"/>
              </w:rPr>
            </w:pPr>
            <w:r w:rsidRPr="00D4120B">
              <w:t>HL7 V3 Observation Method</w:t>
            </w:r>
          </w:p>
        </w:tc>
        <w:tc>
          <w:tcPr>
            <w:tcW w:w="4881" w:type="dxa"/>
          </w:tcPr>
          <w:p w14:paraId="34B83F37" w14:textId="77777777" w:rsidR="00667BA9" w:rsidRPr="00A777CB" w:rsidRDefault="00667BA9" w:rsidP="00ED4D09">
            <w:pPr>
              <w:pStyle w:val="TableContent"/>
            </w:pPr>
            <w:r w:rsidRPr="00D4120B">
              <w:t>Method of testing by the laboratory</w:t>
            </w:r>
            <w:r w:rsidR="00400CF4">
              <w:t>.</w:t>
            </w:r>
            <w:del w:id="4977" w:author="Bob Yencha" w:date="2011-12-19T01:29:00Z">
              <w:r w:rsidR="00400CF4" w:rsidDel="00ED4D09">
                <w:delText xml:space="preserve"> </w:delText>
              </w:r>
              <w:r w:rsidRPr="00D4120B" w:rsidDel="00ED4D09">
                <w:delText xml:space="preserve">If the LOINC code in OBX-3 is methodless, this field </w:delText>
              </w:r>
              <w:r w:rsidDel="00ED4D09">
                <w:delText>shall</w:delText>
              </w:r>
              <w:r w:rsidRPr="00D4120B" w:rsidDel="00ED4D09">
                <w:delText xml:space="preserve"> be populated</w:delText>
              </w:r>
              <w:r w:rsidR="00400CF4" w:rsidDel="00ED4D09">
                <w:delText xml:space="preserve">. </w:delText>
              </w:r>
              <w:r w:rsidRPr="00D4120B" w:rsidDel="00ED4D09">
                <w:delText>Sometimes the method may be extrapolated from the local test codes.</w:delText>
              </w:r>
            </w:del>
          </w:p>
        </w:tc>
      </w:tr>
      <w:tr w:rsidR="00667BA9" w:rsidRPr="00D4120B" w14:paraId="29744D71" w14:textId="77777777" w:rsidTr="000A1D70">
        <w:trPr>
          <w:cantSplit/>
          <w:jc w:val="center"/>
        </w:trPr>
        <w:tc>
          <w:tcPr>
            <w:tcW w:w="667" w:type="dxa"/>
          </w:tcPr>
          <w:p w14:paraId="7B13AE02" w14:textId="77777777" w:rsidR="00667BA9" w:rsidRPr="00D4120B" w:rsidRDefault="00667BA9" w:rsidP="008F7891">
            <w:pPr>
              <w:pStyle w:val="TableContent"/>
            </w:pPr>
            <w:r w:rsidRPr="00D4120B">
              <w:t>18</w:t>
            </w:r>
          </w:p>
        </w:tc>
        <w:tc>
          <w:tcPr>
            <w:tcW w:w="2192" w:type="dxa"/>
          </w:tcPr>
          <w:p w14:paraId="3D077212" w14:textId="77777777" w:rsidR="00667BA9" w:rsidRPr="00D4120B" w:rsidRDefault="00667BA9" w:rsidP="008F7891">
            <w:pPr>
              <w:pStyle w:val="TableContent"/>
            </w:pPr>
            <w:r w:rsidRPr="00D4120B">
              <w:t>Equipment Instance Identifier</w:t>
            </w:r>
          </w:p>
        </w:tc>
        <w:tc>
          <w:tcPr>
            <w:tcW w:w="945" w:type="dxa"/>
            <w:shd w:val="clear" w:color="auto" w:fill="auto"/>
          </w:tcPr>
          <w:p w14:paraId="61AFF361" w14:textId="77777777" w:rsidR="00667BA9" w:rsidRPr="00D4120B" w:rsidRDefault="00667BA9" w:rsidP="008F7891">
            <w:pPr>
              <w:pStyle w:val="TableContent"/>
            </w:pPr>
            <w:r w:rsidRPr="00D4120B">
              <w:t>EI</w:t>
            </w:r>
          </w:p>
        </w:tc>
        <w:tc>
          <w:tcPr>
            <w:tcW w:w="630" w:type="dxa"/>
            <w:shd w:val="clear" w:color="auto" w:fill="auto"/>
          </w:tcPr>
          <w:p w14:paraId="3618BE16" w14:textId="77777777" w:rsidR="00667BA9" w:rsidRPr="00D4120B" w:rsidRDefault="00667BA9" w:rsidP="008F7891">
            <w:pPr>
              <w:pStyle w:val="TableContent"/>
            </w:pPr>
            <w:r w:rsidRPr="00D4120B">
              <w:t>O</w:t>
            </w:r>
          </w:p>
        </w:tc>
        <w:tc>
          <w:tcPr>
            <w:tcW w:w="1224" w:type="dxa"/>
            <w:shd w:val="clear" w:color="auto" w:fill="auto"/>
          </w:tcPr>
          <w:p w14:paraId="6E411068" w14:textId="77777777" w:rsidR="00667BA9" w:rsidRPr="00D4120B" w:rsidRDefault="00667BA9" w:rsidP="008F7891">
            <w:pPr>
              <w:pStyle w:val="TableContent"/>
            </w:pPr>
            <w:r w:rsidRPr="00D4120B">
              <w:t>[0..*]</w:t>
            </w:r>
          </w:p>
        </w:tc>
        <w:tc>
          <w:tcPr>
            <w:tcW w:w="863" w:type="dxa"/>
            <w:shd w:val="clear" w:color="auto" w:fill="auto"/>
          </w:tcPr>
          <w:p w14:paraId="511F4B62" w14:textId="77777777" w:rsidR="00667BA9" w:rsidRPr="00D4120B" w:rsidRDefault="00667BA9" w:rsidP="008F7891">
            <w:pPr>
              <w:pStyle w:val="TableContent"/>
            </w:pPr>
          </w:p>
        </w:tc>
        <w:tc>
          <w:tcPr>
            <w:tcW w:w="872" w:type="dxa"/>
            <w:shd w:val="clear" w:color="auto" w:fill="auto"/>
          </w:tcPr>
          <w:p w14:paraId="389BD421" w14:textId="77777777" w:rsidR="00667BA9" w:rsidRPr="00D4120B" w:rsidRDefault="00667BA9" w:rsidP="008F7891">
            <w:pPr>
              <w:pStyle w:val="TableContent"/>
            </w:pPr>
          </w:p>
        </w:tc>
        <w:tc>
          <w:tcPr>
            <w:tcW w:w="1453" w:type="dxa"/>
          </w:tcPr>
          <w:p w14:paraId="4D25D48C" w14:textId="77777777" w:rsidR="00667BA9" w:rsidRPr="00D4120B" w:rsidRDefault="00667BA9" w:rsidP="008F7891">
            <w:pPr>
              <w:pStyle w:val="TableContent"/>
            </w:pPr>
          </w:p>
        </w:tc>
        <w:tc>
          <w:tcPr>
            <w:tcW w:w="4881" w:type="dxa"/>
          </w:tcPr>
          <w:p w14:paraId="3F57E18A" w14:textId="77777777" w:rsidR="00667BA9" w:rsidRPr="00D4120B" w:rsidRDefault="00667BA9" w:rsidP="008F7891">
            <w:pPr>
              <w:pStyle w:val="TableContent"/>
            </w:pPr>
          </w:p>
        </w:tc>
      </w:tr>
      <w:tr w:rsidR="00667BA9" w:rsidRPr="00D4120B" w14:paraId="10322389" w14:textId="77777777" w:rsidTr="000A1D70">
        <w:trPr>
          <w:cantSplit/>
          <w:jc w:val="center"/>
        </w:trPr>
        <w:tc>
          <w:tcPr>
            <w:tcW w:w="667" w:type="dxa"/>
            <w:tcBorders>
              <w:bottom w:val="single" w:sz="12" w:space="0" w:color="943634" w:themeColor="accent2" w:themeShade="BF"/>
            </w:tcBorders>
          </w:tcPr>
          <w:p w14:paraId="6DCBA783" w14:textId="77777777" w:rsidR="00667BA9" w:rsidRPr="00D4120B" w:rsidRDefault="00667BA9" w:rsidP="008F7891">
            <w:pPr>
              <w:pStyle w:val="TableContent"/>
            </w:pPr>
            <w:r w:rsidRPr="00D4120B">
              <w:t>19</w:t>
            </w:r>
          </w:p>
        </w:tc>
        <w:tc>
          <w:tcPr>
            <w:tcW w:w="2192" w:type="dxa"/>
            <w:tcBorders>
              <w:bottom w:val="single" w:sz="12" w:space="0" w:color="943634" w:themeColor="accent2" w:themeShade="BF"/>
            </w:tcBorders>
          </w:tcPr>
          <w:p w14:paraId="38E64706" w14:textId="77777777" w:rsidR="00667BA9" w:rsidRPr="00D4120B" w:rsidRDefault="00667BA9" w:rsidP="008F7891">
            <w:pPr>
              <w:pStyle w:val="TableContent"/>
            </w:pPr>
            <w:r w:rsidRPr="00D4120B">
              <w:t>Date/Time of the Analysis</w:t>
            </w:r>
          </w:p>
        </w:tc>
        <w:tc>
          <w:tcPr>
            <w:tcW w:w="945" w:type="dxa"/>
            <w:tcBorders>
              <w:bottom w:val="single" w:sz="12" w:space="0" w:color="943634" w:themeColor="accent2" w:themeShade="BF"/>
            </w:tcBorders>
            <w:shd w:val="clear" w:color="auto" w:fill="auto"/>
          </w:tcPr>
          <w:p w14:paraId="753F8386" w14:textId="77777777" w:rsidR="00667BA9" w:rsidRPr="00D4120B" w:rsidRDefault="00667BA9" w:rsidP="008F7891">
            <w:pPr>
              <w:pStyle w:val="TableContent"/>
            </w:pPr>
            <w:r w:rsidRPr="00D4120B">
              <w:t>TS</w:t>
            </w:r>
          </w:p>
        </w:tc>
        <w:tc>
          <w:tcPr>
            <w:tcW w:w="630" w:type="dxa"/>
            <w:tcBorders>
              <w:bottom w:val="single" w:sz="12" w:space="0" w:color="943634" w:themeColor="accent2" w:themeShade="BF"/>
            </w:tcBorders>
            <w:shd w:val="clear" w:color="auto" w:fill="auto"/>
          </w:tcPr>
          <w:p w14:paraId="20A59D6C" w14:textId="77777777" w:rsidR="00667BA9" w:rsidRPr="00D4120B" w:rsidRDefault="00667BA9" w:rsidP="008F7891">
            <w:pPr>
              <w:pStyle w:val="TableContent"/>
            </w:pPr>
            <w:r w:rsidRPr="00D4120B">
              <w:t>RE</w:t>
            </w:r>
          </w:p>
        </w:tc>
        <w:tc>
          <w:tcPr>
            <w:tcW w:w="1224" w:type="dxa"/>
            <w:tcBorders>
              <w:bottom w:val="single" w:sz="12" w:space="0" w:color="943634" w:themeColor="accent2" w:themeShade="BF"/>
            </w:tcBorders>
            <w:shd w:val="clear" w:color="auto" w:fill="auto"/>
          </w:tcPr>
          <w:p w14:paraId="0C9507E3" w14:textId="77777777" w:rsidR="00667BA9" w:rsidRPr="00D4120B" w:rsidRDefault="00667BA9" w:rsidP="008F7891">
            <w:pPr>
              <w:pStyle w:val="TableContent"/>
            </w:pPr>
            <w:r w:rsidRPr="00D4120B">
              <w:t>[0..1]</w:t>
            </w:r>
          </w:p>
        </w:tc>
        <w:tc>
          <w:tcPr>
            <w:tcW w:w="863" w:type="dxa"/>
            <w:tcBorders>
              <w:bottom w:val="single" w:sz="12" w:space="0" w:color="943634" w:themeColor="accent2" w:themeShade="BF"/>
            </w:tcBorders>
            <w:shd w:val="clear" w:color="auto" w:fill="auto"/>
          </w:tcPr>
          <w:p w14:paraId="4C5C4629" w14:textId="77777777" w:rsidR="00667BA9" w:rsidRPr="00D4120B" w:rsidRDefault="00667BA9" w:rsidP="008F7891">
            <w:pPr>
              <w:pStyle w:val="TableContent"/>
            </w:pPr>
          </w:p>
        </w:tc>
        <w:tc>
          <w:tcPr>
            <w:tcW w:w="872" w:type="dxa"/>
            <w:tcBorders>
              <w:bottom w:val="single" w:sz="12" w:space="0" w:color="943634" w:themeColor="accent2" w:themeShade="BF"/>
            </w:tcBorders>
            <w:shd w:val="clear" w:color="auto" w:fill="auto"/>
          </w:tcPr>
          <w:p w14:paraId="0AFC83AA" w14:textId="77777777" w:rsidR="00667BA9" w:rsidRPr="00D4120B" w:rsidRDefault="00667BA9" w:rsidP="008F7891">
            <w:pPr>
              <w:pStyle w:val="TableContent"/>
            </w:pPr>
          </w:p>
        </w:tc>
        <w:tc>
          <w:tcPr>
            <w:tcW w:w="1453" w:type="dxa"/>
            <w:tcBorders>
              <w:bottom w:val="single" w:sz="12" w:space="0" w:color="943634" w:themeColor="accent2" w:themeShade="BF"/>
            </w:tcBorders>
          </w:tcPr>
          <w:p w14:paraId="1453D266" w14:textId="77777777" w:rsidR="00667BA9" w:rsidRPr="00D4120B" w:rsidRDefault="00667BA9" w:rsidP="008F7891">
            <w:pPr>
              <w:pStyle w:val="TableContent"/>
            </w:pPr>
          </w:p>
        </w:tc>
        <w:tc>
          <w:tcPr>
            <w:tcW w:w="4881" w:type="dxa"/>
            <w:tcBorders>
              <w:bottom w:val="single" w:sz="12" w:space="0" w:color="943634" w:themeColor="accent2" w:themeShade="BF"/>
            </w:tcBorders>
          </w:tcPr>
          <w:p w14:paraId="6EBB4B06" w14:textId="77777777" w:rsidR="00D84E22" w:rsidRPr="00D84E22" w:rsidRDefault="00D84E22" w:rsidP="00D84E22">
            <w:pPr>
              <w:pStyle w:val="TableContent"/>
              <w:rPr>
                <w:ins w:id="4978" w:author="Bob Yencha" w:date="2011-12-19T01:59:00Z"/>
              </w:rPr>
            </w:pPr>
            <w:ins w:id="4979" w:author="Bob Yencha" w:date="2011-12-19T01:59:00Z">
              <w:r w:rsidRPr="00D84E22">
                <w:t>Time at which the testing was performed.</w:t>
              </w:r>
            </w:ins>
          </w:p>
          <w:p w14:paraId="223A1952" w14:textId="77777777" w:rsidR="00D84E22" w:rsidRPr="00D84E22" w:rsidRDefault="00D84E22" w:rsidP="00D84E22">
            <w:pPr>
              <w:pStyle w:val="TableContent"/>
              <w:numPr>
                <w:ins w:id="4980" w:author="Bob Yencha" w:date="2011-12-19T01:59:00Z"/>
              </w:numPr>
              <w:rPr>
                <w:ins w:id="4981" w:author="Bob Yencha" w:date="2011-12-19T01:59:00Z"/>
              </w:rPr>
            </w:pPr>
            <w:ins w:id="4982" w:author="Bob Yencha" w:date="2011-12-19T01:59:00Z">
              <w:r w:rsidRPr="00D84E22">
                <w:t>Be as precise as appropriate and available.  Timezone offset is required.</w:t>
              </w:r>
            </w:ins>
          </w:p>
          <w:p w14:paraId="29EA273F" w14:textId="77777777" w:rsidR="00D84E22" w:rsidRPr="00D84E22" w:rsidRDefault="00D84E22" w:rsidP="00D84E22">
            <w:pPr>
              <w:pStyle w:val="TableContent"/>
              <w:rPr>
                <w:ins w:id="4983" w:author="Bob Yencha" w:date="2011-12-19T01:59:00Z"/>
              </w:rPr>
            </w:pPr>
            <w:ins w:id="4984" w:author="Bob Yencha" w:date="2011-12-19T01:59:00Z">
              <w:r w:rsidRPr="00D84E22">
                <w:t>Sender: Must support at least YYYYMMDDHHMM.</w:t>
              </w:r>
            </w:ins>
          </w:p>
          <w:p w14:paraId="16F0682B" w14:textId="77777777" w:rsidR="00667BA9" w:rsidRPr="00D4120B" w:rsidDel="00D84E22" w:rsidRDefault="00D84E22" w:rsidP="00D84E22">
            <w:pPr>
              <w:pStyle w:val="TableContent"/>
              <w:rPr>
                <w:del w:id="4985" w:author="Bob Yencha" w:date="2011-12-19T01:59:00Z"/>
              </w:rPr>
            </w:pPr>
            <w:ins w:id="4986" w:author="Bob Yencha" w:date="2011-12-19T01:59:00Z">
              <w:r w:rsidRPr="00D84E22">
                <w:t>Receiver: Must support at least YYYYMMDDHHMM</w:t>
              </w:r>
            </w:ins>
            <w:del w:id="4987" w:author="Bob Yencha" w:date="2011-12-19T01:59:00Z">
              <w:r w:rsidR="00667BA9" w:rsidRPr="00D4120B" w:rsidDel="00D84E22">
                <w:delText>Time at which the testing was performed.</w:delText>
              </w:r>
            </w:del>
          </w:p>
          <w:p w14:paraId="1FD8E9A7" w14:textId="77777777" w:rsidR="00A777CB" w:rsidDel="00D84E22" w:rsidRDefault="00081691" w:rsidP="008F7891">
            <w:pPr>
              <w:pStyle w:val="TableContent"/>
              <w:rPr>
                <w:del w:id="4988" w:author="Bob Yencha" w:date="2011-12-19T01:59:00Z"/>
              </w:rPr>
            </w:pPr>
            <w:del w:id="4989" w:author="Bob Yencha" w:date="2011-12-19T01:59:00Z">
              <w:r w:rsidDel="00D84E22">
                <w:delText>Timezone offset is required, f</w:delText>
              </w:r>
              <w:r w:rsidRPr="00D4120B" w:rsidDel="00D84E22">
                <w:delText>ormat: YYYYMMDDHHMMSS.SS[…]+/-ZZZZ</w:delText>
              </w:r>
              <w:r w:rsidDel="00D84E22">
                <w:delText>)</w:delText>
              </w:r>
            </w:del>
          </w:p>
          <w:p w14:paraId="5F886FB4" w14:textId="77777777" w:rsidR="00667BA9" w:rsidRPr="00D4120B" w:rsidRDefault="00A777CB" w:rsidP="008F7891">
            <w:pPr>
              <w:pStyle w:val="TableContent"/>
            </w:pPr>
            <w:del w:id="4990" w:author="Bob Yencha" w:date="2011-12-19T01:59:00Z">
              <w:r w:rsidDel="00D84E22">
                <w:delText>Be as precise as appropriate and available.  At least YYYYMMDDHH.</w:delText>
              </w:r>
            </w:del>
          </w:p>
        </w:tc>
      </w:tr>
      <w:tr w:rsidR="00667BA9" w:rsidRPr="00D4120B" w14:paraId="435E22BD" w14:textId="77777777" w:rsidTr="000A1D70">
        <w:trPr>
          <w:cantSplit/>
          <w:jc w:val="center"/>
        </w:trPr>
        <w:tc>
          <w:tcPr>
            <w:tcW w:w="667" w:type="dxa"/>
            <w:shd w:val="clear" w:color="auto" w:fill="auto"/>
          </w:tcPr>
          <w:p w14:paraId="6E89FBC2" w14:textId="77777777" w:rsidR="00667BA9" w:rsidRPr="00D4120B" w:rsidRDefault="00667BA9" w:rsidP="008F7891">
            <w:pPr>
              <w:pStyle w:val="TableContent"/>
            </w:pPr>
            <w:r w:rsidRPr="00D4120B">
              <w:t>20</w:t>
            </w:r>
          </w:p>
        </w:tc>
        <w:tc>
          <w:tcPr>
            <w:tcW w:w="2192" w:type="dxa"/>
            <w:shd w:val="clear" w:color="auto" w:fill="auto"/>
          </w:tcPr>
          <w:p w14:paraId="3E8C3C22" w14:textId="77777777" w:rsidR="00667BA9" w:rsidRPr="00D4120B" w:rsidRDefault="00667BA9" w:rsidP="008F7891">
            <w:pPr>
              <w:pStyle w:val="TableContent"/>
            </w:pPr>
            <w:r w:rsidRPr="00D4120B">
              <w:t xml:space="preserve">Reserved for harmonization with </w:t>
            </w:r>
            <w:r w:rsidRPr="00D4120B">
              <w:rPr>
                <w:i/>
              </w:rPr>
              <w:t>Version 2.6.</w:t>
            </w:r>
          </w:p>
        </w:tc>
        <w:tc>
          <w:tcPr>
            <w:tcW w:w="945" w:type="dxa"/>
            <w:shd w:val="clear" w:color="auto" w:fill="auto"/>
          </w:tcPr>
          <w:p w14:paraId="24EBCB88" w14:textId="77777777" w:rsidR="00667BA9" w:rsidRPr="00D4120B" w:rsidRDefault="00667BA9" w:rsidP="008F7891">
            <w:pPr>
              <w:pStyle w:val="TableContent"/>
            </w:pPr>
            <w:r w:rsidRPr="00D4120B">
              <w:t>(TBD)</w:t>
            </w:r>
          </w:p>
        </w:tc>
        <w:tc>
          <w:tcPr>
            <w:tcW w:w="630" w:type="dxa"/>
            <w:shd w:val="clear" w:color="auto" w:fill="auto"/>
          </w:tcPr>
          <w:p w14:paraId="04EBD875" w14:textId="77777777" w:rsidR="00667BA9" w:rsidRPr="00D4120B" w:rsidRDefault="00667BA9" w:rsidP="008F7891">
            <w:pPr>
              <w:pStyle w:val="TableContent"/>
            </w:pPr>
            <w:r w:rsidRPr="00D4120B">
              <w:t>X</w:t>
            </w:r>
          </w:p>
        </w:tc>
        <w:tc>
          <w:tcPr>
            <w:tcW w:w="1224" w:type="dxa"/>
            <w:shd w:val="clear" w:color="auto" w:fill="auto"/>
          </w:tcPr>
          <w:p w14:paraId="66DBAEE2" w14:textId="77777777" w:rsidR="00667BA9" w:rsidRPr="00D4120B" w:rsidRDefault="00667BA9" w:rsidP="008F7891">
            <w:pPr>
              <w:pStyle w:val="TableContent"/>
            </w:pPr>
            <w:r w:rsidRPr="00D4120B">
              <w:t>[0..0]</w:t>
            </w:r>
          </w:p>
        </w:tc>
        <w:tc>
          <w:tcPr>
            <w:tcW w:w="863" w:type="dxa"/>
            <w:shd w:val="clear" w:color="auto" w:fill="auto"/>
          </w:tcPr>
          <w:p w14:paraId="14D0FEA7" w14:textId="77777777" w:rsidR="00667BA9" w:rsidRPr="00D4120B" w:rsidRDefault="00667BA9" w:rsidP="008F7891">
            <w:pPr>
              <w:pStyle w:val="TableContent"/>
            </w:pPr>
          </w:p>
        </w:tc>
        <w:tc>
          <w:tcPr>
            <w:tcW w:w="872" w:type="dxa"/>
            <w:shd w:val="clear" w:color="auto" w:fill="auto"/>
          </w:tcPr>
          <w:p w14:paraId="30C60B62" w14:textId="77777777" w:rsidR="00667BA9" w:rsidRPr="00D4120B" w:rsidRDefault="00667BA9" w:rsidP="008F7891">
            <w:pPr>
              <w:pStyle w:val="TableContent"/>
            </w:pPr>
          </w:p>
        </w:tc>
        <w:tc>
          <w:tcPr>
            <w:tcW w:w="1453" w:type="dxa"/>
            <w:shd w:val="clear" w:color="auto" w:fill="auto"/>
          </w:tcPr>
          <w:p w14:paraId="38AF89B7" w14:textId="77777777" w:rsidR="00667BA9" w:rsidRPr="00D4120B" w:rsidRDefault="00667BA9" w:rsidP="008F7891">
            <w:pPr>
              <w:pStyle w:val="TableContent"/>
            </w:pPr>
          </w:p>
        </w:tc>
        <w:tc>
          <w:tcPr>
            <w:tcW w:w="4881" w:type="dxa"/>
            <w:shd w:val="clear" w:color="auto" w:fill="auto"/>
          </w:tcPr>
          <w:p w14:paraId="41430686" w14:textId="77777777" w:rsidR="00667BA9" w:rsidRPr="00D4120B" w:rsidRDefault="00667BA9" w:rsidP="008F7891">
            <w:pPr>
              <w:pStyle w:val="TableContent"/>
            </w:pPr>
            <w:r w:rsidRPr="00D4120B">
              <w:t>Not supported.</w:t>
            </w:r>
          </w:p>
        </w:tc>
      </w:tr>
      <w:tr w:rsidR="00667BA9" w:rsidRPr="00D4120B" w14:paraId="13ED2F2D" w14:textId="77777777" w:rsidTr="000A1D70">
        <w:trPr>
          <w:cantSplit/>
          <w:jc w:val="center"/>
        </w:trPr>
        <w:tc>
          <w:tcPr>
            <w:tcW w:w="667" w:type="dxa"/>
            <w:shd w:val="clear" w:color="auto" w:fill="auto"/>
          </w:tcPr>
          <w:p w14:paraId="0D678142" w14:textId="77777777" w:rsidR="00667BA9" w:rsidRPr="00D4120B" w:rsidRDefault="00667BA9" w:rsidP="008F7891">
            <w:pPr>
              <w:pStyle w:val="TableContent"/>
            </w:pPr>
            <w:r w:rsidRPr="00D4120B">
              <w:t>21</w:t>
            </w:r>
          </w:p>
        </w:tc>
        <w:tc>
          <w:tcPr>
            <w:tcW w:w="2192" w:type="dxa"/>
            <w:shd w:val="clear" w:color="auto" w:fill="auto"/>
          </w:tcPr>
          <w:p w14:paraId="56D67739" w14:textId="77777777" w:rsidR="00667BA9" w:rsidRPr="00D4120B" w:rsidRDefault="00667BA9" w:rsidP="008F7891">
            <w:pPr>
              <w:pStyle w:val="TableContent"/>
            </w:pPr>
            <w:r w:rsidRPr="00D4120B">
              <w:t xml:space="preserve">Reserved for harmonization with </w:t>
            </w:r>
            <w:r w:rsidRPr="00D4120B">
              <w:rPr>
                <w:i/>
              </w:rPr>
              <w:t>Version 2.6</w:t>
            </w:r>
            <w:r w:rsidRPr="00D4120B">
              <w:t>.</w:t>
            </w:r>
          </w:p>
        </w:tc>
        <w:tc>
          <w:tcPr>
            <w:tcW w:w="945" w:type="dxa"/>
            <w:shd w:val="clear" w:color="auto" w:fill="auto"/>
          </w:tcPr>
          <w:p w14:paraId="7CA8B306" w14:textId="77777777" w:rsidR="00667BA9" w:rsidRPr="00D4120B" w:rsidRDefault="00667BA9" w:rsidP="008F7891">
            <w:pPr>
              <w:pStyle w:val="TableContent"/>
            </w:pPr>
            <w:r w:rsidRPr="00D4120B">
              <w:t>(TBD)</w:t>
            </w:r>
          </w:p>
        </w:tc>
        <w:tc>
          <w:tcPr>
            <w:tcW w:w="630" w:type="dxa"/>
            <w:shd w:val="clear" w:color="auto" w:fill="auto"/>
          </w:tcPr>
          <w:p w14:paraId="6EE8EDE7" w14:textId="77777777" w:rsidR="00667BA9" w:rsidRPr="00D4120B" w:rsidRDefault="00667BA9" w:rsidP="008F7891">
            <w:pPr>
              <w:pStyle w:val="TableContent"/>
            </w:pPr>
            <w:r w:rsidRPr="00D4120B">
              <w:t>X</w:t>
            </w:r>
          </w:p>
        </w:tc>
        <w:tc>
          <w:tcPr>
            <w:tcW w:w="1224" w:type="dxa"/>
            <w:shd w:val="clear" w:color="auto" w:fill="auto"/>
          </w:tcPr>
          <w:p w14:paraId="78FBB984" w14:textId="77777777" w:rsidR="00667BA9" w:rsidRPr="00D4120B" w:rsidRDefault="00667BA9" w:rsidP="008F7891">
            <w:pPr>
              <w:pStyle w:val="TableContent"/>
            </w:pPr>
            <w:r w:rsidRPr="00D4120B">
              <w:t>[0..0]</w:t>
            </w:r>
          </w:p>
        </w:tc>
        <w:tc>
          <w:tcPr>
            <w:tcW w:w="863" w:type="dxa"/>
            <w:shd w:val="clear" w:color="auto" w:fill="auto"/>
          </w:tcPr>
          <w:p w14:paraId="6C08EDDE" w14:textId="77777777" w:rsidR="00667BA9" w:rsidRPr="00D4120B" w:rsidRDefault="00667BA9" w:rsidP="008F7891">
            <w:pPr>
              <w:pStyle w:val="TableContent"/>
            </w:pPr>
          </w:p>
        </w:tc>
        <w:tc>
          <w:tcPr>
            <w:tcW w:w="872" w:type="dxa"/>
            <w:shd w:val="clear" w:color="auto" w:fill="auto"/>
          </w:tcPr>
          <w:p w14:paraId="2D9A53A9" w14:textId="77777777" w:rsidR="00667BA9" w:rsidRPr="00D4120B" w:rsidRDefault="00667BA9" w:rsidP="008F7891">
            <w:pPr>
              <w:pStyle w:val="TableContent"/>
            </w:pPr>
          </w:p>
        </w:tc>
        <w:tc>
          <w:tcPr>
            <w:tcW w:w="1453" w:type="dxa"/>
            <w:shd w:val="clear" w:color="auto" w:fill="auto"/>
          </w:tcPr>
          <w:p w14:paraId="14885789" w14:textId="77777777" w:rsidR="00667BA9" w:rsidRPr="00D4120B" w:rsidRDefault="00667BA9" w:rsidP="008F7891">
            <w:pPr>
              <w:pStyle w:val="TableContent"/>
            </w:pPr>
          </w:p>
        </w:tc>
        <w:tc>
          <w:tcPr>
            <w:tcW w:w="4881" w:type="dxa"/>
            <w:shd w:val="clear" w:color="auto" w:fill="auto"/>
          </w:tcPr>
          <w:p w14:paraId="4D92CDC7" w14:textId="77777777" w:rsidR="00667BA9" w:rsidRPr="00D4120B" w:rsidRDefault="00667BA9" w:rsidP="008F7891">
            <w:pPr>
              <w:pStyle w:val="TableContent"/>
            </w:pPr>
            <w:r w:rsidRPr="00D4120B">
              <w:t>Not supported.</w:t>
            </w:r>
          </w:p>
        </w:tc>
      </w:tr>
      <w:tr w:rsidR="00667BA9" w:rsidRPr="00D4120B" w14:paraId="4A9DA583" w14:textId="77777777" w:rsidTr="000A1D70">
        <w:trPr>
          <w:cantSplit/>
          <w:jc w:val="center"/>
        </w:trPr>
        <w:tc>
          <w:tcPr>
            <w:tcW w:w="667" w:type="dxa"/>
            <w:shd w:val="clear" w:color="auto" w:fill="auto"/>
          </w:tcPr>
          <w:p w14:paraId="0D3789B2" w14:textId="77777777" w:rsidR="00667BA9" w:rsidRPr="00D4120B" w:rsidRDefault="00667BA9" w:rsidP="008F7891">
            <w:pPr>
              <w:pStyle w:val="TableContent"/>
            </w:pPr>
            <w:r w:rsidRPr="00D4120B">
              <w:t>22</w:t>
            </w:r>
          </w:p>
        </w:tc>
        <w:tc>
          <w:tcPr>
            <w:tcW w:w="2192" w:type="dxa"/>
            <w:shd w:val="clear" w:color="auto" w:fill="auto"/>
          </w:tcPr>
          <w:p w14:paraId="26AA3BEB" w14:textId="77777777" w:rsidR="00667BA9" w:rsidRPr="00D4120B" w:rsidRDefault="00667BA9" w:rsidP="008F7891">
            <w:pPr>
              <w:pStyle w:val="TableContent"/>
            </w:pPr>
            <w:r w:rsidRPr="00D4120B">
              <w:t xml:space="preserve">Reserved for harmonization with </w:t>
            </w:r>
            <w:r w:rsidRPr="00D4120B">
              <w:rPr>
                <w:i/>
              </w:rPr>
              <w:t>Version 2.6</w:t>
            </w:r>
            <w:r w:rsidRPr="00D4120B">
              <w:t>.</w:t>
            </w:r>
          </w:p>
        </w:tc>
        <w:tc>
          <w:tcPr>
            <w:tcW w:w="945" w:type="dxa"/>
            <w:shd w:val="clear" w:color="auto" w:fill="auto"/>
          </w:tcPr>
          <w:p w14:paraId="6BC9806F" w14:textId="77777777" w:rsidR="00667BA9" w:rsidRPr="00D4120B" w:rsidRDefault="00667BA9" w:rsidP="008F7891">
            <w:pPr>
              <w:pStyle w:val="TableContent"/>
            </w:pPr>
            <w:r w:rsidRPr="00D4120B">
              <w:t>(TBD)</w:t>
            </w:r>
          </w:p>
        </w:tc>
        <w:tc>
          <w:tcPr>
            <w:tcW w:w="630" w:type="dxa"/>
            <w:shd w:val="clear" w:color="auto" w:fill="auto"/>
          </w:tcPr>
          <w:p w14:paraId="2C5108E7" w14:textId="77777777" w:rsidR="00667BA9" w:rsidRPr="00D4120B" w:rsidRDefault="00667BA9" w:rsidP="008F7891">
            <w:pPr>
              <w:pStyle w:val="TableContent"/>
            </w:pPr>
          </w:p>
        </w:tc>
        <w:tc>
          <w:tcPr>
            <w:tcW w:w="1224" w:type="dxa"/>
            <w:shd w:val="clear" w:color="auto" w:fill="auto"/>
          </w:tcPr>
          <w:p w14:paraId="3BCF5305" w14:textId="77777777" w:rsidR="00667BA9" w:rsidRPr="00D4120B" w:rsidRDefault="00667BA9" w:rsidP="008F7891">
            <w:pPr>
              <w:pStyle w:val="TableContent"/>
            </w:pPr>
            <w:r w:rsidRPr="00D4120B">
              <w:t>[0..0]</w:t>
            </w:r>
          </w:p>
        </w:tc>
        <w:tc>
          <w:tcPr>
            <w:tcW w:w="863" w:type="dxa"/>
            <w:shd w:val="clear" w:color="auto" w:fill="auto"/>
          </w:tcPr>
          <w:p w14:paraId="1BB0BD23" w14:textId="77777777" w:rsidR="00667BA9" w:rsidRPr="00D4120B" w:rsidRDefault="00667BA9" w:rsidP="008F7891">
            <w:pPr>
              <w:pStyle w:val="TableContent"/>
            </w:pPr>
          </w:p>
        </w:tc>
        <w:tc>
          <w:tcPr>
            <w:tcW w:w="872" w:type="dxa"/>
            <w:shd w:val="clear" w:color="auto" w:fill="auto"/>
          </w:tcPr>
          <w:p w14:paraId="6654A4C8" w14:textId="77777777" w:rsidR="00667BA9" w:rsidRPr="00D4120B" w:rsidRDefault="00667BA9" w:rsidP="008F7891">
            <w:pPr>
              <w:pStyle w:val="TableContent"/>
            </w:pPr>
          </w:p>
        </w:tc>
        <w:tc>
          <w:tcPr>
            <w:tcW w:w="1453" w:type="dxa"/>
            <w:shd w:val="clear" w:color="auto" w:fill="auto"/>
          </w:tcPr>
          <w:p w14:paraId="584267EB" w14:textId="77777777" w:rsidR="00667BA9" w:rsidRPr="00D4120B" w:rsidRDefault="00667BA9" w:rsidP="008F7891">
            <w:pPr>
              <w:pStyle w:val="TableContent"/>
            </w:pPr>
          </w:p>
        </w:tc>
        <w:tc>
          <w:tcPr>
            <w:tcW w:w="4881" w:type="dxa"/>
            <w:shd w:val="clear" w:color="auto" w:fill="auto"/>
          </w:tcPr>
          <w:p w14:paraId="0699855B" w14:textId="77777777" w:rsidR="00667BA9" w:rsidRPr="00D4120B" w:rsidRDefault="00667BA9" w:rsidP="008F7891">
            <w:pPr>
              <w:pStyle w:val="TableContent"/>
            </w:pPr>
            <w:r w:rsidRPr="00D4120B">
              <w:t>Not supported.</w:t>
            </w:r>
          </w:p>
        </w:tc>
      </w:tr>
      <w:tr w:rsidR="00667BA9" w:rsidRPr="00D4120B" w14:paraId="0DF097D7" w14:textId="77777777" w:rsidTr="000A1D70">
        <w:trPr>
          <w:cantSplit/>
          <w:jc w:val="center"/>
        </w:trPr>
        <w:tc>
          <w:tcPr>
            <w:tcW w:w="667" w:type="dxa"/>
          </w:tcPr>
          <w:p w14:paraId="1CE367F0" w14:textId="77777777" w:rsidR="00667BA9" w:rsidRPr="00D4120B" w:rsidRDefault="00667BA9" w:rsidP="008F7891">
            <w:pPr>
              <w:pStyle w:val="TableContent"/>
            </w:pPr>
            <w:r w:rsidRPr="00D4120B">
              <w:t>23</w:t>
            </w:r>
          </w:p>
        </w:tc>
        <w:tc>
          <w:tcPr>
            <w:tcW w:w="2192" w:type="dxa"/>
          </w:tcPr>
          <w:p w14:paraId="5B171164" w14:textId="77777777" w:rsidR="00667BA9" w:rsidRPr="00D4120B" w:rsidRDefault="00667BA9" w:rsidP="008F7891">
            <w:pPr>
              <w:pStyle w:val="TableContent"/>
            </w:pPr>
            <w:r w:rsidRPr="00D4120B">
              <w:t>Performing Organization Name</w:t>
            </w:r>
          </w:p>
        </w:tc>
        <w:tc>
          <w:tcPr>
            <w:tcW w:w="945" w:type="dxa"/>
            <w:shd w:val="clear" w:color="auto" w:fill="auto"/>
          </w:tcPr>
          <w:p w14:paraId="1F0313CE" w14:textId="77777777" w:rsidR="00667BA9" w:rsidRPr="00D4120B" w:rsidRDefault="00F239FB" w:rsidP="008F7891">
            <w:pPr>
              <w:pStyle w:val="TableContent"/>
            </w:pPr>
            <w:ins w:id="4991" w:author="Robert Snelick" w:date="2011-12-16T18:06:00Z">
              <w:r>
                <w:t>Varies</w:t>
              </w:r>
            </w:ins>
            <w:del w:id="4992" w:author="Robert Snelick" w:date="2011-12-16T18:06:00Z">
              <w:r w:rsidR="00667BA9" w:rsidRPr="00266EB5" w:rsidDel="00F239FB">
                <w:delText>XON</w:delText>
              </w:r>
            </w:del>
          </w:p>
        </w:tc>
        <w:tc>
          <w:tcPr>
            <w:tcW w:w="630" w:type="dxa"/>
            <w:shd w:val="clear" w:color="auto" w:fill="auto"/>
          </w:tcPr>
          <w:p w14:paraId="541B7D95" w14:textId="77777777" w:rsidR="00667BA9" w:rsidRPr="00D4120B" w:rsidRDefault="00667BA9" w:rsidP="008F7891">
            <w:pPr>
              <w:pStyle w:val="TableContent"/>
            </w:pPr>
            <w:r w:rsidRPr="00D4120B">
              <w:t>R</w:t>
            </w:r>
          </w:p>
        </w:tc>
        <w:tc>
          <w:tcPr>
            <w:tcW w:w="1224" w:type="dxa"/>
            <w:shd w:val="clear" w:color="auto" w:fill="auto"/>
          </w:tcPr>
          <w:p w14:paraId="3DAD9C5D" w14:textId="77777777" w:rsidR="00667BA9" w:rsidRPr="00D4120B" w:rsidRDefault="00667BA9" w:rsidP="008F7891">
            <w:pPr>
              <w:pStyle w:val="TableContent"/>
            </w:pPr>
            <w:r w:rsidRPr="00D4120B">
              <w:t>[1..1]</w:t>
            </w:r>
          </w:p>
        </w:tc>
        <w:tc>
          <w:tcPr>
            <w:tcW w:w="863" w:type="dxa"/>
            <w:shd w:val="clear" w:color="auto" w:fill="auto"/>
          </w:tcPr>
          <w:p w14:paraId="48547074" w14:textId="77777777" w:rsidR="00667BA9" w:rsidRPr="00D4120B" w:rsidRDefault="00667BA9" w:rsidP="008F7891">
            <w:pPr>
              <w:pStyle w:val="TableContent"/>
            </w:pPr>
          </w:p>
        </w:tc>
        <w:tc>
          <w:tcPr>
            <w:tcW w:w="872" w:type="dxa"/>
            <w:shd w:val="clear" w:color="auto" w:fill="auto"/>
          </w:tcPr>
          <w:p w14:paraId="6A6AF5B8" w14:textId="77777777" w:rsidR="00667BA9" w:rsidRPr="00D4120B" w:rsidRDefault="00667BA9" w:rsidP="008F7891">
            <w:pPr>
              <w:pStyle w:val="TableContent"/>
            </w:pPr>
          </w:p>
        </w:tc>
        <w:tc>
          <w:tcPr>
            <w:tcW w:w="1453" w:type="dxa"/>
          </w:tcPr>
          <w:p w14:paraId="24617D0C" w14:textId="77777777" w:rsidR="00667BA9" w:rsidRPr="00D4120B" w:rsidRDefault="00667BA9" w:rsidP="008F7891">
            <w:pPr>
              <w:pStyle w:val="TableContent"/>
            </w:pPr>
          </w:p>
        </w:tc>
        <w:tc>
          <w:tcPr>
            <w:tcW w:w="4881" w:type="dxa"/>
          </w:tcPr>
          <w:p w14:paraId="4B06E9BC" w14:textId="77777777" w:rsidR="00F239FB" w:rsidRDefault="00F239FB" w:rsidP="00F239FB">
            <w:pPr>
              <w:pStyle w:val="TableContent"/>
              <w:rPr>
                <w:ins w:id="4993" w:author="Robert Snelick" w:date="2011-12-16T18:06:00Z"/>
              </w:rPr>
            </w:pPr>
            <w:ins w:id="4994" w:author="Robert Snelick" w:date="2011-12-16T18:06:00Z">
              <w:r>
                <w:t>GU Datatype: XON_GU</w:t>
              </w:r>
            </w:ins>
          </w:p>
          <w:p w14:paraId="6341A9DC" w14:textId="77777777" w:rsidR="00F239FB" w:rsidRDefault="00F239FB" w:rsidP="00F239FB">
            <w:pPr>
              <w:pStyle w:val="TableContent"/>
              <w:rPr>
                <w:ins w:id="4995" w:author="Robert Snelick" w:date="2011-12-16T18:06:00Z"/>
              </w:rPr>
            </w:pPr>
            <w:ins w:id="4996" w:author="Robert Snelick" w:date="2011-12-16T18:06:00Z">
              <w:r>
                <w:t>NG Datatype: XON_NG</w:t>
              </w:r>
            </w:ins>
          </w:p>
          <w:p w14:paraId="691E5195" w14:textId="77777777" w:rsidR="00667BA9" w:rsidRPr="00D4120B" w:rsidRDefault="00667BA9" w:rsidP="008F7891">
            <w:pPr>
              <w:pStyle w:val="TableContent"/>
            </w:pPr>
            <w:r w:rsidRPr="00D4120B">
              <w:t>The information for producer ID is recorded as an XON data type</w:t>
            </w:r>
            <w:r w:rsidR="00400CF4">
              <w:t xml:space="preserve">. </w:t>
            </w:r>
          </w:p>
          <w:p w14:paraId="4B2CBA36" w14:textId="77777777" w:rsidR="00667BA9" w:rsidRPr="00D4120B" w:rsidRDefault="00667BA9" w:rsidP="008F7891">
            <w:pPr>
              <w:pStyle w:val="TableContent"/>
            </w:pPr>
            <w:r w:rsidRPr="00D4120B">
              <w:t>For laboratories, this field specifies the laboratory that produced the test result described in this OBX segment</w:t>
            </w:r>
            <w:r w:rsidR="00400CF4">
              <w:t xml:space="preserve">. </w:t>
            </w:r>
            <w:r w:rsidRPr="00D4120B">
              <w:t>This information supports CLIA regulations in the US</w:t>
            </w:r>
            <w:r w:rsidR="00400CF4">
              <w:t xml:space="preserve">. </w:t>
            </w:r>
            <w:r w:rsidRPr="00D4120B">
              <w:t>For producing laboratories that are CLIA-certified, the CLIA identifier should be used for the organization identifier (component 10).</w:t>
            </w:r>
          </w:p>
        </w:tc>
      </w:tr>
      <w:tr w:rsidR="00667BA9" w:rsidRPr="00D4120B" w14:paraId="455C651B" w14:textId="77777777" w:rsidTr="000A1D70">
        <w:trPr>
          <w:cantSplit/>
          <w:jc w:val="center"/>
        </w:trPr>
        <w:tc>
          <w:tcPr>
            <w:tcW w:w="667" w:type="dxa"/>
          </w:tcPr>
          <w:p w14:paraId="61FDCDFF" w14:textId="77777777" w:rsidR="00667BA9" w:rsidRPr="00D4120B" w:rsidRDefault="00667BA9" w:rsidP="008F7891">
            <w:pPr>
              <w:pStyle w:val="TableContent"/>
            </w:pPr>
            <w:r w:rsidRPr="00D4120B">
              <w:t>24</w:t>
            </w:r>
          </w:p>
        </w:tc>
        <w:tc>
          <w:tcPr>
            <w:tcW w:w="2192" w:type="dxa"/>
          </w:tcPr>
          <w:p w14:paraId="60D4A6FF" w14:textId="77777777" w:rsidR="00667BA9" w:rsidRPr="00D4120B" w:rsidRDefault="00667BA9" w:rsidP="008F7891">
            <w:pPr>
              <w:pStyle w:val="TableContent"/>
            </w:pPr>
            <w:r w:rsidRPr="00D4120B">
              <w:t>Performing Organization Address</w:t>
            </w:r>
          </w:p>
        </w:tc>
        <w:tc>
          <w:tcPr>
            <w:tcW w:w="945" w:type="dxa"/>
            <w:shd w:val="clear" w:color="auto" w:fill="auto"/>
          </w:tcPr>
          <w:p w14:paraId="59176C09" w14:textId="77777777" w:rsidR="00667BA9" w:rsidRPr="00D4120B" w:rsidRDefault="00667BA9" w:rsidP="008F7891">
            <w:pPr>
              <w:pStyle w:val="TableContent"/>
            </w:pPr>
            <w:r w:rsidRPr="00D4120B">
              <w:t>XAD</w:t>
            </w:r>
          </w:p>
        </w:tc>
        <w:tc>
          <w:tcPr>
            <w:tcW w:w="630" w:type="dxa"/>
            <w:shd w:val="clear" w:color="auto" w:fill="auto"/>
          </w:tcPr>
          <w:p w14:paraId="72988895" w14:textId="77777777" w:rsidR="00667BA9" w:rsidRPr="00D4120B" w:rsidRDefault="00667BA9" w:rsidP="008F7891">
            <w:pPr>
              <w:pStyle w:val="TableContent"/>
            </w:pPr>
            <w:r w:rsidRPr="00D4120B">
              <w:t>R</w:t>
            </w:r>
          </w:p>
        </w:tc>
        <w:tc>
          <w:tcPr>
            <w:tcW w:w="1224" w:type="dxa"/>
            <w:shd w:val="clear" w:color="auto" w:fill="auto"/>
          </w:tcPr>
          <w:p w14:paraId="60BCAADF" w14:textId="77777777" w:rsidR="00667BA9" w:rsidRPr="00D4120B" w:rsidRDefault="00667BA9" w:rsidP="008F7891">
            <w:pPr>
              <w:pStyle w:val="TableContent"/>
            </w:pPr>
            <w:r w:rsidRPr="00D4120B">
              <w:t>[1..1]</w:t>
            </w:r>
          </w:p>
        </w:tc>
        <w:tc>
          <w:tcPr>
            <w:tcW w:w="863" w:type="dxa"/>
            <w:shd w:val="clear" w:color="auto" w:fill="auto"/>
          </w:tcPr>
          <w:p w14:paraId="40F418D5" w14:textId="77777777" w:rsidR="00667BA9" w:rsidRPr="00D4120B" w:rsidRDefault="00667BA9" w:rsidP="008F7891">
            <w:pPr>
              <w:pStyle w:val="TableContent"/>
            </w:pPr>
          </w:p>
        </w:tc>
        <w:tc>
          <w:tcPr>
            <w:tcW w:w="872" w:type="dxa"/>
            <w:shd w:val="clear" w:color="auto" w:fill="auto"/>
          </w:tcPr>
          <w:p w14:paraId="6F698BD4" w14:textId="77777777" w:rsidR="00667BA9" w:rsidRPr="00D4120B" w:rsidRDefault="00667BA9" w:rsidP="008F7891">
            <w:pPr>
              <w:pStyle w:val="TableContent"/>
            </w:pPr>
          </w:p>
        </w:tc>
        <w:tc>
          <w:tcPr>
            <w:tcW w:w="1453" w:type="dxa"/>
          </w:tcPr>
          <w:p w14:paraId="3F2625CC" w14:textId="77777777" w:rsidR="00667BA9" w:rsidRPr="00D4120B" w:rsidRDefault="00667BA9" w:rsidP="008F7891">
            <w:pPr>
              <w:pStyle w:val="TableContent"/>
            </w:pPr>
          </w:p>
        </w:tc>
        <w:tc>
          <w:tcPr>
            <w:tcW w:w="4881" w:type="dxa"/>
          </w:tcPr>
          <w:p w14:paraId="3584DE99" w14:textId="77777777" w:rsidR="00667BA9" w:rsidRPr="00D4120B" w:rsidRDefault="00667BA9" w:rsidP="008F7891">
            <w:pPr>
              <w:pStyle w:val="TableContent"/>
            </w:pPr>
            <w:r w:rsidRPr="00D4120B">
              <w:t>Address of the laboratory that actually performed the test when used as a reference laboratory.</w:t>
            </w:r>
          </w:p>
        </w:tc>
      </w:tr>
      <w:tr w:rsidR="00667BA9" w:rsidRPr="00D4120B" w14:paraId="5EEE5418" w14:textId="77777777" w:rsidTr="000A1D70">
        <w:trPr>
          <w:cantSplit/>
          <w:jc w:val="center"/>
        </w:trPr>
        <w:tc>
          <w:tcPr>
            <w:tcW w:w="667" w:type="dxa"/>
          </w:tcPr>
          <w:p w14:paraId="049F8844" w14:textId="77777777" w:rsidR="00667BA9" w:rsidRPr="00D4120B" w:rsidRDefault="00667BA9" w:rsidP="008F7891">
            <w:pPr>
              <w:pStyle w:val="TableContent"/>
            </w:pPr>
            <w:r w:rsidRPr="00D4120B">
              <w:t>25</w:t>
            </w:r>
          </w:p>
        </w:tc>
        <w:tc>
          <w:tcPr>
            <w:tcW w:w="2192" w:type="dxa"/>
          </w:tcPr>
          <w:p w14:paraId="773B48CE" w14:textId="77777777" w:rsidR="00667BA9" w:rsidRPr="00D4120B" w:rsidRDefault="00667BA9" w:rsidP="008F7891">
            <w:pPr>
              <w:pStyle w:val="TableContent"/>
            </w:pPr>
            <w:r w:rsidRPr="00D4120B">
              <w:t>Performing Organization Medical Director</w:t>
            </w:r>
          </w:p>
        </w:tc>
        <w:tc>
          <w:tcPr>
            <w:tcW w:w="945" w:type="dxa"/>
            <w:shd w:val="clear" w:color="auto" w:fill="auto"/>
          </w:tcPr>
          <w:p w14:paraId="3864F834" w14:textId="77777777" w:rsidR="00667BA9" w:rsidRPr="00D4120B" w:rsidRDefault="00F239FB" w:rsidP="008F7891">
            <w:pPr>
              <w:pStyle w:val="TableContent"/>
            </w:pPr>
            <w:ins w:id="4997" w:author="Robert Snelick" w:date="2011-12-16T18:06:00Z">
              <w:r>
                <w:t>Varies</w:t>
              </w:r>
            </w:ins>
            <w:del w:id="4998" w:author="Robert Snelick" w:date="2011-12-16T18:06:00Z">
              <w:r w:rsidR="00667BA9" w:rsidRPr="00266EB5" w:rsidDel="00F239FB">
                <w:delText>XCN</w:delText>
              </w:r>
            </w:del>
          </w:p>
        </w:tc>
        <w:tc>
          <w:tcPr>
            <w:tcW w:w="630" w:type="dxa"/>
            <w:shd w:val="clear" w:color="auto" w:fill="auto"/>
          </w:tcPr>
          <w:p w14:paraId="1492B5FD" w14:textId="77777777" w:rsidR="00667BA9" w:rsidRPr="00D4120B" w:rsidRDefault="00667BA9" w:rsidP="008F7891">
            <w:pPr>
              <w:pStyle w:val="TableContent"/>
            </w:pPr>
            <w:r w:rsidRPr="00D4120B">
              <w:t>RE</w:t>
            </w:r>
          </w:p>
        </w:tc>
        <w:tc>
          <w:tcPr>
            <w:tcW w:w="1224" w:type="dxa"/>
            <w:shd w:val="clear" w:color="auto" w:fill="auto"/>
          </w:tcPr>
          <w:p w14:paraId="5B5C6F3E" w14:textId="77777777" w:rsidR="00667BA9" w:rsidRPr="00D4120B" w:rsidRDefault="00667BA9" w:rsidP="008F7891">
            <w:pPr>
              <w:pStyle w:val="TableContent"/>
            </w:pPr>
            <w:r w:rsidRPr="00D4120B">
              <w:t>[0..1]</w:t>
            </w:r>
          </w:p>
        </w:tc>
        <w:tc>
          <w:tcPr>
            <w:tcW w:w="863" w:type="dxa"/>
            <w:shd w:val="clear" w:color="auto" w:fill="auto"/>
          </w:tcPr>
          <w:p w14:paraId="0424908B" w14:textId="77777777" w:rsidR="00667BA9" w:rsidRPr="00D4120B" w:rsidRDefault="00667BA9" w:rsidP="008F7891">
            <w:pPr>
              <w:pStyle w:val="TableContent"/>
            </w:pPr>
          </w:p>
        </w:tc>
        <w:tc>
          <w:tcPr>
            <w:tcW w:w="872" w:type="dxa"/>
            <w:shd w:val="clear" w:color="auto" w:fill="auto"/>
          </w:tcPr>
          <w:p w14:paraId="09C9D102" w14:textId="77777777" w:rsidR="00667BA9" w:rsidRPr="00D4120B" w:rsidRDefault="00667BA9" w:rsidP="008F7891">
            <w:pPr>
              <w:pStyle w:val="TableContent"/>
            </w:pPr>
          </w:p>
        </w:tc>
        <w:tc>
          <w:tcPr>
            <w:tcW w:w="1453" w:type="dxa"/>
          </w:tcPr>
          <w:p w14:paraId="1E63E929" w14:textId="77777777" w:rsidR="00667BA9" w:rsidRPr="00D4120B" w:rsidRDefault="00667BA9" w:rsidP="008F7891">
            <w:pPr>
              <w:pStyle w:val="TableContent"/>
            </w:pPr>
          </w:p>
        </w:tc>
        <w:tc>
          <w:tcPr>
            <w:tcW w:w="4881" w:type="dxa"/>
          </w:tcPr>
          <w:p w14:paraId="79F47C8B" w14:textId="77777777" w:rsidR="00F239FB" w:rsidRDefault="00F239FB" w:rsidP="00F239FB">
            <w:pPr>
              <w:pStyle w:val="TableContent"/>
              <w:rPr>
                <w:ins w:id="4999" w:author="Robert Snelick" w:date="2011-12-16T18:06:00Z"/>
              </w:rPr>
            </w:pPr>
            <w:ins w:id="5000" w:author="Robert Snelick" w:date="2011-12-16T18:06:00Z">
              <w:r>
                <w:t>GU Datatype: XCN_GU</w:t>
              </w:r>
            </w:ins>
          </w:p>
          <w:p w14:paraId="335AD89B" w14:textId="77777777" w:rsidR="00F239FB" w:rsidRDefault="00F239FB" w:rsidP="00F239FB">
            <w:pPr>
              <w:pStyle w:val="TableContent"/>
              <w:rPr>
                <w:ins w:id="5001" w:author="Robert Snelick" w:date="2011-12-16T18:06:00Z"/>
              </w:rPr>
            </w:pPr>
            <w:ins w:id="5002" w:author="Robert Snelick" w:date="2011-12-16T18:06:00Z">
              <w:r>
                <w:t>NG Datatype: XCN_NG</w:t>
              </w:r>
            </w:ins>
          </w:p>
          <w:p w14:paraId="3F3492BE" w14:textId="77777777" w:rsidR="00667BA9" w:rsidRPr="00D4120B" w:rsidRDefault="00667BA9" w:rsidP="008F7891">
            <w:pPr>
              <w:pStyle w:val="TableContent"/>
            </w:pPr>
            <w:r w:rsidRPr="00D4120B">
              <w:t>Name of the Medical Director of the reference laboratory</w:t>
            </w:r>
            <w:r w:rsidR="00400CF4">
              <w:t xml:space="preserve">. </w:t>
            </w:r>
            <w:r w:rsidRPr="00D4120B">
              <w:t>Required when OBX-24 indicates the performing lab is in a jurisdiction that requires this information.</w:t>
            </w:r>
          </w:p>
        </w:tc>
      </w:tr>
    </w:tbl>
    <w:p w14:paraId="781D0B16" w14:textId="77777777" w:rsidR="00FE736B" w:rsidRDefault="00FE736B" w:rsidP="00FE736B">
      <w:pPr>
        <w:pStyle w:val="ConfTitle"/>
      </w:pPr>
      <w:bookmarkStart w:id="5003" w:name="_Toc206988797"/>
      <w:bookmarkStart w:id="5004" w:name="_Toc206996175"/>
      <w:bookmarkStart w:id="5005" w:name="_Toc207006247"/>
      <w:bookmarkStart w:id="5006" w:name="_Toc207007156"/>
      <w:bookmarkStart w:id="5007" w:name="_Toc207093991"/>
      <w:bookmarkStart w:id="5008" w:name="_Toc207094897"/>
      <w:bookmarkStart w:id="5009" w:name="_Toc206988798"/>
      <w:bookmarkStart w:id="5010" w:name="_Toc206996176"/>
      <w:bookmarkStart w:id="5011" w:name="_Toc207006248"/>
      <w:bookmarkStart w:id="5012" w:name="_Toc207007157"/>
      <w:bookmarkStart w:id="5013" w:name="_Toc207093992"/>
      <w:bookmarkStart w:id="5014" w:name="_Toc207094898"/>
      <w:bookmarkStart w:id="5015" w:name="_Toc207006389"/>
      <w:bookmarkStart w:id="5016" w:name="_Ref236550481"/>
      <w:bookmarkEnd w:id="5003"/>
      <w:bookmarkEnd w:id="5004"/>
      <w:bookmarkEnd w:id="5005"/>
      <w:bookmarkEnd w:id="5006"/>
      <w:bookmarkEnd w:id="5007"/>
      <w:bookmarkEnd w:id="5008"/>
      <w:bookmarkEnd w:id="5009"/>
      <w:bookmarkEnd w:id="5010"/>
      <w:bookmarkEnd w:id="5011"/>
      <w:bookmarkEnd w:id="5012"/>
      <w:bookmarkEnd w:id="5013"/>
      <w:bookmarkEnd w:id="5014"/>
      <w:r>
        <w:t>Conformance Statement: Base Profile</w:t>
      </w:r>
    </w:p>
    <w:p w14:paraId="0D3F3A30" w14:textId="77777777" w:rsidR="00FE736B" w:rsidRDefault="00FE736B" w:rsidP="00FE736B">
      <w:pPr>
        <w:pStyle w:val="ConfStmt"/>
      </w:pPr>
      <w:r>
        <w:rPr>
          <w:b/>
        </w:rPr>
        <w:t>LRI-OBX-1</w:t>
      </w:r>
      <w:r w:rsidRPr="003E112B">
        <w:rPr>
          <w:b/>
        </w:rPr>
        <w:t>:</w:t>
      </w:r>
      <w:r>
        <w:t xml:space="preserve"> The value of OBX.1 (Set ID – OBX) </w:t>
      </w:r>
      <w:r w:rsidRPr="00767E12">
        <w:rPr>
          <w:b/>
        </w:rPr>
        <w:t>SHALL</w:t>
      </w:r>
      <w:r>
        <w:t xml:space="preserve"> be valued sequentially</w:t>
      </w:r>
      <w:ins w:id="5017" w:author="Robert Snelick" w:date="2011-12-16T18:11:00Z">
        <w:r w:rsidR="005A476B">
          <w:t xml:space="preserve"> starting the value ‘1’</w:t>
        </w:r>
      </w:ins>
      <w:r>
        <w:t>.</w:t>
      </w:r>
    </w:p>
    <w:p w14:paraId="4DA80C31" w14:textId="77777777" w:rsidR="00C479DA" w:rsidRPr="00472A35" w:rsidRDefault="00472A35" w:rsidP="00472A35">
      <w:pPr>
        <w:pStyle w:val="ConfStmt"/>
      </w:pPr>
      <w:r>
        <w:rPr>
          <w:b/>
        </w:rPr>
        <w:t>LRI-OBX-2</w:t>
      </w:r>
      <w:r w:rsidRPr="003E112B">
        <w:rPr>
          <w:b/>
        </w:rPr>
        <w:t>:</w:t>
      </w:r>
      <w:r>
        <w:t xml:space="preserve"> </w:t>
      </w:r>
      <w:r w:rsidR="00C479DA" w:rsidRPr="00472A35">
        <w:t xml:space="preserve">If there are multiple OBX segments with the same </w:t>
      </w:r>
      <w:r>
        <w:t>OBX-3 values under the same OBR, a c</w:t>
      </w:r>
      <w:r w:rsidR="00C479DA" w:rsidRPr="00472A35">
        <w:t xml:space="preserve">ombination of OBX-3 and OBX-4 </w:t>
      </w:r>
      <w:r w:rsidRPr="00472A35">
        <w:rPr>
          <w:b/>
        </w:rPr>
        <w:t>SHALL</w:t>
      </w:r>
      <w:r w:rsidR="00C479DA" w:rsidRPr="00472A35">
        <w:t xml:space="preserve"> create a unique identification under a singl</w:t>
      </w:r>
      <w:r w:rsidR="00C479DA" w:rsidRPr="00472A35">
        <w:rPr>
          <w:b/>
        </w:rPr>
        <w:t>e OBR.</w:t>
      </w:r>
    </w:p>
    <w:p w14:paraId="42E89BF4" w14:textId="77777777" w:rsidR="00351187" w:rsidRDefault="00472A35" w:rsidP="00FE736B">
      <w:pPr>
        <w:pStyle w:val="ConfStmt"/>
      </w:pPr>
      <w:r>
        <w:rPr>
          <w:b/>
        </w:rPr>
        <w:t>LRI-OBX-3</w:t>
      </w:r>
      <w:r w:rsidR="00FE736B" w:rsidRPr="003E112B">
        <w:rPr>
          <w:b/>
        </w:rPr>
        <w:t>:</w:t>
      </w:r>
      <w:r w:rsidR="00FE736B">
        <w:t xml:space="preserve"> </w:t>
      </w:r>
      <w:r w:rsidR="0042072C">
        <w:t>If</w:t>
      </w:r>
      <w:r w:rsidR="00FE736B">
        <w:t xml:space="preserve"> OBX.</w:t>
      </w:r>
      <w:r w:rsidR="0042072C">
        <w:t>5</w:t>
      </w:r>
      <w:r w:rsidR="00FE736B">
        <w:t xml:space="preserve"> (</w:t>
      </w:r>
      <w:r w:rsidR="00351187" w:rsidRPr="00D4120B">
        <w:t>Observation Value</w:t>
      </w:r>
      <w:r w:rsidR="00FE736B">
        <w:t>)</w:t>
      </w:r>
      <w:r w:rsidR="0042072C">
        <w:t xml:space="preserve"> is valued, </w:t>
      </w:r>
      <w:r w:rsidR="00351187">
        <w:t xml:space="preserve">then OBX.2 (Value Type) </w:t>
      </w:r>
      <w:r w:rsidR="00351187" w:rsidRPr="00351187">
        <w:rPr>
          <w:b/>
        </w:rPr>
        <w:t>SHALL</w:t>
      </w:r>
      <w:r w:rsidR="00351187">
        <w:t xml:space="preserve"> support datatypes CE, DT, NM, SN, ST, TM, TS, TX, FT and CWE.</w:t>
      </w:r>
    </w:p>
    <w:p w14:paraId="70B3A58C" w14:textId="77777777" w:rsidR="00351187" w:rsidRDefault="00351187" w:rsidP="00351187">
      <w:pPr>
        <w:pStyle w:val="ConfStmt"/>
      </w:pPr>
      <w:r>
        <w:rPr>
          <w:b/>
        </w:rPr>
        <w:t>LRI</w:t>
      </w:r>
      <w:r w:rsidR="00472A35">
        <w:rPr>
          <w:b/>
        </w:rPr>
        <w:t>-OBX-4</w:t>
      </w:r>
      <w:r w:rsidRPr="003E112B">
        <w:rPr>
          <w:b/>
        </w:rPr>
        <w:t>:</w:t>
      </w:r>
      <w:r>
        <w:t xml:space="preserve"> If OBX.5 (</w:t>
      </w:r>
      <w:r w:rsidRPr="00D4120B">
        <w:t>Observation Value</w:t>
      </w:r>
      <w:r>
        <w:t xml:space="preserve">) is valued, then OBX.2 (Value Type) </w:t>
      </w:r>
      <w:r>
        <w:rPr>
          <w:b/>
        </w:rPr>
        <w:t>MAY</w:t>
      </w:r>
      <w:r>
        <w:t xml:space="preserve"> support datatypes CX, E</w:t>
      </w:r>
      <w:ins w:id="5018" w:author="Swain, Ashley" w:date="2011-11-23T10:35:00Z">
        <w:r w:rsidR="00A14A11">
          <w:t>D</w:t>
        </w:r>
      </w:ins>
      <w:del w:id="5019" w:author="Swain, Ashley" w:date="2011-11-23T10:35:00Z">
        <w:r w:rsidDel="00A14A11">
          <w:delText>P</w:delText>
        </w:r>
      </w:del>
      <w:r>
        <w:t>, and RP.</w:t>
      </w:r>
    </w:p>
    <w:p w14:paraId="36E2D7C2" w14:textId="77777777" w:rsidR="00FE736B" w:rsidRDefault="00472A35" w:rsidP="00351187">
      <w:pPr>
        <w:pStyle w:val="ConfStmt"/>
      </w:pPr>
      <w:r>
        <w:rPr>
          <w:b/>
        </w:rPr>
        <w:t>LRI-OBX-5</w:t>
      </w:r>
      <w:r w:rsidR="00351187" w:rsidRPr="003E112B">
        <w:rPr>
          <w:b/>
        </w:rPr>
        <w:t>:</w:t>
      </w:r>
      <w:r w:rsidR="00351187">
        <w:t xml:space="preserve"> If OBX.5 (</w:t>
      </w:r>
      <w:r w:rsidR="00351187" w:rsidRPr="00D4120B">
        <w:t>Observation Value</w:t>
      </w:r>
      <w:r w:rsidR="00351187">
        <w:t xml:space="preserve">) is valued, then OBX.2 (Value Type) </w:t>
      </w:r>
      <w:r w:rsidR="00351187">
        <w:rPr>
          <w:b/>
        </w:rPr>
        <w:t>SHALL NOT</w:t>
      </w:r>
      <w:r w:rsidR="00351187">
        <w:t xml:space="preserve"> support remaining datatypes in Table HL70125.</w:t>
      </w:r>
    </w:p>
    <w:p w14:paraId="377BF688" w14:textId="77777777" w:rsidR="002A4F33" w:rsidDel="00DE2590" w:rsidRDefault="00472A35" w:rsidP="002A4F33">
      <w:pPr>
        <w:pStyle w:val="ConfStmt"/>
        <w:rPr>
          <w:del w:id="5020" w:author="Robert Snelick" w:date="2011-12-15T17:37:00Z"/>
        </w:rPr>
      </w:pPr>
      <w:del w:id="5021" w:author="Robert Snelick" w:date="2011-12-15T17:37:00Z">
        <w:r w:rsidDel="00DE2590">
          <w:rPr>
            <w:b/>
          </w:rPr>
          <w:delText>LRI-OBX-6</w:delText>
        </w:r>
        <w:r w:rsidR="002A4F33" w:rsidRPr="007905D7" w:rsidDel="00DE2590">
          <w:rPr>
            <w:b/>
          </w:rPr>
          <w:delText>:</w:delText>
        </w:r>
        <w:r w:rsidR="002A4F33" w:rsidDel="00DE2590">
          <w:delText xml:space="preserve"> If OBX.5 (</w:delText>
        </w:r>
        <w:r w:rsidR="00351187" w:rsidRPr="00D4120B" w:rsidDel="00DE2590">
          <w:delText>Observation Value</w:delText>
        </w:r>
        <w:r w:rsidR="002A4F33" w:rsidDel="00DE2590">
          <w:delText xml:space="preserve">) is CWE, then it </w:delText>
        </w:r>
        <w:r w:rsidR="002A4F33" w:rsidRPr="00F25A79" w:rsidDel="00DE2590">
          <w:rPr>
            <w:b/>
          </w:rPr>
          <w:delText>SHALL</w:delText>
        </w:r>
        <w:r w:rsidR="002A4F33" w:rsidRPr="002A4F33" w:rsidDel="00DE2590">
          <w:delText xml:space="preserve"> be </w:delText>
        </w:r>
        <w:r w:rsidR="002A4F33" w:rsidDel="00DE2590">
          <w:delText xml:space="preserve">valued using the </w:delText>
        </w:r>
        <w:r w:rsidR="00D826AD" w:rsidDel="00DE2590">
          <w:fldChar w:fldCharType="begin"/>
        </w:r>
        <w:r w:rsidR="00145BCA" w:rsidDel="00DE2590">
          <w:delInstrText>HYPERLINK \l "_CWE_–_Coded_3"</w:delInstrText>
        </w:r>
        <w:r w:rsidR="00D826AD" w:rsidDel="00DE2590">
          <w:fldChar w:fldCharType="separate"/>
        </w:r>
        <w:r w:rsidR="002A4F33" w:rsidRPr="00FE736B" w:rsidDel="00DE2590">
          <w:rPr>
            <w:rStyle w:val="Hyperlink"/>
            <w:rFonts w:ascii="Times New Roman" w:hAnsi="Times New Roman"/>
            <w:sz w:val="24"/>
          </w:rPr>
          <w:delText>CWE – Coded with Exceptions – For OBX-5 Only</w:delText>
        </w:r>
        <w:r w:rsidR="00D826AD" w:rsidDel="00DE2590">
          <w:fldChar w:fldCharType="end"/>
        </w:r>
        <w:r w:rsidR="002A4F33" w:rsidDel="00DE2590">
          <w:delText xml:space="preserve"> datatype definition and constraints.</w:delText>
        </w:r>
      </w:del>
    </w:p>
    <w:p w14:paraId="29AD9D11" w14:textId="77777777" w:rsidR="00B0575A" w:rsidRDefault="00FE736B" w:rsidP="00E11210">
      <w:pPr>
        <w:pStyle w:val="ConfStmt"/>
      </w:pPr>
      <w:r>
        <w:rPr>
          <w:b/>
        </w:rPr>
        <w:t>LRI-OBX-</w:t>
      </w:r>
      <w:r w:rsidR="00472A35">
        <w:rPr>
          <w:b/>
        </w:rPr>
        <w:t>7</w:t>
      </w:r>
      <w:r w:rsidRPr="007905D7">
        <w:rPr>
          <w:b/>
        </w:rPr>
        <w:t>:</w:t>
      </w:r>
      <w:r>
        <w:t xml:space="preserve"> </w:t>
      </w:r>
      <w:r w:rsidR="002A4F33">
        <w:t xml:space="preserve">If </w:t>
      </w:r>
      <w:r>
        <w:t>OBX.5 (</w:t>
      </w:r>
      <w:r w:rsidR="00351187" w:rsidRPr="00D4120B">
        <w:t>Observation Value</w:t>
      </w:r>
      <w:r>
        <w:t xml:space="preserve">) </w:t>
      </w:r>
      <w:r w:rsidR="002A4F33">
        <w:t>is CE, then CE.1 (</w:t>
      </w:r>
      <w:r w:rsidR="002A4F33" w:rsidRPr="002A4F33">
        <w:t>Identifier</w:t>
      </w:r>
      <w:r w:rsidR="002A4F33">
        <w:t>) and CE</w:t>
      </w:r>
      <w:r w:rsidR="002A4F33" w:rsidRPr="002A4F33">
        <w:t xml:space="preserve">.3 (Name of Coding System) </w:t>
      </w:r>
      <w:r w:rsidR="00E11210">
        <w:t>or</w:t>
      </w:r>
      <w:r w:rsidR="002A4F33">
        <w:t xml:space="preserve"> CE. 4 (</w:t>
      </w:r>
      <w:r w:rsidR="002A4F33" w:rsidRPr="002A4F33">
        <w:t>Alternate Identifier</w:t>
      </w:r>
      <w:r w:rsidR="002A4F33">
        <w:t>) and CE.6 (</w:t>
      </w:r>
      <w:r w:rsidR="002A4F33" w:rsidRPr="002A4F33">
        <w:t>Name of Alternate Coding System</w:t>
      </w:r>
      <w:r w:rsidR="002A4F33">
        <w:t xml:space="preserve">) </w:t>
      </w:r>
      <w:r w:rsidRPr="00F25A79">
        <w:rPr>
          <w:b/>
        </w:rPr>
        <w:t>SHALL</w:t>
      </w:r>
      <w:r w:rsidRPr="002A4F33">
        <w:t xml:space="preserve"> </w:t>
      </w:r>
      <w:r w:rsidR="002A4F33" w:rsidRPr="002A4F33">
        <w:t xml:space="preserve">be </w:t>
      </w:r>
      <w:r>
        <w:t>valued.</w:t>
      </w:r>
    </w:p>
    <w:p w14:paraId="046F70F8" w14:textId="77777777" w:rsidR="002C7B28" w:rsidRPr="00E11210" w:rsidRDefault="00472A35" w:rsidP="00CA1345">
      <w:pPr>
        <w:pStyle w:val="ConfStmt"/>
      </w:pPr>
      <w:r>
        <w:rPr>
          <w:b/>
        </w:rPr>
        <w:t>LRI-OBX-8</w:t>
      </w:r>
      <w:r w:rsidR="002C7B28" w:rsidRPr="003E112B">
        <w:rPr>
          <w:b/>
        </w:rPr>
        <w:t>:</w:t>
      </w:r>
      <w:r w:rsidR="002C7B28">
        <w:t xml:space="preserve"> If OBX.2 (</w:t>
      </w:r>
      <w:r w:rsidR="002C7B28" w:rsidRPr="00D4120B">
        <w:t>Value Type</w:t>
      </w:r>
      <w:r w:rsidR="002C7B28">
        <w:t xml:space="preserve">) is valued as </w:t>
      </w:r>
      <w:ins w:id="5022" w:author="Bob Yencha" w:date="2011-12-27T11:18:00Z">
        <w:r w:rsidR="002E1B66">
          <w:t>“</w:t>
        </w:r>
      </w:ins>
      <w:r w:rsidR="002C7B28">
        <w:t>NM</w:t>
      </w:r>
      <w:ins w:id="5023" w:author="Bob Yencha" w:date="2011-12-27T11:18:00Z">
        <w:r w:rsidR="002E1B66">
          <w:t>”</w:t>
        </w:r>
      </w:ins>
      <w:r w:rsidR="002C7B28">
        <w:t xml:space="preserve"> or </w:t>
      </w:r>
      <w:ins w:id="5024" w:author="Bob Yencha" w:date="2011-12-27T11:18:00Z">
        <w:r w:rsidR="002E1B66">
          <w:t>“</w:t>
        </w:r>
      </w:ins>
      <w:r w:rsidR="002C7B28">
        <w:t>SN</w:t>
      </w:r>
      <w:ins w:id="5025" w:author="Bob Yencha" w:date="2011-12-27T11:18:00Z">
        <w:r w:rsidR="002E1B66">
          <w:t>”</w:t>
        </w:r>
      </w:ins>
      <w:r w:rsidR="002C7B28">
        <w:t xml:space="preserve"> and OBX.11 is </w:t>
      </w:r>
      <w:r w:rsidR="002C7B28" w:rsidRPr="00CA1345">
        <w:t>not</w:t>
      </w:r>
      <w:r w:rsidR="002C7B28">
        <w:t xml:space="preserve"> </w:t>
      </w:r>
      <w:ins w:id="5026" w:author="Bob Yencha" w:date="2011-12-22T15:40:00Z">
        <w:r w:rsidR="001F6F59">
          <w:t>“</w:t>
        </w:r>
      </w:ins>
      <w:r w:rsidR="002C7B28">
        <w:t>X</w:t>
      </w:r>
      <w:ins w:id="5027" w:author="Bob Yencha" w:date="2011-12-22T15:40:00Z">
        <w:r w:rsidR="001F6F59">
          <w:t>”</w:t>
        </w:r>
      </w:ins>
      <w:r w:rsidR="002C7B28">
        <w:t xml:space="preserve">, then OBX.6 (Units) </w:t>
      </w:r>
      <w:r w:rsidR="002C7B28">
        <w:rPr>
          <w:b/>
        </w:rPr>
        <w:t>SHALL</w:t>
      </w:r>
      <w:r w:rsidR="002C7B28">
        <w:t xml:space="preserve"> be required/mandatory.</w:t>
      </w:r>
    </w:p>
    <w:p w14:paraId="424D7AC3" w14:textId="77777777" w:rsidR="00FE715D" w:rsidDel="00D32EC0" w:rsidRDefault="00472A35" w:rsidP="000C74DA">
      <w:pPr>
        <w:pStyle w:val="ConfStmt"/>
        <w:rPr>
          <w:del w:id="5028" w:author="Bob Yencha" w:date="2011-12-19T02:02:00Z"/>
        </w:rPr>
      </w:pPr>
      <w:del w:id="5029" w:author="Bob Yencha" w:date="2011-12-19T02:02:00Z">
        <w:r w:rsidDel="00D32EC0">
          <w:rPr>
            <w:b/>
          </w:rPr>
          <w:delText>LRI-OBX-9</w:delText>
        </w:r>
        <w:r w:rsidR="00B0575A" w:rsidRPr="003E112B" w:rsidDel="00D32EC0">
          <w:rPr>
            <w:b/>
          </w:rPr>
          <w:delText>:</w:delText>
        </w:r>
        <w:r w:rsidR="002C7B28" w:rsidDel="00D32EC0">
          <w:delText xml:space="preserve"> If OBX.5</w:delText>
        </w:r>
        <w:r w:rsidR="00B0575A" w:rsidDel="00D32EC0">
          <w:delText xml:space="preserve"> (</w:delText>
        </w:r>
        <w:r w:rsidR="00B0575A" w:rsidRPr="00D4120B" w:rsidDel="00D32EC0">
          <w:delText>Value Type</w:delText>
        </w:r>
        <w:r w:rsidR="00B0575A" w:rsidDel="00D32EC0">
          <w:delText xml:space="preserve">) is </w:delText>
        </w:r>
        <w:r w:rsidR="002C7B28" w:rsidRPr="002C7B28" w:rsidDel="00D32EC0">
          <w:rPr>
            <w:b/>
          </w:rPr>
          <w:delText xml:space="preserve">not </w:delText>
        </w:r>
        <w:r w:rsidR="00B0575A" w:rsidDel="00D32EC0">
          <w:delText>valued</w:delText>
        </w:r>
        <w:r w:rsidR="00E911F6" w:rsidDel="00D32EC0">
          <w:delText xml:space="preserve"> and OBX.11 is not X, then </w:delText>
        </w:r>
        <w:commentRangeStart w:id="5030"/>
        <w:r w:rsidR="00E911F6" w:rsidDel="00D32EC0">
          <w:delText>OBX.6</w:delText>
        </w:r>
        <w:r w:rsidR="00B0575A" w:rsidDel="00D32EC0">
          <w:delText xml:space="preserve"> (</w:delText>
        </w:r>
        <w:r w:rsidR="002C7B28" w:rsidDel="00D32EC0">
          <w:delText>Abnormal Flags</w:delText>
        </w:r>
        <w:r w:rsidR="00B0575A" w:rsidDel="00D32EC0">
          <w:delText xml:space="preserve">) </w:delText>
        </w:r>
        <w:commentRangeEnd w:id="5030"/>
        <w:r w:rsidR="00F07065" w:rsidDel="00D32EC0">
          <w:rPr>
            <w:rStyle w:val="CommentReference"/>
          </w:rPr>
          <w:commentReference w:id="5030"/>
        </w:r>
        <w:r w:rsidR="00E911F6" w:rsidDel="00D32EC0">
          <w:rPr>
            <w:b/>
          </w:rPr>
          <w:delText>SHALL</w:delText>
        </w:r>
        <w:r w:rsidR="00B0575A" w:rsidDel="00D32EC0">
          <w:delText xml:space="preserve"> </w:delText>
        </w:r>
        <w:r w:rsidR="00E911F6" w:rsidDel="00D32EC0">
          <w:delText>be required/mandatory</w:delText>
        </w:r>
        <w:r w:rsidR="00B0575A" w:rsidDel="00D32EC0">
          <w:delText>.</w:delText>
        </w:r>
      </w:del>
    </w:p>
    <w:p w14:paraId="316B6C2C" w14:textId="77777777" w:rsidR="006D3EF5" w:rsidRDefault="006D3EF5" w:rsidP="006D3EF5">
      <w:pPr>
        <w:pStyle w:val="ConfStmt"/>
      </w:pPr>
      <w:r>
        <w:rPr>
          <w:b/>
        </w:rPr>
        <w:t>LRI-</w:t>
      </w:r>
      <w:r w:rsidRPr="00FE715D">
        <w:rPr>
          <w:b/>
        </w:rPr>
        <w:t>OBX-</w:t>
      </w:r>
      <w:r>
        <w:rPr>
          <w:b/>
        </w:rPr>
        <w:t>10</w:t>
      </w:r>
      <w:r>
        <w:t>: OBX.14 (</w:t>
      </w:r>
      <w:r w:rsidRPr="00D4120B">
        <w:t>Date/Time of the Observation</w:t>
      </w:r>
      <w:del w:id="5031" w:author="Swain, Ashley" w:date="2011-11-27T21:18:00Z">
        <w:r w:rsidDel="005410E5">
          <w:delText xml:space="preserve"> </w:delText>
        </w:r>
      </w:del>
      <w:r>
        <w:t xml:space="preserve">) </w:t>
      </w:r>
      <w:r w:rsidRPr="009A082E">
        <w:rPr>
          <w:b/>
        </w:rPr>
        <w:t>SHALL</w:t>
      </w:r>
      <w:r>
        <w:t xml:space="preserve"> be precise to the hour (YYYYMMDDHH) and </w:t>
      </w:r>
      <w:r w:rsidRPr="006D3EF5">
        <w:rPr>
          <w:b/>
        </w:rPr>
        <w:t>MAY</w:t>
      </w:r>
      <w:r>
        <w:t xml:space="preserve"> include the timezone offset.</w:t>
      </w:r>
    </w:p>
    <w:p w14:paraId="0121ABF4" w14:textId="77777777" w:rsidR="009743A6" w:rsidRDefault="00FE715D" w:rsidP="000C74DA">
      <w:pPr>
        <w:pStyle w:val="ConfStmt"/>
      </w:pPr>
      <w:r>
        <w:rPr>
          <w:b/>
        </w:rPr>
        <w:t>LRI-</w:t>
      </w:r>
      <w:r w:rsidRPr="00FE715D">
        <w:rPr>
          <w:b/>
        </w:rPr>
        <w:t>OBX-</w:t>
      </w:r>
      <w:r w:rsidR="00472A35">
        <w:rPr>
          <w:b/>
        </w:rPr>
        <w:t>1</w:t>
      </w:r>
      <w:r w:rsidR="006D3EF5">
        <w:rPr>
          <w:b/>
        </w:rPr>
        <w:t>1</w:t>
      </w:r>
      <w:r>
        <w:t xml:space="preserve">: OBX19 (Date/Time of the Analysis) </w:t>
      </w:r>
      <w:r w:rsidR="009A082E" w:rsidRPr="009A082E">
        <w:rPr>
          <w:b/>
        </w:rPr>
        <w:t>SHALL</w:t>
      </w:r>
      <w:r>
        <w:t xml:space="preserve"> be precise to the hour (YYYYMMDDHH)</w:t>
      </w:r>
      <w:r w:rsidR="00BE52E8">
        <w:t xml:space="preserve"> and </w:t>
      </w:r>
      <w:r w:rsidR="00BE52E8" w:rsidRPr="00FE715D">
        <w:rPr>
          <w:b/>
        </w:rPr>
        <w:t>SHALL</w:t>
      </w:r>
      <w:r w:rsidR="00BE52E8" w:rsidRPr="009A082E">
        <w:t xml:space="preserve"> include the timezone offset</w:t>
      </w:r>
      <w:r w:rsidR="00BE52E8">
        <w:t>.</w:t>
      </w:r>
    </w:p>
    <w:p w14:paraId="03CE6C90" w14:textId="77777777" w:rsidR="0031480A" w:rsidDel="00B558D7" w:rsidRDefault="0031480A" w:rsidP="0031480A">
      <w:pPr>
        <w:pStyle w:val="ConfTitle"/>
        <w:numPr>
          <w:ilvl w:val="3"/>
          <w:numId w:val="23"/>
        </w:numPr>
        <w:rPr>
          <w:del w:id="5032" w:author="Bob Yencha" w:date="2011-12-19T17:58:00Z"/>
        </w:rPr>
      </w:pPr>
      <w:del w:id="5033" w:author="Bob Yencha" w:date="2011-12-19T17:58:00Z">
        <w:r w:rsidDel="00B558D7">
          <w:delText>Conformance Statement: LRI-GU Profile</w:delText>
        </w:r>
      </w:del>
    </w:p>
    <w:p w14:paraId="21277747" w14:textId="77777777" w:rsidR="007775CD" w:rsidDel="00B558D7" w:rsidRDefault="007775CD" w:rsidP="007775CD">
      <w:pPr>
        <w:pStyle w:val="ConfStmt"/>
        <w:numPr>
          <w:ilvl w:val="3"/>
          <w:numId w:val="23"/>
        </w:numPr>
        <w:rPr>
          <w:del w:id="5034" w:author="Bob Yencha" w:date="2011-12-19T17:58:00Z"/>
        </w:rPr>
      </w:pPr>
      <w:del w:id="5035" w:author="Bob Yencha" w:date="2011-12-19T17:58:00Z">
        <w:r w:rsidDel="00B558D7">
          <w:rPr>
            <w:b/>
          </w:rPr>
          <w:delText>LRI-OBX-12</w:delText>
        </w:r>
        <w:r w:rsidRPr="003E112B" w:rsidDel="00B558D7">
          <w:rPr>
            <w:b/>
          </w:rPr>
          <w:delText>:</w:delText>
        </w:r>
        <w:r w:rsidDel="00B558D7">
          <w:delText xml:space="preserve"> The value of OBX.16 (</w:delText>
        </w:r>
        <w:r w:rsidRPr="00D4120B" w:rsidDel="00B558D7">
          <w:delText>Responsible Observer</w:delText>
        </w:r>
        <w:r w:rsidDel="00B558D7">
          <w:delText xml:space="preserve">) and OBX.25 (Performing Organization Medical Director) </w:delText>
        </w:r>
        <w:r w:rsidRPr="00767E12" w:rsidDel="00B558D7">
          <w:rPr>
            <w:b/>
          </w:rPr>
          <w:delText>SHALL</w:delText>
        </w:r>
        <w:r w:rsidDel="00B558D7">
          <w:delText xml:space="preserve"> be valued using the </w:delText>
        </w:r>
        <w:r w:rsidR="00D826AD" w:rsidDel="00B558D7">
          <w:fldChar w:fldCharType="begin"/>
        </w:r>
        <w:r w:rsidR="00D57CF5" w:rsidDel="00B558D7">
          <w:delInstrText>HYPERLINK \l "_XCN_–_GU_1"</w:delInstrText>
        </w:r>
        <w:r w:rsidR="00D826AD" w:rsidDel="00B558D7">
          <w:fldChar w:fldCharType="separate"/>
        </w:r>
        <w:r w:rsidRPr="0031480A" w:rsidDel="00B558D7">
          <w:rPr>
            <w:rStyle w:val="Hyperlink"/>
            <w:rFonts w:ascii="Times New Roman" w:hAnsi="Times New Roman"/>
            <w:sz w:val="24"/>
          </w:rPr>
          <w:delText>XCN – GU – Extended Composite ID Number and Name for Persons (Globally Unique)</w:delText>
        </w:r>
        <w:r w:rsidR="00D826AD" w:rsidDel="00B558D7">
          <w:fldChar w:fldCharType="end"/>
        </w:r>
        <w:r w:rsidDel="00B558D7">
          <w:delText xml:space="preserve"> datatype definition and constraints.</w:delText>
        </w:r>
      </w:del>
    </w:p>
    <w:p w14:paraId="0217AF27" w14:textId="77777777" w:rsidR="0031480A" w:rsidDel="00B558D7" w:rsidRDefault="007775CD" w:rsidP="0031480A">
      <w:pPr>
        <w:pStyle w:val="ConfStmt"/>
        <w:numPr>
          <w:ilvl w:val="3"/>
          <w:numId w:val="23"/>
        </w:numPr>
        <w:rPr>
          <w:del w:id="5036" w:author="Bob Yencha" w:date="2011-12-19T17:58:00Z"/>
        </w:rPr>
      </w:pPr>
      <w:del w:id="5037" w:author="Bob Yencha" w:date="2011-12-19T17:58:00Z">
        <w:r w:rsidDel="00B558D7">
          <w:rPr>
            <w:b/>
          </w:rPr>
          <w:delText>LRI-OBX-13</w:delText>
        </w:r>
        <w:r w:rsidR="0031480A" w:rsidRPr="003E112B" w:rsidDel="00B558D7">
          <w:rPr>
            <w:b/>
          </w:rPr>
          <w:delText>:</w:delText>
        </w:r>
        <w:r w:rsidDel="00B558D7">
          <w:delText xml:space="preserve"> The value of OBX.23</w:delText>
        </w:r>
        <w:r w:rsidR="0031480A" w:rsidDel="00B558D7">
          <w:delText xml:space="preserve"> (</w:delText>
        </w:r>
        <w:r w:rsidRPr="00D4120B" w:rsidDel="00B558D7">
          <w:delText>Performing Organization Name</w:delText>
        </w:r>
        <w:r w:rsidR="0031480A" w:rsidDel="00B558D7">
          <w:delText xml:space="preserve">) </w:delText>
        </w:r>
        <w:r w:rsidR="0031480A" w:rsidRPr="00767E12" w:rsidDel="00B558D7">
          <w:rPr>
            <w:b/>
          </w:rPr>
          <w:delText>SHALL</w:delText>
        </w:r>
        <w:r w:rsidR="0031480A" w:rsidDel="00B558D7">
          <w:delText xml:space="preserve"> be valued using the </w:delText>
        </w:r>
        <w:r w:rsidR="00D826AD" w:rsidDel="00B558D7">
          <w:fldChar w:fldCharType="begin"/>
        </w:r>
        <w:r w:rsidR="00D57CF5" w:rsidDel="00B558D7">
          <w:delInstrText>HYPERLINK \l "_XON__GU"</w:delInstrText>
        </w:r>
        <w:r w:rsidR="00D826AD" w:rsidDel="00B558D7">
          <w:fldChar w:fldCharType="separate"/>
        </w:r>
        <w:r w:rsidRPr="007775CD" w:rsidDel="00B558D7">
          <w:rPr>
            <w:rStyle w:val="Hyperlink"/>
            <w:rFonts w:ascii="Times New Roman" w:hAnsi="Times New Roman"/>
            <w:sz w:val="24"/>
          </w:rPr>
          <w:delText>XON  GU – Extended Composite Name and Identification Number for Organizations Globally Unique)</w:delText>
        </w:r>
        <w:r w:rsidR="00D826AD" w:rsidDel="00B558D7">
          <w:fldChar w:fldCharType="end"/>
        </w:r>
        <w:r w:rsidDel="00B558D7">
          <w:delText xml:space="preserve"> </w:delText>
        </w:r>
        <w:r w:rsidR="0031480A" w:rsidDel="00B558D7">
          <w:delText>datatype definition and constraints.</w:delText>
        </w:r>
      </w:del>
    </w:p>
    <w:p w14:paraId="61A722E0" w14:textId="77777777" w:rsidR="009743A6" w:rsidDel="00B558D7" w:rsidRDefault="009743A6" w:rsidP="009743A6">
      <w:pPr>
        <w:pStyle w:val="ConfTitle"/>
        <w:numPr>
          <w:ilvl w:val="3"/>
          <w:numId w:val="23"/>
        </w:numPr>
        <w:rPr>
          <w:del w:id="5038" w:author="Bob Yencha" w:date="2011-12-19T17:58:00Z"/>
        </w:rPr>
      </w:pPr>
      <w:del w:id="5039" w:author="Bob Yencha" w:date="2011-12-19T17:58:00Z">
        <w:r w:rsidDel="00B558D7">
          <w:delText>Conformance Statement: LRI-</w:delText>
        </w:r>
      </w:del>
      <w:ins w:id="5040" w:author="Swain, Ashley" w:date="2011-11-26T17:45:00Z">
        <w:del w:id="5041" w:author="Bob Yencha" w:date="2011-12-19T17:58:00Z">
          <w:r w:rsidR="00C06FF1" w:rsidDel="00B558D7">
            <w:delText>N</w:delText>
          </w:r>
        </w:del>
      </w:ins>
      <w:del w:id="5042" w:author="Bob Yencha" w:date="2011-12-19T17:58:00Z">
        <w:r w:rsidDel="00B558D7">
          <w:delText>G</w:delText>
        </w:r>
      </w:del>
      <w:ins w:id="5043" w:author="Swain, Ashley" w:date="2011-11-26T17:45:00Z">
        <w:del w:id="5044" w:author="Bob Yencha" w:date="2011-12-19T17:58:00Z">
          <w:r w:rsidR="004D538F" w:rsidDel="00B558D7">
            <w:delText>G</w:delText>
          </w:r>
        </w:del>
      </w:ins>
      <w:del w:id="5045" w:author="Bob Yencha" w:date="2011-12-19T17:58:00Z">
        <w:r w:rsidDel="00B558D7">
          <w:delText>U Profile</w:delText>
        </w:r>
      </w:del>
    </w:p>
    <w:p w14:paraId="63F1DA4F" w14:textId="77777777" w:rsidR="007775CD" w:rsidDel="00F239FB" w:rsidRDefault="009743A6" w:rsidP="00472A35">
      <w:pPr>
        <w:pStyle w:val="ConfStmt"/>
        <w:numPr>
          <w:ilvl w:val="3"/>
          <w:numId w:val="23"/>
        </w:numPr>
        <w:rPr>
          <w:del w:id="5046" w:author="Robert Snelick" w:date="2011-12-16T18:04:00Z"/>
        </w:rPr>
      </w:pPr>
      <w:del w:id="5047" w:author="Robert Snelick" w:date="2011-12-16T18:04:00Z">
        <w:r w:rsidDel="00F239FB">
          <w:rPr>
            <w:b/>
          </w:rPr>
          <w:delText>LRI-OBX-1</w:delText>
        </w:r>
        <w:r w:rsidR="007775CD" w:rsidDel="00F239FB">
          <w:rPr>
            <w:b/>
          </w:rPr>
          <w:delText>4</w:delText>
        </w:r>
        <w:r w:rsidRPr="003E112B" w:rsidDel="00F239FB">
          <w:rPr>
            <w:b/>
          </w:rPr>
          <w:delText>:</w:delText>
        </w:r>
        <w:r w:rsidDel="00F239FB">
          <w:delText xml:space="preserve"> The value of OBX.16 (</w:delText>
        </w:r>
        <w:r w:rsidRPr="00D4120B" w:rsidDel="00F239FB">
          <w:delText>Responsible Observer</w:delText>
        </w:r>
        <w:r w:rsidDel="00F239FB">
          <w:delText xml:space="preserve">) </w:delText>
        </w:r>
        <w:r w:rsidR="00870FFD" w:rsidDel="00F239FB">
          <w:delText xml:space="preserve">OBX.25 (Performing Organization Medical Director) </w:delText>
        </w:r>
        <w:r w:rsidRPr="00767E12" w:rsidDel="00F239FB">
          <w:rPr>
            <w:b/>
          </w:rPr>
          <w:delText>SHALL</w:delText>
        </w:r>
        <w:r w:rsidDel="00F239FB">
          <w:delText xml:space="preserve"> be valued using the </w:delText>
        </w:r>
        <w:r w:rsidR="00D826AD" w:rsidDel="00F239FB">
          <w:fldChar w:fldCharType="begin"/>
        </w:r>
        <w:r w:rsidR="00D57CF5" w:rsidDel="00F239FB">
          <w:delInstrText>HYPERLINK \l "_XCN_–_NG_1"</w:delInstrText>
        </w:r>
        <w:r w:rsidR="00D826AD" w:rsidDel="00F239FB">
          <w:fldChar w:fldCharType="separate"/>
        </w:r>
        <w:r w:rsidR="0031480A" w:rsidRPr="0031480A" w:rsidDel="00F239FB">
          <w:rPr>
            <w:rStyle w:val="Hyperlink"/>
            <w:rFonts w:ascii="Times New Roman" w:hAnsi="Times New Roman"/>
            <w:sz w:val="24"/>
          </w:rPr>
          <w:delText>XCN – NG – Extended Composite ID Number and Name for Persons (Non-Globally Unique)</w:delText>
        </w:r>
        <w:r w:rsidR="00D826AD" w:rsidDel="00F239FB">
          <w:fldChar w:fldCharType="end"/>
        </w:r>
        <w:r w:rsidR="0031480A" w:rsidDel="00F239FB">
          <w:delText xml:space="preserve"> </w:delText>
        </w:r>
        <w:r w:rsidDel="00F239FB">
          <w:delText>datatype definition and constraints.</w:delText>
        </w:r>
      </w:del>
    </w:p>
    <w:p w14:paraId="5050E336" w14:textId="77777777" w:rsidR="00667BA9" w:rsidRPr="00E11210" w:rsidDel="00F239FB" w:rsidRDefault="007775CD" w:rsidP="007775CD">
      <w:pPr>
        <w:pStyle w:val="ConfStmt"/>
        <w:numPr>
          <w:ilvl w:val="3"/>
          <w:numId w:val="23"/>
        </w:numPr>
        <w:rPr>
          <w:del w:id="5048" w:author="Robert Snelick" w:date="2011-12-16T18:04:00Z"/>
        </w:rPr>
      </w:pPr>
      <w:del w:id="5049" w:author="Robert Snelick" w:date="2011-12-16T18:04:00Z">
        <w:r w:rsidDel="00F239FB">
          <w:rPr>
            <w:b/>
          </w:rPr>
          <w:delText>LRI-OBX-15</w:delText>
        </w:r>
        <w:r w:rsidRPr="003E112B" w:rsidDel="00F239FB">
          <w:rPr>
            <w:b/>
          </w:rPr>
          <w:delText>:</w:delText>
        </w:r>
        <w:r w:rsidDel="00F239FB">
          <w:delText xml:space="preserve"> The value of OBX.23 (</w:delText>
        </w:r>
        <w:r w:rsidRPr="00D4120B" w:rsidDel="00F239FB">
          <w:delText>Performing Organization Name</w:delText>
        </w:r>
        <w:r w:rsidDel="00F239FB">
          <w:delText xml:space="preserve">) </w:delText>
        </w:r>
        <w:r w:rsidRPr="00767E12" w:rsidDel="00F239FB">
          <w:rPr>
            <w:b/>
          </w:rPr>
          <w:delText>SHALL</w:delText>
        </w:r>
        <w:r w:rsidDel="00F239FB">
          <w:delText xml:space="preserve"> be valued using the </w:delText>
        </w:r>
        <w:r w:rsidR="00D826AD" w:rsidDel="00F239FB">
          <w:fldChar w:fldCharType="begin"/>
        </w:r>
        <w:r w:rsidR="00D57CF5" w:rsidDel="00F239FB">
          <w:delInstrText>HYPERLINK \l "_XON_NG_–"</w:delInstrText>
        </w:r>
        <w:r w:rsidR="00D826AD" w:rsidDel="00F239FB">
          <w:fldChar w:fldCharType="separate"/>
        </w:r>
        <w:r w:rsidRPr="007775CD" w:rsidDel="00F239FB">
          <w:rPr>
            <w:rStyle w:val="Hyperlink"/>
            <w:rFonts w:ascii="Times New Roman" w:hAnsi="Times New Roman"/>
            <w:sz w:val="24"/>
          </w:rPr>
          <w:delText>XON NG – Extended Composite Name and Identification Number for Organizations (Non-Globally Unique)</w:delText>
        </w:r>
        <w:r w:rsidR="00D826AD" w:rsidDel="00F239FB">
          <w:fldChar w:fldCharType="end"/>
        </w:r>
        <w:r w:rsidDel="00F239FB">
          <w:delText xml:space="preserve"> datatype definition and constraints.</w:delText>
        </w:r>
      </w:del>
    </w:p>
    <w:p w14:paraId="4A2978A4" w14:textId="77777777" w:rsidR="00667BA9" w:rsidRPr="00964D9B" w:rsidRDefault="00667BA9" w:rsidP="00A6434E">
      <w:pPr>
        <w:pStyle w:val="Heading2"/>
        <w:numPr>
          <w:ilvl w:val="3"/>
          <w:numId w:val="23"/>
        </w:numPr>
        <w:tabs>
          <w:tab w:val="left" w:pos="630"/>
        </w:tabs>
      </w:pPr>
      <w:bookmarkStart w:id="5050" w:name="_Toc189112006"/>
      <w:r w:rsidRPr="00964D9B">
        <w:t>Observation Identifiers, Observation Values, Interpretations and Comments</w:t>
      </w:r>
      <w:bookmarkEnd w:id="5015"/>
      <w:bookmarkEnd w:id="5016"/>
      <w:bookmarkEnd w:id="5050"/>
    </w:p>
    <w:p w14:paraId="3406063E" w14:textId="77777777" w:rsidR="00667BA9" w:rsidRPr="00D4120B" w:rsidRDefault="00667BA9" w:rsidP="00667BA9">
      <w:r w:rsidRPr="00D4120B">
        <w:t>Laboratory results fall into several broad categories or types of results</w:t>
      </w:r>
      <w:r w:rsidR="00400CF4">
        <w:t xml:space="preserve">. </w:t>
      </w:r>
      <w:r w:rsidRPr="00D4120B">
        <w:t>The first type of result is a quantitative measure of some property of a specimen and is typically numerical in nature</w:t>
      </w:r>
      <w:r w:rsidR="00400CF4">
        <w:t xml:space="preserve">. </w:t>
      </w:r>
      <w:r w:rsidRPr="00D4120B">
        <w:t>Often these numeric results are also associated with some sort of interpretation, typically in terms of the normality or abnormality of the measured quantity in relationship to a reference range or normal range</w:t>
      </w:r>
      <w:r w:rsidR="00400CF4">
        <w:t xml:space="preserve">. </w:t>
      </w:r>
      <w:r w:rsidRPr="00D4120B">
        <w:t>Another type of result is a qualitative result related to the testing of a specimen</w:t>
      </w:r>
      <w:r w:rsidR="00400CF4">
        <w:t xml:space="preserve">. </w:t>
      </w:r>
      <w:r w:rsidRPr="00D4120B">
        <w:t>This is typically coded or textual in nature</w:t>
      </w:r>
      <w:r w:rsidR="00400CF4">
        <w:t xml:space="preserve">. </w:t>
      </w:r>
      <w:r w:rsidRPr="00D4120B">
        <w:t>Qualitative results may actually be interpretations of more detailed quantitative measurement</w:t>
      </w:r>
      <w:r w:rsidR="00400CF4">
        <w:t xml:space="preserve">. </w:t>
      </w:r>
      <w:r w:rsidRPr="00D4120B">
        <w:t>Finally, both quantitative and qualitative results may have comments associated with them</w:t>
      </w:r>
      <w:r w:rsidR="00400CF4">
        <w:t xml:space="preserve">. </w:t>
      </w:r>
      <w:r w:rsidRPr="00D4120B">
        <w:t>These comments may provide additional clarification, information regarding how the result was obtained, etc.</w:t>
      </w:r>
    </w:p>
    <w:p w14:paraId="662A4A1E" w14:textId="77777777" w:rsidR="00ED4D09" w:rsidRDefault="00667BA9" w:rsidP="00667BA9">
      <w:pPr>
        <w:rPr>
          <w:ins w:id="5051" w:author="Bob Yencha" w:date="2011-12-19T01:31:00Z"/>
        </w:rPr>
      </w:pPr>
      <w:del w:id="5052" w:author="Bob Yencha" w:date="2011-12-19T01:30:00Z">
        <w:r w:rsidRPr="00D4120B" w:rsidDel="00ED4D09">
          <w:delText>How a particular result should be reported using the OBX segment above depends upon what is being used as an observation identifier for OBX-3</w:delText>
        </w:r>
        <w:r w:rsidR="00400CF4" w:rsidDel="00ED4D09">
          <w:delText xml:space="preserve">. </w:delText>
        </w:r>
      </w:del>
      <w:r w:rsidRPr="00D4120B">
        <w:t>This guide assumes that LOINC is normally being used for the identification of observations</w:t>
      </w:r>
      <w:ins w:id="5053" w:author="Bob Yencha" w:date="2011-12-19T01:30:00Z">
        <w:r w:rsidR="00ED4D09">
          <w:t xml:space="preserve"> </w:t>
        </w:r>
      </w:ins>
      <w:ins w:id="5054" w:author="Bob Yencha" w:date="2011-12-19T01:31:00Z">
        <w:r w:rsidR="00ED4D09" w:rsidRPr="00ED4D09">
          <w:rPr>
            <w:sz w:val="23"/>
            <w:szCs w:val="23"/>
          </w:rPr>
          <w:t>if an appropriate LOINC code exists.  Appropriate status is defined in the LOINC Manual Section 11.2 Classification of LOINC Term Status</w:t>
        </w:r>
      </w:ins>
      <w:r w:rsidR="00400CF4">
        <w:t xml:space="preserve">. </w:t>
      </w:r>
      <w:r w:rsidRPr="00D4120B">
        <w:t>LOINC identifiers can easily be classified as quantitative or qualitative</w:t>
      </w:r>
      <w:r w:rsidR="00400CF4">
        <w:t xml:space="preserve">. </w:t>
      </w:r>
      <w:r w:rsidRPr="00D4120B">
        <w:t>The LOINC scale property QN (quantitative) indicates that the LOINC identifier is quantitative</w:t>
      </w:r>
      <w:r w:rsidR="00400CF4">
        <w:t xml:space="preserve">. </w:t>
      </w:r>
      <w:r w:rsidRPr="00D4120B">
        <w:t>All other LOINC identifiers can be treated as qualitative for the purpose of this discussion</w:t>
      </w:r>
      <w:r w:rsidR="00400CF4">
        <w:t xml:space="preserve">. </w:t>
      </w:r>
      <w:r w:rsidRPr="00D4120B">
        <w:t>Those OBX’s associated with quantitative LOINC identifiers should be using OBX-5 with either the NM (numeric), SN (structured numeric), TS (timestamp), DT (date) or TM (time) data types</w:t>
      </w:r>
      <w:r w:rsidR="00400CF4">
        <w:t xml:space="preserve">. </w:t>
      </w:r>
      <w:r w:rsidRPr="00D4120B">
        <w:t>These quantitative results can be accompanied by an interpretation</w:t>
      </w:r>
      <w:r w:rsidR="00400CF4">
        <w:t xml:space="preserve">. </w:t>
      </w:r>
      <w:r w:rsidRPr="00D4120B">
        <w:t>Coded interpretations should be reported using OBX-8 (abnormal flags) when the values have been drawn from HL7 table 0078</w:t>
      </w:r>
      <w:r w:rsidR="00400CF4">
        <w:t xml:space="preserve">. </w:t>
      </w:r>
    </w:p>
    <w:p w14:paraId="7F6A59AE" w14:textId="77777777" w:rsidR="00ED4D09" w:rsidRPr="001134CC" w:rsidRDefault="00ED4D09" w:rsidP="00ED4D09">
      <w:pPr>
        <w:numPr>
          <w:ins w:id="5055" w:author="Bob Yencha" w:date="2011-12-19T01:32:00Z"/>
        </w:numPr>
        <w:autoSpaceDE w:val="0"/>
        <w:autoSpaceDN w:val="0"/>
        <w:adjustRightInd w:val="0"/>
        <w:rPr>
          <w:ins w:id="5056" w:author="Bob Yencha" w:date="2011-12-19T01:32:00Z"/>
          <w:sz w:val="23"/>
          <w:szCs w:val="23"/>
        </w:rPr>
      </w:pPr>
      <w:ins w:id="5057" w:author="Bob Yencha" w:date="2011-12-19T01:32:00Z">
        <w:r w:rsidRPr="001134CC">
          <w:rPr>
            <w:sz w:val="23"/>
            <w:szCs w:val="23"/>
          </w:rPr>
          <w:t>The LOINC scale property for qualitative results can fall into four types:</w:t>
        </w:r>
      </w:ins>
    </w:p>
    <w:p w14:paraId="2DFF60EC" w14:textId="77777777" w:rsidR="00ED4D09" w:rsidRPr="001134CC" w:rsidRDefault="00ED4D09" w:rsidP="00ED4D09">
      <w:pPr>
        <w:pStyle w:val="ListParagraph"/>
        <w:numPr>
          <w:ilvl w:val="0"/>
          <w:numId w:val="33"/>
        </w:numPr>
        <w:autoSpaceDE w:val="0"/>
        <w:autoSpaceDN w:val="0"/>
        <w:adjustRightInd w:val="0"/>
        <w:spacing w:after="120" w:line="240" w:lineRule="auto"/>
        <w:rPr>
          <w:ins w:id="5058" w:author="Bob Yencha" w:date="2011-12-19T01:32:00Z"/>
          <w:rFonts w:ascii="Times New Roman" w:hAnsi="Times New Roman"/>
          <w:sz w:val="23"/>
          <w:szCs w:val="23"/>
        </w:rPr>
      </w:pPr>
      <w:ins w:id="5059" w:author="Bob Yencha" w:date="2011-12-19T01:32:00Z">
        <w:r w:rsidRPr="001134CC">
          <w:rPr>
            <w:rFonts w:ascii="Times New Roman" w:hAnsi="Times New Roman"/>
            <w:sz w:val="23"/>
            <w:szCs w:val="23"/>
          </w:rPr>
          <w:t>Ordinal (ORD): OBX-3 observations with qualitative LOINC test codes using ordinal result scales may fully specify the analyte/component measured in OBX-3, thus only requiring a “Presence/Absence” code to fully specify the observation.</w:t>
        </w:r>
      </w:ins>
    </w:p>
    <w:p w14:paraId="39360930" w14:textId="77777777" w:rsidR="00ED4D09" w:rsidRPr="001134CC" w:rsidRDefault="00ED4D09" w:rsidP="00ED4D09">
      <w:pPr>
        <w:pStyle w:val="ListParagraph"/>
        <w:numPr>
          <w:ilvl w:val="0"/>
          <w:numId w:val="33"/>
        </w:numPr>
        <w:autoSpaceDE w:val="0"/>
        <w:autoSpaceDN w:val="0"/>
        <w:adjustRightInd w:val="0"/>
        <w:spacing w:after="120" w:line="240" w:lineRule="auto"/>
        <w:rPr>
          <w:ins w:id="5060" w:author="Bob Yencha" w:date="2011-12-19T01:32:00Z"/>
          <w:rFonts w:ascii="Times New Roman" w:hAnsi="Times New Roman"/>
          <w:sz w:val="23"/>
          <w:szCs w:val="23"/>
        </w:rPr>
      </w:pPr>
      <w:ins w:id="5061" w:author="Bob Yencha" w:date="2011-12-19T01:32:00Z">
        <w:r w:rsidRPr="001134CC">
          <w:rPr>
            <w:rFonts w:ascii="Times New Roman" w:hAnsi="Times New Roman"/>
            <w:sz w:val="23"/>
            <w:szCs w:val="23"/>
          </w:rPr>
          <w:t>Nominal (NOM): OBX-3 observations with "presence or identity" LOINC test codes using nominal result scales to fully specify the observation.</w:t>
        </w:r>
      </w:ins>
    </w:p>
    <w:p w14:paraId="690B4CE7" w14:textId="77777777" w:rsidR="00ED4D09" w:rsidRPr="001134CC" w:rsidRDefault="00ED4D09" w:rsidP="00ED4D09">
      <w:pPr>
        <w:pStyle w:val="ListParagraph"/>
        <w:numPr>
          <w:ilvl w:val="1"/>
          <w:numId w:val="33"/>
        </w:numPr>
        <w:autoSpaceDE w:val="0"/>
        <w:autoSpaceDN w:val="0"/>
        <w:adjustRightInd w:val="0"/>
        <w:spacing w:after="120" w:line="240" w:lineRule="auto"/>
        <w:rPr>
          <w:ins w:id="5062" w:author="Bob Yencha" w:date="2011-12-19T01:32:00Z"/>
          <w:rFonts w:ascii="Times New Roman" w:hAnsi="Times New Roman"/>
          <w:sz w:val="23"/>
          <w:szCs w:val="23"/>
        </w:rPr>
      </w:pPr>
      <w:ins w:id="5063" w:author="Bob Yencha" w:date="2011-12-19T01:32:00Z">
        <w:r w:rsidRPr="001134CC">
          <w:rPr>
            <w:rFonts w:ascii="Times New Roman" w:hAnsi="Times New Roman"/>
            <w:sz w:val="23"/>
            <w:szCs w:val="23"/>
          </w:rPr>
          <w:t>Bacterial cultures may require a SNOMED CT concept from the "organism" hierarchy</w:t>
        </w:r>
      </w:ins>
    </w:p>
    <w:p w14:paraId="71922B48" w14:textId="77777777" w:rsidR="00ED4D09" w:rsidRPr="001134CC" w:rsidRDefault="00ED4D09" w:rsidP="00ED4D09">
      <w:pPr>
        <w:pStyle w:val="ListParagraph"/>
        <w:numPr>
          <w:ilvl w:val="0"/>
          <w:numId w:val="33"/>
        </w:numPr>
        <w:autoSpaceDE w:val="0"/>
        <w:autoSpaceDN w:val="0"/>
        <w:adjustRightInd w:val="0"/>
        <w:spacing w:after="120" w:line="240" w:lineRule="auto"/>
        <w:rPr>
          <w:ins w:id="5064" w:author="Bob Yencha" w:date="2011-12-19T01:32:00Z"/>
          <w:rFonts w:ascii="Times New Roman" w:hAnsi="Times New Roman"/>
          <w:sz w:val="23"/>
          <w:szCs w:val="23"/>
        </w:rPr>
      </w:pPr>
      <w:ins w:id="5065" w:author="Bob Yencha" w:date="2011-12-19T01:32:00Z">
        <w:r w:rsidRPr="001134CC">
          <w:rPr>
            <w:rFonts w:ascii="Times New Roman" w:hAnsi="Times New Roman"/>
            <w:sz w:val="23"/>
            <w:szCs w:val="23"/>
          </w:rPr>
          <w:t>Narrative (NAR): OBX-3 observations with narrative LOINC test codes use ST or TX data type in OBX.5.</w:t>
        </w:r>
      </w:ins>
    </w:p>
    <w:p w14:paraId="0F93628B" w14:textId="77777777" w:rsidR="00ED4D09" w:rsidRPr="001134CC" w:rsidRDefault="00ED4D09" w:rsidP="00ED4D09">
      <w:pPr>
        <w:pStyle w:val="ListParagraph"/>
        <w:numPr>
          <w:ilvl w:val="0"/>
          <w:numId w:val="33"/>
        </w:numPr>
        <w:autoSpaceDE w:val="0"/>
        <w:autoSpaceDN w:val="0"/>
        <w:adjustRightInd w:val="0"/>
        <w:spacing w:after="120" w:line="240" w:lineRule="auto"/>
        <w:rPr>
          <w:ins w:id="5066" w:author="Bob Yencha" w:date="2011-12-19T01:32:00Z"/>
          <w:rFonts w:ascii="Times New Roman" w:hAnsi="Times New Roman"/>
          <w:sz w:val="23"/>
          <w:szCs w:val="23"/>
        </w:rPr>
      </w:pPr>
      <w:ins w:id="5067" w:author="Bob Yencha" w:date="2011-12-19T01:32:00Z">
        <w:r w:rsidRPr="001134CC">
          <w:rPr>
            <w:rFonts w:ascii="Times New Roman" w:hAnsi="Times New Roman"/>
            <w:sz w:val="23"/>
            <w:szCs w:val="23"/>
          </w:rPr>
          <w:t>Ordinal or Quantitative (OrdQn):  This type is used by Susceptibility tests that may be reported as qualitative (i.e. susceptible, resistant) or as quantitative, numeric results (e.g. Minimum Inhibitory Concentration MIC).</w:t>
        </w:r>
      </w:ins>
    </w:p>
    <w:p w14:paraId="24382BDD" w14:textId="77777777" w:rsidR="00335C7C" w:rsidRPr="001134CC" w:rsidRDefault="00335C7C" w:rsidP="00335C7C">
      <w:pPr>
        <w:numPr>
          <w:ins w:id="5068" w:author="Bob Yencha" w:date="2011-12-19T01:34:00Z"/>
        </w:numPr>
        <w:autoSpaceDE w:val="0"/>
        <w:autoSpaceDN w:val="0"/>
        <w:adjustRightInd w:val="0"/>
        <w:rPr>
          <w:ins w:id="5069" w:author="Bob Yencha" w:date="2011-12-19T01:34:00Z"/>
          <w:sz w:val="23"/>
          <w:szCs w:val="23"/>
        </w:rPr>
      </w:pPr>
      <w:ins w:id="5070" w:author="Bob Yencha" w:date="2011-12-19T01:34:00Z">
        <w:r w:rsidRPr="001134CC">
          <w:rPr>
            <w:sz w:val="23"/>
            <w:szCs w:val="23"/>
          </w:rPr>
          <w:t>Both quantitative and qualitative results may have comments associated with them. These comments may provide additional clarification, information regarding how the result was obtained, etc.</w:t>
        </w:r>
      </w:ins>
    </w:p>
    <w:p w14:paraId="19F78E0F" w14:textId="77777777" w:rsidR="00667BA9" w:rsidRPr="001502BA" w:rsidRDefault="00335C7C" w:rsidP="001502BA">
      <w:pPr>
        <w:numPr>
          <w:ins w:id="5071" w:author="Bob Yencha" w:date="2011-12-19T01:31:00Z"/>
        </w:numPr>
        <w:autoSpaceDE w:val="0"/>
        <w:autoSpaceDN w:val="0"/>
        <w:adjustRightInd w:val="0"/>
        <w:rPr>
          <w:color w:val="000000"/>
          <w:sz w:val="23"/>
          <w:szCs w:val="23"/>
        </w:rPr>
      </w:pPr>
      <w:ins w:id="5072" w:author="Bob Yencha" w:date="2011-12-19T01:35:00Z">
        <w:r w:rsidRPr="001134CC">
          <w:rPr>
            <w:sz w:val="23"/>
            <w:szCs w:val="23"/>
          </w:rPr>
          <w:t xml:space="preserve">In laboratory test result reporting, the semantic relationship between OBX-3 (Observation Identifier) and OBX-5 (Observation Value) is that the asserted value in OBX-5 "refines" or "qualifies" the meaning of the laboratory test that is specified in OBX-3. In other words how a particular result should be reported using the OBX segment above depends upon what is being used as an observation identifier for OBX-3. This is true regardless of whether SNOMED-CT is used. When SNOMED CT is used for a coded result value in OBX-5, this understanding of the semantic relationship is consistent with the use of qualifiers and refinement as specified in the SNOMED CT Concept Model. It supports the use of SNOMED CT concepts (codes) from the "qualifier value" or another appropriate SNOMED CT hierarchy matching the "semantic type" of the laboratory test specified by the LOINC code in OBX-3 </w:t>
        </w:r>
        <w:r w:rsidRPr="001134CC">
          <w:rPr>
            <w:sz w:val="23"/>
            <w:szCs w:val="23"/>
            <w:u w:val="single"/>
          </w:rPr>
          <w:t>for Microbiology results</w:t>
        </w:r>
        <w:r w:rsidRPr="001134CC">
          <w:rPr>
            <w:sz w:val="23"/>
            <w:szCs w:val="23"/>
          </w:rPr>
          <w:t xml:space="preserve">. These result value concepts may specify a presence/absence value, an organism name or </w:t>
        </w:r>
        <w:r w:rsidRPr="001134CC">
          <w:rPr>
            <w:sz w:val="23"/>
            <w:szCs w:val="23"/>
            <w:u w:val="single"/>
          </w:rPr>
          <w:t>an organism-related substance (e.g. toxin, RNA, DNA, antigen)</w:t>
        </w:r>
        <w:r w:rsidRPr="001134CC">
          <w:rPr>
            <w:sz w:val="23"/>
            <w:szCs w:val="23"/>
          </w:rPr>
          <w:t>.</w:t>
        </w:r>
      </w:ins>
      <w:del w:id="5073" w:author="Bob Yencha" w:date="2011-12-19T01:31:00Z">
        <w:r w:rsidR="00667BA9" w:rsidRPr="00D4120B" w:rsidDel="00ED4D09">
          <w:delText>When a coded interpretation is sent, or when a textual interpretation is sent, a second OBX using a non-quantitative LOINC identifier should be used.</w:delText>
        </w:r>
      </w:del>
    </w:p>
    <w:p w14:paraId="4911A7F2" w14:textId="77777777" w:rsidR="00667BA9" w:rsidRPr="00D4120B" w:rsidRDefault="00081691" w:rsidP="00667BA9">
      <w:r>
        <w:t>The above discussion has focused on</w:t>
      </w:r>
      <w:r w:rsidRPr="00D4120B">
        <w:t xml:space="preserve"> </w:t>
      </w:r>
      <w:r w:rsidR="00667BA9" w:rsidRPr="00D4120B">
        <w:t>actual clinical findings, whether they are quantitative or qualitative</w:t>
      </w:r>
      <w:r w:rsidR="00400CF4">
        <w:t xml:space="preserve">. </w:t>
      </w:r>
      <w:r w:rsidR="00667BA9" w:rsidRPr="00D4120B">
        <w:t>Often, additional clarifying documentation is sent along with the clinical findings</w:t>
      </w:r>
      <w:r w:rsidR="00400CF4">
        <w:t xml:space="preserve">. </w:t>
      </w:r>
      <w:r w:rsidR="00667BA9" w:rsidRPr="00D4120B">
        <w:t>These should be handled as comments, conveyed in an NTE segment(s) following the OBX in question</w:t>
      </w:r>
      <w:r w:rsidR="00400CF4">
        <w:t xml:space="preserve">. </w:t>
      </w:r>
      <w:r w:rsidR="00667BA9" w:rsidRPr="00D4120B">
        <w:t>Comments typically fall into the following categories:</w:t>
      </w:r>
    </w:p>
    <w:p w14:paraId="4564C83B" w14:textId="77777777" w:rsidR="00667BA9" w:rsidRPr="00D4120B" w:rsidRDefault="00667BA9" w:rsidP="00667BA9">
      <w:pPr>
        <w:pStyle w:val="NormalListBullets"/>
      </w:pPr>
      <w:r w:rsidRPr="00D4120B">
        <w:t>Comments about how a clinical finding was reached</w:t>
      </w:r>
    </w:p>
    <w:p w14:paraId="466246B1" w14:textId="77777777" w:rsidR="00667BA9" w:rsidRPr="00D4120B" w:rsidRDefault="00667BA9" w:rsidP="00667BA9">
      <w:pPr>
        <w:pStyle w:val="NormalListBullets"/>
      </w:pPr>
      <w:r w:rsidRPr="00D4120B">
        <w:t>Clarification regarding the meaning of a clinical finding</w:t>
      </w:r>
    </w:p>
    <w:p w14:paraId="433EC42D" w14:textId="77777777" w:rsidR="00667BA9" w:rsidRPr="00D4120B" w:rsidRDefault="00667BA9" w:rsidP="00667BA9">
      <w:pPr>
        <w:pStyle w:val="NormalListBullets"/>
      </w:pPr>
      <w:r w:rsidRPr="00D4120B">
        <w:t>Additional information not directly related to the clinical finding such as contact information for the lab, disclaimers, etc.</w:t>
      </w:r>
    </w:p>
    <w:p w14:paraId="59F8BDF3" w14:textId="77777777" w:rsidR="005302EE" w:rsidRDefault="00667BA9" w:rsidP="00667BA9">
      <w:pPr>
        <w:pStyle w:val="NormalListBullets"/>
      </w:pPr>
      <w:r w:rsidRPr="00D4120B">
        <w:t xml:space="preserve">Most canned, or boiler plate text associated with a result </w:t>
      </w:r>
      <w:r w:rsidR="005302EE">
        <w:t>falls into the comment category</w:t>
      </w:r>
    </w:p>
    <w:p w14:paraId="369BF7AF" w14:textId="77777777" w:rsidR="005302EE" w:rsidRPr="005302EE" w:rsidRDefault="005302EE" w:rsidP="005302EE">
      <w:r w:rsidRPr="005302EE">
        <w:t>The following table gives examples of how the different fields in the OBX segment interact to create the complete observation.</w:t>
      </w:r>
    </w:p>
    <w:tbl>
      <w:tblPr>
        <w:tblW w:w="4946" w:type="pct"/>
        <w:jc w:val="center"/>
        <w:tblBorders>
          <w:top w:val="single" w:sz="4" w:space="0" w:color="C0C0C0"/>
          <w:left w:val="single" w:sz="4" w:space="0" w:color="C0C0C0"/>
          <w:bottom w:val="single" w:sz="12" w:space="0" w:color="CC3300"/>
          <w:right w:val="single" w:sz="4" w:space="0" w:color="C0C0C0"/>
          <w:insideH w:val="single" w:sz="12" w:space="0" w:color="CC3300"/>
          <w:insideV w:val="single" w:sz="4" w:space="0" w:color="C0C0C0"/>
        </w:tblBorders>
        <w:tblCellMar>
          <w:left w:w="58" w:type="dxa"/>
          <w:right w:w="58" w:type="dxa"/>
        </w:tblCellMar>
        <w:tblLook w:val="01E0" w:firstRow="1" w:lastRow="1" w:firstColumn="1" w:lastColumn="1" w:noHBand="0" w:noVBand="0"/>
      </w:tblPr>
      <w:tblGrid>
        <w:gridCol w:w="1575"/>
        <w:gridCol w:w="1378"/>
        <w:gridCol w:w="2072"/>
        <w:gridCol w:w="1725"/>
        <w:gridCol w:w="1725"/>
        <w:gridCol w:w="1725"/>
        <w:gridCol w:w="1725"/>
        <w:gridCol w:w="1722"/>
      </w:tblGrid>
      <w:tr w:rsidR="00F436C5" w:rsidRPr="006E2B4A" w14:paraId="107B3204" w14:textId="77777777">
        <w:trPr>
          <w:cantSplit/>
          <w:trHeight w:hRule="exact" w:val="360"/>
          <w:tblHeader/>
          <w:jc w:val="center"/>
        </w:trPr>
        <w:tc>
          <w:tcPr>
            <w:tcW w:w="5000" w:type="pct"/>
            <w:gridSpan w:val="8"/>
            <w:tcBorders>
              <w:top w:val="single" w:sz="12" w:space="0" w:color="CC0000"/>
            </w:tcBorders>
            <w:shd w:val="clear" w:color="auto" w:fill="F3F3F3"/>
            <w:vAlign w:val="bottom"/>
          </w:tcPr>
          <w:p w14:paraId="1879B757" w14:textId="77777777" w:rsidR="00F436C5" w:rsidRPr="006E2B4A" w:rsidRDefault="00F436C5" w:rsidP="00F436C5">
            <w:pPr>
              <w:pStyle w:val="Caption"/>
            </w:pPr>
            <w:bookmarkStart w:id="5074" w:name="_Toc189111912"/>
            <w:r>
              <w:t xml:space="preserve">Table </w:t>
            </w:r>
            <w:r w:rsidR="001C047D">
              <w:fldChar w:fldCharType="begin"/>
            </w:r>
            <w:r w:rsidR="001C047D">
              <w:instrText xml:space="preserve"> STYLEREF 1 \s </w:instrText>
            </w:r>
            <w:r w:rsidR="001C047D">
              <w:fldChar w:fldCharType="separate"/>
            </w:r>
            <w:r w:rsidR="002B0A1D">
              <w:rPr>
                <w:noProof/>
              </w:rPr>
              <w:t>3</w:t>
            </w:r>
            <w:r w:rsidR="001C047D">
              <w:rPr>
                <w:noProof/>
              </w:rPr>
              <w:fldChar w:fldCharType="end"/>
            </w:r>
            <w:r>
              <w:noBreakHyphen/>
            </w:r>
            <w:r w:rsidR="001C047D">
              <w:fldChar w:fldCharType="begin"/>
            </w:r>
            <w:r w:rsidR="001C047D">
              <w:instrText xml:space="preserve"> SEQ Table </w:instrText>
            </w:r>
            <w:r w:rsidR="001C047D">
              <w:instrText xml:space="preserve">\* ARABIC \s 1 </w:instrText>
            </w:r>
            <w:r w:rsidR="001C047D">
              <w:fldChar w:fldCharType="separate"/>
            </w:r>
            <w:r w:rsidR="002B0A1D">
              <w:rPr>
                <w:noProof/>
              </w:rPr>
              <w:t>12</w:t>
            </w:r>
            <w:r w:rsidR="001C047D">
              <w:rPr>
                <w:noProof/>
              </w:rPr>
              <w:fldChar w:fldCharType="end"/>
            </w:r>
            <w:r>
              <w:t>. Observation Identifiers</w:t>
            </w:r>
            <w:bookmarkEnd w:id="5074"/>
          </w:p>
        </w:tc>
      </w:tr>
      <w:tr w:rsidR="00667BA9" w:rsidRPr="006E2B4A" w14:paraId="30B07C6C" w14:textId="77777777">
        <w:trPr>
          <w:cantSplit/>
          <w:trHeight w:val="360"/>
          <w:tblHeader/>
          <w:jc w:val="center"/>
        </w:trPr>
        <w:tc>
          <w:tcPr>
            <w:tcW w:w="577" w:type="pct"/>
            <w:tcBorders>
              <w:top w:val="single" w:sz="12" w:space="0" w:color="CC0000"/>
            </w:tcBorders>
            <w:shd w:val="clear" w:color="auto" w:fill="F3F3F3"/>
            <w:vAlign w:val="center"/>
          </w:tcPr>
          <w:p w14:paraId="613A79C6" w14:textId="77777777" w:rsidR="00667BA9" w:rsidRPr="00D4120B" w:rsidRDefault="00F436C5" w:rsidP="00F436C5">
            <w:pPr>
              <w:pStyle w:val="TableHeadingA"/>
            </w:pPr>
            <w:r>
              <w:t xml:space="preserve">Testing Situation </w:t>
            </w:r>
            <w:r w:rsidR="00667BA9" w:rsidRPr="006E2B4A">
              <w:t>Discussion</w:t>
            </w:r>
          </w:p>
        </w:tc>
        <w:tc>
          <w:tcPr>
            <w:tcW w:w="505" w:type="pct"/>
            <w:tcBorders>
              <w:top w:val="single" w:sz="12" w:space="0" w:color="CC0000"/>
            </w:tcBorders>
            <w:shd w:val="clear" w:color="auto" w:fill="F3F3F3"/>
            <w:vAlign w:val="center"/>
          </w:tcPr>
          <w:p w14:paraId="1B5E9539" w14:textId="77777777" w:rsidR="00667BA9" w:rsidRPr="00D4120B" w:rsidRDefault="00667BA9" w:rsidP="00F436C5">
            <w:pPr>
              <w:pStyle w:val="TableHeadingA"/>
            </w:pPr>
            <w:r w:rsidRPr="006E2B4A">
              <w:t>OBX.2</w:t>
            </w:r>
            <w:r w:rsidRPr="006E2B4A">
              <w:br/>
              <w:t>Observation Type</w:t>
            </w:r>
          </w:p>
        </w:tc>
        <w:tc>
          <w:tcPr>
            <w:tcW w:w="759" w:type="pct"/>
            <w:tcBorders>
              <w:top w:val="single" w:sz="12" w:space="0" w:color="CC0000"/>
            </w:tcBorders>
            <w:shd w:val="clear" w:color="auto" w:fill="F3F3F3"/>
            <w:vAlign w:val="center"/>
          </w:tcPr>
          <w:p w14:paraId="168F5B97" w14:textId="77777777" w:rsidR="00667BA9" w:rsidRPr="00D4120B" w:rsidRDefault="00667BA9" w:rsidP="00F436C5">
            <w:pPr>
              <w:pStyle w:val="TableHeadingA"/>
            </w:pPr>
            <w:r w:rsidRPr="006E2B4A">
              <w:t>OBX.3</w:t>
            </w:r>
            <w:r w:rsidRPr="006E2B4A">
              <w:br/>
              <w:t>Observation Identifier: LOINC part = scale</w:t>
            </w:r>
          </w:p>
        </w:tc>
        <w:tc>
          <w:tcPr>
            <w:tcW w:w="632" w:type="pct"/>
            <w:tcBorders>
              <w:top w:val="single" w:sz="12" w:space="0" w:color="CC0000"/>
            </w:tcBorders>
            <w:shd w:val="clear" w:color="auto" w:fill="F3F3F3"/>
            <w:vAlign w:val="center"/>
          </w:tcPr>
          <w:p w14:paraId="14B965F5" w14:textId="77777777" w:rsidR="00667BA9" w:rsidRPr="00D4120B" w:rsidRDefault="00667BA9" w:rsidP="00F436C5">
            <w:pPr>
              <w:pStyle w:val="TableHeadingA"/>
            </w:pPr>
            <w:r w:rsidRPr="006E2B4A">
              <w:t>OBX.5</w:t>
            </w:r>
            <w:r w:rsidRPr="006E2B4A">
              <w:br/>
              <w:t>Observation value</w:t>
            </w:r>
          </w:p>
        </w:tc>
        <w:tc>
          <w:tcPr>
            <w:tcW w:w="632" w:type="pct"/>
            <w:tcBorders>
              <w:top w:val="single" w:sz="12" w:space="0" w:color="CC0000"/>
            </w:tcBorders>
            <w:shd w:val="clear" w:color="auto" w:fill="F3F3F3"/>
            <w:vAlign w:val="center"/>
          </w:tcPr>
          <w:p w14:paraId="27892107" w14:textId="77777777" w:rsidR="00667BA9" w:rsidRPr="00D4120B" w:rsidRDefault="00667BA9" w:rsidP="00F436C5">
            <w:pPr>
              <w:pStyle w:val="TableHeadingA"/>
            </w:pPr>
            <w:r w:rsidRPr="006E2B4A">
              <w:t>OBX.6</w:t>
            </w:r>
            <w:r w:rsidRPr="006E2B4A">
              <w:br/>
              <w:t>Units</w:t>
            </w:r>
          </w:p>
        </w:tc>
        <w:tc>
          <w:tcPr>
            <w:tcW w:w="632" w:type="pct"/>
            <w:tcBorders>
              <w:top w:val="single" w:sz="12" w:space="0" w:color="CC0000"/>
            </w:tcBorders>
            <w:shd w:val="clear" w:color="auto" w:fill="F3F3F3"/>
            <w:vAlign w:val="center"/>
          </w:tcPr>
          <w:p w14:paraId="52C4C5C9" w14:textId="77777777" w:rsidR="00667BA9" w:rsidRPr="00D4120B" w:rsidRDefault="00667BA9" w:rsidP="00F436C5">
            <w:pPr>
              <w:pStyle w:val="TableHeadingA"/>
            </w:pPr>
            <w:r w:rsidRPr="006E2B4A">
              <w:t>OBX.8</w:t>
            </w:r>
            <w:r w:rsidRPr="006E2B4A">
              <w:br/>
              <w:t>Abnormal Flags</w:t>
            </w:r>
          </w:p>
        </w:tc>
        <w:tc>
          <w:tcPr>
            <w:tcW w:w="632" w:type="pct"/>
            <w:tcBorders>
              <w:top w:val="single" w:sz="12" w:space="0" w:color="CC0000"/>
            </w:tcBorders>
            <w:shd w:val="clear" w:color="auto" w:fill="F3F3F3"/>
            <w:vAlign w:val="center"/>
          </w:tcPr>
          <w:p w14:paraId="61E48B5B" w14:textId="77777777" w:rsidR="00667BA9" w:rsidRPr="00D4120B" w:rsidRDefault="00667BA9" w:rsidP="00F436C5">
            <w:pPr>
              <w:pStyle w:val="TableHeadingA"/>
            </w:pPr>
            <w:r w:rsidRPr="006E2B4A">
              <w:t>OBX.7</w:t>
            </w:r>
            <w:r w:rsidRPr="006E2B4A">
              <w:br/>
              <w:t>Reference Range</w:t>
            </w:r>
          </w:p>
        </w:tc>
        <w:tc>
          <w:tcPr>
            <w:tcW w:w="631" w:type="pct"/>
            <w:tcBorders>
              <w:top w:val="single" w:sz="12" w:space="0" w:color="CC0000"/>
            </w:tcBorders>
            <w:shd w:val="clear" w:color="auto" w:fill="F3F3F3"/>
            <w:vAlign w:val="center"/>
          </w:tcPr>
          <w:p w14:paraId="17C30C03" w14:textId="77777777" w:rsidR="00667BA9" w:rsidRPr="00D4120B" w:rsidRDefault="00667BA9" w:rsidP="00F436C5">
            <w:pPr>
              <w:pStyle w:val="TableHeadingA"/>
            </w:pPr>
            <w:r w:rsidRPr="006E2B4A">
              <w:t xml:space="preserve">NTE </w:t>
            </w:r>
            <w:r w:rsidRPr="00D4120B">
              <w:t>Segment</w:t>
            </w:r>
          </w:p>
        </w:tc>
      </w:tr>
      <w:tr w:rsidR="00667BA9" w:rsidRPr="00D4120B" w14:paraId="15C8BEDA" w14:textId="77777777">
        <w:trPr>
          <w:cantSplit/>
          <w:trHeight w:val="378"/>
          <w:jc w:val="center"/>
        </w:trPr>
        <w:tc>
          <w:tcPr>
            <w:tcW w:w="577" w:type="pct"/>
            <w:vAlign w:val="bottom"/>
          </w:tcPr>
          <w:p w14:paraId="7DA210F3" w14:textId="77777777" w:rsidR="00667BA9" w:rsidRPr="00D4120B" w:rsidRDefault="00667BA9" w:rsidP="008F7891">
            <w:pPr>
              <w:pStyle w:val="TableContent"/>
            </w:pPr>
            <w:r w:rsidRPr="00D4120B">
              <w:rPr>
                <w:kern w:val="0"/>
              </w:rPr>
              <w:t>Numeric result along with interpretation</w:t>
            </w:r>
          </w:p>
        </w:tc>
        <w:tc>
          <w:tcPr>
            <w:tcW w:w="505" w:type="pct"/>
            <w:vAlign w:val="bottom"/>
          </w:tcPr>
          <w:p w14:paraId="4D7132B0" w14:textId="77777777" w:rsidR="00667BA9" w:rsidRPr="00D4120B" w:rsidRDefault="00667BA9" w:rsidP="008F7891">
            <w:pPr>
              <w:pStyle w:val="TableContent"/>
            </w:pPr>
            <w:r w:rsidRPr="00D4120B">
              <w:rPr>
                <w:kern w:val="0"/>
              </w:rPr>
              <w:t>NM</w:t>
            </w:r>
          </w:p>
        </w:tc>
        <w:tc>
          <w:tcPr>
            <w:tcW w:w="759" w:type="pct"/>
            <w:vAlign w:val="bottom"/>
          </w:tcPr>
          <w:p w14:paraId="0AB25FE2" w14:textId="77777777" w:rsidR="00667BA9" w:rsidRPr="00D4120B" w:rsidRDefault="00667BA9" w:rsidP="008F7891">
            <w:pPr>
              <w:pStyle w:val="TableContent"/>
            </w:pPr>
            <w:r w:rsidRPr="00D4120B">
              <w:rPr>
                <w:kern w:val="0"/>
              </w:rPr>
              <w:t>QN</w:t>
            </w:r>
          </w:p>
        </w:tc>
        <w:tc>
          <w:tcPr>
            <w:tcW w:w="632" w:type="pct"/>
            <w:vAlign w:val="bottom"/>
          </w:tcPr>
          <w:p w14:paraId="781521B0" w14:textId="77777777" w:rsidR="00667BA9" w:rsidRPr="00D4120B" w:rsidRDefault="00667BA9" w:rsidP="008F7891">
            <w:pPr>
              <w:pStyle w:val="TableContent"/>
            </w:pPr>
            <w:r w:rsidRPr="00D4120B">
              <w:rPr>
                <w:kern w:val="0"/>
              </w:rPr>
              <w:t>number</w:t>
            </w:r>
          </w:p>
        </w:tc>
        <w:tc>
          <w:tcPr>
            <w:tcW w:w="632" w:type="pct"/>
            <w:vAlign w:val="bottom"/>
          </w:tcPr>
          <w:p w14:paraId="5DBA4CCE" w14:textId="77777777" w:rsidR="00667BA9" w:rsidRPr="00D4120B" w:rsidRDefault="005D1EE8" w:rsidP="00972DE1">
            <w:pPr>
              <w:pStyle w:val="TableContent"/>
            </w:pPr>
            <w:r>
              <w:rPr>
                <w:kern w:val="0"/>
              </w:rPr>
              <w:t xml:space="preserve">May be populated with </w:t>
            </w:r>
            <w:r w:rsidR="00667BA9" w:rsidRPr="00D4120B">
              <w:rPr>
                <w:kern w:val="0"/>
              </w:rPr>
              <w:t>UCUM Units</w:t>
            </w:r>
          </w:p>
        </w:tc>
        <w:tc>
          <w:tcPr>
            <w:tcW w:w="632" w:type="pct"/>
            <w:vAlign w:val="bottom"/>
          </w:tcPr>
          <w:p w14:paraId="4F215C04" w14:textId="77777777" w:rsidR="00667BA9" w:rsidRPr="00D4120B" w:rsidRDefault="00667BA9" w:rsidP="008F7891">
            <w:pPr>
              <w:pStyle w:val="TableContent"/>
            </w:pPr>
            <w:r w:rsidRPr="00D4120B">
              <w:rPr>
                <w:kern w:val="0"/>
              </w:rPr>
              <w:t>May be populated with codes from HL7 table 0078</w:t>
            </w:r>
          </w:p>
        </w:tc>
        <w:tc>
          <w:tcPr>
            <w:tcW w:w="632" w:type="pct"/>
            <w:vAlign w:val="bottom"/>
          </w:tcPr>
          <w:p w14:paraId="4DD3F5D8" w14:textId="77777777" w:rsidR="00667BA9" w:rsidRPr="00D4120B" w:rsidRDefault="00667BA9" w:rsidP="008F7891">
            <w:pPr>
              <w:pStyle w:val="TableContent"/>
            </w:pPr>
            <w:r w:rsidRPr="00D4120B">
              <w:rPr>
                <w:kern w:val="0"/>
              </w:rPr>
              <w:t>May be populated</w:t>
            </w:r>
          </w:p>
        </w:tc>
        <w:tc>
          <w:tcPr>
            <w:tcW w:w="631" w:type="pct"/>
            <w:vAlign w:val="bottom"/>
          </w:tcPr>
          <w:p w14:paraId="578B4AFD" w14:textId="77777777" w:rsidR="00667BA9" w:rsidRPr="00D4120B" w:rsidRDefault="00667BA9" w:rsidP="008F7891">
            <w:pPr>
              <w:pStyle w:val="TableContent"/>
            </w:pPr>
            <w:r w:rsidRPr="00D4120B">
              <w:rPr>
                <w:kern w:val="0"/>
              </w:rPr>
              <w:t>May be populated with comments, not clinical findings.</w:t>
            </w:r>
          </w:p>
        </w:tc>
      </w:tr>
      <w:tr w:rsidR="00667BA9" w:rsidRPr="00D4120B" w14:paraId="1CA3934A" w14:textId="77777777">
        <w:trPr>
          <w:cantSplit/>
          <w:trHeight w:val="378"/>
          <w:jc w:val="center"/>
        </w:trPr>
        <w:tc>
          <w:tcPr>
            <w:tcW w:w="577" w:type="pct"/>
            <w:vAlign w:val="bottom"/>
          </w:tcPr>
          <w:p w14:paraId="514E7D19" w14:textId="77777777" w:rsidR="00667BA9" w:rsidRPr="00D4120B" w:rsidRDefault="00667BA9" w:rsidP="008F7891">
            <w:pPr>
              <w:pStyle w:val="TableContent"/>
            </w:pPr>
            <w:r w:rsidRPr="00D4120B">
              <w:rPr>
                <w:kern w:val="0"/>
              </w:rPr>
              <w:t xml:space="preserve">Numerical intervals, ratios, inequalities </w:t>
            </w:r>
          </w:p>
        </w:tc>
        <w:tc>
          <w:tcPr>
            <w:tcW w:w="505" w:type="pct"/>
            <w:vAlign w:val="bottom"/>
          </w:tcPr>
          <w:p w14:paraId="4B2201FF" w14:textId="77777777" w:rsidR="00667BA9" w:rsidRPr="00D4120B" w:rsidRDefault="00667BA9" w:rsidP="008F7891">
            <w:pPr>
              <w:pStyle w:val="TableContent"/>
            </w:pPr>
            <w:r w:rsidRPr="00D4120B">
              <w:rPr>
                <w:kern w:val="0"/>
              </w:rPr>
              <w:t>SN</w:t>
            </w:r>
          </w:p>
        </w:tc>
        <w:tc>
          <w:tcPr>
            <w:tcW w:w="759" w:type="pct"/>
            <w:vAlign w:val="bottom"/>
          </w:tcPr>
          <w:p w14:paraId="72B36C46" w14:textId="77777777" w:rsidR="00667BA9" w:rsidRPr="00D4120B" w:rsidRDefault="00667BA9" w:rsidP="008F7891">
            <w:pPr>
              <w:pStyle w:val="TableContent"/>
            </w:pPr>
            <w:r w:rsidRPr="00D4120B">
              <w:rPr>
                <w:kern w:val="0"/>
              </w:rPr>
              <w:t>QN</w:t>
            </w:r>
          </w:p>
        </w:tc>
        <w:tc>
          <w:tcPr>
            <w:tcW w:w="632" w:type="pct"/>
            <w:vAlign w:val="bottom"/>
          </w:tcPr>
          <w:p w14:paraId="684DB50F" w14:textId="77777777" w:rsidR="00667BA9" w:rsidRPr="00D4120B" w:rsidRDefault="00667BA9" w:rsidP="008F7891">
            <w:pPr>
              <w:pStyle w:val="TableContent"/>
            </w:pPr>
            <w:r w:rsidRPr="00D4120B">
              <w:rPr>
                <w:kern w:val="0"/>
              </w:rPr>
              <w:t>structured numeric</w:t>
            </w:r>
          </w:p>
        </w:tc>
        <w:tc>
          <w:tcPr>
            <w:tcW w:w="632" w:type="pct"/>
            <w:vAlign w:val="bottom"/>
          </w:tcPr>
          <w:p w14:paraId="0827F591" w14:textId="77777777" w:rsidR="00667BA9" w:rsidRPr="00D4120B" w:rsidRDefault="005D1EE8" w:rsidP="00972DE1">
            <w:pPr>
              <w:pStyle w:val="TableContent"/>
            </w:pPr>
            <w:r>
              <w:rPr>
                <w:kern w:val="0"/>
              </w:rPr>
              <w:t xml:space="preserve">May be populated with </w:t>
            </w:r>
            <w:r w:rsidRPr="00D4120B">
              <w:rPr>
                <w:kern w:val="0"/>
              </w:rPr>
              <w:t>UCUM Units</w:t>
            </w:r>
          </w:p>
        </w:tc>
        <w:tc>
          <w:tcPr>
            <w:tcW w:w="632" w:type="pct"/>
            <w:vAlign w:val="bottom"/>
          </w:tcPr>
          <w:p w14:paraId="00046B7C" w14:textId="77777777" w:rsidR="00667BA9" w:rsidRPr="00D4120B" w:rsidRDefault="00667BA9" w:rsidP="008F7891">
            <w:pPr>
              <w:pStyle w:val="TableContent"/>
            </w:pPr>
            <w:r w:rsidRPr="00D4120B">
              <w:rPr>
                <w:kern w:val="0"/>
              </w:rPr>
              <w:t>May be populated with codes from HL7 table 0078</w:t>
            </w:r>
          </w:p>
        </w:tc>
        <w:tc>
          <w:tcPr>
            <w:tcW w:w="632" w:type="pct"/>
            <w:vAlign w:val="bottom"/>
          </w:tcPr>
          <w:p w14:paraId="449C232D" w14:textId="77777777" w:rsidR="00667BA9" w:rsidRPr="00D4120B" w:rsidRDefault="00667BA9" w:rsidP="008F7891">
            <w:pPr>
              <w:pStyle w:val="TableContent"/>
            </w:pPr>
            <w:r w:rsidRPr="00D4120B">
              <w:rPr>
                <w:kern w:val="0"/>
              </w:rPr>
              <w:t>May be populated</w:t>
            </w:r>
          </w:p>
        </w:tc>
        <w:tc>
          <w:tcPr>
            <w:tcW w:w="631" w:type="pct"/>
            <w:vAlign w:val="bottom"/>
          </w:tcPr>
          <w:p w14:paraId="34FE58DB" w14:textId="77777777" w:rsidR="00667BA9" w:rsidRPr="00D4120B" w:rsidRDefault="00667BA9" w:rsidP="008F7891">
            <w:pPr>
              <w:pStyle w:val="TableContent"/>
            </w:pPr>
            <w:r w:rsidRPr="00D4120B">
              <w:rPr>
                <w:kern w:val="0"/>
              </w:rPr>
              <w:t>May be populated with comments, not clinical findings.</w:t>
            </w:r>
          </w:p>
        </w:tc>
      </w:tr>
      <w:tr w:rsidR="00667BA9" w:rsidRPr="00D4120B" w14:paraId="4FA65DBF" w14:textId="77777777">
        <w:trPr>
          <w:cantSplit/>
          <w:trHeight w:val="378"/>
          <w:jc w:val="center"/>
        </w:trPr>
        <w:tc>
          <w:tcPr>
            <w:tcW w:w="577" w:type="pct"/>
            <w:vAlign w:val="bottom"/>
          </w:tcPr>
          <w:p w14:paraId="4A564D88" w14:textId="77777777" w:rsidR="00667BA9" w:rsidRPr="00D4120B" w:rsidRDefault="00667BA9" w:rsidP="008F7891">
            <w:pPr>
              <w:pStyle w:val="TableContent"/>
              <w:rPr>
                <w:kern w:val="0"/>
              </w:rPr>
            </w:pPr>
            <w:r w:rsidRPr="00D4120B">
              <w:rPr>
                <w:kern w:val="0"/>
              </w:rPr>
              <w:t>Time like quantitative result with interpretation</w:t>
            </w:r>
          </w:p>
        </w:tc>
        <w:tc>
          <w:tcPr>
            <w:tcW w:w="505" w:type="pct"/>
            <w:vAlign w:val="bottom"/>
          </w:tcPr>
          <w:p w14:paraId="6BE93777" w14:textId="77777777" w:rsidR="00667BA9" w:rsidRPr="00D4120B" w:rsidRDefault="00667BA9" w:rsidP="008F7891">
            <w:pPr>
              <w:pStyle w:val="TableContent"/>
              <w:rPr>
                <w:kern w:val="0"/>
              </w:rPr>
            </w:pPr>
            <w:r w:rsidRPr="00D4120B">
              <w:rPr>
                <w:kern w:val="0"/>
              </w:rPr>
              <w:t>TS, TM, DT</w:t>
            </w:r>
          </w:p>
        </w:tc>
        <w:tc>
          <w:tcPr>
            <w:tcW w:w="759" w:type="pct"/>
            <w:vAlign w:val="bottom"/>
          </w:tcPr>
          <w:p w14:paraId="6D01C0FF" w14:textId="77777777" w:rsidR="00667BA9" w:rsidRPr="00D4120B" w:rsidRDefault="00667BA9" w:rsidP="008F7891">
            <w:pPr>
              <w:pStyle w:val="TableContent"/>
              <w:rPr>
                <w:kern w:val="0"/>
              </w:rPr>
            </w:pPr>
            <w:r w:rsidRPr="00D4120B">
              <w:rPr>
                <w:kern w:val="0"/>
              </w:rPr>
              <w:t>QN</w:t>
            </w:r>
          </w:p>
        </w:tc>
        <w:tc>
          <w:tcPr>
            <w:tcW w:w="632" w:type="pct"/>
            <w:vAlign w:val="bottom"/>
          </w:tcPr>
          <w:p w14:paraId="7755DEB6" w14:textId="77777777" w:rsidR="00667BA9" w:rsidRPr="00D4120B" w:rsidRDefault="00667BA9" w:rsidP="008F7891">
            <w:pPr>
              <w:pStyle w:val="TableContent"/>
              <w:rPr>
                <w:kern w:val="0"/>
              </w:rPr>
            </w:pPr>
            <w:r w:rsidRPr="00D4120B">
              <w:rPr>
                <w:kern w:val="0"/>
              </w:rPr>
              <w:t>timestamp, time or date</w:t>
            </w:r>
          </w:p>
        </w:tc>
        <w:tc>
          <w:tcPr>
            <w:tcW w:w="632" w:type="pct"/>
            <w:vAlign w:val="bottom"/>
          </w:tcPr>
          <w:p w14:paraId="344DD17F" w14:textId="77777777" w:rsidR="00667BA9" w:rsidRPr="00D4120B" w:rsidRDefault="00667BA9" w:rsidP="008F7891">
            <w:pPr>
              <w:pStyle w:val="TableContent"/>
              <w:rPr>
                <w:kern w:val="0"/>
              </w:rPr>
            </w:pPr>
            <w:r w:rsidRPr="00D4120B">
              <w:rPr>
                <w:kern w:val="0"/>
              </w:rPr>
              <w:t>[empty]</w:t>
            </w:r>
          </w:p>
        </w:tc>
        <w:tc>
          <w:tcPr>
            <w:tcW w:w="632" w:type="pct"/>
            <w:vAlign w:val="bottom"/>
          </w:tcPr>
          <w:p w14:paraId="286AC5D6" w14:textId="77777777" w:rsidR="00667BA9" w:rsidRPr="00D4120B" w:rsidRDefault="00667BA9" w:rsidP="008F7891">
            <w:pPr>
              <w:pStyle w:val="TableContent"/>
              <w:rPr>
                <w:kern w:val="0"/>
              </w:rPr>
            </w:pPr>
            <w:r w:rsidRPr="00D4120B">
              <w:rPr>
                <w:kern w:val="0"/>
              </w:rPr>
              <w:t>May be populated with codes from HL7 table 0078</w:t>
            </w:r>
          </w:p>
        </w:tc>
        <w:tc>
          <w:tcPr>
            <w:tcW w:w="632" w:type="pct"/>
            <w:vAlign w:val="bottom"/>
          </w:tcPr>
          <w:p w14:paraId="23346E46" w14:textId="77777777" w:rsidR="00667BA9" w:rsidRPr="00D4120B" w:rsidRDefault="00667BA9" w:rsidP="008F7891">
            <w:pPr>
              <w:pStyle w:val="TableContent"/>
              <w:rPr>
                <w:kern w:val="0"/>
              </w:rPr>
            </w:pPr>
            <w:r w:rsidRPr="00D4120B">
              <w:rPr>
                <w:kern w:val="0"/>
              </w:rPr>
              <w:t>May be populated</w:t>
            </w:r>
          </w:p>
        </w:tc>
        <w:tc>
          <w:tcPr>
            <w:tcW w:w="631" w:type="pct"/>
            <w:vAlign w:val="bottom"/>
          </w:tcPr>
          <w:p w14:paraId="2D772A81" w14:textId="77777777" w:rsidR="00667BA9" w:rsidRPr="00D4120B" w:rsidRDefault="00667BA9" w:rsidP="008F7891">
            <w:pPr>
              <w:pStyle w:val="TableContent"/>
              <w:rPr>
                <w:kern w:val="0"/>
              </w:rPr>
            </w:pPr>
            <w:r w:rsidRPr="00D4120B">
              <w:rPr>
                <w:kern w:val="0"/>
              </w:rPr>
              <w:t>May be populated with comments, not clinical findings.</w:t>
            </w:r>
          </w:p>
        </w:tc>
      </w:tr>
      <w:tr w:rsidR="00667BA9" w:rsidRPr="00D4120B" w14:paraId="7512D706" w14:textId="77777777">
        <w:trPr>
          <w:cantSplit/>
          <w:trHeight w:val="378"/>
          <w:jc w:val="center"/>
        </w:trPr>
        <w:tc>
          <w:tcPr>
            <w:tcW w:w="577" w:type="pct"/>
            <w:vAlign w:val="bottom"/>
          </w:tcPr>
          <w:p w14:paraId="3C673BC8" w14:textId="77777777" w:rsidR="00667BA9" w:rsidRPr="00D4120B" w:rsidRDefault="00667BA9" w:rsidP="008F7891">
            <w:pPr>
              <w:pStyle w:val="TableContent"/>
              <w:rPr>
                <w:kern w:val="0"/>
              </w:rPr>
            </w:pPr>
            <w:r w:rsidRPr="00D4120B">
              <w:rPr>
                <w:kern w:val="0"/>
              </w:rPr>
              <w:t>Conveys ordinal value and interpretation</w:t>
            </w:r>
          </w:p>
        </w:tc>
        <w:tc>
          <w:tcPr>
            <w:tcW w:w="505" w:type="pct"/>
            <w:vAlign w:val="bottom"/>
          </w:tcPr>
          <w:p w14:paraId="5F6D47DD" w14:textId="77777777" w:rsidR="00667BA9" w:rsidRPr="00D4120B" w:rsidRDefault="00667BA9" w:rsidP="008F7891">
            <w:pPr>
              <w:pStyle w:val="TableContent"/>
              <w:rPr>
                <w:kern w:val="0"/>
              </w:rPr>
            </w:pPr>
            <w:r w:rsidRPr="00D4120B">
              <w:rPr>
                <w:kern w:val="0"/>
              </w:rPr>
              <w:t>CWE</w:t>
            </w:r>
          </w:p>
        </w:tc>
        <w:tc>
          <w:tcPr>
            <w:tcW w:w="759" w:type="pct"/>
            <w:vAlign w:val="bottom"/>
          </w:tcPr>
          <w:p w14:paraId="7E6ACBD0" w14:textId="77777777" w:rsidR="00667BA9" w:rsidRPr="00D4120B" w:rsidRDefault="00667BA9" w:rsidP="008F7891">
            <w:pPr>
              <w:pStyle w:val="TableContent"/>
              <w:rPr>
                <w:kern w:val="0"/>
              </w:rPr>
            </w:pPr>
            <w:r w:rsidRPr="00D4120B">
              <w:rPr>
                <w:kern w:val="0"/>
              </w:rPr>
              <w:t>ORD</w:t>
            </w:r>
          </w:p>
        </w:tc>
        <w:tc>
          <w:tcPr>
            <w:tcW w:w="632" w:type="pct"/>
            <w:vAlign w:val="bottom"/>
          </w:tcPr>
          <w:p w14:paraId="6219E54B" w14:textId="77777777" w:rsidR="00667BA9" w:rsidRPr="00D4120B" w:rsidRDefault="00667BA9" w:rsidP="008F494F">
            <w:pPr>
              <w:pStyle w:val="TableContent"/>
              <w:rPr>
                <w:kern w:val="0"/>
              </w:rPr>
            </w:pPr>
            <w:r w:rsidRPr="00D4120B">
              <w:rPr>
                <w:kern w:val="0"/>
              </w:rPr>
              <w:t>Ordinal as a code</w:t>
            </w:r>
            <w:r w:rsidR="00400CF4">
              <w:rPr>
                <w:kern w:val="0"/>
              </w:rPr>
              <w:t xml:space="preserve">. </w:t>
            </w:r>
            <w:r w:rsidRPr="00D4120B">
              <w:rPr>
                <w:kern w:val="0"/>
              </w:rPr>
              <w:t>SNOMED CT shall be used w</w:t>
            </w:r>
            <w:r w:rsidR="00BA1311">
              <w:rPr>
                <w:kern w:val="0"/>
              </w:rPr>
              <w:t>hen code exists</w:t>
            </w:r>
            <w:ins w:id="5075" w:author="Bob Yencha" w:date="2011-12-19T01:37:00Z">
              <w:r w:rsidR="0008253E">
                <w:rPr>
                  <w:kern w:val="0"/>
                </w:rPr>
                <w:t xml:space="preserve"> </w:t>
              </w:r>
              <w:r w:rsidR="0008253E" w:rsidRPr="001134CC">
                <w:rPr>
                  <w:rFonts w:cs="Arial Narrow"/>
                  <w:color w:val="auto"/>
                  <w:szCs w:val="21"/>
                </w:rPr>
                <w:t>for Microbiology results;</w:t>
              </w:r>
            </w:ins>
            <w:del w:id="5076" w:author="Bob Yencha" w:date="2011-12-19T01:37:00Z">
              <w:r w:rsidR="00BA1311" w:rsidRPr="001134CC" w:rsidDel="0008253E">
                <w:rPr>
                  <w:color w:val="auto"/>
                  <w:kern w:val="0"/>
                </w:rPr>
                <w:delText>;</w:delText>
              </w:r>
            </w:del>
            <w:r w:rsidR="00BA1311" w:rsidRPr="001134CC">
              <w:rPr>
                <w:color w:val="auto"/>
                <w:kern w:val="0"/>
              </w:rPr>
              <w:t xml:space="preserve"> otherwise </w:t>
            </w:r>
            <w:r w:rsidRPr="001134CC">
              <w:rPr>
                <w:color w:val="auto"/>
                <w:kern w:val="0"/>
              </w:rPr>
              <w:t>a local</w:t>
            </w:r>
            <w:r w:rsidRPr="00D4120B">
              <w:rPr>
                <w:kern w:val="0"/>
              </w:rPr>
              <w:t xml:space="preserve"> code</w:t>
            </w:r>
            <w:r w:rsidR="00400CF4">
              <w:rPr>
                <w:kern w:val="0"/>
              </w:rPr>
              <w:t xml:space="preserve">. </w:t>
            </w:r>
            <w:del w:id="5077" w:author="Bob Yencha" w:date="2011-12-19T01:37:00Z">
              <w:r w:rsidRPr="00D4120B" w:rsidDel="008F494F">
                <w:rPr>
                  <w:kern w:val="0"/>
                </w:rPr>
                <w:delText>Sending ordinals as codes is the preferred ELR approach.</w:delText>
              </w:r>
            </w:del>
          </w:p>
        </w:tc>
        <w:tc>
          <w:tcPr>
            <w:tcW w:w="632" w:type="pct"/>
            <w:vAlign w:val="bottom"/>
          </w:tcPr>
          <w:p w14:paraId="167E5C78" w14:textId="77777777" w:rsidR="00667BA9" w:rsidRPr="00D4120B" w:rsidRDefault="00667BA9" w:rsidP="008F7891">
            <w:pPr>
              <w:pStyle w:val="TableContent"/>
              <w:rPr>
                <w:kern w:val="0"/>
              </w:rPr>
            </w:pPr>
            <w:r w:rsidRPr="00D4120B">
              <w:rPr>
                <w:kern w:val="0"/>
              </w:rPr>
              <w:t>[empty]</w:t>
            </w:r>
          </w:p>
        </w:tc>
        <w:tc>
          <w:tcPr>
            <w:tcW w:w="632" w:type="pct"/>
            <w:vAlign w:val="bottom"/>
          </w:tcPr>
          <w:p w14:paraId="08AE227E" w14:textId="77777777" w:rsidR="00667BA9" w:rsidRPr="00D4120B" w:rsidRDefault="00667BA9" w:rsidP="008F7891">
            <w:pPr>
              <w:pStyle w:val="TableContent"/>
              <w:rPr>
                <w:kern w:val="0"/>
              </w:rPr>
            </w:pPr>
            <w:r w:rsidRPr="00D4120B">
              <w:rPr>
                <w:kern w:val="0"/>
              </w:rPr>
              <w:t>May be populated with codes from HL7 table 0078</w:t>
            </w:r>
          </w:p>
        </w:tc>
        <w:tc>
          <w:tcPr>
            <w:tcW w:w="632" w:type="pct"/>
            <w:vAlign w:val="bottom"/>
          </w:tcPr>
          <w:p w14:paraId="1B6DE669" w14:textId="77777777" w:rsidR="00667BA9" w:rsidRPr="00D4120B" w:rsidRDefault="00667BA9" w:rsidP="008F7891">
            <w:pPr>
              <w:pStyle w:val="TableContent"/>
              <w:rPr>
                <w:kern w:val="0"/>
              </w:rPr>
            </w:pPr>
            <w:r w:rsidRPr="00D4120B">
              <w:rPr>
                <w:kern w:val="0"/>
              </w:rPr>
              <w:t>May be populated</w:t>
            </w:r>
          </w:p>
        </w:tc>
        <w:tc>
          <w:tcPr>
            <w:tcW w:w="631" w:type="pct"/>
            <w:vAlign w:val="bottom"/>
          </w:tcPr>
          <w:p w14:paraId="622D0B2E" w14:textId="77777777" w:rsidR="00667BA9" w:rsidRPr="00D4120B" w:rsidRDefault="00667BA9" w:rsidP="008F7891">
            <w:pPr>
              <w:pStyle w:val="TableContent"/>
              <w:rPr>
                <w:kern w:val="0"/>
              </w:rPr>
            </w:pPr>
            <w:r w:rsidRPr="00D4120B">
              <w:rPr>
                <w:kern w:val="0"/>
              </w:rPr>
              <w:t>May be populated with comments, not clinical findings.</w:t>
            </w:r>
          </w:p>
        </w:tc>
      </w:tr>
      <w:tr w:rsidR="00667BA9" w:rsidRPr="00D4120B" w14:paraId="6B00F4E6" w14:textId="77777777">
        <w:trPr>
          <w:cantSplit/>
          <w:trHeight w:val="378"/>
          <w:jc w:val="center"/>
        </w:trPr>
        <w:tc>
          <w:tcPr>
            <w:tcW w:w="577" w:type="pct"/>
            <w:vAlign w:val="bottom"/>
          </w:tcPr>
          <w:p w14:paraId="6ECFEFEC" w14:textId="77777777" w:rsidR="00667BA9" w:rsidRPr="00D4120B" w:rsidRDefault="00667BA9" w:rsidP="008F7891">
            <w:pPr>
              <w:pStyle w:val="TableContent"/>
              <w:rPr>
                <w:kern w:val="0"/>
              </w:rPr>
            </w:pPr>
            <w:r w:rsidRPr="00D4120B">
              <w:rPr>
                <w:kern w:val="0"/>
              </w:rPr>
              <w:t>Conveys ordinal value and interpretation</w:t>
            </w:r>
          </w:p>
        </w:tc>
        <w:tc>
          <w:tcPr>
            <w:tcW w:w="505" w:type="pct"/>
            <w:vAlign w:val="bottom"/>
          </w:tcPr>
          <w:p w14:paraId="3A341C8F" w14:textId="77777777" w:rsidR="00667BA9" w:rsidRPr="00D4120B" w:rsidRDefault="00667BA9" w:rsidP="008F7891">
            <w:pPr>
              <w:pStyle w:val="TableContent"/>
              <w:rPr>
                <w:kern w:val="0"/>
              </w:rPr>
            </w:pPr>
            <w:r w:rsidRPr="00D4120B">
              <w:rPr>
                <w:kern w:val="0"/>
              </w:rPr>
              <w:t>SN</w:t>
            </w:r>
          </w:p>
        </w:tc>
        <w:tc>
          <w:tcPr>
            <w:tcW w:w="759" w:type="pct"/>
            <w:vAlign w:val="bottom"/>
          </w:tcPr>
          <w:p w14:paraId="7C385C1C" w14:textId="77777777" w:rsidR="00667BA9" w:rsidRPr="00D4120B" w:rsidRDefault="00667BA9" w:rsidP="008F7891">
            <w:pPr>
              <w:pStyle w:val="TableContent"/>
              <w:rPr>
                <w:kern w:val="0"/>
              </w:rPr>
            </w:pPr>
            <w:r w:rsidRPr="00D4120B">
              <w:rPr>
                <w:kern w:val="0"/>
              </w:rPr>
              <w:t>ORD</w:t>
            </w:r>
          </w:p>
        </w:tc>
        <w:tc>
          <w:tcPr>
            <w:tcW w:w="632" w:type="pct"/>
            <w:vAlign w:val="bottom"/>
          </w:tcPr>
          <w:p w14:paraId="193286ED" w14:textId="77777777" w:rsidR="00667BA9" w:rsidRPr="00D4120B" w:rsidRDefault="00667BA9" w:rsidP="008F7891">
            <w:pPr>
              <w:pStyle w:val="TableContent"/>
              <w:rPr>
                <w:kern w:val="0"/>
              </w:rPr>
            </w:pPr>
            <w:r w:rsidRPr="00D4120B">
              <w:rPr>
                <w:kern w:val="0"/>
              </w:rPr>
              <w:t>Ordinal as structured numeric</w:t>
            </w:r>
          </w:p>
        </w:tc>
        <w:tc>
          <w:tcPr>
            <w:tcW w:w="632" w:type="pct"/>
            <w:vAlign w:val="bottom"/>
          </w:tcPr>
          <w:p w14:paraId="426EE32D" w14:textId="77777777" w:rsidR="00667BA9" w:rsidRPr="00D4120B" w:rsidRDefault="00667BA9" w:rsidP="008F7891">
            <w:pPr>
              <w:pStyle w:val="TableContent"/>
              <w:rPr>
                <w:kern w:val="0"/>
              </w:rPr>
            </w:pPr>
            <w:r w:rsidRPr="00D4120B">
              <w:rPr>
                <w:kern w:val="0"/>
              </w:rPr>
              <w:t>[empty]</w:t>
            </w:r>
          </w:p>
        </w:tc>
        <w:tc>
          <w:tcPr>
            <w:tcW w:w="632" w:type="pct"/>
            <w:vAlign w:val="bottom"/>
          </w:tcPr>
          <w:p w14:paraId="330E0E37" w14:textId="77777777" w:rsidR="00667BA9" w:rsidRPr="00D4120B" w:rsidRDefault="00667BA9" w:rsidP="008F7891">
            <w:pPr>
              <w:pStyle w:val="TableContent"/>
              <w:rPr>
                <w:kern w:val="0"/>
              </w:rPr>
            </w:pPr>
            <w:r w:rsidRPr="00D4120B">
              <w:rPr>
                <w:kern w:val="0"/>
              </w:rPr>
              <w:t>May be populated with codes from HL7 table 0078</w:t>
            </w:r>
          </w:p>
        </w:tc>
        <w:tc>
          <w:tcPr>
            <w:tcW w:w="632" w:type="pct"/>
            <w:vAlign w:val="bottom"/>
          </w:tcPr>
          <w:p w14:paraId="3D4417CB" w14:textId="77777777" w:rsidR="00667BA9" w:rsidRPr="00D4120B" w:rsidRDefault="00667BA9" w:rsidP="008F7891">
            <w:pPr>
              <w:pStyle w:val="TableContent"/>
              <w:rPr>
                <w:kern w:val="0"/>
              </w:rPr>
            </w:pPr>
            <w:r w:rsidRPr="00D4120B">
              <w:rPr>
                <w:kern w:val="0"/>
              </w:rPr>
              <w:t>Required</w:t>
            </w:r>
          </w:p>
        </w:tc>
        <w:tc>
          <w:tcPr>
            <w:tcW w:w="631" w:type="pct"/>
            <w:vAlign w:val="bottom"/>
          </w:tcPr>
          <w:p w14:paraId="785188FB" w14:textId="77777777" w:rsidR="00667BA9" w:rsidRPr="00D4120B" w:rsidRDefault="00667BA9" w:rsidP="008F7891">
            <w:pPr>
              <w:pStyle w:val="TableContent"/>
              <w:rPr>
                <w:kern w:val="0"/>
              </w:rPr>
            </w:pPr>
            <w:r w:rsidRPr="00D4120B">
              <w:rPr>
                <w:kern w:val="0"/>
              </w:rPr>
              <w:t>May be populated with comments, not clinical findings.</w:t>
            </w:r>
          </w:p>
        </w:tc>
      </w:tr>
      <w:tr w:rsidR="00667BA9" w:rsidRPr="00D4120B" w14:paraId="6BDA9825" w14:textId="77777777">
        <w:trPr>
          <w:cantSplit/>
          <w:trHeight w:val="378"/>
          <w:jc w:val="center"/>
        </w:trPr>
        <w:tc>
          <w:tcPr>
            <w:tcW w:w="577" w:type="pct"/>
            <w:vAlign w:val="bottom"/>
          </w:tcPr>
          <w:p w14:paraId="1EC0152A" w14:textId="77777777" w:rsidR="00667BA9" w:rsidRPr="00D4120B" w:rsidRDefault="00667BA9" w:rsidP="008F7891">
            <w:pPr>
              <w:pStyle w:val="TableContent"/>
              <w:rPr>
                <w:kern w:val="0"/>
              </w:rPr>
            </w:pPr>
            <w:r w:rsidRPr="00D4120B">
              <w:rPr>
                <w:kern w:val="0"/>
              </w:rPr>
              <w:t>Conveys observation and interpretation</w:t>
            </w:r>
          </w:p>
        </w:tc>
        <w:tc>
          <w:tcPr>
            <w:tcW w:w="505" w:type="pct"/>
            <w:vAlign w:val="bottom"/>
          </w:tcPr>
          <w:p w14:paraId="49F8BE9B" w14:textId="77777777" w:rsidR="00667BA9" w:rsidRPr="00D4120B" w:rsidRDefault="00667BA9" w:rsidP="008F7891">
            <w:pPr>
              <w:pStyle w:val="TableContent"/>
              <w:rPr>
                <w:kern w:val="0"/>
              </w:rPr>
            </w:pPr>
            <w:r w:rsidRPr="00D4120B">
              <w:rPr>
                <w:kern w:val="0"/>
              </w:rPr>
              <w:t>CWE</w:t>
            </w:r>
          </w:p>
        </w:tc>
        <w:tc>
          <w:tcPr>
            <w:tcW w:w="759" w:type="pct"/>
            <w:vAlign w:val="bottom"/>
          </w:tcPr>
          <w:p w14:paraId="66B50BAF" w14:textId="77777777" w:rsidR="00667BA9" w:rsidRPr="00D4120B" w:rsidRDefault="00667BA9" w:rsidP="008F7891">
            <w:pPr>
              <w:pStyle w:val="TableContent"/>
              <w:rPr>
                <w:kern w:val="0"/>
              </w:rPr>
            </w:pPr>
            <w:r w:rsidRPr="00D4120B">
              <w:rPr>
                <w:kern w:val="0"/>
              </w:rPr>
              <w:t>NOM</w:t>
            </w:r>
          </w:p>
        </w:tc>
        <w:tc>
          <w:tcPr>
            <w:tcW w:w="632" w:type="pct"/>
            <w:vAlign w:val="bottom"/>
          </w:tcPr>
          <w:p w14:paraId="4A8E2E70" w14:textId="77777777" w:rsidR="00667BA9" w:rsidRPr="00D4120B" w:rsidRDefault="00667BA9" w:rsidP="008F7891">
            <w:pPr>
              <w:pStyle w:val="TableContent"/>
              <w:rPr>
                <w:kern w:val="0"/>
              </w:rPr>
            </w:pPr>
            <w:r w:rsidRPr="00D4120B">
              <w:rPr>
                <w:kern w:val="0"/>
              </w:rPr>
              <w:t>Coded observation</w:t>
            </w:r>
            <w:r w:rsidR="00400CF4">
              <w:rPr>
                <w:kern w:val="0"/>
              </w:rPr>
              <w:t xml:space="preserve">. </w:t>
            </w:r>
            <w:r w:rsidRPr="00D4120B">
              <w:rPr>
                <w:kern w:val="0"/>
              </w:rPr>
              <w:t xml:space="preserve">SNOMED CT shall be </w:t>
            </w:r>
            <w:r w:rsidRPr="001134CC">
              <w:rPr>
                <w:color w:val="auto"/>
                <w:kern w:val="0"/>
              </w:rPr>
              <w:t>used when code exists</w:t>
            </w:r>
            <w:ins w:id="5078" w:author="Bob Yencha" w:date="2011-12-19T01:37:00Z">
              <w:r w:rsidR="008F494F" w:rsidRPr="001134CC">
                <w:rPr>
                  <w:rFonts w:cs="Arial Narrow"/>
                  <w:color w:val="auto"/>
                  <w:szCs w:val="21"/>
                </w:rPr>
                <w:t xml:space="preserve"> for Microbiology results;</w:t>
              </w:r>
            </w:ins>
            <w:del w:id="5079" w:author="Bob Yencha" w:date="2011-12-19T01:37:00Z">
              <w:r w:rsidRPr="001134CC" w:rsidDel="008F494F">
                <w:rPr>
                  <w:color w:val="auto"/>
                  <w:kern w:val="0"/>
                </w:rPr>
                <w:delText>;</w:delText>
              </w:r>
            </w:del>
            <w:r w:rsidRPr="00D4120B">
              <w:rPr>
                <w:kern w:val="0"/>
              </w:rPr>
              <w:t xml:space="preserve"> otherwise</w:t>
            </w:r>
            <w:del w:id="5080" w:author="Bob Yencha" w:date="2011-12-19T01:38:00Z">
              <w:r w:rsidRPr="00D4120B" w:rsidDel="008F494F">
                <w:rPr>
                  <w:kern w:val="0"/>
                </w:rPr>
                <w:delText xml:space="preserve"> it’s</w:delText>
              </w:r>
            </w:del>
            <w:r w:rsidRPr="00D4120B">
              <w:rPr>
                <w:kern w:val="0"/>
              </w:rPr>
              <w:t xml:space="preserve"> a local code.</w:t>
            </w:r>
          </w:p>
        </w:tc>
        <w:tc>
          <w:tcPr>
            <w:tcW w:w="632" w:type="pct"/>
            <w:vAlign w:val="bottom"/>
          </w:tcPr>
          <w:p w14:paraId="4B984DD0" w14:textId="77777777" w:rsidR="00667BA9" w:rsidRPr="00D4120B" w:rsidRDefault="00667BA9" w:rsidP="008F7891">
            <w:pPr>
              <w:pStyle w:val="TableContent"/>
              <w:rPr>
                <w:kern w:val="0"/>
              </w:rPr>
            </w:pPr>
            <w:r w:rsidRPr="00D4120B">
              <w:rPr>
                <w:kern w:val="0"/>
              </w:rPr>
              <w:t>[empty]</w:t>
            </w:r>
          </w:p>
        </w:tc>
        <w:tc>
          <w:tcPr>
            <w:tcW w:w="632" w:type="pct"/>
            <w:vAlign w:val="bottom"/>
          </w:tcPr>
          <w:p w14:paraId="2CEDF736" w14:textId="77777777" w:rsidR="00667BA9" w:rsidRPr="00D4120B" w:rsidRDefault="00667BA9" w:rsidP="008F7891">
            <w:pPr>
              <w:pStyle w:val="TableContent"/>
              <w:rPr>
                <w:kern w:val="0"/>
              </w:rPr>
            </w:pPr>
            <w:r w:rsidRPr="00D4120B">
              <w:rPr>
                <w:kern w:val="0"/>
              </w:rPr>
              <w:t>May be populated with codes from HL7 table 0078</w:t>
            </w:r>
          </w:p>
        </w:tc>
        <w:tc>
          <w:tcPr>
            <w:tcW w:w="632" w:type="pct"/>
            <w:vAlign w:val="bottom"/>
          </w:tcPr>
          <w:p w14:paraId="40319381" w14:textId="77777777" w:rsidR="00667BA9" w:rsidRPr="00D4120B" w:rsidRDefault="00667BA9" w:rsidP="008F7891">
            <w:pPr>
              <w:pStyle w:val="TableContent"/>
              <w:rPr>
                <w:kern w:val="0"/>
              </w:rPr>
            </w:pPr>
            <w:r w:rsidRPr="00D4120B">
              <w:rPr>
                <w:kern w:val="0"/>
              </w:rPr>
              <w:t>May be populated</w:t>
            </w:r>
          </w:p>
        </w:tc>
        <w:tc>
          <w:tcPr>
            <w:tcW w:w="631" w:type="pct"/>
            <w:vAlign w:val="bottom"/>
          </w:tcPr>
          <w:p w14:paraId="48F4A13E" w14:textId="77777777" w:rsidR="00667BA9" w:rsidRPr="00D4120B" w:rsidRDefault="00667BA9" w:rsidP="008F7891">
            <w:pPr>
              <w:pStyle w:val="TableContent"/>
              <w:rPr>
                <w:kern w:val="0"/>
              </w:rPr>
            </w:pPr>
            <w:r w:rsidRPr="00D4120B">
              <w:rPr>
                <w:kern w:val="0"/>
              </w:rPr>
              <w:t>May be populated with comments, not clinical findings.</w:t>
            </w:r>
          </w:p>
        </w:tc>
      </w:tr>
      <w:tr w:rsidR="00667BA9" w:rsidRPr="00D4120B" w14:paraId="61E1C59B" w14:textId="77777777">
        <w:trPr>
          <w:cantSplit/>
          <w:trHeight w:val="378"/>
          <w:jc w:val="center"/>
        </w:trPr>
        <w:tc>
          <w:tcPr>
            <w:tcW w:w="577" w:type="pct"/>
            <w:vAlign w:val="bottom"/>
          </w:tcPr>
          <w:p w14:paraId="3C0BAE5D" w14:textId="77777777" w:rsidR="00667BA9" w:rsidRPr="00D4120B" w:rsidRDefault="00667BA9" w:rsidP="008F7891">
            <w:pPr>
              <w:pStyle w:val="TableContent"/>
              <w:rPr>
                <w:kern w:val="0"/>
              </w:rPr>
            </w:pPr>
            <w:r w:rsidRPr="00D4120B">
              <w:rPr>
                <w:kern w:val="0"/>
              </w:rPr>
              <w:t>Conveys observation and interpretation</w:t>
            </w:r>
          </w:p>
        </w:tc>
        <w:tc>
          <w:tcPr>
            <w:tcW w:w="505" w:type="pct"/>
            <w:vAlign w:val="bottom"/>
          </w:tcPr>
          <w:p w14:paraId="272D076B" w14:textId="77777777" w:rsidR="00667BA9" w:rsidRPr="00D4120B" w:rsidRDefault="00667BA9" w:rsidP="008F7891">
            <w:pPr>
              <w:pStyle w:val="TableContent"/>
              <w:rPr>
                <w:kern w:val="0"/>
              </w:rPr>
            </w:pPr>
            <w:r w:rsidRPr="00D4120B">
              <w:rPr>
                <w:kern w:val="0"/>
              </w:rPr>
              <w:t>FT, TX or ST</w:t>
            </w:r>
          </w:p>
        </w:tc>
        <w:tc>
          <w:tcPr>
            <w:tcW w:w="759" w:type="pct"/>
            <w:vAlign w:val="bottom"/>
          </w:tcPr>
          <w:p w14:paraId="0582615A" w14:textId="77777777" w:rsidR="00667BA9" w:rsidRPr="00D4120B" w:rsidRDefault="00667BA9" w:rsidP="008F7891">
            <w:pPr>
              <w:pStyle w:val="TableContent"/>
              <w:rPr>
                <w:kern w:val="0"/>
              </w:rPr>
            </w:pPr>
            <w:r w:rsidRPr="00D4120B">
              <w:rPr>
                <w:kern w:val="0"/>
              </w:rPr>
              <w:t>NAR</w:t>
            </w:r>
          </w:p>
        </w:tc>
        <w:tc>
          <w:tcPr>
            <w:tcW w:w="632" w:type="pct"/>
            <w:vAlign w:val="bottom"/>
          </w:tcPr>
          <w:p w14:paraId="75DD6620" w14:textId="77777777" w:rsidR="00667BA9" w:rsidRPr="00D4120B" w:rsidRDefault="00667BA9" w:rsidP="008F7891">
            <w:pPr>
              <w:pStyle w:val="TableContent"/>
              <w:rPr>
                <w:kern w:val="0"/>
              </w:rPr>
            </w:pPr>
            <w:r w:rsidRPr="00D4120B">
              <w:rPr>
                <w:kern w:val="0"/>
              </w:rPr>
              <w:t>text</w:t>
            </w:r>
          </w:p>
        </w:tc>
        <w:tc>
          <w:tcPr>
            <w:tcW w:w="632" w:type="pct"/>
            <w:vAlign w:val="bottom"/>
          </w:tcPr>
          <w:p w14:paraId="49A3CED0" w14:textId="77777777" w:rsidR="00667BA9" w:rsidRPr="00D4120B" w:rsidRDefault="00667BA9" w:rsidP="008F7891">
            <w:pPr>
              <w:pStyle w:val="TableContent"/>
              <w:rPr>
                <w:kern w:val="0"/>
              </w:rPr>
            </w:pPr>
            <w:r w:rsidRPr="00D4120B">
              <w:rPr>
                <w:kern w:val="0"/>
              </w:rPr>
              <w:t>[empty]</w:t>
            </w:r>
          </w:p>
        </w:tc>
        <w:tc>
          <w:tcPr>
            <w:tcW w:w="632" w:type="pct"/>
            <w:vAlign w:val="bottom"/>
          </w:tcPr>
          <w:p w14:paraId="2C41DEB3" w14:textId="77777777" w:rsidR="00667BA9" w:rsidRPr="00D4120B" w:rsidRDefault="00667BA9" w:rsidP="008F7891">
            <w:pPr>
              <w:pStyle w:val="TableContent"/>
              <w:rPr>
                <w:kern w:val="0"/>
              </w:rPr>
            </w:pPr>
            <w:r w:rsidRPr="00D4120B">
              <w:rPr>
                <w:kern w:val="0"/>
              </w:rPr>
              <w:t>May be populated with codes from HL7 table 0078</w:t>
            </w:r>
          </w:p>
        </w:tc>
        <w:tc>
          <w:tcPr>
            <w:tcW w:w="632" w:type="pct"/>
            <w:vAlign w:val="bottom"/>
          </w:tcPr>
          <w:p w14:paraId="76094A66" w14:textId="77777777" w:rsidR="00667BA9" w:rsidRPr="00D4120B" w:rsidRDefault="00667BA9" w:rsidP="008F7891">
            <w:pPr>
              <w:pStyle w:val="TableContent"/>
              <w:rPr>
                <w:kern w:val="0"/>
              </w:rPr>
            </w:pPr>
            <w:r w:rsidRPr="00D4120B">
              <w:rPr>
                <w:kern w:val="0"/>
              </w:rPr>
              <w:t>May be populated</w:t>
            </w:r>
          </w:p>
        </w:tc>
        <w:tc>
          <w:tcPr>
            <w:tcW w:w="631" w:type="pct"/>
            <w:vAlign w:val="bottom"/>
          </w:tcPr>
          <w:p w14:paraId="5D780EEF" w14:textId="77777777" w:rsidR="00667BA9" w:rsidRPr="00D4120B" w:rsidRDefault="00667BA9" w:rsidP="008F7891">
            <w:pPr>
              <w:pStyle w:val="TableContent"/>
              <w:rPr>
                <w:kern w:val="0"/>
              </w:rPr>
            </w:pPr>
            <w:r w:rsidRPr="00D4120B">
              <w:rPr>
                <w:kern w:val="0"/>
              </w:rPr>
              <w:t>May be populated with comments, not clinical findings.</w:t>
            </w:r>
          </w:p>
        </w:tc>
      </w:tr>
      <w:tr w:rsidR="00345ED9" w:rsidRPr="00345ED9" w14:paraId="633CCEE0" w14:textId="77777777">
        <w:trPr>
          <w:cantSplit/>
          <w:trHeight w:val="378"/>
          <w:jc w:val="center"/>
          <w:ins w:id="5081" w:author="Bob Yencha" w:date="2011-12-19T01:40:00Z"/>
        </w:trPr>
        <w:tc>
          <w:tcPr>
            <w:tcW w:w="577" w:type="pct"/>
          </w:tcPr>
          <w:p w14:paraId="2D66C2E5" w14:textId="77777777" w:rsidR="00345ED9" w:rsidRPr="00345ED9" w:rsidRDefault="00345ED9" w:rsidP="008F7891">
            <w:pPr>
              <w:pStyle w:val="TableContent"/>
              <w:rPr>
                <w:ins w:id="5082" w:author="Bob Yencha" w:date="2011-12-19T01:40:00Z"/>
                <w:kern w:val="0"/>
              </w:rPr>
            </w:pPr>
            <w:ins w:id="5083" w:author="Bob Yencha" w:date="2011-12-19T01:41:00Z">
              <w:r w:rsidRPr="00345ED9">
                <w:rPr>
                  <w:rFonts w:cs="Arial Narrow"/>
                  <w:szCs w:val="21"/>
                </w:rPr>
                <w:t>Conveys numeric or ordinal value and interpretation</w:t>
              </w:r>
            </w:ins>
          </w:p>
        </w:tc>
        <w:tc>
          <w:tcPr>
            <w:tcW w:w="505" w:type="pct"/>
          </w:tcPr>
          <w:p w14:paraId="5A4FA122" w14:textId="77777777" w:rsidR="00345ED9" w:rsidRPr="00345ED9" w:rsidRDefault="00345ED9" w:rsidP="008F7891">
            <w:pPr>
              <w:pStyle w:val="TableContent"/>
              <w:rPr>
                <w:ins w:id="5084" w:author="Bob Yencha" w:date="2011-12-19T01:40:00Z"/>
                <w:kern w:val="0"/>
              </w:rPr>
            </w:pPr>
            <w:ins w:id="5085" w:author="Bob Yencha" w:date="2011-12-19T01:41:00Z">
              <w:r w:rsidRPr="00345ED9">
                <w:rPr>
                  <w:rFonts w:cs="Arial Narrow"/>
                  <w:szCs w:val="21"/>
                </w:rPr>
                <w:t>NM</w:t>
              </w:r>
            </w:ins>
          </w:p>
        </w:tc>
        <w:tc>
          <w:tcPr>
            <w:tcW w:w="759" w:type="pct"/>
          </w:tcPr>
          <w:p w14:paraId="3BE57C4E" w14:textId="77777777" w:rsidR="00345ED9" w:rsidRPr="00345ED9" w:rsidRDefault="00345ED9" w:rsidP="008F7891">
            <w:pPr>
              <w:pStyle w:val="TableContent"/>
              <w:rPr>
                <w:ins w:id="5086" w:author="Bob Yencha" w:date="2011-12-19T01:40:00Z"/>
                <w:kern w:val="0"/>
              </w:rPr>
            </w:pPr>
            <w:ins w:id="5087" w:author="Bob Yencha" w:date="2011-12-19T01:41:00Z">
              <w:r w:rsidRPr="00345ED9">
                <w:rPr>
                  <w:rFonts w:cs="Arial Narrow"/>
                  <w:szCs w:val="21"/>
                </w:rPr>
                <w:t>ORDQN</w:t>
              </w:r>
            </w:ins>
          </w:p>
        </w:tc>
        <w:tc>
          <w:tcPr>
            <w:tcW w:w="632" w:type="pct"/>
          </w:tcPr>
          <w:p w14:paraId="6DDE85D7" w14:textId="77777777" w:rsidR="00345ED9" w:rsidRPr="00345ED9" w:rsidRDefault="00345ED9" w:rsidP="008F7891">
            <w:pPr>
              <w:pStyle w:val="TableContent"/>
              <w:rPr>
                <w:ins w:id="5088" w:author="Bob Yencha" w:date="2011-12-19T01:40:00Z"/>
                <w:kern w:val="0"/>
              </w:rPr>
            </w:pPr>
            <w:ins w:id="5089" w:author="Bob Yencha" w:date="2011-12-19T01:41:00Z">
              <w:r w:rsidRPr="00345ED9">
                <w:rPr>
                  <w:rFonts w:cs="Arial Narrow"/>
                  <w:szCs w:val="21"/>
                </w:rPr>
                <w:t xml:space="preserve">Number </w:t>
              </w:r>
            </w:ins>
          </w:p>
        </w:tc>
        <w:tc>
          <w:tcPr>
            <w:tcW w:w="632" w:type="pct"/>
          </w:tcPr>
          <w:p w14:paraId="0CC16A37" w14:textId="77777777" w:rsidR="00345ED9" w:rsidRPr="00345ED9" w:rsidRDefault="00345ED9" w:rsidP="008F7891">
            <w:pPr>
              <w:pStyle w:val="TableContent"/>
              <w:rPr>
                <w:ins w:id="5090" w:author="Bob Yencha" w:date="2011-12-19T01:40:00Z"/>
                <w:kern w:val="0"/>
              </w:rPr>
            </w:pPr>
            <w:ins w:id="5091" w:author="Bob Yencha" w:date="2011-12-19T01:41:00Z">
              <w:r w:rsidRPr="00345ED9">
                <w:rPr>
                  <w:rFonts w:cs="Arial Narrow"/>
                  <w:szCs w:val="21"/>
                </w:rPr>
                <w:t>May be populated with UCUM Units</w:t>
              </w:r>
            </w:ins>
          </w:p>
        </w:tc>
        <w:tc>
          <w:tcPr>
            <w:tcW w:w="632" w:type="pct"/>
          </w:tcPr>
          <w:p w14:paraId="7314830A" w14:textId="77777777" w:rsidR="00345ED9" w:rsidRPr="00345ED9" w:rsidRDefault="00345ED9" w:rsidP="008F7891">
            <w:pPr>
              <w:pStyle w:val="TableContent"/>
              <w:rPr>
                <w:ins w:id="5092" w:author="Bob Yencha" w:date="2011-12-19T01:40:00Z"/>
                <w:kern w:val="0"/>
              </w:rPr>
            </w:pPr>
            <w:ins w:id="5093" w:author="Bob Yencha" w:date="2011-12-19T01:41:00Z">
              <w:r w:rsidRPr="00345ED9">
                <w:rPr>
                  <w:rFonts w:cs="Arial Narrow"/>
                  <w:szCs w:val="21"/>
                </w:rPr>
                <w:t xml:space="preserve">May be populated with codes from HL7 table 0078 </w:t>
              </w:r>
            </w:ins>
          </w:p>
        </w:tc>
        <w:tc>
          <w:tcPr>
            <w:tcW w:w="632" w:type="pct"/>
          </w:tcPr>
          <w:p w14:paraId="74F40646" w14:textId="77777777" w:rsidR="00345ED9" w:rsidRPr="00345ED9" w:rsidRDefault="00345ED9" w:rsidP="008F7891">
            <w:pPr>
              <w:pStyle w:val="TableContent"/>
              <w:rPr>
                <w:ins w:id="5094" w:author="Bob Yencha" w:date="2011-12-19T01:40:00Z"/>
                <w:kern w:val="0"/>
              </w:rPr>
            </w:pPr>
            <w:ins w:id="5095" w:author="Bob Yencha" w:date="2011-12-19T01:41:00Z">
              <w:r w:rsidRPr="00345ED9">
                <w:rPr>
                  <w:rFonts w:cs="Arial Narrow"/>
                  <w:szCs w:val="21"/>
                </w:rPr>
                <w:t xml:space="preserve">May be populated </w:t>
              </w:r>
            </w:ins>
          </w:p>
        </w:tc>
        <w:tc>
          <w:tcPr>
            <w:tcW w:w="631" w:type="pct"/>
          </w:tcPr>
          <w:p w14:paraId="50A19E25" w14:textId="77777777" w:rsidR="00345ED9" w:rsidRPr="00345ED9" w:rsidRDefault="00345ED9" w:rsidP="008F7891">
            <w:pPr>
              <w:pStyle w:val="TableContent"/>
              <w:rPr>
                <w:ins w:id="5096" w:author="Bob Yencha" w:date="2011-12-19T01:40:00Z"/>
                <w:kern w:val="0"/>
              </w:rPr>
            </w:pPr>
            <w:ins w:id="5097" w:author="Bob Yencha" w:date="2011-12-19T01:41:00Z">
              <w:r w:rsidRPr="00345ED9">
                <w:rPr>
                  <w:rFonts w:cs="Arial Narrow"/>
                  <w:szCs w:val="21"/>
                </w:rPr>
                <w:t xml:space="preserve">May be populated with comments, not clinical findings. </w:t>
              </w:r>
            </w:ins>
          </w:p>
        </w:tc>
      </w:tr>
      <w:tr w:rsidR="00345ED9" w:rsidRPr="00D4120B" w14:paraId="2ECEADBA" w14:textId="77777777">
        <w:trPr>
          <w:cantSplit/>
          <w:trHeight w:val="378"/>
          <w:jc w:val="center"/>
          <w:ins w:id="5098" w:author="Bob Yencha" w:date="2011-12-19T01:40:00Z"/>
        </w:trPr>
        <w:tc>
          <w:tcPr>
            <w:tcW w:w="577" w:type="pct"/>
          </w:tcPr>
          <w:p w14:paraId="2ED9549F" w14:textId="77777777" w:rsidR="00345ED9" w:rsidRPr="00345ED9" w:rsidRDefault="00345ED9" w:rsidP="008F7891">
            <w:pPr>
              <w:pStyle w:val="TableContent"/>
              <w:rPr>
                <w:ins w:id="5099" w:author="Bob Yencha" w:date="2011-12-19T01:40:00Z"/>
                <w:kern w:val="0"/>
              </w:rPr>
            </w:pPr>
            <w:ins w:id="5100" w:author="Bob Yencha" w:date="2011-12-19T01:42:00Z">
              <w:r w:rsidRPr="00345ED9">
                <w:rPr>
                  <w:rFonts w:cs="Arial Narrow"/>
                  <w:szCs w:val="21"/>
                </w:rPr>
                <w:t>Conveys numeric or ordinal value and interpretation</w:t>
              </w:r>
            </w:ins>
          </w:p>
        </w:tc>
        <w:tc>
          <w:tcPr>
            <w:tcW w:w="505" w:type="pct"/>
          </w:tcPr>
          <w:p w14:paraId="62902B28" w14:textId="77777777" w:rsidR="00345ED9" w:rsidRPr="00345ED9" w:rsidRDefault="00345ED9" w:rsidP="008F7891">
            <w:pPr>
              <w:pStyle w:val="TableContent"/>
              <w:rPr>
                <w:ins w:id="5101" w:author="Bob Yencha" w:date="2011-12-19T01:40:00Z"/>
                <w:kern w:val="0"/>
              </w:rPr>
            </w:pPr>
            <w:ins w:id="5102" w:author="Bob Yencha" w:date="2011-12-19T01:42:00Z">
              <w:r w:rsidRPr="00345ED9">
                <w:rPr>
                  <w:rFonts w:cs="Arial Narrow"/>
                  <w:szCs w:val="21"/>
                </w:rPr>
                <w:t>CWE</w:t>
              </w:r>
            </w:ins>
          </w:p>
        </w:tc>
        <w:tc>
          <w:tcPr>
            <w:tcW w:w="759" w:type="pct"/>
          </w:tcPr>
          <w:p w14:paraId="4FD47DBD" w14:textId="77777777" w:rsidR="00345ED9" w:rsidRPr="00345ED9" w:rsidRDefault="00345ED9" w:rsidP="008F7891">
            <w:pPr>
              <w:pStyle w:val="TableContent"/>
              <w:rPr>
                <w:ins w:id="5103" w:author="Bob Yencha" w:date="2011-12-19T01:40:00Z"/>
                <w:kern w:val="0"/>
              </w:rPr>
            </w:pPr>
            <w:ins w:id="5104" w:author="Bob Yencha" w:date="2011-12-19T01:42:00Z">
              <w:r w:rsidRPr="00345ED9">
                <w:rPr>
                  <w:rFonts w:cs="Arial Narrow"/>
                  <w:szCs w:val="21"/>
                </w:rPr>
                <w:t>ORDQN</w:t>
              </w:r>
            </w:ins>
          </w:p>
        </w:tc>
        <w:tc>
          <w:tcPr>
            <w:tcW w:w="632" w:type="pct"/>
          </w:tcPr>
          <w:p w14:paraId="25E89E31" w14:textId="77777777" w:rsidR="00345ED9" w:rsidRPr="00345ED9" w:rsidRDefault="00345ED9" w:rsidP="008F7891">
            <w:pPr>
              <w:pStyle w:val="TableContent"/>
              <w:rPr>
                <w:ins w:id="5105" w:author="Bob Yencha" w:date="2011-12-19T01:40:00Z"/>
                <w:kern w:val="0"/>
              </w:rPr>
            </w:pPr>
            <w:ins w:id="5106" w:author="Bob Yencha" w:date="2011-12-19T01:42:00Z">
              <w:r w:rsidRPr="00345ED9">
                <w:rPr>
                  <w:rFonts w:cs="Arial Narrow"/>
                  <w:szCs w:val="21"/>
                </w:rPr>
                <w:t xml:space="preserve">Ordinal as a code.  SNOMED CT shall be used when code </w:t>
              </w:r>
              <w:r w:rsidRPr="001134CC">
                <w:rPr>
                  <w:rFonts w:cs="Arial Narrow"/>
                  <w:color w:val="auto"/>
                  <w:szCs w:val="21"/>
                </w:rPr>
                <w:t>exists for Microbiology results;</w:t>
              </w:r>
              <w:r w:rsidRPr="00345ED9">
                <w:rPr>
                  <w:rFonts w:cs="Arial Narrow"/>
                  <w:szCs w:val="21"/>
                </w:rPr>
                <w:t xml:space="preserve"> otherwise a local code.</w:t>
              </w:r>
            </w:ins>
          </w:p>
        </w:tc>
        <w:tc>
          <w:tcPr>
            <w:tcW w:w="632" w:type="pct"/>
          </w:tcPr>
          <w:p w14:paraId="6809922B" w14:textId="77777777" w:rsidR="00345ED9" w:rsidRPr="00345ED9" w:rsidRDefault="00345ED9" w:rsidP="008F7891">
            <w:pPr>
              <w:pStyle w:val="TableContent"/>
              <w:rPr>
                <w:ins w:id="5107" w:author="Bob Yencha" w:date="2011-12-19T01:40:00Z"/>
                <w:kern w:val="0"/>
              </w:rPr>
            </w:pPr>
            <w:ins w:id="5108" w:author="Bob Yencha" w:date="2011-12-19T01:42:00Z">
              <w:r w:rsidRPr="00345ED9">
                <w:rPr>
                  <w:rFonts w:cs="Arial Narrow"/>
                  <w:szCs w:val="21"/>
                </w:rPr>
                <w:t xml:space="preserve">[empty] </w:t>
              </w:r>
            </w:ins>
          </w:p>
        </w:tc>
        <w:tc>
          <w:tcPr>
            <w:tcW w:w="632" w:type="pct"/>
          </w:tcPr>
          <w:p w14:paraId="523969B1" w14:textId="77777777" w:rsidR="00345ED9" w:rsidRPr="00345ED9" w:rsidRDefault="00345ED9" w:rsidP="008F7891">
            <w:pPr>
              <w:pStyle w:val="TableContent"/>
              <w:rPr>
                <w:ins w:id="5109" w:author="Bob Yencha" w:date="2011-12-19T01:40:00Z"/>
                <w:kern w:val="0"/>
              </w:rPr>
            </w:pPr>
            <w:ins w:id="5110" w:author="Bob Yencha" w:date="2011-12-19T01:42:00Z">
              <w:r w:rsidRPr="00345ED9">
                <w:rPr>
                  <w:rFonts w:cs="Arial Narrow"/>
                  <w:szCs w:val="21"/>
                </w:rPr>
                <w:t xml:space="preserve">May be populated with codes from HL7 table 0078 </w:t>
              </w:r>
            </w:ins>
          </w:p>
        </w:tc>
        <w:tc>
          <w:tcPr>
            <w:tcW w:w="632" w:type="pct"/>
          </w:tcPr>
          <w:p w14:paraId="7F987E9E" w14:textId="77777777" w:rsidR="00345ED9" w:rsidRPr="00345ED9" w:rsidRDefault="00345ED9" w:rsidP="008F7891">
            <w:pPr>
              <w:pStyle w:val="TableContent"/>
              <w:rPr>
                <w:ins w:id="5111" w:author="Bob Yencha" w:date="2011-12-19T01:40:00Z"/>
                <w:kern w:val="0"/>
              </w:rPr>
            </w:pPr>
            <w:ins w:id="5112" w:author="Bob Yencha" w:date="2011-12-19T01:42:00Z">
              <w:r w:rsidRPr="00345ED9">
                <w:rPr>
                  <w:rFonts w:cs="Arial Narrow"/>
                  <w:szCs w:val="21"/>
                </w:rPr>
                <w:t xml:space="preserve">May be populated </w:t>
              </w:r>
            </w:ins>
          </w:p>
        </w:tc>
        <w:tc>
          <w:tcPr>
            <w:tcW w:w="631" w:type="pct"/>
          </w:tcPr>
          <w:p w14:paraId="183E7301" w14:textId="77777777" w:rsidR="00345ED9" w:rsidRPr="00D4120B" w:rsidRDefault="00345ED9" w:rsidP="008F7891">
            <w:pPr>
              <w:pStyle w:val="TableContent"/>
              <w:rPr>
                <w:ins w:id="5113" w:author="Bob Yencha" w:date="2011-12-19T01:40:00Z"/>
                <w:kern w:val="0"/>
              </w:rPr>
            </w:pPr>
            <w:ins w:id="5114" w:author="Bob Yencha" w:date="2011-12-19T01:42:00Z">
              <w:r w:rsidRPr="00345ED9">
                <w:rPr>
                  <w:rFonts w:cs="Arial Narrow"/>
                  <w:szCs w:val="21"/>
                </w:rPr>
                <w:t xml:space="preserve">May be populated with comments, not clinical findings. </w:t>
              </w:r>
            </w:ins>
          </w:p>
        </w:tc>
      </w:tr>
      <w:tr w:rsidR="00345ED9" w:rsidRPr="00D4120B" w14:paraId="27F35152" w14:textId="77777777">
        <w:trPr>
          <w:cantSplit/>
          <w:trHeight w:val="378"/>
          <w:jc w:val="center"/>
        </w:trPr>
        <w:tc>
          <w:tcPr>
            <w:tcW w:w="577" w:type="pct"/>
            <w:vAlign w:val="bottom"/>
          </w:tcPr>
          <w:p w14:paraId="49EB9388" w14:textId="77777777" w:rsidR="00345ED9" w:rsidRPr="00D4120B" w:rsidRDefault="00345ED9" w:rsidP="008F7891">
            <w:pPr>
              <w:pStyle w:val="TableContent"/>
              <w:rPr>
                <w:kern w:val="0"/>
              </w:rPr>
            </w:pPr>
            <w:r w:rsidRPr="00D4120B">
              <w:rPr>
                <w:kern w:val="0"/>
              </w:rPr>
              <w:t>Conveys observation and interpretation</w:t>
            </w:r>
          </w:p>
        </w:tc>
        <w:tc>
          <w:tcPr>
            <w:tcW w:w="505" w:type="pct"/>
            <w:vAlign w:val="bottom"/>
          </w:tcPr>
          <w:p w14:paraId="6D87B5E0" w14:textId="77777777" w:rsidR="00345ED9" w:rsidRPr="00D4120B" w:rsidRDefault="00345ED9" w:rsidP="008F7891">
            <w:pPr>
              <w:pStyle w:val="TableContent"/>
              <w:rPr>
                <w:kern w:val="0"/>
              </w:rPr>
            </w:pPr>
            <w:r w:rsidRPr="00D4120B">
              <w:rPr>
                <w:kern w:val="0"/>
              </w:rPr>
              <w:t>FT, TX or ST</w:t>
            </w:r>
          </w:p>
        </w:tc>
        <w:tc>
          <w:tcPr>
            <w:tcW w:w="759" w:type="pct"/>
            <w:vAlign w:val="bottom"/>
          </w:tcPr>
          <w:p w14:paraId="0A593AAE" w14:textId="77777777" w:rsidR="00345ED9" w:rsidRPr="00D4120B" w:rsidRDefault="00345ED9" w:rsidP="008F7891">
            <w:pPr>
              <w:pStyle w:val="TableContent"/>
              <w:rPr>
                <w:kern w:val="0"/>
              </w:rPr>
            </w:pPr>
            <w:r w:rsidRPr="00D4120B">
              <w:rPr>
                <w:kern w:val="0"/>
              </w:rPr>
              <w:t>MULTI</w:t>
            </w:r>
          </w:p>
        </w:tc>
        <w:tc>
          <w:tcPr>
            <w:tcW w:w="632" w:type="pct"/>
            <w:vAlign w:val="bottom"/>
          </w:tcPr>
          <w:p w14:paraId="1C2CD2B2" w14:textId="77777777" w:rsidR="00345ED9" w:rsidRPr="00D4120B" w:rsidRDefault="00345ED9" w:rsidP="008F7891">
            <w:pPr>
              <w:pStyle w:val="TableContent"/>
              <w:rPr>
                <w:kern w:val="0"/>
              </w:rPr>
            </w:pPr>
            <w:r w:rsidRPr="00D4120B">
              <w:rPr>
                <w:kern w:val="0"/>
              </w:rPr>
              <w:t>text</w:t>
            </w:r>
          </w:p>
        </w:tc>
        <w:tc>
          <w:tcPr>
            <w:tcW w:w="632" w:type="pct"/>
            <w:vAlign w:val="bottom"/>
          </w:tcPr>
          <w:p w14:paraId="7E9BB3F4" w14:textId="77777777" w:rsidR="00345ED9" w:rsidRPr="00D4120B" w:rsidRDefault="00345ED9" w:rsidP="008F7891">
            <w:pPr>
              <w:pStyle w:val="TableContent"/>
              <w:rPr>
                <w:kern w:val="0"/>
              </w:rPr>
            </w:pPr>
            <w:r w:rsidRPr="00D4120B">
              <w:rPr>
                <w:kern w:val="0"/>
              </w:rPr>
              <w:t>[empty]</w:t>
            </w:r>
          </w:p>
        </w:tc>
        <w:tc>
          <w:tcPr>
            <w:tcW w:w="632" w:type="pct"/>
            <w:vAlign w:val="bottom"/>
          </w:tcPr>
          <w:p w14:paraId="365387CF" w14:textId="77777777" w:rsidR="00345ED9" w:rsidRPr="00D4120B" w:rsidRDefault="00345ED9" w:rsidP="008F7891">
            <w:pPr>
              <w:pStyle w:val="TableContent"/>
              <w:rPr>
                <w:kern w:val="0"/>
              </w:rPr>
            </w:pPr>
            <w:r w:rsidRPr="00D4120B">
              <w:rPr>
                <w:kern w:val="0"/>
              </w:rPr>
              <w:t>May be populated with codes from HL7 table 0078</w:t>
            </w:r>
          </w:p>
        </w:tc>
        <w:tc>
          <w:tcPr>
            <w:tcW w:w="632" w:type="pct"/>
            <w:vAlign w:val="bottom"/>
          </w:tcPr>
          <w:p w14:paraId="3D8DE6E4" w14:textId="77777777" w:rsidR="00345ED9" w:rsidRPr="00D4120B" w:rsidRDefault="00345ED9" w:rsidP="008F7891">
            <w:pPr>
              <w:pStyle w:val="TableContent"/>
              <w:rPr>
                <w:kern w:val="0"/>
              </w:rPr>
            </w:pPr>
            <w:r w:rsidRPr="00D4120B">
              <w:rPr>
                <w:kern w:val="0"/>
              </w:rPr>
              <w:t>May be populated</w:t>
            </w:r>
          </w:p>
        </w:tc>
        <w:tc>
          <w:tcPr>
            <w:tcW w:w="631" w:type="pct"/>
            <w:vAlign w:val="bottom"/>
          </w:tcPr>
          <w:p w14:paraId="07DF98BD" w14:textId="77777777" w:rsidR="00345ED9" w:rsidRPr="00D4120B" w:rsidRDefault="00345ED9" w:rsidP="008F7891">
            <w:pPr>
              <w:pStyle w:val="TableContent"/>
              <w:rPr>
                <w:kern w:val="0"/>
              </w:rPr>
            </w:pPr>
            <w:r w:rsidRPr="00D4120B">
              <w:rPr>
                <w:kern w:val="0"/>
              </w:rPr>
              <w:t>May be populated with comments, not clinical findings.</w:t>
            </w:r>
          </w:p>
        </w:tc>
      </w:tr>
      <w:tr w:rsidR="00345ED9" w:rsidRPr="00D4120B" w14:paraId="0B7DD4B8" w14:textId="77777777">
        <w:trPr>
          <w:cantSplit/>
          <w:trHeight w:val="378"/>
          <w:jc w:val="center"/>
        </w:trPr>
        <w:tc>
          <w:tcPr>
            <w:tcW w:w="577" w:type="pct"/>
            <w:vAlign w:val="bottom"/>
          </w:tcPr>
          <w:p w14:paraId="3C837548" w14:textId="77777777" w:rsidR="00345ED9" w:rsidRPr="00D4120B" w:rsidRDefault="00345ED9" w:rsidP="008F7891">
            <w:pPr>
              <w:pStyle w:val="TableContent"/>
              <w:rPr>
                <w:kern w:val="0"/>
              </w:rPr>
            </w:pPr>
            <w:r w:rsidRPr="00D4120B">
              <w:rPr>
                <w:kern w:val="0"/>
              </w:rPr>
              <w:t>Conveys imbedded object (ED) or pointer to object (RP)</w:t>
            </w:r>
          </w:p>
        </w:tc>
        <w:tc>
          <w:tcPr>
            <w:tcW w:w="505" w:type="pct"/>
            <w:vAlign w:val="bottom"/>
          </w:tcPr>
          <w:p w14:paraId="1A37115E" w14:textId="77777777" w:rsidR="00345ED9" w:rsidRPr="00D4120B" w:rsidRDefault="00345ED9" w:rsidP="008F7891">
            <w:pPr>
              <w:pStyle w:val="TableContent"/>
              <w:rPr>
                <w:kern w:val="0"/>
              </w:rPr>
            </w:pPr>
            <w:r w:rsidRPr="00D4120B">
              <w:rPr>
                <w:kern w:val="0"/>
              </w:rPr>
              <w:t>ED, RP</w:t>
            </w:r>
          </w:p>
        </w:tc>
        <w:tc>
          <w:tcPr>
            <w:tcW w:w="759" w:type="pct"/>
            <w:vAlign w:val="bottom"/>
          </w:tcPr>
          <w:p w14:paraId="4DA1FE31" w14:textId="77777777" w:rsidR="00345ED9" w:rsidRPr="00D4120B" w:rsidRDefault="00345ED9" w:rsidP="008F7891">
            <w:pPr>
              <w:pStyle w:val="TableContent"/>
              <w:rPr>
                <w:kern w:val="0"/>
              </w:rPr>
            </w:pPr>
            <w:r w:rsidRPr="00D4120B">
              <w:rPr>
                <w:kern w:val="0"/>
              </w:rPr>
              <w:t>Varies</w:t>
            </w:r>
          </w:p>
        </w:tc>
        <w:tc>
          <w:tcPr>
            <w:tcW w:w="632" w:type="pct"/>
            <w:vAlign w:val="bottom"/>
          </w:tcPr>
          <w:p w14:paraId="5AA17CBC" w14:textId="77777777" w:rsidR="00345ED9" w:rsidRPr="00D4120B" w:rsidRDefault="00345ED9" w:rsidP="008F7891">
            <w:pPr>
              <w:pStyle w:val="TableContent"/>
              <w:rPr>
                <w:kern w:val="0"/>
              </w:rPr>
            </w:pPr>
            <w:r w:rsidRPr="00D4120B">
              <w:rPr>
                <w:kern w:val="0"/>
              </w:rPr>
              <w:t>Object pointer or imbedded object</w:t>
            </w:r>
          </w:p>
        </w:tc>
        <w:tc>
          <w:tcPr>
            <w:tcW w:w="632" w:type="pct"/>
            <w:vAlign w:val="bottom"/>
          </w:tcPr>
          <w:p w14:paraId="003B1776" w14:textId="77777777" w:rsidR="00345ED9" w:rsidRPr="00D4120B" w:rsidRDefault="00345ED9" w:rsidP="008F7891">
            <w:pPr>
              <w:pStyle w:val="TableContent"/>
              <w:rPr>
                <w:kern w:val="0"/>
              </w:rPr>
            </w:pPr>
            <w:r w:rsidRPr="00D4120B">
              <w:rPr>
                <w:kern w:val="0"/>
              </w:rPr>
              <w:t>[empty]</w:t>
            </w:r>
          </w:p>
        </w:tc>
        <w:tc>
          <w:tcPr>
            <w:tcW w:w="632" w:type="pct"/>
            <w:vAlign w:val="bottom"/>
          </w:tcPr>
          <w:p w14:paraId="75FFB134" w14:textId="77777777" w:rsidR="00345ED9" w:rsidRPr="00D4120B" w:rsidRDefault="00345ED9" w:rsidP="008F7891">
            <w:pPr>
              <w:pStyle w:val="TableContent"/>
              <w:rPr>
                <w:kern w:val="0"/>
              </w:rPr>
            </w:pPr>
            <w:r w:rsidRPr="00D4120B">
              <w:rPr>
                <w:kern w:val="0"/>
              </w:rPr>
              <w:t>[empty]</w:t>
            </w:r>
          </w:p>
        </w:tc>
        <w:tc>
          <w:tcPr>
            <w:tcW w:w="632" w:type="pct"/>
            <w:vAlign w:val="bottom"/>
          </w:tcPr>
          <w:p w14:paraId="6D3DFF97" w14:textId="77777777" w:rsidR="00345ED9" w:rsidRPr="00D4120B" w:rsidRDefault="00345ED9" w:rsidP="008F7891">
            <w:pPr>
              <w:pStyle w:val="TableContent"/>
              <w:rPr>
                <w:kern w:val="0"/>
              </w:rPr>
            </w:pPr>
            <w:r w:rsidRPr="00D4120B">
              <w:rPr>
                <w:kern w:val="0"/>
              </w:rPr>
              <w:t>[empty]</w:t>
            </w:r>
          </w:p>
        </w:tc>
        <w:tc>
          <w:tcPr>
            <w:tcW w:w="631" w:type="pct"/>
            <w:vAlign w:val="bottom"/>
          </w:tcPr>
          <w:p w14:paraId="7E833B10" w14:textId="77777777" w:rsidR="00345ED9" w:rsidRPr="00D4120B" w:rsidRDefault="00345ED9" w:rsidP="008F7891">
            <w:pPr>
              <w:pStyle w:val="TableContent"/>
              <w:rPr>
                <w:kern w:val="0"/>
              </w:rPr>
            </w:pPr>
            <w:r w:rsidRPr="00D4120B">
              <w:rPr>
                <w:kern w:val="0"/>
              </w:rPr>
              <w:t>May be populated with comments, not clinical findings.</w:t>
            </w:r>
          </w:p>
        </w:tc>
      </w:tr>
    </w:tbl>
    <w:p w14:paraId="75564CB7" w14:textId="77777777" w:rsidR="00667BA9" w:rsidRDefault="00667BA9" w:rsidP="00A6434E">
      <w:pPr>
        <w:pStyle w:val="Heading2"/>
        <w:numPr>
          <w:ilvl w:val="2"/>
          <w:numId w:val="23"/>
        </w:numPr>
        <w:tabs>
          <w:tab w:val="left" w:pos="630"/>
        </w:tabs>
      </w:pPr>
      <w:bookmarkStart w:id="5115" w:name="_Toc206988940"/>
      <w:bookmarkStart w:id="5116" w:name="_Toc206996318"/>
      <w:bookmarkStart w:id="5117" w:name="_Toc207006390"/>
      <w:bookmarkStart w:id="5118" w:name="_Toc207007299"/>
      <w:bookmarkStart w:id="5119" w:name="_Toc207094134"/>
      <w:bookmarkStart w:id="5120" w:name="_Toc207095040"/>
      <w:bookmarkStart w:id="5121" w:name="_Toc206988941"/>
      <w:bookmarkStart w:id="5122" w:name="_Toc206996319"/>
      <w:bookmarkStart w:id="5123" w:name="_Toc207006391"/>
      <w:bookmarkStart w:id="5124" w:name="_Toc207007300"/>
      <w:bookmarkStart w:id="5125" w:name="_Toc207094135"/>
      <w:bookmarkStart w:id="5126" w:name="_Toc207095041"/>
      <w:bookmarkStart w:id="5127" w:name="_Toc206988942"/>
      <w:bookmarkStart w:id="5128" w:name="_Toc206996320"/>
      <w:bookmarkStart w:id="5129" w:name="_Toc207006392"/>
      <w:bookmarkStart w:id="5130" w:name="_Toc207007301"/>
      <w:bookmarkStart w:id="5131" w:name="_Toc207094136"/>
      <w:bookmarkStart w:id="5132" w:name="_Toc207095042"/>
      <w:bookmarkStart w:id="5133" w:name="_Toc169057933"/>
      <w:bookmarkStart w:id="5134" w:name="_Ref169502216"/>
      <w:bookmarkStart w:id="5135" w:name="_Toc171137852"/>
      <w:bookmarkStart w:id="5136" w:name="_Toc207006393"/>
      <w:bookmarkStart w:id="5137" w:name="_Ref207089839"/>
      <w:bookmarkStart w:id="5138" w:name="_Toc189112007"/>
      <w:bookmarkEnd w:id="5115"/>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r w:rsidRPr="00D4120B">
        <w:t>SPM – Specimen Segment</w:t>
      </w:r>
      <w:bookmarkEnd w:id="5133"/>
      <w:bookmarkEnd w:id="5134"/>
      <w:bookmarkEnd w:id="5135"/>
      <w:bookmarkEnd w:id="5136"/>
      <w:bookmarkEnd w:id="5137"/>
      <w:bookmarkEnd w:id="5138"/>
    </w:p>
    <w:p w14:paraId="0AC9F953" w14:textId="77777777" w:rsidR="00667BA9" w:rsidRDefault="00667BA9" w:rsidP="00667BA9">
      <w:r w:rsidRPr="00D4120B">
        <w:t>The Specimen Information Segment (SPM) describes the characteristics of a single sample</w:t>
      </w:r>
      <w:r w:rsidR="00400CF4">
        <w:t xml:space="preserve">. </w:t>
      </w:r>
      <w:r w:rsidRPr="00D4120B">
        <w:t xml:space="preserve">The SPM segment carries information regarding the type of specimen, where and how it was collected, who collected it and some basic </w:t>
      </w:r>
      <w:r>
        <w:t>characteristics of the specimen.</w:t>
      </w:r>
    </w:p>
    <w:tbl>
      <w:tblPr>
        <w:tblW w:w="4975" w:type="pct"/>
        <w:jc w:val="center"/>
        <w:tblBorders>
          <w:top w:val="single" w:sz="12" w:space="0" w:color="943634" w:themeColor="accent2" w:themeShade="BF"/>
          <w:left w:val="single" w:sz="4" w:space="0" w:color="C0C0C0"/>
          <w:bottom w:val="single" w:sz="12" w:space="0" w:color="943634" w:themeColor="accent2" w:themeShade="BF"/>
          <w:right w:val="single" w:sz="4" w:space="0" w:color="C0C0C0"/>
          <w:insideH w:val="single" w:sz="12" w:space="0" w:color="943634" w:themeColor="accent2" w:themeShade="BF"/>
          <w:insideV w:val="single" w:sz="4" w:space="0" w:color="C0C0C0"/>
        </w:tblBorders>
        <w:tblLayout w:type="fixed"/>
        <w:tblCellMar>
          <w:left w:w="58" w:type="dxa"/>
          <w:right w:w="58" w:type="dxa"/>
        </w:tblCellMar>
        <w:tblLook w:val="0000" w:firstRow="0" w:lastRow="0" w:firstColumn="0" w:lastColumn="0" w:noHBand="0" w:noVBand="0"/>
      </w:tblPr>
      <w:tblGrid>
        <w:gridCol w:w="596"/>
        <w:gridCol w:w="1948"/>
        <w:gridCol w:w="990"/>
        <w:gridCol w:w="810"/>
        <w:gridCol w:w="1260"/>
        <w:gridCol w:w="720"/>
        <w:gridCol w:w="810"/>
        <w:gridCol w:w="1260"/>
        <w:gridCol w:w="5333"/>
      </w:tblGrid>
      <w:tr w:rsidR="0089159E" w:rsidRPr="00D4120B" w14:paraId="0E12856F" w14:textId="77777777">
        <w:trPr>
          <w:cantSplit/>
          <w:trHeight w:val="360"/>
          <w:tblHeader/>
          <w:jc w:val="center"/>
        </w:trPr>
        <w:tc>
          <w:tcPr>
            <w:tcW w:w="13727" w:type="dxa"/>
            <w:gridSpan w:val="9"/>
            <w:shd w:val="clear" w:color="auto" w:fill="F3F3F3"/>
            <w:vAlign w:val="center"/>
          </w:tcPr>
          <w:p w14:paraId="016EADE9" w14:textId="77777777" w:rsidR="0089159E" w:rsidRPr="00D4120B" w:rsidRDefault="0089159E" w:rsidP="0089159E">
            <w:pPr>
              <w:pStyle w:val="Caption"/>
            </w:pPr>
            <w:bookmarkStart w:id="5139" w:name="_Toc189111913"/>
            <w:r>
              <w:t xml:space="preserve">Table </w:t>
            </w:r>
            <w:r w:rsidR="001C047D">
              <w:fldChar w:fldCharType="begin"/>
            </w:r>
            <w:r w:rsidR="001C047D">
              <w:instrText xml:space="preserve"> STYLEREF 1 \s </w:instrText>
            </w:r>
            <w:r w:rsidR="001C047D">
              <w:fldChar w:fldCharType="separate"/>
            </w:r>
            <w:r w:rsidR="002B0A1D">
              <w:rPr>
                <w:noProof/>
              </w:rPr>
              <w:t>3</w:t>
            </w:r>
            <w:r w:rsidR="001C047D">
              <w:rPr>
                <w:noProof/>
              </w:rPr>
              <w:fldChar w:fldCharType="end"/>
            </w:r>
            <w:r>
              <w:noBreakHyphen/>
            </w:r>
            <w:r w:rsidR="001C047D">
              <w:fldChar w:fldCharType="begin"/>
            </w:r>
            <w:r w:rsidR="001C047D">
              <w:instrText xml:space="preserve"> SEQ Table \* ARABIC \s 1 </w:instrText>
            </w:r>
            <w:r w:rsidR="001C047D">
              <w:fldChar w:fldCharType="separate"/>
            </w:r>
            <w:r w:rsidR="002B0A1D">
              <w:rPr>
                <w:noProof/>
              </w:rPr>
              <w:t>13</w:t>
            </w:r>
            <w:r w:rsidR="001C047D">
              <w:rPr>
                <w:noProof/>
              </w:rPr>
              <w:fldChar w:fldCharType="end"/>
            </w:r>
            <w:r>
              <w:t>. Specimen Segment (SPM)</w:t>
            </w:r>
            <w:bookmarkEnd w:id="5139"/>
          </w:p>
        </w:tc>
      </w:tr>
      <w:tr w:rsidR="00667BA9" w:rsidRPr="00D4120B" w14:paraId="53DC7385" w14:textId="77777777">
        <w:trPr>
          <w:cantSplit/>
          <w:trHeight w:val="360"/>
          <w:tblHeader/>
          <w:jc w:val="center"/>
        </w:trPr>
        <w:tc>
          <w:tcPr>
            <w:tcW w:w="596" w:type="dxa"/>
            <w:shd w:val="clear" w:color="auto" w:fill="F3F3F3"/>
            <w:vAlign w:val="center"/>
          </w:tcPr>
          <w:p w14:paraId="7795B93B" w14:textId="77777777" w:rsidR="00667BA9" w:rsidRPr="00D4120B" w:rsidRDefault="00667BA9" w:rsidP="00667BA9">
            <w:pPr>
              <w:pStyle w:val="TableHeadingA"/>
            </w:pPr>
            <w:r>
              <w:t>SEQ</w:t>
            </w:r>
          </w:p>
        </w:tc>
        <w:tc>
          <w:tcPr>
            <w:tcW w:w="1948" w:type="dxa"/>
            <w:shd w:val="clear" w:color="auto" w:fill="F3F3F3"/>
            <w:vAlign w:val="center"/>
          </w:tcPr>
          <w:p w14:paraId="45F003D5" w14:textId="77777777" w:rsidR="00667BA9" w:rsidRPr="00D4120B" w:rsidRDefault="00667BA9" w:rsidP="00667BA9">
            <w:pPr>
              <w:pStyle w:val="TableHeadingA"/>
            </w:pPr>
            <w:r>
              <w:t>Element Name</w:t>
            </w:r>
          </w:p>
        </w:tc>
        <w:tc>
          <w:tcPr>
            <w:tcW w:w="990" w:type="dxa"/>
            <w:shd w:val="clear" w:color="auto" w:fill="F3F3F3"/>
            <w:vAlign w:val="center"/>
          </w:tcPr>
          <w:p w14:paraId="23CFDA1F" w14:textId="77777777" w:rsidR="00667BA9" w:rsidRPr="00D4120B" w:rsidRDefault="00667BA9" w:rsidP="00667BA9">
            <w:pPr>
              <w:pStyle w:val="TableHeadingA"/>
            </w:pPr>
            <w:r w:rsidRPr="00D4120B">
              <w:t>DT</w:t>
            </w:r>
          </w:p>
        </w:tc>
        <w:tc>
          <w:tcPr>
            <w:tcW w:w="810" w:type="dxa"/>
            <w:shd w:val="clear" w:color="auto" w:fill="F3F3F3"/>
            <w:vAlign w:val="center"/>
          </w:tcPr>
          <w:p w14:paraId="77EFA5A2" w14:textId="77777777" w:rsidR="00667BA9" w:rsidRPr="00D4120B" w:rsidRDefault="00667BA9" w:rsidP="00667BA9">
            <w:pPr>
              <w:pStyle w:val="TableHeadingA"/>
            </w:pPr>
            <w:r>
              <w:t>Us</w:t>
            </w:r>
            <w:ins w:id="5140" w:author="Swain, Ashley" w:date="2011-11-27T21:19:00Z">
              <w:r w:rsidR="005410E5">
                <w:t>ag</w:t>
              </w:r>
            </w:ins>
            <w:r>
              <w:t>e</w:t>
            </w:r>
          </w:p>
        </w:tc>
        <w:tc>
          <w:tcPr>
            <w:tcW w:w="1260" w:type="dxa"/>
            <w:shd w:val="clear" w:color="auto" w:fill="F3F3F3"/>
            <w:vAlign w:val="center"/>
          </w:tcPr>
          <w:p w14:paraId="3FB237E8" w14:textId="77777777" w:rsidR="00667BA9" w:rsidRPr="00D4120B" w:rsidRDefault="00667BA9" w:rsidP="00667BA9">
            <w:pPr>
              <w:pStyle w:val="TableHeadingA"/>
            </w:pPr>
            <w:r w:rsidRPr="00D4120B">
              <w:t>Cardinality</w:t>
            </w:r>
          </w:p>
        </w:tc>
        <w:tc>
          <w:tcPr>
            <w:tcW w:w="720" w:type="dxa"/>
            <w:shd w:val="clear" w:color="auto" w:fill="F3F3F3"/>
            <w:vAlign w:val="center"/>
          </w:tcPr>
          <w:p w14:paraId="33178318" w14:textId="77777777" w:rsidR="00667BA9" w:rsidDel="001B23CA" w:rsidRDefault="00667BA9" w:rsidP="00667BA9">
            <w:pPr>
              <w:pStyle w:val="TableHeadingA"/>
            </w:pPr>
            <w:r>
              <w:t>LEN</w:t>
            </w:r>
          </w:p>
        </w:tc>
        <w:tc>
          <w:tcPr>
            <w:tcW w:w="810" w:type="dxa"/>
            <w:shd w:val="clear" w:color="auto" w:fill="F3F3F3"/>
            <w:vAlign w:val="center"/>
          </w:tcPr>
          <w:p w14:paraId="280CF1F5" w14:textId="77777777" w:rsidR="00667BA9" w:rsidRPr="00D4120B" w:rsidRDefault="00667BA9" w:rsidP="00667BA9">
            <w:pPr>
              <w:pStyle w:val="TableHeadingA"/>
            </w:pPr>
            <w:r>
              <w:t>C.LEN</w:t>
            </w:r>
          </w:p>
        </w:tc>
        <w:tc>
          <w:tcPr>
            <w:tcW w:w="1260" w:type="dxa"/>
            <w:shd w:val="clear" w:color="auto" w:fill="F3F3F3"/>
            <w:vAlign w:val="center"/>
          </w:tcPr>
          <w:p w14:paraId="13AB0D5D" w14:textId="77777777" w:rsidR="00667BA9" w:rsidRPr="00D4120B" w:rsidRDefault="00667BA9" w:rsidP="00667BA9">
            <w:pPr>
              <w:pStyle w:val="TableHeadingA"/>
            </w:pPr>
            <w:r w:rsidRPr="00D4120B">
              <w:t>Value Set</w:t>
            </w:r>
          </w:p>
        </w:tc>
        <w:tc>
          <w:tcPr>
            <w:tcW w:w="5333" w:type="dxa"/>
            <w:shd w:val="clear" w:color="auto" w:fill="F3F3F3"/>
            <w:vAlign w:val="center"/>
          </w:tcPr>
          <w:p w14:paraId="242C5598" w14:textId="77777777" w:rsidR="00667BA9" w:rsidRPr="00D4120B" w:rsidRDefault="00667BA9" w:rsidP="00667BA9">
            <w:pPr>
              <w:pStyle w:val="TableHeadingA"/>
            </w:pPr>
            <w:r w:rsidRPr="00D4120B">
              <w:t>Description/Comments</w:t>
            </w:r>
          </w:p>
        </w:tc>
      </w:tr>
      <w:tr w:rsidR="00667BA9" w:rsidRPr="00D4120B" w14:paraId="4E876CCC" w14:textId="77777777">
        <w:trPr>
          <w:cantSplit/>
          <w:jc w:val="center"/>
        </w:trPr>
        <w:tc>
          <w:tcPr>
            <w:tcW w:w="596" w:type="dxa"/>
          </w:tcPr>
          <w:p w14:paraId="4B48A436" w14:textId="77777777" w:rsidR="00667BA9" w:rsidRPr="00D4120B" w:rsidRDefault="00667BA9" w:rsidP="008F7891">
            <w:pPr>
              <w:pStyle w:val="TableContent"/>
            </w:pPr>
            <w:r w:rsidRPr="00D4120B">
              <w:t>1</w:t>
            </w:r>
          </w:p>
        </w:tc>
        <w:tc>
          <w:tcPr>
            <w:tcW w:w="1948" w:type="dxa"/>
          </w:tcPr>
          <w:p w14:paraId="3CD07EDD" w14:textId="77777777" w:rsidR="00667BA9" w:rsidRPr="00D4120B" w:rsidRDefault="00667BA9" w:rsidP="008F7891">
            <w:pPr>
              <w:pStyle w:val="TableContent"/>
            </w:pPr>
            <w:r w:rsidRPr="00D4120B">
              <w:t>Set ID – SPM</w:t>
            </w:r>
          </w:p>
        </w:tc>
        <w:tc>
          <w:tcPr>
            <w:tcW w:w="990" w:type="dxa"/>
          </w:tcPr>
          <w:p w14:paraId="259FB68F" w14:textId="77777777" w:rsidR="00667BA9" w:rsidRPr="00D4120B" w:rsidRDefault="00667BA9" w:rsidP="008F7891">
            <w:pPr>
              <w:pStyle w:val="TableContent"/>
            </w:pPr>
            <w:r w:rsidRPr="00D4120B">
              <w:t>SI</w:t>
            </w:r>
          </w:p>
        </w:tc>
        <w:tc>
          <w:tcPr>
            <w:tcW w:w="810" w:type="dxa"/>
          </w:tcPr>
          <w:p w14:paraId="7B2B505B" w14:textId="77777777" w:rsidR="00667BA9" w:rsidRPr="00D4120B" w:rsidRDefault="00667BA9" w:rsidP="008F7891">
            <w:pPr>
              <w:pStyle w:val="TableContent"/>
            </w:pPr>
            <w:r w:rsidRPr="00D4120B">
              <w:t>R</w:t>
            </w:r>
          </w:p>
        </w:tc>
        <w:tc>
          <w:tcPr>
            <w:tcW w:w="1260" w:type="dxa"/>
          </w:tcPr>
          <w:p w14:paraId="47B6AD0B" w14:textId="77777777" w:rsidR="00667BA9" w:rsidRPr="00D4120B" w:rsidRDefault="00667BA9" w:rsidP="008F7891">
            <w:pPr>
              <w:pStyle w:val="TableContent"/>
            </w:pPr>
            <w:r w:rsidRPr="00D4120B">
              <w:t>[1..1]</w:t>
            </w:r>
          </w:p>
        </w:tc>
        <w:tc>
          <w:tcPr>
            <w:tcW w:w="720" w:type="dxa"/>
            <w:shd w:val="clear" w:color="auto" w:fill="auto"/>
          </w:tcPr>
          <w:p w14:paraId="46194DBF" w14:textId="77777777" w:rsidR="00667BA9" w:rsidRPr="00D4120B" w:rsidRDefault="00667BA9" w:rsidP="008F7891">
            <w:pPr>
              <w:pStyle w:val="TableContent"/>
            </w:pPr>
            <w:r w:rsidRPr="00D4120B">
              <w:t>1..4</w:t>
            </w:r>
          </w:p>
        </w:tc>
        <w:tc>
          <w:tcPr>
            <w:tcW w:w="810" w:type="dxa"/>
            <w:shd w:val="clear" w:color="auto" w:fill="auto"/>
          </w:tcPr>
          <w:p w14:paraId="53C86E8E" w14:textId="77777777" w:rsidR="00667BA9" w:rsidRPr="00D4120B" w:rsidRDefault="00667BA9" w:rsidP="008F7891">
            <w:pPr>
              <w:pStyle w:val="TableContent"/>
            </w:pPr>
          </w:p>
        </w:tc>
        <w:tc>
          <w:tcPr>
            <w:tcW w:w="1260" w:type="dxa"/>
          </w:tcPr>
          <w:p w14:paraId="4B461314" w14:textId="77777777" w:rsidR="00667BA9" w:rsidRPr="00D4120B" w:rsidRDefault="00667BA9" w:rsidP="008F7891">
            <w:pPr>
              <w:pStyle w:val="TableContent"/>
            </w:pPr>
          </w:p>
        </w:tc>
        <w:tc>
          <w:tcPr>
            <w:tcW w:w="5333" w:type="dxa"/>
          </w:tcPr>
          <w:p w14:paraId="5A56C9C5" w14:textId="77777777" w:rsidR="00667BA9" w:rsidRPr="00087AF8" w:rsidRDefault="00667BA9" w:rsidP="008F7891">
            <w:pPr>
              <w:pStyle w:val="TableContent"/>
            </w:pPr>
            <w:r w:rsidRPr="00087AF8">
              <w:t>For the first repeat of the SPM segment, the sequence number shall be one (1), for the second repeat, the sequence number shall be two (2), etc.</w:t>
            </w:r>
          </w:p>
        </w:tc>
      </w:tr>
      <w:tr w:rsidR="00667BA9" w:rsidRPr="00D4120B" w14:paraId="507921EA" w14:textId="77777777">
        <w:trPr>
          <w:cantSplit/>
          <w:jc w:val="center"/>
        </w:trPr>
        <w:tc>
          <w:tcPr>
            <w:tcW w:w="596" w:type="dxa"/>
          </w:tcPr>
          <w:p w14:paraId="3C65ACF8" w14:textId="77777777" w:rsidR="00667BA9" w:rsidRPr="00D4120B" w:rsidRDefault="00667BA9" w:rsidP="008F7891">
            <w:pPr>
              <w:pStyle w:val="TableContent"/>
            </w:pPr>
            <w:r w:rsidRPr="00D4120B">
              <w:t>2</w:t>
            </w:r>
          </w:p>
        </w:tc>
        <w:tc>
          <w:tcPr>
            <w:tcW w:w="1948" w:type="dxa"/>
          </w:tcPr>
          <w:p w14:paraId="23A97E49" w14:textId="77777777" w:rsidR="00667BA9" w:rsidRPr="00D4120B" w:rsidRDefault="00667BA9" w:rsidP="008F7891">
            <w:pPr>
              <w:pStyle w:val="TableContent"/>
            </w:pPr>
            <w:r w:rsidRPr="00D4120B">
              <w:t xml:space="preserve">Specimen ID </w:t>
            </w:r>
          </w:p>
        </w:tc>
        <w:tc>
          <w:tcPr>
            <w:tcW w:w="990" w:type="dxa"/>
          </w:tcPr>
          <w:p w14:paraId="385E8858" w14:textId="77777777" w:rsidR="00667BA9" w:rsidRPr="00D4120B" w:rsidRDefault="00667BA9" w:rsidP="008F7891">
            <w:pPr>
              <w:pStyle w:val="TableContent"/>
            </w:pPr>
            <w:r w:rsidRPr="00D4120B">
              <w:t>EIP</w:t>
            </w:r>
          </w:p>
        </w:tc>
        <w:tc>
          <w:tcPr>
            <w:tcW w:w="810" w:type="dxa"/>
          </w:tcPr>
          <w:p w14:paraId="1DA158EF" w14:textId="77777777" w:rsidR="00667BA9" w:rsidRPr="00D4120B" w:rsidRDefault="00A273C9" w:rsidP="008F7891">
            <w:pPr>
              <w:pStyle w:val="TableContent"/>
            </w:pPr>
            <w:r>
              <w:t>O</w:t>
            </w:r>
          </w:p>
        </w:tc>
        <w:tc>
          <w:tcPr>
            <w:tcW w:w="1260" w:type="dxa"/>
          </w:tcPr>
          <w:p w14:paraId="51DD8ECE" w14:textId="77777777" w:rsidR="00667BA9" w:rsidRPr="00D4120B" w:rsidRDefault="00A273C9" w:rsidP="008F7891">
            <w:pPr>
              <w:pStyle w:val="TableContent"/>
            </w:pPr>
            <w:r>
              <w:t>[0</w:t>
            </w:r>
            <w:r w:rsidR="00667BA9" w:rsidRPr="00D4120B">
              <w:t>..1]</w:t>
            </w:r>
          </w:p>
        </w:tc>
        <w:tc>
          <w:tcPr>
            <w:tcW w:w="720" w:type="dxa"/>
            <w:shd w:val="clear" w:color="auto" w:fill="auto"/>
          </w:tcPr>
          <w:p w14:paraId="3BBC67B4" w14:textId="77777777" w:rsidR="00667BA9" w:rsidRPr="00D4120B" w:rsidRDefault="00667BA9" w:rsidP="008F7891">
            <w:pPr>
              <w:pStyle w:val="TableContent"/>
            </w:pPr>
          </w:p>
        </w:tc>
        <w:tc>
          <w:tcPr>
            <w:tcW w:w="810" w:type="dxa"/>
            <w:shd w:val="clear" w:color="auto" w:fill="auto"/>
          </w:tcPr>
          <w:p w14:paraId="45E32953" w14:textId="77777777" w:rsidR="00667BA9" w:rsidRPr="00D4120B" w:rsidRDefault="00667BA9" w:rsidP="008F7891">
            <w:pPr>
              <w:pStyle w:val="TableContent"/>
            </w:pPr>
          </w:p>
        </w:tc>
        <w:tc>
          <w:tcPr>
            <w:tcW w:w="1260" w:type="dxa"/>
          </w:tcPr>
          <w:p w14:paraId="36B53330" w14:textId="77777777" w:rsidR="00667BA9" w:rsidRPr="00D4120B" w:rsidRDefault="00667BA9" w:rsidP="008F7891">
            <w:pPr>
              <w:pStyle w:val="TableContent"/>
            </w:pPr>
          </w:p>
        </w:tc>
        <w:tc>
          <w:tcPr>
            <w:tcW w:w="5333" w:type="dxa"/>
          </w:tcPr>
          <w:p w14:paraId="607990B4" w14:textId="77777777" w:rsidR="00667BA9" w:rsidRPr="00087AF8" w:rsidDel="000348C8" w:rsidRDefault="00667BA9" w:rsidP="008F7891">
            <w:pPr>
              <w:pStyle w:val="TableContent"/>
              <w:rPr>
                <w:del w:id="5141" w:author="Bob Yencha" w:date="2011-11-29T10:08:00Z"/>
              </w:rPr>
            </w:pPr>
            <w:del w:id="5142" w:author="Bob Yencha" w:date="2011-11-29T10:08:00Z">
              <w:r w:rsidRPr="00087AF8" w:rsidDel="000348C8">
                <w:delText>Unique identifier for the specimen as referenced by the Placer application, the Filler application, or both.</w:delText>
              </w:r>
            </w:del>
          </w:p>
          <w:p w14:paraId="32B1222F" w14:textId="77777777" w:rsidR="00667BA9" w:rsidRPr="00087AF8" w:rsidRDefault="00667BA9" w:rsidP="008F7891">
            <w:pPr>
              <w:pStyle w:val="TableContent"/>
            </w:pPr>
            <w:del w:id="5143" w:author="Bob Yencha" w:date="2011-11-29T10:08:00Z">
              <w:r w:rsidRPr="00087AF8" w:rsidDel="000348C8">
                <w:delText>Note that the specimen id is not the same thing as the placer/filler order number</w:delText>
              </w:r>
              <w:r w:rsidR="00400CF4" w:rsidRPr="00087AF8" w:rsidDel="000348C8">
                <w:delText xml:space="preserve">. </w:delText>
              </w:r>
              <w:r w:rsidRPr="00087AF8" w:rsidDel="000348C8">
                <w:delText>Order numbers identify the specific test to be performed on a specimen</w:delText>
              </w:r>
              <w:r w:rsidR="00400CF4" w:rsidRPr="00087AF8" w:rsidDel="000348C8">
                <w:delText xml:space="preserve">. </w:delText>
              </w:r>
              <w:r w:rsidRPr="00087AF8" w:rsidDel="000348C8">
                <w:delText>A particular specimen may be associated with multiple orders (and multiple placer/filler order numbers)</w:delText>
              </w:r>
              <w:r w:rsidR="00400CF4" w:rsidRPr="00087AF8" w:rsidDel="000348C8">
                <w:delText xml:space="preserve">. </w:delText>
              </w:r>
              <w:r w:rsidRPr="00087AF8" w:rsidDel="000348C8">
                <w:delText>The specimen id may be the same as an accession number, depending on how the particular lab assigns accession numbers.</w:delText>
              </w:r>
            </w:del>
          </w:p>
        </w:tc>
      </w:tr>
      <w:tr w:rsidR="00667BA9" w:rsidRPr="00D4120B" w14:paraId="5366A96F" w14:textId="77777777">
        <w:trPr>
          <w:cantSplit/>
          <w:jc w:val="center"/>
        </w:trPr>
        <w:tc>
          <w:tcPr>
            <w:tcW w:w="596" w:type="dxa"/>
          </w:tcPr>
          <w:p w14:paraId="5216FABA" w14:textId="77777777" w:rsidR="00667BA9" w:rsidRPr="00D4120B" w:rsidRDefault="00667BA9" w:rsidP="008F7891">
            <w:pPr>
              <w:pStyle w:val="TableContent"/>
            </w:pPr>
            <w:r w:rsidRPr="00D4120B">
              <w:t>3</w:t>
            </w:r>
          </w:p>
        </w:tc>
        <w:tc>
          <w:tcPr>
            <w:tcW w:w="1948" w:type="dxa"/>
          </w:tcPr>
          <w:p w14:paraId="569DA0EA" w14:textId="77777777" w:rsidR="00667BA9" w:rsidRPr="00D4120B" w:rsidRDefault="00667BA9" w:rsidP="008F7891">
            <w:pPr>
              <w:pStyle w:val="TableContent"/>
            </w:pPr>
            <w:r w:rsidRPr="00D4120B">
              <w:t>Specimen Parent IDs</w:t>
            </w:r>
          </w:p>
        </w:tc>
        <w:tc>
          <w:tcPr>
            <w:tcW w:w="990" w:type="dxa"/>
          </w:tcPr>
          <w:p w14:paraId="783307B2" w14:textId="77777777" w:rsidR="00667BA9" w:rsidRPr="00D4120B" w:rsidRDefault="00667BA9" w:rsidP="008F7891">
            <w:pPr>
              <w:pStyle w:val="TableContent"/>
            </w:pPr>
            <w:r w:rsidRPr="00D4120B">
              <w:t>EIP</w:t>
            </w:r>
          </w:p>
        </w:tc>
        <w:tc>
          <w:tcPr>
            <w:tcW w:w="810" w:type="dxa"/>
          </w:tcPr>
          <w:p w14:paraId="58BB3DEF" w14:textId="77777777" w:rsidR="00667BA9" w:rsidRPr="00D4120B" w:rsidRDefault="00667BA9" w:rsidP="008F7891">
            <w:pPr>
              <w:pStyle w:val="TableContent"/>
            </w:pPr>
            <w:r w:rsidRPr="00D4120B">
              <w:t>O</w:t>
            </w:r>
          </w:p>
        </w:tc>
        <w:tc>
          <w:tcPr>
            <w:tcW w:w="1260" w:type="dxa"/>
          </w:tcPr>
          <w:p w14:paraId="2243E6D9" w14:textId="77777777" w:rsidR="00667BA9" w:rsidRPr="00D4120B" w:rsidRDefault="00667BA9" w:rsidP="008F7891">
            <w:pPr>
              <w:pStyle w:val="TableContent"/>
            </w:pPr>
            <w:r w:rsidRPr="00D4120B">
              <w:t>[0..*]</w:t>
            </w:r>
          </w:p>
        </w:tc>
        <w:tc>
          <w:tcPr>
            <w:tcW w:w="720" w:type="dxa"/>
            <w:shd w:val="clear" w:color="auto" w:fill="auto"/>
          </w:tcPr>
          <w:p w14:paraId="21FBD153" w14:textId="77777777" w:rsidR="00667BA9" w:rsidRPr="00D4120B" w:rsidRDefault="00667BA9" w:rsidP="008F7891">
            <w:pPr>
              <w:pStyle w:val="TableContent"/>
            </w:pPr>
          </w:p>
        </w:tc>
        <w:tc>
          <w:tcPr>
            <w:tcW w:w="810" w:type="dxa"/>
            <w:shd w:val="clear" w:color="auto" w:fill="auto"/>
          </w:tcPr>
          <w:p w14:paraId="549A235C" w14:textId="77777777" w:rsidR="00667BA9" w:rsidRPr="00D4120B" w:rsidRDefault="00667BA9" w:rsidP="008F7891">
            <w:pPr>
              <w:pStyle w:val="TableContent"/>
            </w:pPr>
          </w:p>
        </w:tc>
        <w:tc>
          <w:tcPr>
            <w:tcW w:w="1260" w:type="dxa"/>
          </w:tcPr>
          <w:p w14:paraId="384B61D4" w14:textId="77777777" w:rsidR="00667BA9" w:rsidRPr="00D4120B" w:rsidRDefault="00667BA9" w:rsidP="008F7891">
            <w:pPr>
              <w:pStyle w:val="TableContent"/>
            </w:pPr>
          </w:p>
        </w:tc>
        <w:tc>
          <w:tcPr>
            <w:tcW w:w="5333" w:type="dxa"/>
          </w:tcPr>
          <w:p w14:paraId="3EF4E0F3" w14:textId="77777777" w:rsidR="00667BA9" w:rsidRPr="00087AF8" w:rsidRDefault="00667BA9" w:rsidP="008F7891">
            <w:pPr>
              <w:pStyle w:val="TableContent"/>
            </w:pPr>
          </w:p>
        </w:tc>
      </w:tr>
      <w:tr w:rsidR="00667BA9" w:rsidRPr="00D4120B" w14:paraId="138F1316" w14:textId="77777777">
        <w:trPr>
          <w:cantSplit/>
          <w:jc w:val="center"/>
        </w:trPr>
        <w:tc>
          <w:tcPr>
            <w:tcW w:w="596" w:type="dxa"/>
          </w:tcPr>
          <w:p w14:paraId="247EFB64" w14:textId="77777777" w:rsidR="00667BA9" w:rsidRPr="00D4120B" w:rsidRDefault="00667BA9" w:rsidP="008F7891">
            <w:pPr>
              <w:pStyle w:val="TableContent"/>
            </w:pPr>
            <w:r w:rsidRPr="00D4120B">
              <w:t>4</w:t>
            </w:r>
          </w:p>
        </w:tc>
        <w:tc>
          <w:tcPr>
            <w:tcW w:w="1948" w:type="dxa"/>
          </w:tcPr>
          <w:p w14:paraId="367EECAB" w14:textId="77777777" w:rsidR="00667BA9" w:rsidRPr="00D4120B" w:rsidRDefault="00667BA9" w:rsidP="008F7891">
            <w:pPr>
              <w:pStyle w:val="TableContent"/>
            </w:pPr>
            <w:r w:rsidRPr="00D4120B">
              <w:t xml:space="preserve">Specimen Type </w:t>
            </w:r>
          </w:p>
        </w:tc>
        <w:tc>
          <w:tcPr>
            <w:tcW w:w="990" w:type="dxa"/>
          </w:tcPr>
          <w:p w14:paraId="3E4A1E95" w14:textId="77777777" w:rsidR="00667BA9" w:rsidRPr="00D4120B" w:rsidRDefault="00667BA9" w:rsidP="008F7891">
            <w:pPr>
              <w:pStyle w:val="TableContent"/>
            </w:pPr>
            <w:r w:rsidRPr="00D4120B">
              <w:t>CWE</w:t>
            </w:r>
            <w:ins w:id="5144" w:author="Bob Yencha" w:date="2011-12-08T15:55:00Z">
              <w:r w:rsidR="005E4D95">
                <w:t>_CRE</w:t>
              </w:r>
            </w:ins>
          </w:p>
        </w:tc>
        <w:tc>
          <w:tcPr>
            <w:tcW w:w="810" w:type="dxa"/>
          </w:tcPr>
          <w:p w14:paraId="3C841864" w14:textId="77777777" w:rsidR="00667BA9" w:rsidRPr="00D4120B" w:rsidRDefault="00667BA9" w:rsidP="008F7891">
            <w:pPr>
              <w:pStyle w:val="TableContent"/>
            </w:pPr>
            <w:r w:rsidRPr="00D4120B">
              <w:t>R</w:t>
            </w:r>
          </w:p>
        </w:tc>
        <w:tc>
          <w:tcPr>
            <w:tcW w:w="1260" w:type="dxa"/>
          </w:tcPr>
          <w:p w14:paraId="32A87B23" w14:textId="77777777" w:rsidR="00667BA9" w:rsidRPr="00D4120B" w:rsidRDefault="00667BA9" w:rsidP="008F7891">
            <w:pPr>
              <w:pStyle w:val="TableContent"/>
            </w:pPr>
            <w:r w:rsidRPr="00D4120B">
              <w:t>[1..1]</w:t>
            </w:r>
          </w:p>
        </w:tc>
        <w:tc>
          <w:tcPr>
            <w:tcW w:w="720" w:type="dxa"/>
            <w:shd w:val="clear" w:color="auto" w:fill="auto"/>
          </w:tcPr>
          <w:p w14:paraId="0488BA25" w14:textId="77777777" w:rsidR="00667BA9" w:rsidRPr="00D4120B" w:rsidRDefault="00667BA9" w:rsidP="008F7891">
            <w:pPr>
              <w:pStyle w:val="TableContent"/>
            </w:pPr>
          </w:p>
        </w:tc>
        <w:tc>
          <w:tcPr>
            <w:tcW w:w="810" w:type="dxa"/>
            <w:shd w:val="clear" w:color="auto" w:fill="auto"/>
          </w:tcPr>
          <w:p w14:paraId="0C59DB69" w14:textId="77777777" w:rsidR="00667BA9" w:rsidRPr="00D4120B" w:rsidRDefault="00667BA9" w:rsidP="008F7891">
            <w:pPr>
              <w:pStyle w:val="TableContent"/>
            </w:pPr>
          </w:p>
        </w:tc>
        <w:tc>
          <w:tcPr>
            <w:tcW w:w="1260" w:type="dxa"/>
          </w:tcPr>
          <w:p w14:paraId="6E4306EF" w14:textId="77777777" w:rsidR="001B2608" w:rsidRPr="00CD358C" w:rsidRDefault="001B2608" w:rsidP="001B2608">
            <w:pPr>
              <w:numPr>
                <w:ins w:id="5145" w:author="Bob Yencha" w:date="2011-12-19T01:44:00Z"/>
              </w:numPr>
              <w:autoSpaceDE w:val="0"/>
              <w:autoSpaceDN w:val="0"/>
              <w:adjustRightInd w:val="0"/>
              <w:spacing w:before="40" w:after="40"/>
              <w:rPr>
                <w:ins w:id="5146" w:author="Bob Yencha" w:date="2011-12-19T01:44:00Z"/>
                <w:rFonts w:ascii="Arial Narrow" w:hAnsi="Arial Narrow" w:cs="Arial Narrow"/>
                <w:color w:val="FF0000"/>
                <w:sz w:val="21"/>
                <w:szCs w:val="21"/>
              </w:rPr>
            </w:pPr>
            <w:ins w:id="5147" w:author="Bob Yencha" w:date="2011-12-19T01:44:00Z">
              <w:r w:rsidRPr="00CD358C">
                <w:rPr>
                  <w:rFonts w:ascii="Arial Narrow" w:hAnsi="Arial Narrow" w:cs="Arial Narrow"/>
                  <w:color w:val="FF0000"/>
                  <w:sz w:val="21"/>
                  <w:szCs w:val="21"/>
                </w:rPr>
                <w:t>SNOMED CT and/or</w:t>
              </w:r>
            </w:ins>
          </w:p>
          <w:p w14:paraId="1C6DFD15" w14:textId="77777777" w:rsidR="00667BA9" w:rsidRPr="00D4120B" w:rsidRDefault="001B2608" w:rsidP="001B2608">
            <w:pPr>
              <w:pStyle w:val="TableContent"/>
              <w:rPr>
                <w:highlight w:val="red"/>
              </w:rPr>
            </w:pPr>
            <w:ins w:id="5148" w:author="Bob Yencha" w:date="2011-12-19T01:44:00Z">
              <w:r w:rsidRPr="00CD358C">
                <w:rPr>
                  <w:rFonts w:cs="Arial Narrow"/>
                  <w:color w:val="FF0000"/>
                  <w:szCs w:val="21"/>
                </w:rPr>
                <w:t>HL70487</w:t>
              </w:r>
              <w:r w:rsidRPr="00CD358C">
                <w:rPr>
                  <w:rFonts w:cs="Arial Narrow"/>
                  <w:szCs w:val="21"/>
                </w:rPr>
                <w:t xml:space="preserve"> </w:t>
              </w:r>
            </w:ins>
            <w:del w:id="5149" w:author="Bob Yencha" w:date="2011-12-19T01:44:00Z">
              <w:r w:rsidR="00667BA9" w:rsidRPr="00D4120B" w:rsidDel="001B2608">
                <w:delText>Specimen Type Value Set</w:delText>
              </w:r>
            </w:del>
          </w:p>
        </w:tc>
        <w:tc>
          <w:tcPr>
            <w:tcW w:w="5333" w:type="dxa"/>
          </w:tcPr>
          <w:p w14:paraId="4292C4A7" w14:textId="77777777" w:rsidR="00667BA9" w:rsidRPr="00087AF8" w:rsidRDefault="00667BA9" w:rsidP="008F7891">
            <w:pPr>
              <w:pStyle w:val="TableContent"/>
            </w:pPr>
            <w:r w:rsidRPr="00087AF8">
              <w:t>Description of the precise nature of the entity that is the source material for the observation.</w:t>
            </w:r>
          </w:p>
        </w:tc>
      </w:tr>
      <w:tr w:rsidR="00667BA9" w:rsidRPr="00D4120B" w14:paraId="79AAE93E" w14:textId="77777777">
        <w:trPr>
          <w:cantSplit/>
          <w:jc w:val="center"/>
        </w:trPr>
        <w:tc>
          <w:tcPr>
            <w:tcW w:w="596" w:type="dxa"/>
          </w:tcPr>
          <w:p w14:paraId="72DBF35A" w14:textId="77777777" w:rsidR="00667BA9" w:rsidRPr="00D4120B" w:rsidRDefault="00667BA9" w:rsidP="008F7891">
            <w:pPr>
              <w:pStyle w:val="TableContent"/>
            </w:pPr>
            <w:r w:rsidRPr="00D4120B">
              <w:t>5</w:t>
            </w:r>
          </w:p>
        </w:tc>
        <w:tc>
          <w:tcPr>
            <w:tcW w:w="1948" w:type="dxa"/>
          </w:tcPr>
          <w:p w14:paraId="7B13C505" w14:textId="77777777" w:rsidR="00667BA9" w:rsidRPr="00D4120B" w:rsidRDefault="00667BA9" w:rsidP="008F7891">
            <w:pPr>
              <w:pStyle w:val="TableContent"/>
            </w:pPr>
            <w:r w:rsidRPr="00D4120B">
              <w:t>Specimen Type Modifier</w:t>
            </w:r>
          </w:p>
        </w:tc>
        <w:tc>
          <w:tcPr>
            <w:tcW w:w="990" w:type="dxa"/>
          </w:tcPr>
          <w:p w14:paraId="407A3E70" w14:textId="77777777" w:rsidR="00667BA9" w:rsidRPr="00D4120B" w:rsidRDefault="00667BA9" w:rsidP="008F7891">
            <w:pPr>
              <w:pStyle w:val="TableContent"/>
            </w:pPr>
            <w:r w:rsidRPr="00D4120B">
              <w:t>CWE</w:t>
            </w:r>
          </w:p>
        </w:tc>
        <w:tc>
          <w:tcPr>
            <w:tcW w:w="810" w:type="dxa"/>
          </w:tcPr>
          <w:p w14:paraId="2CBA1EA3" w14:textId="77777777" w:rsidR="00667BA9" w:rsidRPr="00D4120B" w:rsidRDefault="00A273C9" w:rsidP="008F7891">
            <w:pPr>
              <w:pStyle w:val="TableContent"/>
            </w:pPr>
            <w:r>
              <w:t>O</w:t>
            </w:r>
          </w:p>
        </w:tc>
        <w:tc>
          <w:tcPr>
            <w:tcW w:w="1260" w:type="dxa"/>
          </w:tcPr>
          <w:p w14:paraId="7B3625C8" w14:textId="77777777" w:rsidR="00667BA9" w:rsidRPr="00D4120B" w:rsidRDefault="00667BA9" w:rsidP="008F7891">
            <w:pPr>
              <w:pStyle w:val="TableContent"/>
            </w:pPr>
            <w:r w:rsidRPr="00D4120B">
              <w:t>[0..*]</w:t>
            </w:r>
          </w:p>
        </w:tc>
        <w:tc>
          <w:tcPr>
            <w:tcW w:w="720" w:type="dxa"/>
            <w:shd w:val="clear" w:color="auto" w:fill="auto"/>
          </w:tcPr>
          <w:p w14:paraId="6754704D" w14:textId="77777777" w:rsidR="00667BA9" w:rsidRPr="00D4120B" w:rsidRDefault="00667BA9" w:rsidP="008F7891">
            <w:pPr>
              <w:pStyle w:val="TableContent"/>
            </w:pPr>
          </w:p>
        </w:tc>
        <w:tc>
          <w:tcPr>
            <w:tcW w:w="810" w:type="dxa"/>
            <w:shd w:val="clear" w:color="auto" w:fill="auto"/>
          </w:tcPr>
          <w:p w14:paraId="2D65238C" w14:textId="77777777" w:rsidR="00667BA9" w:rsidRPr="00D4120B" w:rsidRDefault="00667BA9" w:rsidP="008F7891">
            <w:pPr>
              <w:pStyle w:val="TableContent"/>
            </w:pPr>
          </w:p>
        </w:tc>
        <w:tc>
          <w:tcPr>
            <w:tcW w:w="1260" w:type="dxa"/>
          </w:tcPr>
          <w:p w14:paraId="1C118914" w14:textId="77777777" w:rsidR="00667BA9" w:rsidRPr="00D4120B" w:rsidRDefault="00667BA9" w:rsidP="008F7891">
            <w:pPr>
              <w:pStyle w:val="TableContent"/>
              <w:rPr>
                <w:highlight w:val="yellow"/>
              </w:rPr>
            </w:pPr>
            <w:del w:id="5150" w:author="Bob Yencha" w:date="2011-11-29T10:08:00Z">
              <w:r w:rsidRPr="00D4120B" w:rsidDel="000348C8">
                <w:delText>PHVS_ModifierOrQualifier_CDC</w:delText>
              </w:r>
            </w:del>
          </w:p>
        </w:tc>
        <w:tc>
          <w:tcPr>
            <w:tcW w:w="5333" w:type="dxa"/>
          </w:tcPr>
          <w:p w14:paraId="67C48839" w14:textId="77777777" w:rsidR="00667BA9" w:rsidRPr="00087AF8" w:rsidRDefault="00667BA9" w:rsidP="008F7891">
            <w:pPr>
              <w:pStyle w:val="TableContent"/>
            </w:pPr>
            <w:del w:id="5151" w:author="Bob Yencha" w:date="2011-11-29T10:08:00Z">
              <w:r w:rsidRPr="00087AF8" w:rsidDel="000348C8">
                <w:delText>Allows sending qualifiers for a SNOMED CT term from a single axis</w:delText>
              </w:r>
              <w:r w:rsidR="00400CF4" w:rsidRPr="00087AF8" w:rsidDel="000348C8">
                <w:delText xml:space="preserve">. </w:delText>
              </w:r>
              <w:r w:rsidRPr="00087AF8" w:rsidDel="000348C8">
                <w:delText>Only used if SPM-4 is a SNOMED code.</w:delText>
              </w:r>
            </w:del>
          </w:p>
        </w:tc>
      </w:tr>
      <w:tr w:rsidR="00667BA9" w:rsidRPr="00D4120B" w14:paraId="366AD226" w14:textId="77777777">
        <w:trPr>
          <w:cantSplit/>
          <w:jc w:val="center"/>
        </w:trPr>
        <w:tc>
          <w:tcPr>
            <w:tcW w:w="596" w:type="dxa"/>
          </w:tcPr>
          <w:p w14:paraId="2CC2D700" w14:textId="77777777" w:rsidR="00667BA9" w:rsidRPr="00D4120B" w:rsidRDefault="00667BA9" w:rsidP="008F7891">
            <w:pPr>
              <w:pStyle w:val="TableContent"/>
            </w:pPr>
            <w:r w:rsidRPr="00D4120B">
              <w:t>6</w:t>
            </w:r>
          </w:p>
        </w:tc>
        <w:tc>
          <w:tcPr>
            <w:tcW w:w="1948" w:type="dxa"/>
          </w:tcPr>
          <w:p w14:paraId="49BEEEFF" w14:textId="77777777" w:rsidR="00667BA9" w:rsidRPr="00D4120B" w:rsidRDefault="00667BA9" w:rsidP="008F7891">
            <w:pPr>
              <w:pStyle w:val="TableContent"/>
            </w:pPr>
            <w:r w:rsidRPr="00D4120B">
              <w:t>Specimen Additives</w:t>
            </w:r>
          </w:p>
        </w:tc>
        <w:tc>
          <w:tcPr>
            <w:tcW w:w="990" w:type="dxa"/>
          </w:tcPr>
          <w:p w14:paraId="3CE377DE" w14:textId="77777777" w:rsidR="00667BA9" w:rsidRPr="00D4120B" w:rsidRDefault="00667BA9" w:rsidP="008F7891">
            <w:pPr>
              <w:pStyle w:val="TableContent"/>
            </w:pPr>
            <w:r w:rsidRPr="00D4120B">
              <w:t>CWE</w:t>
            </w:r>
          </w:p>
        </w:tc>
        <w:tc>
          <w:tcPr>
            <w:tcW w:w="810" w:type="dxa"/>
          </w:tcPr>
          <w:p w14:paraId="7D7A4135" w14:textId="77777777" w:rsidR="00667BA9" w:rsidRPr="00D4120B" w:rsidRDefault="00A273C9" w:rsidP="008F7891">
            <w:pPr>
              <w:pStyle w:val="TableContent"/>
            </w:pPr>
            <w:r>
              <w:t>O</w:t>
            </w:r>
          </w:p>
        </w:tc>
        <w:tc>
          <w:tcPr>
            <w:tcW w:w="1260" w:type="dxa"/>
          </w:tcPr>
          <w:p w14:paraId="56248BFC" w14:textId="77777777" w:rsidR="00667BA9" w:rsidRPr="00D4120B" w:rsidRDefault="00667BA9" w:rsidP="008F7891">
            <w:pPr>
              <w:pStyle w:val="TableContent"/>
            </w:pPr>
            <w:r w:rsidRPr="00D4120B">
              <w:t>[0..*]</w:t>
            </w:r>
          </w:p>
        </w:tc>
        <w:tc>
          <w:tcPr>
            <w:tcW w:w="720" w:type="dxa"/>
            <w:shd w:val="clear" w:color="auto" w:fill="auto"/>
          </w:tcPr>
          <w:p w14:paraId="531B1498" w14:textId="77777777" w:rsidR="00667BA9" w:rsidRPr="00D4120B" w:rsidRDefault="00667BA9" w:rsidP="008F7891">
            <w:pPr>
              <w:pStyle w:val="TableContent"/>
            </w:pPr>
          </w:p>
        </w:tc>
        <w:tc>
          <w:tcPr>
            <w:tcW w:w="810" w:type="dxa"/>
            <w:shd w:val="clear" w:color="auto" w:fill="auto"/>
          </w:tcPr>
          <w:p w14:paraId="50F1E116" w14:textId="77777777" w:rsidR="00667BA9" w:rsidRPr="00D4120B" w:rsidRDefault="00667BA9" w:rsidP="008F7891">
            <w:pPr>
              <w:pStyle w:val="TableContent"/>
            </w:pPr>
          </w:p>
        </w:tc>
        <w:tc>
          <w:tcPr>
            <w:tcW w:w="1260" w:type="dxa"/>
          </w:tcPr>
          <w:p w14:paraId="6A54E8F9" w14:textId="77777777" w:rsidR="00667BA9" w:rsidRPr="00D4120B" w:rsidRDefault="00667BA9" w:rsidP="008F7891">
            <w:pPr>
              <w:pStyle w:val="TableContent"/>
              <w:rPr>
                <w:highlight w:val="yellow"/>
              </w:rPr>
            </w:pPr>
            <w:del w:id="5152" w:author="Bob Yencha" w:date="2011-11-29T10:08:00Z">
              <w:r w:rsidRPr="00D4120B" w:rsidDel="000348C8">
                <w:delText>HL70371</w:delText>
              </w:r>
            </w:del>
          </w:p>
        </w:tc>
        <w:tc>
          <w:tcPr>
            <w:tcW w:w="5333" w:type="dxa"/>
          </w:tcPr>
          <w:p w14:paraId="567A8C72" w14:textId="77777777" w:rsidR="00667BA9" w:rsidRPr="00087AF8" w:rsidRDefault="00667BA9" w:rsidP="008F7891">
            <w:pPr>
              <w:pStyle w:val="TableContent"/>
            </w:pPr>
          </w:p>
        </w:tc>
      </w:tr>
      <w:tr w:rsidR="00667BA9" w:rsidRPr="00D4120B" w14:paraId="496B5810" w14:textId="77777777">
        <w:trPr>
          <w:cantSplit/>
          <w:jc w:val="center"/>
        </w:trPr>
        <w:tc>
          <w:tcPr>
            <w:tcW w:w="596" w:type="dxa"/>
          </w:tcPr>
          <w:p w14:paraId="3B0CC263" w14:textId="77777777" w:rsidR="00667BA9" w:rsidRPr="00D4120B" w:rsidRDefault="00667BA9" w:rsidP="008F7891">
            <w:pPr>
              <w:pStyle w:val="TableContent"/>
            </w:pPr>
            <w:r w:rsidRPr="00D4120B">
              <w:t>7</w:t>
            </w:r>
          </w:p>
        </w:tc>
        <w:tc>
          <w:tcPr>
            <w:tcW w:w="1948" w:type="dxa"/>
          </w:tcPr>
          <w:p w14:paraId="738A2DD9" w14:textId="77777777" w:rsidR="00667BA9" w:rsidRPr="00D4120B" w:rsidRDefault="00667BA9" w:rsidP="008F7891">
            <w:pPr>
              <w:pStyle w:val="TableContent"/>
            </w:pPr>
            <w:r w:rsidRPr="00D4120B">
              <w:t xml:space="preserve">Specimen Collection Method </w:t>
            </w:r>
          </w:p>
        </w:tc>
        <w:tc>
          <w:tcPr>
            <w:tcW w:w="990" w:type="dxa"/>
          </w:tcPr>
          <w:p w14:paraId="170DCE87" w14:textId="77777777" w:rsidR="00667BA9" w:rsidRPr="00D4120B" w:rsidRDefault="00667BA9" w:rsidP="008F7891">
            <w:pPr>
              <w:pStyle w:val="TableContent"/>
            </w:pPr>
            <w:r w:rsidRPr="00D4120B">
              <w:t>CWE</w:t>
            </w:r>
          </w:p>
        </w:tc>
        <w:tc>
          <w:tcPr>
            <w:tcW w:w="810" w:type="dxa"/>
          </w:tcPr>
          <w:p w14:paraId="07B8CBB7" w14:textId="77777777" w:rsidR="00667BA9" w:rsidRPr="00D4120B" w:rsidRDefault="00A273C9" w:rsidP="008F7891">
            <w:pPr>
              <w:pStyle w:val="TableContent"/>
            </w:pPr>
            <w:r>
              <w:t>O</w:t>
            </w:r>
          </w:p>
        </w:tc>
        <w:tc>
          <w:tcPr>
            <w:tcW w:w="1260" w:type="dxa"/>
          </w:tcPr>
          <w:p w14:paraId="576BE792" w14:textId="77777777" w:rsidR="00667BA9" w:rsidRPr="00D4120B" w:rsidRDefault="00667BA9" w:rsidP="008F7891">
            <w:pPr>
              <w:pStyle w:val="TableContent"/>
            </w:pPr>
            <w:r w:rsidRPr="00D4120B">
              <w:t>[0..1]</w:t>
            </w:r>
          </w:p>
        </w:tc>
        <w:tc>
          <w:tcPr>
            <w:tcW w:w="720" w:type="dxa"/>
            <w:shd w:val="clear" w:color="auto" w:fill="auto"/>
          </w:tcPr>
          <w:p w14:paraId="619FBFCD" w14:textId="77777777" w:rsidR="00667BA9" w:rsidRPr="00D4120B" w:rsidRDefault="00667BA9" w:rsidP="008F7891">
            <w:pPr>
              <w:pStyle w:val="TableContent"/>
            </w:pPr>
          </w:p>
        </w:tc>
        <w:tc>
          <w:tcPr>
            <w:tcW w:w="810" w:type="dxa"/>
            <w:shd w:val="clear" w:color="auto" w:fill="auto"/>
          </w:tcPr>
          <w:p w14:paraId="488E0DAA" w14:textId="77777777" w:rsidR="00667BA9" w:rsidRPr="00D4120B" w:rsidRDefault="00667BA9" w:rsidP="008F7891">
            <w:pPr>
              <w:pStyle w:val="TableContent"/>
            </w:pPr>
          </w:p>
        </w:tc>
        <w:tc>
          <w:tcPr>
            <w:tcW w:w="1260" w:type="dxa"/>
          </w:tcPr>
          <w:p w14:paraId="0CAF05B5" w14:textId="77777777" w:rsidR="00667BA9" w:rsidRPr="00D4120B" w:rsidRDefault="00667BA9" w:rsidP="008F7891">
            <w:pPr>
              <w:pStyle w:val="TableContent"/>
              <w:rPr>
                <w:highlight w:val="red"/>
              </w:rPr>
            </w:pPr>
            <w:del w:id="5153" w:author="Bob Yencha" w:date="2011-11-29T10:08:00Z">
              <w:r w:rsidRPr="00D4120B" w:rsidDel="000348C8">
                <w:delText>Specimen Collection Method Value Set</w:delText>
              </w:r>
            </w:del>
          </w:p>
        </w:tc>
        <w:tc>
          <w:tcPr>
            <w:tcW w:w="5333" w:type="dxa"/>
          </w:tcPr>
          <w:p w14:paraId="317AA727" w14:textId="77777777" w:rsidR="00667BA9" w:rsidRPr="00087AF8" w:rsidRDefault="00667BA9" w:rsidP="008F7891">
            <w:pPr>
              <w:pStyle w:val="TableContent"/>
            </w:pPr>
            <w:del w:id="5154" w:author="Bob Yencha" w:date="2011-11-29T10:08:00Z">
              <w:r w:rsidRPr="00087AF8" w:rsidDel="000348C8">
                <w:delText>Method used to collect the specimen.</w:delText>
              </w:r>
            </w:del>
          </w:p>
        </w:tc>
      </w:tr>
      <w:tr w:rsidR="00667BA9" w:rsidRPr="00D4120B" w14:paraId="6EEB4432" w14:textId="77777777">
        <w:trPr>
          <w:cantSplit/>
          <w:jc w:val="center"/>
        </w:trPr>
        <w:tc>
          <w:tcPr>
            <w:tcW w:w="596" w:type="dxa"/>
          </w:tcPr>
          <w:p w14:paraId="361E2FEF" w14:textId="77777777" w:rsidR="00667BA9" w:rsidRPr="00D4120B" w:rsidRDefault="00667BA9" w:rsidP="008F7891">
            <w:pPr>
              <w:pStyle w:val="TableContent"/>
            </w:pPr>
            <w:r w:rsidRPr="00D4120B">
              <w:t>8</w:t>
            </w:r>
          </w:p>
        </w:tc>
        <w:tc>
          <w:tcPr>
            <w:tcW w:w="1948" w:type="dxa"/>
          </w:tcPr>
          <w:p w14:paraId="3F21C0A9" w14:textId="77777777" w:rsidR="00667BA9" w:rsidRPr="00D4120B" w:rsidRDefault="00667BA9" w:rsidP="008F7891">
            <w:pPr>
              <w:pStyle w:val="TableContent"/>
            </w:pPr>
            <w:r w:rsidRPr="00D4120B">
              <w:t>Specimen Source Site</w:t>
            </w:r>
          </w:p>
        </w:tc>
        <w:tc>
          <w:tcPr>
            <w:tcW w:w="990" w:type="dxa"/>
          </w:tcPr>
          <w:p w14:paraId="0CE8EF43" w14:textId="77777777" w:rsidR="00667BA9" w:rsidRPr="00D4120B" w:rsidRDefault="00667BA9" w:rsidP="008F7891">
            <w:pPr>
              <w:pStyle w:val="TableContent"/>
            </w:pPr>
            <w:r w:rsidRPr="00D4120B">
              <w:t>CWE</w:t>
            </w:r>
          </w:p>
        </w:tc>
        <w:tc>
          <w:tcPr>
            <w:tcW w:w="810" w:type="dxa"/>
          </w:tcPr>
          <w:p w14:paraId="5F2F84FA" w14:textId="77777777" w:rsidR="00667BA9" w:rsidRPr="00D4120B" w:rsidRDefault="00A273C9" w:rsidP="008F7891">
            <w:pPr>
              <w:pStyle w:val="TableContent"/>
            </w:pPr>
            <w:r>
              <w:t>O</w:t>
            </w:r>
          </w:p>
        </w:tc>
        <w:tc>
          <w:tcPr>
            <w:tcW w:w="1260" w:type="dxa"/>
          </w:tcPr>
          <w:p w14:paraId="3D0D4808" w14:textId="77777777" w:rsidR="00667BA9" w:rsidRPr="00D4120B" w:rsidRDefault="00667BA9" w:rsidP="008F7891">
            <w:pPr>
              <w:pStyle w:val="TableContent"/>
            </w:pPr>
            <w:r w:rsidRPr="00D4120B">
              <w:t>[0..1]</w:t>
            </w:r>
          </w:p>
        </w:tc>
        <w:tc>
          <w:tcPr>
            <w:tcW w:w="720" w:type="dxa"/>
            <w:shd w:val="clear" w:color="auto" w:fill="auto"/>
          </w:tcPr>
          <w:p w14:paraId="4191333F" w14:textId="77777777" w:rsidR="00667BA9" w:rsidRPr="00D4120B" w:rsidRDefault="00667BA9" w:rsidP="008F7891">
            <w:pPr>
              <w:pStyle w:val="TableContent"/>
            </w:pPr>
          </w:p>
        </w:tc>
        <w:tc>
          <w:tcPr>
            <w:tcW w:w="810" w:type="dxa"/>
            <w:shd w:val="clear" w:color="auto" w:fill="auto"/>
          </w:tcPr>
          <w:p w14:paraId="7A67D7A4" w14:textId="77777777" w:rsidR="00667BA9" w:rsidRPr="00D4120B" w:rsidRDefault="00667BA9" w:rsidP="008F7891">
            <w:pPr>
              <w:pStyle w:val="TableContent"/>
            </w:pPr>
          </w:p>
        </w:tc>
        <w:tc>
          <w:tcPr>
            <w:tcW w:w="1260" w:type="dxa"/>
          </w:tcPr>
          <w:p w14:paraId="7CC8B406" w14:textId="77777777" w:rsidR="00667BA9" w:rsidRPr="00D4120B" w:rsidRDefault="00667BA9" w:rsidP="008F7891">
            <w:pPr>
              <w:pStyle w:val="TableContent"/>
              <w:rPr>
                <w:highlight w:val="red"/>
              </w:rPr>
            </w:pPr>
            <w:del w:id="5155" w:author="Bob Yencha" w:date="2011-11-29T10:08:00Z">
              <w:r w:rsidRPr="00D4120B" w:rsidDel="000348C8">
                <w:delText>Body Site Value Set</w:delText>
              </w:r>
            </w:del>
          </w:p>
        </w:tc>
        <w:tc>
          <w:tcPr>
            <w:tcW w:w="5333" w:type="dxa"/>
          </w:tcPr>
          <w:p w14:paraId="3AAF375A" w14:textId="77777777" w:rsidR="00667BA9" w:rsidRPr="00087AF8" w:rsidRDefault="00667BA9" w:rsidP="008F7891">
            <w:pPr>
              <w:pStyle w:val="TableContent"/>
            </w:pPr>
            <w:del w:id="5156" w:author="Bob Yencha" w:date="2011-11-29T10:08:00Z">
              <w:r w:rsidRPr="00087AF8" w:rsidDel="000348C8">
                <w:delText>Source from which the specimen was obtained</w:delText>
              </w:r>
              <w:r w:rsidR="00400CF4" w:rsidRPr="00087AF8" w:rsidDel="000348C8">
                <w:delText xml:space="preserve">. </w:delText>
              </w:r>
              <w:r w:rsidRPr="00087AF8" w:rsidDel="000348C8">
                <w:delText>For environmental samples, this may describe the location of the source of the specimen</w:delText>
              </w:r>
              <w:r w:rsidR="00400CF4" w:rsidRPr="00087AF8" w:rsidDel="000348C8">
                <w:delText xml:space="preserve">. </w:delText>
              </w:r>
              <w:r w:rsidRPr="00087AF8" w:rsidDel="000348C8">
                <w:delText>For biological samples, it may represent the anatomical site from which the specimen was collected.</w:delText>
              </w:r>
            </w:del>
          </w:p>
        </w:tc>
      </w:tr>
      <w:tr w:rsidR="00667BA9" w:rsidRPr="00D4120B" w14:paraId="465A643E" w14:textId="77777777">
        <w:trPr>
          <w:cantSplit/>
          <w:jc w:val="center"/>
        </w:trPr>
        <w:tc>
          <w:tcPr>
            <w:tcW w:w="596" w:type="dxa"/>
          </w:tcPr>
          <w:p w14:paraId="52A41D76" w14:textId="77777777" w:rsidR="00667BA9" w:rsidRPr="00D4120B" w:rsidRDefault="00667BA9" w:rsidP="008F7891">
            <w:pPr>
              <w:pStyle w:val="TableContent"/>
            </w:pPr>
            <w:r w:rsidRPr="00D4120B">
              <w:t>9</w:t>
            </w:r>
          </w:p>
        </w:tc>
        <w:tc>
          <w:tcPr>
            <w:tcW w:w="1948" w:type="dxa"/>
          </w:tcPr>
          <w:p w14:paraId="7D0B15E6" w14:textId="77777777" w:rsidR="00667BA9" w:rsidRPr="00D4120B" w:rsidRDefault="00667BA9" w:rsidP="008F7891">
            <w:pPr>
              <w:pStyle w:val="TableContent"/>
            </w:pPr>
            <w:r w:rsidRPr="00D4120B">
              <w:t>Specimen Source Site Modifier</w:t>
            </w:r>
          </w:p>
        </w:tc>
        <w:tc>
          <w:tcPr>
            <w:tcW w:w="990" w:type="dxa"/>
          </w:tcPr>
          <w:p w14:paraId="2D54172F" w14:textId="77777777" w:rsidR="00667BA9" w:rsidRPr="00D4120B" w:rsidRDefault="00667BA9" w:rsidP="008F7891">
            <w:pPr>
              <w:pStyle w:val="TableContent"/>
            </w:pPr>
            <w:r w:rsidRPr="00D4120B">
              <w:t>CWE</w:t>
            </w:r>
          </w:p>
        </w:tc>
        <w:tc>
          <w:tcPr>
            <w:tcW w:w="810" w:type="dxa"/>
          </w:tcPr>
          <w:p w14:paraId="0E0A3F04" w14:textId="77777777" w:rsidR="00667BA9" w:rsidRPr="00D4120B" w:rsidRDefault="00A273C9" w:rsidP="008F7891">
            <w:pPr>
              <w:pStyle w:val="TableContent"/>
            </w:pPr>
            <w:r>
              <w:t>O</w:t>
            </w:r>
          </w:p>
        </w:tc>
        <w:tc>
          <w:tcPr>
            <w:tcW w:w="1260" w:type="dxa"/>
          </w:tcPr>
          <w:p w14:paraId="3A20473B" w14:textId="77777777" w:rsidR="00667BA9" w:rsidRPr="00D4120B" w:rsidRDefault="00667BA9" w:rsidP="008F7891">
            <w:pPr>
              <w:pStyle w:val="TableContent"/>
            </w:pPr>
            <w:r w:rsidRPr="00D4120B">
              <w:t>[0..*]</w:t>
            </w:r>
          </w:p>
        </w:tc>
        <w:tc>
          <w:tcPr>
            <w:tcW w:w="720" w:type="dxa"/>
            <w:shd w:val="clear" w:color="auto" w:fill="auto"/>
          </w:tcPr>
          <w:p w14:paraId="035986EB" w14:textId="77777777" w:rsidR="00667BA9" w:rsidRPr="00D4120B" w:rsidRDefault="00667BA9" w:rsidP="008F7891">
            <w:pPr>
              <w:pStyle w:val="TableContent"/>
            </w:pPr>
          </w:p>
        </w:tc>
        <w:tc>
          <w:tcPr>
            <w:tcW w:w="810" w:type="dxa"/>
            <w:shd w:val="clear" w:color="auto" w:fill="auto"/>
          </w:tcPr>
          <w:p w14:paraId="1C9988BD" w14:textId="77777777" w:rsidR="00667BA9" w:rsidRPr="00D4120B" w:rsidRDefault="00667BA9" w:rsidP="008F7891">
            <w:pPr>
              <w:pStyle w:val="TableContent"/>
            </w:pPr>
          </w:p>
        </w:tc>
        <w:tc>
          <w:tcPr>
            <w:tcW w:w="1260" w:type="dxa"/>
          </w:tcPr>
          <w:p w14:paraId="491F8A4F" w14:textId="77777777" w:rsidR="00667BA9" w:rsidRPr="00D4120B" w:rsidRDefault="00667BA9" w:rsidP="008F7891">
            <w:pPr>
              <w:pStyle w:val="TableContent"/>
              <w:rPr>
                <w:highlight w:val="yellow"/>
              </w:rPr>
            </w:pPr>
            <w:del w:id="5157" w:author="Bob Yencha" w:date="2011-11-29T10:08:00Z">
              <w:r w:rsidRPr="00D4120B" w:rsidDel="000348C8">
                <w:delText>PHVS_ModifierOrQualifier_CDC</w:delText>
              </w:r>
            </w:del>
          </w:p>
        </w:tc>
        <w:tc>
          <w:tcPr>
            <w:tcW w:w="5333" w:type="dxa"/>
          </w:tcPr>
          <w:p w14:paraId="5A09D5C2" w14:textId="77777777" w:rsidR="00667BA9" w:rsidRPr="00D4120B" w:rsidRDefault="00667BA9" w:rsidP="008F7891">
            <w:pPr>
              <w:pStyle w:val="TableContent"/>
            </w:pPr>
            <w:del w:id="5158" w:author="Bob Yencha" w:date="2011-11-29T10:08:00Z">
              <w:r w:rsidRPr="00D4120B" w:rsidDel="000348C8">
                <w:delText xml:space="preserve">Modifier or qualifier </w:delText>
              </w:r>
              <w:r w:rsidRPr="00087AF8" w:rsidDel="000348C8">
                <w:delText>for the specimen source site (SPM-8)</w:delText>
              </w:r>
              <w:r w:rsidR="00400CF4" w:rsidRPr="00087AF8" w:rsidDel="000348C8">
                <w:delText xml:space="preserve">. </w:delText>
              </w:r>
              <w:r w:rsidRPr="00087AF8" w:rsidDel="000348C8">
                <w:delText>Allows sending qualifiers for a SNOMED CT term from a single axis</w:delText>
              </w:r>
              <w:r w:rsidR="00400CF4" w:rsidRPr="00087AF8" w:rsidDel="000348C8">
                <w:delText xml:space="preserve">. </w:delText>
              </w:r>
              <w:r w:rsidRPr="00087AF8" w:rsidDel="000348C8">
                <w:delText>Only used if SPM-8 is a SNOMED code</w:delText>
              </w:r>
              <w:r w:rsidR="00400CF4" w:rsidRPr="00087AF8" w:rsidDel="000348C8">
                <w:delText xml:space="preserve">. </w:delText>
              </w:r>
              <w:r w:rsidRPr="00087AF8" w:rsidDel="000348C8">
                <w:delText>This allows use of post-coordinated terminologies for specimen source.</w:delText>
              </w:r>
            </w:del>
          </w:p>
        </w:tc>
      </w:tr>
      <w:tr w:rsidR="00667BA9" w:rsidRPr="00D4120B" w14:paraId="1CD59825" w14:textId="77777777">
        <w:trPr>
          <w:cantSplit/>
          <w:jc w:val="center"/>
        </w:trPr>
        <w:tc>
          <w:tcPr>
            <w:tcW w:w="596" w:type="dxa"/>
          </w:tcPr>
          <w:p w14:paraId="14C48687" w14:textId="77777777" w:rsidR="00667BA9" w:rsidRPr="00D4120B" w:rsidRDefault="00667BA9" w:rsidP="008F7891">
            <w:pPr>
              <w:pStyle w:val="TableContent"/>
            </w:pPr>
            <w:r w:rsidRPr="00D4120B">
              <w:t>10</w:t>
            </w:r>
          </w:p>
        </w:tc>
        <w:tc>
          <w:tcPr>
            <w:tcW w:w="1948" w:type="dxa"/>
          </w:tcPr>
          <w:p w14:paraId="5269A103" w14:textId="77777777" w:rsidR="00667BA9" w:rsidRPr="00D4120B" w:rsidRDefault="00667BA9" w:rsidP="008F7891">
            <w:pPr>
              <w:pStyle w:val="TableContent"/>
            </w:pPr>
            <w:r w:rsidRPr="00D4120B">
              <w:t>Specimen Collection Site</w:t>
            </w:r>
          </w:p>
        </w:tc>
        <w:tc>
          <w:tcPr>
            <w:tcW w:w="990" w:type="dxa"/>
          </w:tcPr>
          <w:p w14:paraId="3952E43B" w14:textId="77777777" w:rsidR="00667BA9" w:rsidRPr="00D4120B" w:rsidRDefault="00667BA9" w:rsidP="008F7891">
            <w:pPr>
              <w:pStyle w:val="TableContent"/>
            </w:pPr>
            <w:r w:rsidRPr="00D4120B">
              <w:t>CWE</w:t>
            </w:r>
          </w:p>
        </w:tc>
        <w:tc>
          <w:tcPr>
            <w:tcW w:w="810" w:type="dxa"/>
          </w:tcPr>
          <w:p w14:paraId="3C0A73BD" w14:textId="77777777" w:rsidR="00667BA9" w:rsidRPr="00D4120B" w:rsidRDefault="00667BA9" w:rsidP="008F7891">
            <w:pPr>
              <w:pStyle w:val="TableContent"/>
            </w:pPr>
            <w:r w:rsidRPr="00D4120B">
              <w:t>O</w:t>
            </w:r>
          </w:p>
        </w:tc>
        <w:tc>
          <w:tcPr>
            <w:tcW w:w="1260" w:type="dxa"/>
          </w:tcPr>
          <w:p w14:paraId="7806FE5C" w14:textId="77777777" w:rsidR="00667BA9" w:rsidRPr="00D4120B" w:rsidRDefault="00667BA9" w:rsidP="008F7891">
            <w:pPr>
              <w:pStyle w:val="TableContent"/>
            </w:pPr>
            <w:r w:rsidRPr="00D4120B">
              <w:t>[0..1]</w:t>
            </w:r>
          </w:p>
        </w:tc>
        <w:tc>
          <w:tcPr>
            <w:tcW w:w="720" w:type="dxa"/>
            <w:shd w:val="clear" w:color="auto" w:fill="auto"/>
          </w:tcPr>
          <w:p w14:paraId="3F59146C" w14:textId="77777777" w:rsidR="00667BA9" w:rsidRPr="00D4120B" w:rsidRDefault="00667BA9" w:rsidP="008F7891">
            <w:pPr>
              <w:pStyle w:val="TableContent"/>
            </w:pPr>
          </w:p>
        </w:tc>
        <w:tc>
          <w:tcPr>
            <w:tcW w:w="810" w:type="dxa"/>
            <w:shd w:val="clear" w:color="auto" w:fill="auto"/>
          </w:tcPr>
          <w:p w14:paraId="57713698" w14:textId="77777777" w:rsidR="00667BA9" w:rsidRPr="00D4120B" w:rsidRDefault="00667BA9" w:rsidP="008F7891">
            <w:pPr>
              <w:pStyle w:val="TableContent"/>
            </w:pPr>
          </w:p>
        </w:tc>
        <w:tc>
          <w:tcPr>
            <w:tcW w:w="1260" w:type="dxa"/>
          </w:tcPr>
          <w:p w14:paraId="2D484A60" w14:textId="77777777" w:rsidR="00667BA9" w:rsidRPr="00D4120B" w:rsidRDefault="00667BA9" w:rsidP="008F7891">
            <w:pPr>
              <w:pStyle w:val="TableContent"/>
            </w:pPr>
            <w:del w:id="5159" w:author="Bob Yencha" w:date="2011-11-29T10:08:00Z">
              <w:r w:rsidRPr="00D4120B" w:rsidDel="000348C8">
                <w:delText>HL70543</w:delText>
              </w:r>
            </w:del>
          </w:p>
        </w:tc>
        <w:tc>
          <w:tcPr>
            <w:tcW w:w="5333" w:type="dxa"/>
          </w:tcPr>
          <w:p w14:paraId="495A0098" w14:textId="77777777" w:rsidR="00667BA9" w:rsidRPr="00D4120B" w:rsidRDefault="00667BA9" w:rsidP="008F7891">
            <w:pPr>
              <w:pStyle w:val="TableContent"/>
            </w:pPr>
          </w:p>
        </w:tc>
      </w:tr>
      <w:tr w:rsidR="00667BA9" w:rsidRPr="00D4120B" w14:paraId="0773A127" w14:textId="77777777">
        <w:trPr>
          <w:cantSplit/>
          <w:jc w:val="center"/>
        </w:trPr>
        <w:tc>
          <w:tcPr>
            <w:tcW w:w="596" w:type="dxa"/>
          </w:tcPr>
          <w:p w14:paraId="493A7D83" w14:textId="77777777" w:rsidR="00667BA9" w:rsidRPr="00D4120B" w:rsidRDefault="00667BA9" w:rsidP="008F7891">
            <w:pPr>
              <w:pStyle w:val="TableContent"/>
            </w:pPr>
            <w:r w:rsidRPr="00D4120B">
              <w:t>11</w:t>
            </w:r>
          </w:p>
        </w:tc>
        <w:tc>
          <w:tcPr>
            <w:tcW w:w="1948" w:type="dxa"/>
          </w:tcPr>
          <w:p w14:paraId="63EDDBA9" w14:textId="77777777" w:rsidR="00667BA9" w:rsidRPr="00D4120B" w:rsidRDefault="00667BA9" w:rsidP="008F7891">
            <w:pPr>
              <w:pStyle w:val="TableContent"/>
            </w:pPr>
            <w:r w:rsidRPr="00D4120B">
              <w:t>Specimen Role</w:t>
            </w:r>
          </w:p>
        </w:tc>
        <w:tc>
          <w:tcPr>
            <w:tcW w:w="990" w:type="dxa"/>
          </w:tcPr>
          <w:p w14:paraId="3710D0C4" w14:textId="77777777" w:rsidR="00667BA9" w:rsidRPr="00D4120B" w:rsidRDefault="00667BA9" w:rsidP="008F7891">
            <w:pPr>
              <w:pStyle w:val="TableContent"/>
            </w:pPr>
            <w:r w:rsidRPr="00D4120B">
              <w:t>CWE</w:t>
            </w:r>
          </w:p>
        </w:tc>
        <w:tc>
          <w:tcPr>
            <w:tcW w:w="810" w:type="dxa"/>
          </w:tcPr>
          <w:p w14:paraId="1B25B809" w14:textId="77777777" w:rsidR="00667BA9" w:rsidRPr="00D4120B" w:rsidRDefault="00A273C9" w:rsidP="008F7891">
            <w:pPr>
              <w:pStyle w:val="TableContent"/>
            </w:pPr>
            <w:r>
              <w:t>O</w:t>
            </w:r>
          </w:p>
        </w:tc>
        <w:tc>
          <w:tcPr>
            <w:tcW w:w="1260" w:type="dxa"/>
          </w:tcPr>
          <w:p w14:paraId="1111FA07" w14:textId="77777777" w:rsidR="00667BA9" w:rsidRPr="00D4120B" w:rsidRDefault="00667BA9" w:rsidP="008F7891">
            <w:pPr>
              <w:pStyle w:val="TableContent"/>
            </w:pPr>
            <w:r w:rsidRPr="00D4120B">
              <w:t>[0..*]</w:t>
            </w:r>
          </w:p>
        </w:tc>
        <w:tc>
          <w:tcPr>
            <w:tcW w:w="720" w:type="dxa"/>
            <w:shd w:val="clear" w:color="auto" w:fill="auto"/>
          </w:tcPr>
          <w:p w14:paraId="79B1A054" w14:textId="77777777" w:rsidR="00667BA9" w:rsidRPr="00D4120B" w:rsidRDefault="00667BA9" w:rsidP="008F7891">
            <w:pPr>
              <w:pStyle w:val="TableContent"/>
            </w:pPr>
          </w:p>
        </w:tc>
        <w:tc>
          <w:tcPr>
            <w:tcW w:w="810" w:type="dxa"/>
            <w:shd w:val="clear" w:color="auto" w:fill="auto"/>
          </w:tcPr>
          <w:p w14:paraId="2E60A2CA" w14:textId="77777777" w:rsidR="00667BA9" w:rsidRPr="00D4120B" w:rsidRDefault="00667BA9" w:rsidP="008F7891">
            <w:pPr>
              <w:pStyle w:val="TableContent"/>
            </w:pPr>
          </w:p>
        </w:tc>
        <w:tc>
          <w:tcPr>
            <w:tcW w:w="1260" w:type="dxa"/>
          </w:tcPr>
          <w:p w14:paraId="4C51E4FE" w14:textId="77777777" w:rsidR="00667BA9" w:rsidRPr="00D4120B" w:rsidRDefault="00667BA9" w:rsidP="008F7891">
            <w:pPr>
              <w:pStyle w:val="TableContent"/>
              <w:rPr>
                <w:highlight w:val="yellow"/>
              </w:rPr>
            </w:pPr>
            <w:del w:id="5160" w:author="Bob Yencha" w:date="2011-11-29T10:08:00Z">
              <w:r w:rsidRPr="00D4120B" w:rsidDel="000348C8">
                <w:delText>HL70369</w:delText>
              </w:r>
            </w:del>
          </w:p>
        </w:tc>
        <w:tc>
          <w:tcPr>
            <w:tcW w:w="5333" w:type="dxa"/>
          </w:tcPr>
          <w:p w14:paraId="7CCAB44B" w14:textId="77777777" w:rsidR="00667BA9" w:rsidRPr="00D4120B" w:rsidRDefault="00667BA9" w:rsidP="008F7891">
            <w:pPr>
              <w:pStyle w:val="TableContent"/>
            </w:pPr>
          </w:p>
        </w:tc>
      </w:tr>
      <w:tr w:rsidR="00667BA9" w:rsidRPr="00D4120B" w14:paraId="5BC66E4D" w14:textId="77777777">
        <w:trPr>
          <w:cantSplit/>
          <w:jc w:val="center"/>
        </w:trPr>
        <w:tc>
          <w:tcPr>
            <w:tcW w:w="596" w:type="dxa"/>
          </w:tcPr>
          <w:p w14:paraId="79FA0B0A" w14:textId="77777777" w:rsidR="00667BA9" w:rsidRPr="00D4120B" w:rsidRDefault="00667BA9" w:rsidP="008F7891">
            <w:pPr>
              <w:pStyle w:val="TableContent"/>
            </w:pPr>
            <w:r w:rsidRPr="00D4120B">
              <w:t>12</w:t>
            </w:r>
          </w:p>
        </w:tc>
        <w:tc>
          <w:tcPr>
            <w:tcW w:w="1948" w:type="dxa"/>
          </w:tcPr>
          <w:p w14:paraId="08866F7B" w14:textId="77777777" w:rsidR="00667BA9" w:rsidRPr="00D4120B" w:rsidRDefault="00667BA9" w:rsidP="008F7891">
            <w:pPr>
              <w:pStyle w:val="TableContent"/>
            </w:pPr>
            <w:r w:rsidRPr="00D4120B">
              <w:t>Specimen Collection Amount</w:t>
            </w:r>
          </w:p>
        </w:tc>
        <w:tc>
          <w:tcPr>
            <w:tcW w:w="990" w:type="dxa"/>
          </w:tcPr>
          <w:p w14:paraId="286F6414" w14:textId="77777777" w:rsidR="00667BA9" w:rsidRPr="00D4120B" w:rsidRDefault="00667BA9" w:rsidP="008F7891">
            <w:pPr>
              <w:pStyle w:val="TableContent"/>
            </w:pPr>
            <w:r w:rsidRPr="00D4120B">
              <w:t>CQ</w:t>
            </w:r>
          </w:p>
        </w:tc>
        <w:tc>
          <w:tcPr>
            <w:tcW w:w="810" w:type="dxa"/>
          </w:tcPr>
          <w:p w14:paraId="545F150D" w14:textId="77777777" w:rsidR="00667BA9" w:rsidRPr="00D4120B" w:rsidRDefault="00A273C9" w:rsidP="008F7891">
            <w:pPr>
              <w:pStyle w:val="TableContent"/>
            </w:pPr>
            <w:r>
              <w:t>O</w:t>
            </w:r>
          </w:p>
        </w:tc>
        <w:tc>
          <w:tcPr>
            <w:tcW w:w="1260" w:type="dxa"/>
          </w:tcPr>
          <w:p w14:paraId="5EB77FFE" w14:textId="77777777" w:rsidR="00667BA9" w:rsidRPr="00D4120B" w:rsidRDefault="00667BA9" w:rsidP="008F7891">
            <w:pPr>
              <w:pStyle w:val="TableContent"/>
            </w:pPr>
            <w:r w:rsidRPr="00D4120B">
              <w:t>[0..1]</w:t>
            </w:r>
          </w:p>
        </w:tc>
        <w:tc>
          <w:tcPr>
            <w:tcW w:w="720" w:type="dxa"/>
            <w:shd w:val="clear" w:color="auto" w:fill="auto"/>
          </w:tcPr>
          <w:p w14:paraId="40B61F2C" w14:textId="77777777" w:rsidR="00667BA9" w:rsidRPr="00D4120B" w:rsidRDefault="00667BA9" w:rsidP="008F7891">
            <w:pPr>
              <w:pStyle w:val="TableContent"/>
            </w:pPr>
          </w:p>
        </w:tc>
        <w:tc>
          <w:tcPr>
            <w:tcW w:w="810" w:type="dxa"/>
            <w:shd w:val="clear" w:color="auto" w:fill="auto"/>
          </w:tcPr>
          <w:p w14:paraId="25D6A40B" w14:textId="77777777" w:rsidR="00667BA9" w:rsidRPr="00D4120B" w:rsidRDefault="00667BA9" w:rsidP="008F7891">
            <w:pPr>
              <w:pStyle w:val="TableContent"/>
            </w:pPr>
          </w:p>
        </w:tc>
        <w:tc>
          <w:tcPr>
            <w:tcW w:w="1260" w:type="dxa"/>
          </w:tcPr>
          <w:p w14:paraId="365FF14B" w14:textId="77777777" w:rsidR="00667BA9" w:rsidRPr="00D4120B" w:rsidRDefault="00667BA9" w:rsidP="008F7891">
            <w:pPr>
              <w:pStyle w:val="TableContent"/>
            </w:pPr>
            <w:del w:id="5161" w:author="Bob Yencha" w:date="2011-11-29T10:08:00Z">
              <w:r w:rsidRPr="00D4120B" w:rsidDel="000348C8">
                <w:delText>Unified Code for Units of Measure (UCUM)</w:delText>
              </w:r>
            </w:del>
          </w:p>
        </w:tc>
        <w:tc>
          <w:tcPr>
            <w:tcW w:w="5333" w:type="dxa"/>
          </w:tcPr>
          <w:p w14:paraId="19B8A609" w14:textId="77777777" w:rsidR="00667BA9" w:rsidRPr="00D4120B" w:rsidRDefault="00667BA9" w:rsidP="008F7891">
            <w:pPr>
              <w:pStyle w:val="TableContent"/>
            </w:pPr>
            <w:del w:id="5162" w:author="Bob Yencha" w:date="2011-11-29T10:08:00Z">
              <w:r w:rsidRPr="00D4120B" w:rsidDel="000348C8">
                <w:delText>Amount of sample collected</w:delText>
              </w:r>
              <w:r w:rsidR="00400CF4" w:rsidDel="000348C8">
                <w:delText xml:space="preserve">. </w:delText>
              </w:r>
              <w:r w:rsidRPr="00D4120B" w:rsidDel="000348C8">
                <w:delText>This can be reported as a volume or a weight/mass.</w:delText>
              </w:r>
            </w:del>
          </w:p>
        </w:tc>
      </w:tr>
      <w:tr w:rsidR="00667BA9" w:rsidRPr="00D4120B" w14:paraId="317C2F30" w14:textId="77777777">
        <w:trPr>
          <w:cantSplit/>
          <w:jc w:val="center"/>
        </w:trPr>
        <w:tc>
          <w:tcPr>
            <w:tcW w:w="596" w:type="dxa"/>
          </w:tcPr>
          <w:p w14:paraId="6682614D" w14:textId="77777777" w:rsidR="00667BA9" w:rsidRPr="00D4120B" w:rsidRDefault="00667BA9" w:rsidP="008F7891">
            <w:pPr>
              <w:pStyle w:val="TableContent"/>
            </w:pPr>
            <w:r w:rsidRPr="00D4120B">
              <w:t>13</w:t>
            </w:r>
          </w:p>
        </w:tc>
        <w:tc>
          <w:tcPr>
            <w:tcW w:w="1948" w:type="dxa"/>
          </w:tcPr>
          <w:p w14:paraId="32DBC54E" w14:textId="77777777" w:rsidR="00667BA9" w:rsidRPr="00D4120B" w:rsidRDefault="00667BA9" w:rsidP="008F7891">
            <w:pPr>
              <w:pStyle w:val="TableContent"/>
            </w:pPr>
            <w:r w:rsidRPr="00D4120B">
              <w:t>Grouped Specimen Count</w:t>
            </w:r>
          </w:p>
        </w:tc>
        <w:tc>
          <w:tcPr>
            <w:tcW w:w="990" w:type="dxa"/>
          </w:tcPr>
          <w:p w14:paraId="342CFE41" w14:textId="77777777" w:rsidR="00667BA9" w:rsidRPr="00D4120B" w:rsidRDefault="00667BA9" w:rsidP="008F7891">
            <w:pPr>
              <w:pStyle w:val="TableContent"/>
            </w:pPr>
            <w:r w:rsidRPr="00D4120B">
              <w:t>NM</w:t>
            </w:r>
          </w:p>
        </w:tc>
        <w:tc>
          <w:tcPr>
            <w:tcW w:w="810" w:type="dxa"/>
          </w:tcPr>
          <w:p w14:paraId="3D22D0F1" w14:textId="77777777" w:rsidR="00667BA9" w:rsidRPr="00D4120B" w:rsidRDefault="00667BA9" w:rsidP="008F7891">
            <w:pPr>
              <w:pStyle w:val="TableContent"/>
            </w:pPr>
            <w:r w:rsidRPr="00D4120B">
              <w:t>O</w:t>
            </w:r>
          </w:p>
        </w:tc>
        <w:tc>
          <w:tcPr>
            <w:tcW w:w="1260" w:type="dxa"/>
          </w:tcPr>
          <w:p w14:paraId="7BB67268" w14:textId="77777777" w:rsidR="00667BA9" w:rsidRPr="00D4120B" w:rsidRDefault="00667BA9" w:rsidP="008F7891">
            <w:pPr>
              <w:pStyle w:val="TableContent"/>
            </w:pPr>
            <w:r w:rsidRPr="00D4120B">
              <w:t>[0..1]</w:t>
            </w:r>
          </w:p>
        </w:tc>
        <w:tc>
          <w:tcPr>
            <w:tcW w:w="720" w:type="dxa"/>
            <w:shd w:val="clear" w:color="auto" w:fill="auto"/>
          </w:tcPr>
          <w:p w14:paraId="214FFD37" w14:textId="77777777" w:rsidR="00667BA9" w:rsidRPr="00D4120B" w:rsidRDefault="00667BA9" w:rsidP="008F7891">
            <w:pPr>
              <w:pStyle w:val="TableContent"/>
            </w:pPr>
            <w:r w:rsidRPr="00D4120B">
              <w:t>1..6</w:t>
            </w:r>
          </w:p>
        </w:tc>
        <w:tc>
          <w:tcPr>
            <w:tcW w:w="810" w:type="dxa"/>
            <w:shd w:val="clear" w:color="auto" w:fill="auto"/>
          </w:tcPr>
          <w:p w14:paraId="14B1DD28" w14:textId="77777777" w:rsidR="00667BA9" w:rsidRPr="00D4120B" w:rsidRDefault="00667BA9" w:rsidP="008F7891">
            <w:pPr>
              <w:pStyle w:val="TableContent"/>
            </w:pPr>
          </w:p>
        </w:tc>
        <w:tc>
          <w:tcPr>
            <w:tcW w:w="1260" w:type="dxa"/>
          </w:tcPr>
          <w:p w14:paraId="067E0786" w14:textId="77777777" w:rsidR="00667BA9" w:rsidRPr="00D4120B" w:rsidRDefault="00667BA9" w:rsidP="008F7891">
            <w:pPr>
              <w:pStyle w:val="TableContent"/>
            </w:pPr>
          </w:p>
        </w:tc>
        <w:tc>
          <w:tcPr>
            <w:tcW w:w="5333" w:type="dxa"/>
          </w:tcPr>
          <w:p w14:paraId="2BF357CD" w14:textId="77777777" w:rsidR="00667BA9" w:rsidRPr="00D4120B" w:rsidRDefault="00667BA9" w:rsidP="008F7891">
            <w:pPr>
              <w:pStyle w:val="TableContent"/>
            </w:pPr>
          </w:p>
        </w:tc>
      </w:tr>
      <w:tr w:rsidR="00667BA9" w:rsidRPr="00D4120B" w14:paraId="38395E5C" w14:textId="77777777">
        <w:trPr>
          <w:cantSplit/>
          <w:jc w:val="center"/>
        </w:trPr>
        <w:tc>
          <w:tcPr>
            <w:tcW w:w="596" w:type="dxa"/>
          </w:tcPr>
          <w:p w14:paraId="042B0481" w14:textId="77777777" w:rsidR="00667BA9" w:rsidRPr="00D4120B" w:rsidRDefault="00667BA9" w:rsidP="008F7891">
            <w:pPr>
              <w:pStyle w:val="TableContent"/>
            </w:pPr>
            <w:r w:rsidRPr="00D4120B">
              <w:t>14</w:t>
            </w:r>
          </w:p>
        </w:tc>
        <w:tc>
          <w:tcPr>
            <w:tcW w:w="1948" w:type="dxa"/>
          </w:tcPr>
          <w:p w14:paraId="015887F5" w14:textId="77777777" w:rsidR="00667BA9" w:rsidRPr="00D4120B" w:rsidRDefault="00667BA9" w:rsidP="008F7891">
            <w:pPr>
              <w:pStyle w:val="TableContent"/>
            </w:pPr>
            <w:r w:rsidRPr="00D4120B">
              <w:t>Specimen Description</w:t>
            </w:r>
          </w:p>
        </w:tc>
        <w:tc>
          <w:tcPr>
            <w:tcW w:w="990" w:type="dxa"/>
          </w:tcPr>
          <w:p w14:paraId="3C64733B" w14:textId="77777777" w:rsidR="00667BA9" w:rsidRPr="00D4120B" w:rsidRDefault="00667BA9" w:rsidP="008F7891">
            <w:pPr>
              <w:pStyle w:val="TableContent"/>
            </w:pPr>
            <w:r w:rsidRPr="00D4120B">
              <w:t>ST</w:t>
            </w:r>
          </w:p>
        </w:tc>
        <w:tc>
          <w:tcPr>
            <w:tcW w:w="810" w:type="dxa"/>
          </w:tcPr>
          <w:p w14:paraId="74A5853C" w14:textId="77777777" w:rsidR="00667BA9" w:rsidRPr="00D4120B" w:rsidRDefault="00667BA9" w:rsidP="008F7891">
            <w:pPr>
              <w:pStyle w:val="TableContent"/>
            </w:pPr>
            <w:r w:rsidRPr="00D4120B">
              <w:t>O</w:t>
            </w:r>
          </w:p>
        </w:tc>
        <w:tc>
          <w:tcPr>
            <w:tcW w:w="1260" w:type="dxa"/>
          </w:tcPr>
          <w:p w14:paraId="0CF53C32" w14:textId="77777777" w:rsidR="00667BA9" w:rsidRPr="00D4120B" w:rsidRDefault="00A273C9" w:rsidP="008F7891">
            <w:pPr>
              <w:pStyle w:val="TableContent"/>
            </w:pPr>
            <w:r>
              <w:t>[0..1</w:t>
            </w:r>
            <w:r w:rsidR="00667BA9" w:rsidRPr="00D4120B">
              <w:t>]</w:t>
            </w:r>
          </w:p>
        </w:tc>
        <w:tc>
          <w:tcPr>
            <w:tcW w:w="720" w:type="dxa"/>
            <w:shd w:val="clear" w:color="auto" w:fill="auto"/>
          </w:tcPr>
          <w:p w14:paraId="37130522" w14:textId="77777777" w:rsidR="00667BA9" w:rsidRPr="00D4120B" w:rsidRDefault="00667BA9" w:rsidP="008F7891">
            <w:pPr>
              <w:pStyle w:val="TableContent"/>
            </w:pPr>
          </w:p>
        </w:tc>
        <w:tc>
          <w:tcPr>
            <w:tcW w:w="810" w:type="dxa"/>
            <w:shd w:val="clear" w:color="auto" w:fill="auto"/>
          </w:tcPr>
          <w:p w14:paraId="6FB8C151" w14:textId="77777777" w:rsidR="00667BA9" w:rsidRPr="00D4120B" w:rsidRDefault="00667BA9" w:rsidP="008F7891">
            <w:pPr>
              <w:pStyle w:val="TableContent"/>
            </w:pPr>
          </w:p>
        </w:tc>
        <w:tc>
          <w:tcPr>
            <w:tcW w:w="1260" w:type="dxa"/>
          </w:tcPr>
          <w:p w14:paraId="1DDD23B5" w14:textId="77777777" w:rsidR="00667BA9" w:rsidRPr="00D4120B" w:rsidRDefault="00667BA9" w:rsidP="008F7891">
            <w:pPr>
              <w:pStyle w:val="TableContent"/>
            </w:pPr>
          </w:p>
        </w:tc>
        <w:tc>
          <w:tcPr>
            <w:tcW w:w="5333" w:type="dxa"/>
          </w:tcPr>
          <w:p w14:paraId="47AFA428" w14:textId="77777777" w:rsidR="00667BA9" w:rsidRPr="00D4120B" w:rsidRDefault="00667BA9" w:rsidP="008F7891">
            <w:pPr>
              <w:pStyle w:val="TableContent"/>
            </w:pPr>
          </w:p>
        </w:tc>
      </w:tr>
      <w:tr w:rsidR="00667BA9" w:rsidRPr="00D4120B" w14:paraId="16E20E3A" w14:textId="77777777">
        <w:trPr>
          <w:cantSplit/>
          <w:jc w:val="center"/>
        </w:trPr>
        <w:tc>
          <w:tcPr>
            <w:tcW w:w="596" w:type="dxa"/>
          </w:tcPr>
          <w:p w14:paraId="0BE5C25F" w14:textId="77777777" w:rsidR="00667BA9" w:rsidRPr="00D4120B" w:rsidRDefault="00667BA9" w:rsidP="008F7891">
            <w:pPr>
              <w:pStyle w:val="TableContent"/>
            </w:pPr>
            <w:r w:rsidRPr="00D4120B">
              <w:t>15</w:t>
            </w:r>
          </w:p>
        </w:tc>
        <w:tc>
          <w:tcPr>
            <w:tcW w:w="1948" w:type="dxa"/>
          </w:tcPr>
          <w:p w14:paraId="085E6CEA" w14:textId="77777777" w:rsidR="00667BA9" w:rsidRPr="00D4120B" w:rsidRDefault="00667BA9" w:rsidP="008F7891">
            <w:pPr>
              <w:pStyle w:val="TableContent"/>
            </w:pPr>
            <w:r w:rsidRPr="00D4120B">
              <w:t xml:space="preserve">Specimen Handling Code </w:t>
            </w:r>
          </w:p>
        </w:tc>
        <w:tc>
          <w:tcPr>
            <w:tcW w:w="990" w:type="dxa"/>
          </w:tcPr>
          <w:p w14:paraId="2984FB8A" w14:textId="77777777" w:rsidR="00667BA9" w:rsidRPr="00D4120B" w:rsidRDefault="00667BA9" w:rsidP="008F7891">
            <w:pPr>
              <w:pStyle w:val="TableContent"/>
            </w:pPr>
            <w:r w:rsidRPr="00D4120B">
              <w:t>CWE</w:t>
            </w:r>
          </w:p>
        </w:tc>
        <w:tc>
          <w:tcPr>
            <w:tcW w:w="810" w:type="dxa"/>
          </w:tcPr>
          <w:p w14:paraId="6DB2AF40" w14:textId="77777777" w:rsidR="00667BA9" w:rsidRPr="00D4120B" w:rsidRDefault="00667BA9" w:rsidP="008F7891">
            <w:pPr>
              <w:pStyle w:val="TableContent"/>
            </w:pPr>
            <w:r w:rsidRPr="00D4120B">
              <w:t>O</w:t>
            </w:r>
          </w:p>
        </w:tc>
        <w:tc>
          <w:tcPr>
            <w:tcW w:w="1260" w:type="dxa"/>
          </w:tcPr>
          <w:p w14:paraId="7AFA2D72" w14:textId="77777777" w:rsidR="00667BA9" w:rsidRPr="00D4120B" w:rsidRDefault="00667BA9" w:rsidP="008F7891">
            <w:pPr>
              <w:pStyle w:val="TableContent"/>
            </w:pPr>
            <w:r w:rsidRPr="00D4120B">
              <w:t>[0..*]</w:t>
            </w:r>
          </w:p>
        </w:tc>
        <w:tc>
          <w:tcPr>
            <w:tcW w:w="720" w:type="dxa"/>
            <w:shd w:val="clear" w:color="auto" w:fill="auto"/>
          </w:tcPr>
          <w:p w14:paraId="6AAE70B6" w14:textId="77777777" w:rsidR="00667BA9" w:rsidRPr="00D4120B" w:rsidRDefault="00667BA9" w:rsidP="008F7891">
            <w:pPr>
              <w:pStyle w:val="TableContent"/>
            </w:pPr>
          </w:p>
        </w:tc>
        <w:tc>
          <w:tcPr>
            <w:tcW w:w="810" w:type="dxa"/>
            <w:shd w:val="clear" w:color="auto" w:fill="auto"/>
          </w:tcPr>
          <w:p w14:paraId="4126F186" w14:textId="77777777" w:rsidR="00667BA9" w:rsidRPr="00D4120B" w:rsidRDefault="00667BA9" w:rsidP="008F7891">
            <w:pPr>
              <w:pStyle w:val="TableContent"/>
            </w:pPr>
          </w:p>
        </w:tc>
        <w:tc>
          <w:tcPr>
            <w:tcW w:w="1260" w:type="dxa"/>
          </w:tcPr>
          <w:p w14:paraId="0E0C81BE" w14:textId="77777777" w:rsidR="00667BA9" w:rsidRPr="00D4120B" w:rsidRDefault="00667BA9" w:rsidP="008F7891">
            <w:pPr>
              <w:pStyle w:val="TableContent"/>
            </w:pPr>
            <w:del w:id="5163" w:author="Bob Yencha" w:date="2011-11-29T10:08:00Z">
              <w:r w:rsidRPr="00D4120B" w:rsidDel="000348C8">
                <w:delText>HL70376</w:delText>
              </w:r>
            </w:del>
          </w:p>
        </w:tc>
        <w:tc>
          <w:tcPr>
            <w:tcW w:w="5333" w:type="dxa"/>
          </w:tcPr>
          <w:p w14:paraId="10DA0442" w14:textId="77777777" w:rsidR="00667BA9" w:rsidRPr="00D4120B" w:rsidRDefault="00667BA9" w:rsidP="008F7891">
            <w:pPr>
              <w:pStyle w:val="TableContent"/>
            </w:pPr>
          </w:p>
        </w:tc>
      </w:tr>
      <w:tr w:rsidR="00667BA9" w:rsidRPr="00D4120B" w14:paraId="44B910A5" w14:textId="77777777">
        <w:trPr>
          <w:cantSplit/>
          <w:jc w:val="center"/>
        </w:trPr>
        <w:tc>
          <w:tcPr>
            <w:tcW w:w="596" w:type="dxa"/>
          </w:tcPr>
          <w:p w14:paraId="79488E06" w14:textId="77777777" w:rsidR="00667BA9" w:rsidRPr="00D4120B" w:rsidRDefault="00667BA9" w:rsidP="008F7891">
            <w:pPr>
              <w:pStyle w:val="TableContent"/>
            </w:pPr>
            <w:r w:rsidRPr="00D4120B">
              <w:t>16</w:t>
            </w:r>
          </w:p>
        </w:tc>
        <w:tc>
          <w:tcPr>
            <w:tcW w:w="1948" w:type="dxa"/>
          </w:tcPr>
          <w:p w14:paraId="6F7D7CE7" w14:textId="77777777" w:rsidR="00667BA9" w:rsidRPr="00D4120B" w:rsidRDefault="00667BA9" w:rsidP="008F7891">
            <w:pPr>
              <w:pStyle w:val="TableContent"/>
            </w:pPr>
            <w:r w:rsidRPr="00D4120B">
              <w:t>Specimen Risk Code</w:t>
            </w:r>
          </w:p>
        </w:tc>
        <w:tc>
          <w:tcPr>
            <w:tcW w:w="990" w:type="dxa"/>
          </w:tcPr>
          <w:p w14:paraId="3C2DAC85" w14:textId="77777777" w:rsidR="00667BA9" w:rsidRPr="00D4120B" w:rsidRDefault="00667BA9" w:rsidP="008F7891">
            <w:pPr>
              <w:pStyle w:val="TableContent"/>
            </w:pPr>
            <w:r w:rsidRPr="00D4120B">
              <w:t>CWE</w:t>
            </w:r>
          </w:p>
        </w:tc>
        <w:tc>
          <w:tcPr>
            <w:tcW w:w="810" w:type="dxa"/>
          </w:tcPr>
          <w:p w14:paraId="3F4034DF" w14:textId="77777777" w:rsidR="00667BA9" w:rsidRPr="00D4120B" w:rsidRDefault="00667BA9" w:rsidP="008F7891">
            <w:pPr>
              <w:pStyle w:val="TableContent"/>
            </w:pPr>
            <w:r w:rsidRPr="00D4120B">
              <w:t>O</w:t>
            </w:r>
          </w:p>
        </w:tc>
        <w:tc>
          <w:tcPr>
            <w:tcW w:w="1260" w:type="dxa"/>
          </w:tcPr>
          <w:p w14:paraId="1D391E97" w14:textId="77777777" w:rsidR="00667BA9" w:rsidRPr="00D4120B" w:rsidRDefault="00667BA9" w:rsidP="008F7891">
            <w:pPr>
              <w:pStyle w:val="TableContent"/>
            </w:pPr>
            <w:r w:rsidRPr="00D4120B">
              <w:t>[0..*]</w:t>
            </w:r>
          </w:p>
        </w:tc>
        <w:tc>
          <w:tcPr>
            <w:tcW w:w="720" w:type="dxa"/>
            <w:shd w:val="clear" w:color="auto" w:fill="auto"/>
          </w:tcPr>
          <w:p w14:paraId="33573696" w14:textId="77777777" w:rsidR="00667BA9" w:rsidRPr="00D4120B" w:rsidRDefault="00667BA9" w:rsidP="008F7891">
            <w:pPr>
              <w:pStyle w:val="TableContent"/>
            </w:pPr>
          </w:p>
        </w:tc>
        <w:tc>
          <w:tcPr>
            <w:tcW w:w="810" w:type="dxa"/>
            <w:shd w:val="clear" w:color="auto" w:fill="auto"/>
          </w:tcPr>
          <w:p w14:paraId="33D5E705" w14:textId="77777777" w:rsidR="00667BA9" w:rsidRPr="00D4120B" w:rsidRDefault="00667BA9" w:rsidP="008F7891">
            <w:pPr>
              <w:pStyle w:val="TableContent"/>
            </w:pPr>
          </w:p>
        </w:tc>
        <w:tc>
          <w:tcPr>
            <w:tcW w:w="1260" w:type="dxa"/>
          </w:tcPr>
          <w:p w14:paraId="300C6C15" w14:textId="77777777" w:rsidR="00667BA9" w:rsidRPr="00D4120B" w:rsidRDefault="00667BA9" w:rsidP="008F7891">
            <w:pPr>
              <w:pStyle w:val="TableContent"/>
            </w:pPr>
            <w:del w:id="5164" w:author="Bob Yencha" w:date="2011-11-29T10:08:00Z">
              <w:r w:rsidRPr="00D4120B" w:rsidDel="000348C8">
                <w:delText>HL70489</w:delText>
              </w:r>
            </w:del>
          </w:p>
        </w:tc>
        <w:tc>
          <w:tcPr>
            <w:tcW w:w="5333" w:type="dxa"/>
          </w:tcPr>
          <w:p w14:paraId="679B1D1F" w14:textId="77777777" w:rsidR="00667BA9" w:rsidRPr="00D4120B" w:rsidRDefault="00667BA9" w:rsidP="008F7891">
            <w:pPr>
              <w:pStyle w:val="TableContent"/>
            </w:pPr>
          </w:p>
        </w:tc>
      </w:tr>
      <w:tr w:rsidR="00667BA9" w:rsidRPr="00D4120B" w14:paraId="60DCAF7A" w14:textId="77777777">
        <w:trPr>
          <w:cantSplit/>
          <w:jc w:val="center"/>
        </w:trPr>
        <w:tc>
          <w:tcPr>
            <w:tcW w:w="596" w:type="dxa"/>
          </w:tcPr>
          <w:p w14:paraId="0AC05061" w14:textId="77777777" w:rsidR="00667BA9" w:rsidRPr="00D4120B" w:rsidRDefault="00667BA9" w:rsidP="008F7891">
            <w:pPr>
              <w:pStyle w:val="TableContent"/>
            </w:pPr>
            <w:r w:rsidRPr="00D4120B">
              <w:t>17</w:t>
            </w:r>
          </w:p>
        </w:tc>
        <w:tc>
          <w:tcPr>
            <w:tcW w:w="1948" w:type="dxa"/>
          </w:tcPr>
          <w:p w14:paraId="0ED842D4" w14:textId="77777777" w:rsidR="00667BA9" w:rsidRPr="00D4120B" w:rsidRDefault="00667BA9" w:rsidP="008F7891">
            <w:pPr>
              <w:pStyle w:val="TableContent"/>
            </w:pPr>
            <w:r w:rsidRPr="00D4120B">
              <w:t xml:space="preserve">Specimen Collection Date/Time </w:t>
            </w:r>
          </w:p>
        </w:tc>
        <w:tc>
          <w:tcPr>
            <w:tcW w:w="990" w:type="dxa"/>
          </w:tcPr>
          <w:p w14:paraId="19886B3A" w14:textId="77777777" w:rsidR="00667BA9" w:rsidRPr="00D4120B" w:rsidRDefault="00667BA9" w:rsidP="008F7891">
            <w:pPr>
              <w:pStyle w:val="TableContent"/>
            </w:pPr>
            <w:r w:rsidRPr="00D4120B">
              <w:t>DR</w:t>
            </w:r>
          </w:p>
        </w:tc>
        <w:tc>
          <w:tcPr>
            <w:tcW w:w="810" w:type="dxa"/>
          </w:tcPr>
          <w:p w14:paraId="218649FE" w14:textId="77777777" w:rsidR="00667BA9" w:rsidRPr="00D4120B" w:rsidRDefault="00667BA9" w:rsidP="008F7891">
            <w:pPr>
              <w:pStyle w:val="TableContent"/>
            </w:pPr>
            <w:r w:rsidRPr="00D4120B">
              <w:t>R</w:t>
            </w:r>
            <w:ins w:id="5165" w:author="Bob Yencha" w:date="2011-12-19T01:08:00Z">
              <w:r w:rsidR="00184633">
                <w:t>E</w:t>
              </w:r>
            </w:ins>
          </w:p>
        </w:tc>
        <w:tc>
          <w:tcPr>
            <w:tcW w:w="1260" w:type="dxa"/>
          </w:tcPr>
          <w:p w14:paraId="37D15869" w14:textId="77777777" w:rsidR="00667BA9" w:rsidRPr="00D4120B" w:rsidRDefault="00667BA9" w:rsidP="008F7891">
            <w:pPr>
              <w:pStyle w:val="TableContent"/>
            </w:pPr>
            <w:r w:rsidRPr="00D4120B">
              <w:t>[1..1]</w:t>
            </w:r>
          </w:p>
        </w:tc>
        <w:tc>
          <w:tcPr>
            <w:tcW w:w="720" w:type="dxa"/>
            <w:shd w:val="clear" w:color="auto" w:fill="auto"/>
          </w:tcPr>
          <w:p w14:paraId="75398464" w14:textId="77777777" w:rsidR="00667BA9" w:rsidRPr="00D4120B" w:rsidRDefault="00016EEF" w:rsidP="008F7891">
            <w:pPr>
              <w:pStyle w:val="TableContent"/>
            </w:pPr>
            <w:r>
              <w:t>8..24</w:t>
            </w:r>
          </w:p>
        </w:tc>
        <w:tc>
          <w:tcPr>
            <w:tcW w:w="810" w:type="dxa"/>
            <w:shd w:val="clear" w:color="auto" w:fill="auto"/>
          </w:tcPr>
          <w:p w14:paraId="3A98DEC6" w14:textId="77777777" w:rsidR="00667BA9" w:rsidRPr="00D4120B" w:rsidRDefault="00016EEF" w:rsidP="008F7891">
            <w:pPr>
              <w:pStyle w:val="TableContent"/>
            </w:pPr>
            <w:r>
              <w:t>=</w:t>
            </w:r>
          </w:p>
        </w:tc>
        <w:tc>
          <w:tcPr>
            <w:tcW w:w="1260" w:type="dxa"/>
          </w:tcPr>
          <w:p w14:paraId="15A721E2" w14:textId="77777777" w:rsidR="00667BA9" w:rsidRPr="00087AF8" w:rsidRDefault="00667BA9" w:rsidP="008F7891">
            <w:pPr>
              <w:pStyle w:val="TableContent"/>
            </w:pPr>
          </w:p>
        </w:tc>
        <w:tc>
          <w:tcPr>
            <w:tcW w:w="5333" w:type="dxa"/>
          </w:tcPr>
          <w:p w14:paraId="47CB874F" w14:textId="77777777" w:rsidR="002A0927" w:rsidRPr="00087AF8" w:rsidRDefault="00667BA9" w:rsidP="008F7891">
            <w:pPr>
              <w:pStyle w:val="TableContent"/>
            </w:pPr>
            <w:r w:rsidRPr="00087AF8">
              <w:t>Time range over which the sample was collected, as opposed to the time the sample collection device was recovered</w:t>
            </w:r>
            <w:r w:rsidR="00400CF4" w:rsidRPr="00087AF8">
              <w:t xml:space="preserve">. </w:t>
            </w:r>
            <w:r w:rsidR="002A0927" w:rsidRPr="00087AF8">
              <w:t>This value should be the same as OBR.7, unless a new specimen was drawn at the testing laboratory.</w:t>
            </w:r>
          </w:p>
          <w:p w14:paraId="6612C1FB" w14:textId="77777777" w:rsidR="00667BA9" w:rsidRPr="00087AF8" w:rsidRDefault="00667BA9" w:rsidP="008F7891">
            <w:pPr>
              <w:pStyle w:val="TableContent"/>
            </w:pPr>
            <w:r w:rsidRPr="00087AF8">
              <w:t>The first component of the date range must match OBR-7 Observation Date/Time</w:t>
            </w:r>
            <w:r w:rsidR="00400CF4" w:rsidRPr="00087AF8">
              <w:t xml:space="preserve">. </w:t>
            </w:r>
            <w:r w:rsidRPr="00087AF8">
              <w:t>The second component must match OBR-8 Observation End Date/Time</w:t>
            </w:r>
            <w:r w:rsidR="00400CF4" w:rsidRPr="00087AF8">
              <w:t xml:space="preserve">. </w:t>
            </w:r>
            <w:r w:rsidRPr="00087AF8">
              <w:t>For OBXs reporting observations based on this specimen, OBX-14 should contain the same value as component 1 of this field.</w:t>
            </w:r>
          </w:p>
          <w:p w14:paraId="78A8A3AE" w14:textId="77777777" w:rsidR="00667BA9" w:rsidRPr="00087AF8" w:rsidRDefault="00667BA9" w:rsidP="008F7891">
            <w:pPr>
              <w:pStyle w:val="TableContent"/>
            </w:pPr>
            <w:r w:rsidRPr="00087AF8">
              <w:t>A minimum of year, month and day must be provided when the actual date/time is known</w:t>
            </w:r>
            <w:r w:rsidR="00400CF4" w:rsidRPr="00087AF8">
              <w:t xml:space="preserve">. </w:t>
            </w:r>
            <w:r w:rsidRPr="00087AF8">
              <w:t>For unknown collection date/time use "0000".</w:t>
            </w:r>
          </w:p>
          <w:p w14:paraId="789C40D2" w14:textId="77777777" w:rsidR="0098155B" w:rsidRPr="00087AF8" w:rsidRDefault="00667BA9" w:rsidP="008F7891">
            <w:pPr>
              <w:pStyle w:val="TableContent"/>
            </w:pPr>
            <w:r w:rsidRPr="00087AF8">
              <w:t>Format: |YYYYMMDD[HH[MM[SS[.S[S[S[S]]]]]]][+/-ZZZZ]^YYYYMMDD[HH[MM[SS[.S[S[S[S]]]]]]][+/-ZZZZ]|</w:t>
            </w:r>
          </w:p>
          <w:p w14:paraId="1D6FA6D0" w14:textId="77777777" w:rsidR="0098155B" w:rsidRPr="00087AF8" w:rsidRDefault="0098155B" w:rsidP="008F7891">
            <w:pPr>
              <w:pStyle w:val="TableContent"/>
            </w:pPr>
            <w:r w:rsidRPr="00087AF8">
              <w:t>Timezone offset is required.</w:t>
            </w:r>
          </w:p>
          <w:p w14:paraId="5F5F2A0A" w14:textId="77777777" w:rsidR="00667BA9" w:rsidRPr="00087AF8" w:rsidRDefault="0098155B" w:rsidP="008F7891">
            <w:pPr>
              <w:pStyle w:val="TableContent"/>
            </w:pPr>
            <w:r w:rsidRPr="00087AF8">
              <w:t>Be as precise as appropriate and available.  At least YYYYMMDD.  For newborn needs to be down to the hours, possibly minutes.</w:t>
            </w:r>
          </w:p>
        </w:tc>
      </w:tr>
      <w:tr w:rsidR="00667BA9" w:rsidRPr="00D4120B" w14:paraId="43B496C1" w14:textId="77777777">
        <w:trPr>
          <w:cantSplit/>
          <w:jc w:val="center"/>
        </w:trPr>
        <w:tc>
          <w:tcPr>
            <w:tcW w:w="596" w:type="dxa"/>
          </w:tcPr>
          <w:p w14:paraId="0D44C01A" w14:textId="77777777" w:rsidR="00667BA9" w:rsidRPr="00D4120B" w:rsidRDefault="00667BA9" w:rsidP="008F7891">
            <w:pPr>
              <w:pStyle w:val="TableContent"/>
            </w:pPr>
            <w:r w:rsidRPr="00D4120B">
              <w:t>18</w:t>
            </w:r>
          </w:p>
        </w:tc>
        <w:tc>
          <w:tcPr>
            <w:tcW w:w="1948" w:type="dxa"/>
          </w:tcPr>
          <w:p w14:paraId="218A64B0" w14:textId="77777777" w:rsidR="00667BA9" w:rsidRPr="00D4120B" w:rsidRDefault="00667BA9" w:rsidP="008F7891">
            <w:pPr>
              <w:pStyle w:val="TableContent"/>
            </w:pPr>
            <w:r w:rsidRPr="00D4120B">
              <w:t>Specimen Received Date/Time</w:t>
            </w:r>
          </w:p>
        </w:tc>
        <w:tc>
          <w:tcPr>
            <w:tcW w:w="990" w:type="dxa"/>
          </w:tcPr>
          <w:p w14:paraId="5545731A" w14:textId="77777777" w:rsidR="00667BA9" w:rsidRPr="00D4120B" w:rsidRDefault="00667BA9" w:rsidP="008F7891">
            <w:pPr>
              <w:pStyle w:val="TableContent"/>
            </w:pPr>
            <w:r w:rsidRPr="00D4120B">
              <w:t>TS</w:t>
            </w:r>
          </w:p>
        </w:tc>
        <w:tc>
          <w:tcPr>
            <w:tcW w:w="810" w:type="dxa"/>
          </w:tcPr>
          <w:p w14:paraId="645D8B01" w14:textId="77777777" w:rsidR="00667BA9" w:rsidRPr="00D4120B" w:rsidRDefault="00A273C9" w:rsidP="008F7891">
            <w:pPr>
              <w:pStyle w:val="TableContent"/>
            </w:pPr>
            <w:r>
              <w:t>O</w:t>
            </w:r>
          </w:p>
        </w:tc>
        <w:tc>
          <w:tcPr>
            <w:tcW w:w="1260" w:type="dxa"/>
          </w:tcPr>
          <w:p w14:paraId="73AA880A" w14:textId="77777777" w:rsidR="00667BA9" w:rsidRPr="00D4120B" w:rsidRDefault="00A273C9" w:rsidP="008F7891">
            <w:pPr>
              <w:pStyle w:val="TableContent"/>
            </w:pPr>
            <w:r>
              <w:t>[0</w:t>
            </w:r>
            <w:r w:rsidR="00667BA9" w:rsidRPr="00D4120B">
              <w:t>..1]</w:t>
            </w:r>
          </w:p>
        </w:tc>
        <w:tc>
          <w:tcPr>
            <w:tcW w:w="720" w:type="dxa"/>
            <w:shd w:val="clear" w:color="auto" w:fill="auto"/>
          </w:tcPr>
          <w:p w14:paraId="7031F04D" w14:textId="77777777" w:rsidR="00667BA9" w:rsidRPr="00D4120B" w:rsidRDefault="00667BA9" w:rsidP="008F7891">
            <w:pPr>
              <w:pStyle w:val="TableContent"/>
            </w:pPr>
          </w:p>
        </w:tc>
        <w:tc>
          <w:tcPr>
            <w:tcW w:w="810" w:type="dxa"/>
            <w:shd w:val="clear" w:color="auto" w:fill="auto"/>
          </w:tcPr>
          <w:p w14:paraId="46DC9FCD" w14:textId="77777777" w:rsidR="00667BA9" w:rsidRPr="00D4120B" w:rsidRDefault="00667BA9" w:rsidP="008F7891">
            <w:pPr>
              <w:pStyle w:val="TableContent"/>
            </w:pPr>
          </w:p>
        </w:tc>
        <w:tc>
          <w:tcPr>
            <w:tcW w:w="1260" w:type="dxa"/>
          </w:tcPr>
          <w:p w14:paraId="18EB4F9F" w14:textId="77777777" w:rsidR="00667BA9" w:rsidRPr="00D4120B" w:rsidRDefault="00667BA9" w:rsidP="008F7891">
            <w:pPr>
              <w:pStyle w:val="TableContent"/>
            </w:pPr>
          </w:p>
        </w:tc>
        <w:tc>
          <w:tcPr>
            <w:tcW w:w="5333" w:type="dxa"/>
          </w:tcPr>
          <w:p w14:paraId="165A3991" w14:textId="77777777" w:rsidR="00667BA9" w:rsidRPr="00D4120B" w:rsidDel="000348C8" w:rsidRDefault="00667BA9" w:rsidP="008F7891">
            <w:pPr>
              <w:pStyle w:val="TableContent"/>
              <w:rPr>
                <w:del w:id="5166" w:author="Bob Yencha" w:date="2011-11-29T10:09:00Z"/>
              </w:rPr>
            </w:pPr>
            <w:del w:id="5167" w:author="Bob Yencha" w:date="2011-11-29T10:09:00Z">
              <w:r w:rsidRPr="00D4120B" w:rsidDel="000348C8">
                <w:delText>Time the specimen was received at the diagnostic service</w:delText>
              </w:r>
              <w:r w:rsidR="00400CF4" w:rsidDel="000348C8">
                <w:delText xml:space="preserve">. </w:delText>
              </w:r>
              <w:r w:rsidRPr="00D4120B" w:rsidDel="000348C8">
                <w:delText>The actual time that is recorded is based on how specimen receipt is managed, and may correspond to the time the sample is logged in.</w:delText>
              </w:r>
            </w:del>
          </w:p>
          <w:p w14:paraId="1E5F2900" w14:textId="77777777" w:rsidR="00667BA9" w:rsidRPr="00D4120B" w:rsidRDefault="00667BA9" w:rsidP="008F7891">
            <w:pPr>
              <w:pStyle w:val="TableContent"/>
            </w:pPr>
            <w:del w:id="5168" w:author="Bob Yencha" w:date="2011-11-29T10:09:00Z">
              <w:r w:rsidRPr="00D4120B" w:rsidDel="000348C8">
                <w:delText>Format: YYYYMMDD[HH[MM[SS[.S[S[S[S]]]]]]][+/-ZZZZ]</w:delText>
              </w:r>
            </w:del>
          </w:p>
        </w:tc>
      </w:tr>
      <w:tr w:rsidR="00667BA9" w:rsidRPr="00D4120B" w14:paraId="6127134D" w14:textId="77777777">
        <w:trPr>
          <w:cantSplit/>
          <w:jc w:val="center"/>
        </w:trPr>
        <w:tc>
          <w:tcPr>
            <w:tcW w:w="596" w:type="dxa"/>
          </w:tcPr>
          <w:p w14:paraId="020834F9" w14:textId="77777777" w:rsidR="00667BA9" w:rsidRPr="00D4120B" w:rsidRDefault="00667BA9" w:rsidP="008F7891">
            <w:pPr>
              <w:pStyle w:val="TableContent"/>
              <w:rPr>
                <w:szCs w:val="16"/>
              </w:rPr>
            </w:pPr>
            <w:r w:rsidRPr="00D4120B">
              <w:t>19</w:t>
            </w:r>
          </w:p>
        </w:tc>
        <w:tc>
          <w:tcPr>
            <w:tcW w:w="1948" w:type="dxa"/>
          </w:tcPr>
          <w:p w14:paraId="0FE4D32E" w14:textId="77777777" w:rsidR="00667BA9" w:rsidRPr="00D4120B" w:rsidRDefault="00667BA9" w:rsidP="008F7891">
            <w:pPr>
              <w:pStyle w:val="TableContent"/>
            </w:pPr>
            <w:r w:rsidRPr="00D4120B">
              <w:t>Specimen Expiration Date/Time</w:t>
            </w:r>
          </w:p>
        </w:tc>
        <w:tc>
          <w:tcPr>
            <w:tcW w:w="990" w:type="dxa"/>
          </w:tcPr>
          <w:p w14:paraId="58865152" w14:textId="77777777" w:rsidR="00667BA9" w:rsidRPr="00D4120B" w:rsidRDefault="00667BA9" w:rsidP="008F7891">
            <w:pPr>
              <w:pStyle w:val="TableContent"/>
            </w:pPr>
            <w:r w:rsidRPr="00D4120B">
              <w:t>TS</w:t>
            </w:r>
          </w:p>
        </w:tc>
        <w:tc>
          <w:tcPr>
            <w:tcW w:w="810" w:type="dxa"/>
          </w:tcPr>
          <w:p w14:paraId="33EA9DD1" w14:textId="77777777" w:rsidR="00667BA9" w:rsidRPr="00D4120B" w:rsidRDefault="00667BA9" w:rsidP="008F7891">
            <w:pPr>
              <w:pStyle w:val="TableContent"/>
            </w:pPr>
            <w:r w:rsidRPr="00D4120B">
              <w:t>O</w:t>
            </w:r>
          </w:p>
        </w:tc>
        <w:tc>
          <w:tcPr>
            <w:tcW w:w="1260" w:type="dxa"/>
          </w:tcPr>
          <w:p w14:paraId="4AB52B66" w14:textId="77777777" w:rsidR="00667BA9" w:rsidRPr="00D4120B" w:rsidRDefault="00667BA9" w:rsidP="008F7891">
            <w:pPr>
              <w:pStyle w:val="TableContent"/>
            </w:pPr>
            <w:r w:rsidRPr="00D4120B">
              <w:t>[0..1]</w:t>
            </w:r>
          </w:p>
        </w:tc>
        <w:tc>
          <w:tcPr>
            <w:tcW w:w="720" w:type="dxa"/>
            <w:shd w:val="clear" w:color="auto" w:fill="auto"/>
          </w:tcPr>
          <w:p w14:paraId="234EC50B" w14:textId="77777777" w:rsidR="00667BA9" w:rsidRPr="00D4120B" w:rsidRDefault="00667BA9" w:rsidP="008F7891">
            <w:pPr>
              <w:pStyle w:val="TableContent"/>
            </w:pPr>
          </w:p>
        </w:tc>
        <w:tc>
          <w:tcPr>
            <w:tcW w:w="810" w:type="dxa"/>
            <w:shd w:val="clear" w:color="auto" w:fill="auto"/>
          </w:tcPr>
          <w:p w14:paraId="1FE9FA6F" w14:textId="77777777" w:rsidR="00667BA9" w:rsidRPr="00D4120B" w:rsidRDefault="00667BA9" w:rsidP="008F7891">
            <w:pPr>
              <w:pStyle w:val="TableContent"/>
            </w:pPr>
          </w:p>
        </w:tc>
        <w:tc>
          <w:tcPr>
            <w:tcW w:w="1260" w:type="dxa"/>
          </w:tcPr>
          <w:p w14:paraId="6E393A14" w14:textId="77777777" w:rsidR="00667BA9" w:rsidRPr="00D4120B" w:rsidRDefault="00667BA9" w:rsidP="008F7891">
            <w:pPr>
              <w:pStyle w:val="TableContent"/>
            </w:pPr>
          </w:p>
        </w:tc>
        <w:tc>
          <w:tcPr>
            <w:tcW w:w="5333" w:type="dxa"/>
          </w:tcPr>
          <w:p w14:paraId="24761597" w14:textId="77777777" w:rsidR="00667BA9" w:rsidRPr="00D4120B" w:rsidRDefault="00667BA9" w:rsidP="008F7891">
            <w:pPr>
              <w:pStyle w:val="TableContent"/>
            </w:pPr>
          </w:p>
        </w:tc>
      </w:tr>
      <w:tr w:rsidR="00667BA9" w:rsidRPr="00D4120B" w14:paraId="5E30AC28" w14:textId="77777777">
        <w:trPr>
          <w:cantSplit/>
          <w:jc w:val="center"/>
        </w:trPr>
        <w:tc>
          <w:tcPr>
            <w:tcW w:w="596" w:type="dxa"/>
          </w:tcPr>
          <w:p w14:paraId="331C5BD2" w14:textId="77777777" w:rsidR="00667BA9" w:rsidRPr="00D4120B" w:rsidRDefault="00667BA9" w:rsidP="008F7891">
            <w:pPr>
              <w:pStyle w:val="TableContent"/>
              <w:rPr>
                <w:szCs w:val="16"/>
              </w:rPr>
            </w:pPr>
            <w:r w:rsidRPr="00D4120B">
              <w:t>20</w:t>
            </w:r>
          </w:p>
        </w:tc>
        <w:tc>
          <w:tcPr>
            <w:tcW w:w="1948" w:type="dxa"/>
          </w:tcPr>
          <w:p w14:paraId="61FB61E0" w14:textId="77777777" w:rsidR="00667BA9" w:rsidRPr="00D4120B" w:rsidRDefault="00667BA9" w:rsidP="008F7891">
            <w:pPr>
              <w:pStyle w:val="TableContent"/>
            </w:pPr>
            <w:r w:rsidRPr="00D4120B">
              <w:t>Specimen Availability</w:t>
            </w:r>
          </w:p>
        </w:tc>
        <w:tc>
          <w:tcPr>
            <w:tcW w:w="990" w:type="dxa"/>
          </w:tcPr>
          <w:p w14:paraId="03E6BF5F" w14:textId="77777777" w:rsidR="00667BA9" w:rsidRPr="00D4120B" w:rsidRDefault="00667BA9" w:rsidP="008F7891">
            <w:pPr>
              <w:pStyle w:val="TableContent"/>
            </w:pPr>
            <w:r w:rsidRPr="00D4120B">
              <w:t>ID</w:t>
            </w:r>
          </w:p>
        </w:tc>
        <w:tc>
          <w:tcPr>
            <w:tcW w:w="810" w:type="dxa"/>
          </w:tcPr>
          <w:p w14:paraId="46484FB1" w14:textId="77777777" w:rsidR="00667BA9" w:rsidRPr="00D4120B" w:rsidRDefault="00667BA9" w:rsidP="008F7891">
            <w:pPr>
              <w:pStyle w:val="TableContent"/>
            </w:pPr>
            <w:r w:rsidRPr="00D4120B">
              <w:t>O</w:t>
            </w:r>
          </w:p>
        </w:tc>
        <w:tc>
          <w:tcPr>
            <w:tcW w:w="1260" w:type="dxa"/>
          </w:tcPr>
          <w:p w14:paraId="5F260B45" w14:textId="77777777" w:rsidR="00667BA9" w:rsidRPr="00D4120B" w:rsidRDefault="00667BA9" w:rsidP="008F7891">
            <w:pPr>
              <w:pStyle w:val="TableContent"/>
            </w:pPr>
            <w:r w:rsidRPr="00D4120B">
              <w:t>[0..1]</w:t>
            </w:r>
          </w:p>
        </w:tc>
        <w:tc>
          <w:tcPr>
            <w:tcW w:w="720" w:type="dxa"/>
            <w:shd w:val="clear" w:color="auto" w:fill="auto"/>
          </w:tcPr>
          <w:p w14:paraId="518B4B54" w14:textId="77777777" w:rsidR="00667BA9" w:rsidRPr="00D4120B" w:rsidRDefault="00667BA9" w:rsidP="008F7891">
            <w:pPr>
              <w:pStyle w:val="TableContent"/>
            </w:pPr>
            <w:r w:rsidRPr="00D4120B">
              <w:t>1..1</w:t>
            </w:r>
          </w:p>
        </w:tc>
        <w:tc>
          <w:tcPr>
            <w:tcW w:w="810" w:type="dxa"/>
            <w:shd w:val="clear" w:color="auto" w:fill="auto"/>
          </w:tcPr>
          <w:p w14:paraId="67D5B99E" w14:textId="77777777" w:rsidR="00667BA9" w:rsidRPr="00D4120B" w:rsidRDefault="00667BA9" w:rsidP="008F7891">
            <w:pPr>
              <w:pStyle w:val="TableContent"/>
            </w:pPr>
          </w:p>
        </w:tc>
        <w:tc>
          <w:tcPr>
            <w:tcW w:w="1260" w:type="dxa"/>
          </w:tcPr>
          <w:p w14:paraId="0D3ED604" w14:textId="77777777" w:rsidR="00667BA9" w:rsidRPr="00D4120B" w:rsidRDefault="00667BA9" w:rsidP="008F7891">
            <w:pPr>
              <w:pStyle w:val="TableContent"/>
            </w:pPr>
            <w:del w:id="5169" w:author="Bob Yencha" w:date="2011-11-29T10:08:00Z">
              <w:r w:rsidRPr="00D4120B" w:rsidDel="000348C8">
                <w:delText>HL70136</w:delText>
              </w:r>
            </w:del>
          </w:p>
        </w:tc>
        <w:tc>
          <w:tcPr>
            <w:tcW w:w="5333" w:type="dxa"/>
          </w:tcPr>
          <w:p w14:paraId="3EA51558" w14:textId="77777777" w:rsidR="00667BA9" w:rsidRPr="00D4120B" w:rsidRDefault="00667BA9" w:rsidP="008F7891">
            <w:pPr>
              <w:pStyle w:val="TableContent"/>
            </w:pPr>
          </w:p>
        </w:tc>
      </w:tr>
      <w:tr w:rsidR="00667BA9" w:rsidRPr="00D4120B" w14:paraId="4C6C791A" w14:textId="77777777">
        <w:trPr>
          <w:cantSplit/>
          <w:jc w:val="center"/>
        </w:trPr>
        <w:tc>
          <w:tcPr>
            <w:tcW w:w="596" w:type="dxa"/>
          </w:tcPr>
          <w:p w14:paraId="0C49568C" w14:textId="77777777" w:rsidR="00667BA9" w:rsidRPr="00D4120B" w:rsidRDefault="00667BA9" w:rsidP="008F7891">
            <w:pPr>
              <w:pStyle w:val="TableContent"/>
              <w:rPr>
                <w:szCs w:val="16"/>
              </w:rPr>
            </w:pPr>
            <w:r w:rsidRPr="00D4120B">
              <w:t>21</w:t>
            </w:r>
          </w:p>
        </w:tc>
        <w:tc>
          <w:tcPr>
            <w:tcW w:w="1948" w:type="dxa"/>
          </w:tcPr>
          <w:p w14:paraId="7489EE6E" w14:textId="77777777" w:rsidR="00667BA9" w:rsidRPr="00D4120B" w:rsidRDefault="00667BA9" w:rsidP="008F7891">
            <w:pPr>
              <w:pStyle w:val="TableContent"/>
            </w:pPr>
            <w:r w:rsidRPr="00D4120B">
              <w:t>Specimen Reject Reason</w:t>
            </w:r>
          </w:p>
        </w:tc>
        <w:tc>
          <w:tcPr>
            <w:tcW w:w="990" w:type="dxa"/>
          </w:tcPr>
          <w:p w14:paraId="6A8CED4A" w14:textId="77777777" w:rsidR="00667BA9" w:rsidRPr="00D4120B" w:rsidRDefault="00667BA9" w:rsidP="008F7891">
            <w:pPr>
              <w:pStyle w:val="TableContent"/>
            </w:pPr>
            <w:r w:rsidRPr="00D4120B">
              <w:t>CWE</w:t>
            </w:r>
          </w:p>
        </w:tc>
        <w:tc>
          <w:tcPr>
            <w:tcW w:w="810" w:type="dxa"/>
          </w:tcPr>
          <w:p w14:paraId="3B782F7C" w14:textId="77777777" w:rsidR="00667BA9" w:rsidRPr="00D4120B" w:rsidRDefault="000D39ED" w:rsidP="008F7891">
            <w:pPr>
              <w:pStyle w:val="TableContent"/>
            </w:pPr>
            <w:ins w:id="5170" w:author="Robert Snelick" w:date="2011-12-16T17:52:00Z">
              <w:r>
                <w:t>RE</w:t>
              </w:r>
            </w:ins>
            <w:del w:id="5171" w:author="Robert Snelick" w:date="2011-12-16T17:52:00Z">
              <w:r w:rsidR="00A273C9" w:rsidDel="000D39ED">
                <w:delText>O</w:delText>
              </w:r>
            </w:del>
          </w:p>
        </w:tc>
        <w:tc>
          <w:tcPr>
            <w:tcW w:w="1260" w:type="dxa"/>
          </w:tcPr>
          <w:p w14:paraId="0CC28EB4" w14:textId="77777777" w:rsidR="00667BA9" w:rsidRPr="00D4120B" w:rsidRDefault="00667BA9" w:rsidP="008F7891">
            <w:pPr>
              <w:pStyle w:val="TableContent"/>
            </w:pPr>
            <w:r w:rsidRPr="00D4120B">
              <w:t>[0..*]</w:t>
            </w:r>
          </w:p>
        </w:tc>
        <w:tc>
          <w:tcPr>
            <w:tcW w:w="720" w:type="dxa"/>
            <w:shd w:val="clear" w:color="auto" w:fill="auto"/>
          </w:tcPr>
          <w:p w14:paraId="1EE93D06" w14:textId="77777777" w:rsidR="00667BA9" w:rsidRPr="00D4120B" w:rsidRDefault="00667BA9" w:rsidP="008F7891">
            <w:pPr>
              <w:pStyle w:val="TableContent"/>
            </w:pPr>
          </w:p>
        </w:tc>
        <w:tc>
          <w:tcPr>
            <w:tcW w:w="810" w:type="dxa"/>
            <w:shd w:val="clear" w:color="auto" w:fill="auto"/>
          </w:tcPr>
          <w:p w14:paraId="74D6DA68" w14:textId="77777777" w:rsidR="00667BA9" w:rsidRPr="00D4120B" w:rsidRDefault="00667BA9" w:rsidP="008F7891">
            <w:pPr>
              <w:pStyle w:val="TableContent"/>
            </w:pPr>
          </w:p>
        </w:tc>
        <w:tc>
          <w:tcPr>
            <w:tcW w:w="1260" w:type="dxa"/>
          </w:tcPr>
          <w:p w14:paraId="7185AFB4" w14:textId="77777777" w:rsidR="00667BA9" w:rsidRPr="00D4120B" w:rsidRDefault="00667BA9" w:rsidP="008F7891">
            <w:pPr>
              <w:pStyle w:val="TableContent"/>
            </w:pPr>
            <w:r w:rsidRPr="00D4120B">
              <w:t>HL70490</w:t>
            </w:r>
          </w:p>
        </w:tc>
        <w:tc>
          <w:tcPr>
            <w:tcW w:w="5333" w:type="dxa"/>
          </w:tcPr>
          <w:p w14:paraId="30B28A32" w14:textId="77777777" w:rsidR="00667BA9" w:rsidRPr="00D4120B" w:rsidRDefault="00667BA9" w:rsidP="008F7891">
            <w:pPr>
              <w:pStyle w:val="TableContent"/>
            </w:pPr>
          </w:p>
        </w:tc>
      </w:tr>
      <w:tr w:rsidR="00667BA9" w:rsidRPr="00D4120B" w14:paraId="4FC86980" w14:textId="77777777">
        <w:trPr>
          <w:cantSplit/>
          <w:jc w:val="center"/>
        </w:trPr>
        <w:tc>
          <w:tcPr>
            <w:tcW w:w="596" w:type="dxa"/>
          </w:tcPr>
          <w:p w14:paraId="786ECB95" w14:textId="77777777" w:rsidR="00667BA9" w:rsidRPr="00D4120B" w:rsidRDefault="00667BA9" w:rsidP="008F7891">
            <w:pPr>
              <w:pStyle w:val="TableContent"/>
              <w:rPr>
                <w:szCs w:val="16"/>
              </w:rPr>
            </w:pPr>
            <w:r w:rsidRPr="00D4120B">
              <w:t>22</w:t>
            </w:r>
          </w:p>
        </w:tc>
        <w:tc>
          <w:tcPr>
            <w:tcW w:w="1948" w:type="dxa"/>
          </w:tcPr>
          <w:p w14:paraId="4D851DF8" w14:textId="77777777" w:rsidR="00667BA9" w:rsidRPr="00D4120B" w:rsidRDefault="00667BA9" w:rsidP="008F7891">
            <w:pPr>
              <w:pStyle w:val="TableContent"/>
            </w:pPr>
            <w:r w:rsidRPr="00D4120B">
              <w:t xml:space="preserve">Specimen Quality </w:t>
            </w:r>
          </w:p>
        </w:tc>
        <w:tc>
          <w:tcPr>
            <w:tcW w:w="990" w:type="dxa"/>
          </w:tcPr>
          <w:p w14:paraId="06DBA344" w14:textId="77777777" w:rsidR="00667BA9" w:rsidRPr="00D4120B" w:rsidRDefault="00667BA9" w:rsidP="008F7891">
            <w:pPr>
              <w:pStyle w:val="TableContent"/>
            </w:pPr>
            <w:r w:rsidRPr="00D4120B">
              <w:t>CWE</w:t>
            </w:r>
          </w:p>
        </w:tc>
        <w:tc>
          <w:tcPr>
            <w:tcW w:w="810" w:type="dxa"/>
          </w:tcPr>
          <w:p w14:paraId="331317F5" w14:textId="77777777" w:rsidR="00667BA9" w:rsidRPr="00D4120B" w:rsidRDefault="000D39ED" w:rsidP="008F7891">
            <w:pPr>
              <w:pStyle w:val="TableContent"/>
            </w:pPr>
            <w:ins w:id="5172" w:author="Robert Snelick" w:date="2011-12-16T17:52:00Z">
              <w:r>
                <w:t>RE</w:t>
              </w:r>
            </w:ins>
            <w:del w:id="5173" w:author="Robert Snelick" w:date="2011-12-16T17:52:00Z">
              <w:r w:rsidR="00667BA9" w:rsidRPr="00D4120B" w:rsidDel="000D39ED">
                <w:delText>O</w:delText>
              </w:r>
            </w:del>
          </w:p>
        </w:tc>
        <w:tc>
          <w:tcPr>
            <w:tcW w:w="1260" w:type="dxa"/>
          </w:tcPr>
          <w:p w14:paraId="7E8AEAF1" w14:textId="77777777" w:rsidR="00667BA9" w:rsidRPr="00D4120B" w:rsidRDefault="00667BA9" w:rsidP="008F7891">
            <w:pPr>
              <w:pStyle w:val="TableContent"/>
            </w:pPr>
            <w:r w:rsidRPr="00D4120B">
              <w:t>[0..1]</w:t>
            </w:r>
          </w:p>
        </w:tc>
        <w:tc>
          <w:tcPr>
            <w:tcW w:w="720" w:type="dxa"/>
            <w:shd w:val="clear" w:color="auto" w:fill="auto"/>
          </w:tcPr>
          <w:p w14:paraId="326410B2" w14:textId="77777777" w:rsidR="00667BA9" w:rsidRPr="00D4120B" w:rsidRDefault="00667BA9" w:rsidP="008F7891">
            <w:pPr>
              <w:pStyle w:val="TableContent"/>
            </w:pPr>
          </w:p>
        </w:tc>
        <w:tc>
          <w:tcPr>
            <w:tcW w:w="810" w:type="dxa"/>
            <w:shd w:val="clear" w:color="auto" w:fill="auto"/>
          </w:tcPr>
          <w:p w14:paraId="43E13AEE" w14:textId="77777777" w:rsidR="00667BA9" w:rsidRPr="00D4120B" w:rsidRDefault="00667BA9" w:rsidP="008F7891">
            <w:pPr>
              <w:pStyle w:val="TableContent"/>
            </w:pPr>
          </w:p>
        </w:tc>
        <w:tc>
          <w:tcPr>
            <w:tcW w:w="1260" w:type="dxa"/>
          </w:tcPr>
          <w:p w14:paraId="329E9421" w14:textId="77777777" w:rsidR="00667BA9" w:rsidRPr="00D4120B" w:rsidRDefault="00667BA9" w:rsidP="008F7891">
            <w:pPr>
              <w:pStyle w:val="TableContent"/>
            </w:pPr>
            <w:r w:rsidRPr="00D4120B">
              <w:t>HL70491</w:t>
            </w:r>
          </w:p>
        </w:tc>
        <w:tc>
          <w:tcPr>
            <w:tcW w:w="5333" w:type="dxa"/>
          </w:tcPr>
          <w:p w14:paraId="08A57D66" w14:textId="77777777" w:rsidR="00667BA9" w:rsidRPr="00D4120B" w:rsidRDefault="00667BA9" w:rsidP="008F7891">
            <w:pPr>
              <w:pStyle w:val="TableContent"/>
            </w:pPr>
          </w:p>
        </w:tc>
      </w:tr>
      <w:tr w:rsidR="00667BA9" w:rsidRPr="00D4120B" w14:paraId="76839C96" w14:textId="77777777">
        <w:trPr>
          <w:cantSplit/>
          <w:jc w:val="center"/>
        </w:trPr>
        <w:tc>
          <w:tcPr>
            <w:tcW w:w="596" w:type="dxa"/>
          </w:tcPr>
          <w:p w14:paraId="56843D39" w14:textId="77777777" w:rsidR="00667BA9" w:rsidRPr="00D4120B" w:rsidRDefault="00667BA9" w:rsidP="008F7891">
            <w:pPr>
              <w:pStyle w:val="TableContent"/>
            </w:pPr>
            <w:r w:rsidRPr="00D4120B">
              <w:t>23</w:t>
            </w:r>
          </w:p>
        </w:tc>
        <w:tc>
          <w:tcPr>
            <w:tcW w:w="1948" w:type="dxa"/>
          </w:tcPr>
          <w:p w14:paraId="2A2D98DD" w14:textId="77777777" w:rsidR="00667BA9" w:rsidRPr="00D4120B" w:rsidRDefault="00667BA9" w:rsidP="008F7891">
            <w:pPr>
              <w:pStyle w:val="TableContent"/>
            </w:pPr>
            <w:r w:rsidRPr="00D4120B">
              <w:t xml:space="preserve">Specimen Appropriateness </w:t>
            </w:r>
          </w:p>
        </w:tc>
        <w:tc>
          <w:tcPr>
            <w:tcW w:w="990" w:type="dxa"/>
          </w:tcPr>
          <w:p w14:paraId="324E1201" w14:textId="77777777" w:rsidR="00667BA9" w:rsidRPr="00D4120B" w:rsidRDefault="00667BA9" w:rsidP="008F7891">
            <w:pPr>
              <w:pStyle w:val="TableContent"/>
            </w:pPr>
            <w:r w:rsidRPr="00D4120B">
              <w:t>CWE</w:t>
            </w:r>
          </w:p>
        </w:tc>
        <w:tc>
          <w:tcPr>
            <w:tcW w:w="810" w:type="dxa"/>
          </w:tcPr>
          <w:p w14:paraId="78158148" w14:textId="77777777" w:rsidR="00667BA9" w:rsidRPr="00D4120B" w:rsidRDefault="000D39ED" w:rsidP="008F7891">
            <w:pPr>
              <w:pStyle w:val="TableContent"/>
            </w:pPr>
            <w:ins w:id="5174" w:author="Robert Snelick" w:date="2011-12-16T17:52:00Z">
              <w:r>
                <w:t>RE</w:t>
              </w:r>
            </w:ins>
            <w:del w:id="5175" w:author="Robert Snelick" w:date="2011-12-16T17:52:00Z">
              <w:r w:rsidR="00667BA9" w:rsidRPr="00D4120B" w:rsidDel="000D39ED">
                <w:delText>O</w:delText>
              </w:r>
            </w:del>
          </w:p>
        </w:tc>
        <w:tc>
          <w:tcPr>
            <w:tcW w:w="1260" w:type="dxa"/>
          </w:tcPr>
          <w:p w14:paraId="6C0DADF3" w14:textId="77777777" w:rsidR="00667BA9" w:rsidRPr="00D4120B" w:rsidRDefault="00667BA9" w:rsidP="008F7891">
            <w:pPr>
              <w:pStyle w:val="TableContent"/>
            </w:pPr>
            <w:r w:rsidRPr="00D4120B">
              <w:t>[0..1]</w:t>
            </w:r>
          </w:p>
        </w:tc>
        <w:tc>
          <w:tcPr>
            <w:tcW w:w="720" w:type="dxa"/>
            <w:shd w:val="clear" w:color="auto" w:fill="auto"/>
          </w:tcPr>
          <w:p w14:paraId="63D73AC9" w14:textId="77777777" w:rsidR="00667BA9" w:rsidRPr="00D4120B" w:rsidRDefault="00667BA9" w:rsidP="008F7891">
            <w:pPr>
              <w:pStyle w:val="TableContent"/>
            </w:pPr>
          </w:p>
        </w:tc>
        <w:tc>
          <w:tcPr>
            <w:tcW w:w="810" w:type="dxa"/>
            <w:shd w:val="clear" w:color="auto" w:fill="auto"/>
          </w:tcPr>
          <w:p w14:paraId="52F7266E" w14:textId="77777777" w:rsidR="00667BA9" w:rsidRPr="00D4120B" w:rsidRDefault="00667BA9" w:rsidP="008F7891">
            <w:pPr>
              <w:pStyle w:val="TableContent"/>
            </w:pPr>
          </w:p>
        </w:tc>
        <w:tc>
          <w:tcPr>
            <w:tcW w:w="1260" w:type="dxa"/>
          </w:tcPr>
          <w:p w14:paraId="6E8A3C00" w14:textId="77777777" w:rsidR="00667BA9" w:rsidRPr="00D4120B" w:rsidRDefault="00667BA9" w:rsidP="008F7891">
            <w:pPr>
              <w:pStyle w:val="TableContent"/>
            </w:pPr>
            <w:r w:rsidRPr="00D4120B">
              <w:t>HL70492</w:t>
            </w:r>
          </w:p>
        </w:tc>
        <w:tc>
          <w:tcPr>
            <w:tcW w:w="5333" w:type="dxa"/>
          </w:tcPr>
          <w:p w14:paraId="482CB75F" w14:textId="77777777" w:rsidR="00667BA9" w:rsidRPr="00D4120B" w:rsidRDefault="00667BA9" w:rsidP="008F7891">
            <w:pPr>
              <w:pStyle w:val="TableContent"/>
            </w:pPr>
          </w:p>
        </w:tc>
      </w:tr>
      <w:tr w:rsidR="00667BA9" w:rsidRPr="00D4120B" w14:paraId="53A55174" w14:textId="77777777">
        <w:trPr>
          <w:cantSplit/>
          <w:jc w:val="center"/>
        </w:trPr>
        <w:tc>
          <w:tcPr>
            <w:tcW w:w="596" w:type="dxa"/>
          </w:tcPr>
          <w:p w14:paraId="321B27F8" w14:textId="77777777" w:rsidR="00667BA9" w:rsidRPr="00D4120B" w:rsidRDefault="00667BA9" w:rsidP="008F7891">
            <w:pPr>
              <w:pStyle w:val="TableContent"/>
            </w:pPr>
            <w:r w:rsidRPr="00D4120B">
              <w:t>24</w:t>
            </w:r>
          </w:p>
        </w:tc>
        <w:tc>
          <w:tcPr>
            <w:tcW w:w="1948" w:type="dxa"/>
          </w:tcPr>
          <w:p w14:paraId="56D92A23" w14:textId="77777777" w:rsidR="00667BA9" w:rsidRPr="00D4120B" w:rsidRDefault="00667BA9" w:rsidP="008F7891">
            <w:pPr>
              <w:pStyle w:val="TableContent"/>
            </w:pPr>
            <w:r w:rsidRPr="00D4120B">
              <w:t xml:space="preserve">Specimen Condition </w:t>
            </w:r>
          </w:p>
        </w:tc>
        <w:tc>
          <w:tcPr>
            <w:tcW w:w="990" w:type="dxa"/>
          </w:tcPr>
          <w:p w14:paraId="643260C5" w14:textId="77777777" w:rsidR="00667BA9" w:rsidRPr="00D4120B" w:rsidRDefault="00667BA9" w:rsidP="008F7891">
            <w:pPr>
              <w:pStyle w:val="TableContent"/>
            </w:pPr>
            <w:r w:rsidRPr="00D4120B">
              <w:t>CWE</w:t>
            </w:r>
          </w:p>
        </w:tc>
        <w:tc>
          <w:tcPr>
            <w:tcW w:w="810" w:type="dxa"/>
          </w:tcPr>
          <w:p w14:paraId="7BB76085" w14:textId="77777777" w:rsidR="00667BA9" w:rsidRPr="00D4120B" w:rsidRDefault="000D39ED" w:rsidP="008F7891">
            <w:pPr>
              <w:pStyle w:val="TableContent"/>
            </w:pPr>
            <w:ins w:id="5176" w:author="Robert Snelick" w:date="2011-12-16T17:52:00Z">
              <w:r>
                <w:t>RE</w:t>
              </w:r>
            </w:ins>
            <w:del w:id="5177" w:author="Robert Snelick" w:date="2011-12-16T17:52:00Z">
              <w:r w:rsidR="00667BA9" w:rsidRPr="00D4120B" w:rsidDel="000D39ED">
                <w:delText>O</w:delText>
              </w:r>
            </w:del>
          </w:p>
        </w:tc>
        <w:tc>
          <w:tcPr>
            <w:tcW w:w="1260" w:type="dxa"/>
          </w:tcPr>
          <w:p w14:paraId="44FED14B" w14:textId="77777777" w:rsidR="00667BA9" w:rsidRPr="00D4120B" w:rsidRDefault="00667BA9" w:rsidP="008F7891">
            <w:pPr>
              <w:pStyle w:val="TableContent"/>
            </w:pPr>
            <w:r w:rsidRPr="00D4120B">
              <w:t>[0..*]</w:t>
            </w:r>
          </w:p>
        </w:tc>
        <w:tc>
          <w:tcPr>
            <w:tcW w:w="720" w:type="dxa"/>
            <w:shd w:val="clear" w:color="auto" w:fill="auto"/>
          </w:tcPr>
          <w:p w14:paraId="7EAFF133" w14:textId="77777777" w:rsidR="00667BA9" w:rsidRPr="00D4120B" w:rsidRDefault="00667BA9" w:rsidP="008F7891">
            <w:pPr>
              <w:pStyle w:val="TableContent"/>
            </w:pPr>
          </w:p>
        </w:tc>
        <w:tc>
          <w:tcPr>
            <w:tcW w:w="810" w:type="dxa"/>
            <w:shd w:val="clear" w:color="auto" w:fill="auto"/>
          </w:tcPr>
          <w:p w14:paraId="3EC53241" w14:textId="77777777" w:rsidR="00667BA9" w:rsidRPr="00D4120B" w:rsidRDefault="00667BA9" w:rsidP="008F7891">
            <w:pPr>
              <w:pStyle w:val="TableContent"/>
            </w:pPr>
          </w:p>
        </w:tc>
        <w:tc>
          <w:tcPr>
            <w:tcW w:w="1260" w:type="dxa"/>
          </w:tcPr>
          <w:p w14:paraId="2E25C3DA" w14:textId="77777777" w:rsidR="00667BA9" w:rsidRPr="00D4120B" w:rsidRDefault="00667BA9" w:rsidP="008F7891">
            <w:pPr>
              <w:pStyle w:val="TableContent"/>
            </w:pPr>
            <w:r w:rsidRPr="00D4120B">
              <w:t>HL70493</w:t>
            </w:r>
          </w:p>
        </w:tc>
        <w:tc>
          <w:tcPr>
            <w:tcW w:w="5333" w:type="dxa"/>
          </w:tcPr>
          <w:p w14:paraId="79D74CAC" w14:textId="77777777" w:rsidR="00667BA9" w:rsidRPr="00D4120B" w:rsidRDefault="00667BA9" w:rsidP="008F7891">
            <w:pPr>
              <w:pStyle w:val="TableContent"/>
            </w:pPr>
          </w:p>
        </w:tc>
      </w:tr>
      <w:tr w:rsidR="00667BA9" w:rsidRPr="00D4120B" w14:paraId="1F757EFD" w14:textId="77777777">
        <w:trPr>
          <w:cantSplit/>
          <w:jc w:val="center"/>
        </w:trPr>
        <w:tc>
          <w:tcPr>
            <w:tcW w:w="596" w:type="dxa"/>
          </w:tcPr>
          <w:p w14:paraId="0832A96F" w14:textId="77777777" w:rsidR="00667BA9" w:rsidRPr="00D4120B" w:rsidRDefault="00667BA9" w:rsidP="008F7891">
            <w:pPr>
              <w:pStyle w:val="TableContent"/>
            </w:pPr>
            <w:r w:rsidRPr="00D4120B">
              <w:t>25</w:t>
            </w:r>
          </w:p>
        </w:tc>
        <w:tc>
          <w:tcPr>
            <w:tcW w:w="1948" w:type="dxa"/>
          </w:tcPr>
          <w:p w14:paraId="1A9AB615" w14:textId="77777777" w:rsidR="00667BA9" w:rsidRPr="00D4120B" w:rsidRDefault="00667BA9" w:rsidP="008F7891">
            <w:pPr>
              <w:pStyle w:val="TableContent"/>
            </w:pPr>
            <w:r w:rsidRPr="00D4120B">
              <w:t xml:space="preserve">Specimen Current Quantity </w:t>
            </w:r>
          </w:p>
        </w:tc>
        <w:tc>
          <w:tcPr>
            <w:tcW w:w="990" w:type="dxa"/>
          </w:tcPr>
          <w:p w14:paraId="3C48044B" w14:textId="77777777" w:rsidR="00667BA9" w:rsidRPr="00D4120B" w:rsidRDefault="00667BA9" w:rsidP="008F7891">
            <w:pPr>
              <w:pStyle w:val="TableContent"/>
            </w:pPr>
            <w:r w:rsidRPr="00D4120B">
              <w:t>CQ</w:t>
            </w:r>
          </w:p>
        </w:tc>
        <w:tc>
          <w:tcPr>
            <w:tcW w:w="810" w:type="dxa"/>
          </w:tcPr>
          <w:p w14:paraId="31D981B8" w14:textId="77777777" w:rsidR="00667BA9" w:rsidRPr="00D4120B" w:rsidRDefault="00667BA9" w:rsidP="008F7891">
            <w:pPr>
              <w:pStyle w:val="TableContent"/>
            </w:pPr>
            <w:r w:rsidRPr="00D4120B">
              <w:t>O</w:t>
            </w:r>
          </w:p>
        </w:tc>
        <w:tc>
          <w:tcPr>
            <w:tcW w:w="1260" w:type="dxa"/>
          </w:tcPr>
          <w:p w14:paraId="00524CD5" w14:textId="77777777" w:rsidR="00667BA9" w:rsidRPr="00D4120B" w:rsidRDefault="00667BA9" w:rsidP="008F7891">
            <w:pPr>
              <w:pStyle w:val="TableContent"/>
            </w:pPr>
            <w:r w:rsidRPr="00D4120B">
              <w:t>[0..1]</w:t>
            </w:r>
          </w:p>
        </w:tc>
        <w:tc>
          <w:tcPr>
            <w:tcW w:w="720" w:type="dxa"/>
            <w:shd w:val="clear" w:color="auto" w:fill="auto"/>
          </w:tcPr>
          <w:p w14:paraId="705A4AD0" w14:textId="77777777" w:rsidR="00667BA9" w:rsidRPr="00D4120B" w:rsidRDefault="00667BA9" w:rsidP="008F7891">
            <w:pPr>
              <w:pStyle w:val="TableContent"/>
            </w:pPr>
          </w:p>
        </w:tc>
        <w:tc>
          <w:tcPr>
            <w:tcW w:w="810" w:type="dxa"/>
            <w:shd w:val="clear" w:color="auto" w:fill="auto"/>
          </w:tcPr>
          <w:p w14:paraId="52F4F9AF" w14:textId="77777777" w:rsidR="00667BA9" w:rsidRPr="00D4120B" w:rsidRDefault="00667BA9" w:rsidP="008F7891">
            <w:pPr>
              <w:pStyle w:val="TableContent"/>
            </w:pPr>
          </w:p>
        </w:tc>
        <w:tc>
          <w:tcPr>
            <w:tcW w:w="1260" w:type="dxa"/>
          </w:tcPr>
          <w:p w14:paraId="1B1B9AFF" w14:textId="77777777" w:rsidR="00667BA9" w:rsidRPr="00D4120B" w:rsidRDefault="00667BA9" w:rsidP="008F7891">
            <w:pPr>
              <w:pStyle w:val="TableContent"/>
            </w:pPr>
            <w:del w:id="5178" w:author="Bob Yencha" w:date="2011-11-29T10:09:00Z">
              <w:r w:rsidRPr="00D4120B" w:rsidDel="000348C8">
                <w:delText>Unified Code for Units of Measure (UCUM)</w:delText>
              </w:r>
            </w:del>
          </w:p>
        </w:tc>
        <w:tc>
          <w:tcPr>
            <w:tcW w:w="5333" w:type="dxa"/>
          </w:tcPr>
          <w:p w14:paraId="0D15FC1C" w14:textId="77777777" w:rsidR="00667BA9" w:rsidRPr="00D4120B" w:rsidRDefault="00667BA9" w:rsidP="008F7891">
            <w:pPr>
              <w:pStyle w:val="TableContent"/>
            </w:pPr>
          </w:p>
        </w:tc>
      </w:tr>
      <w:tr w:rsidR="00667BA9" w:rsidRPr="00D4120B" w14:paraId="337E0D00" w14:textId="77777777">
        <w:trPr>
          <w:cantSplit/>
          <w:jc w:val="center"/>
        </w:trPr>
        <w:tc>
          <w:tcPr>
            <w:tcW w:w="596" w:type="dxa"/>
          </w:tcPr>
          <w:p w14:paraId="799567F4" w14:textId="77777777" w:rsidR="00667BA9" w:rsidRPr="00D4120B" w:rsidRDefault="00667BA9" w:rsidP="008F7891">
            <w:pPr>
              <w:pStyle w:val="TableContent"/>
            </w:pPr>
            <w:r w:rsidRPr="00D4120B">
              <w:t>26</w:t>
            </w:r>
          </w:p>
        </w:tc>
        <w:tc>
          <w:tcPr>
            <w:tcW w:w="1948" w:type="dxa"/>
          </w:tcPr>
          <w:p w14:paraId="73C1F6BF" w14:textId="77777777" w:rsidR="00667BA9" w:rsidRPr="00D4120B" w:rsidRDefault="00667BA9" w:rsidP="008F7891">
            <w:pPr>
              <w:pStyle w:val="TableContent"/>
            </w:pPr>
            <w:r w:rsidRPr="00D4120B">
              <w:t>Number of Specimen Containers</w:t>
            </w:r>
          </w:p>
        </w:tc>
        <w:tc>
          <w:tcPr>
            <w:tcW w:w="990" w:type="dxa"/>
          </w:tcPr>
          <w:p w14:paraId="7323E802" w14:textId="77777777" w:rsidR="00667BA9" w:rsidRPr="00D4120B" w:rsidRDefault="00667BA9" w:rsidP="008F7891">
            <w:pPr>
              <w:pStyle w:val="TableContent"/>
            </w:pPr>
            <w:r w:rsidRPr="00D4120B">
              <w:t>NM</w:t>
            </w:r>
          </w:p>
        </w:tc>
        <w:tc>
          <w:tcPr>
            <w:tcW w:w="810" w:type="dxa"/>
          </w:tcPr>
          <w:p w14:paraId="438880D9" w14:textId="77777777" w:rsidR="00667BA9" w:rsidRPr="00D4120B" w:rsidRDefault="00667BA9" w:rsidP="008F7891">
            <w:pPr>
              <w:pStyle w:val="TableContent"/>
            </w:pPr>
            <w:r w:rsidRPr="00D4120B">
              <w:t>O</w:t>
            </w:r>
          </w:p>
        </w:tc>
        <w:tc>
          <w:tcPr>
            <w:tcW w:w="1260" w:type="dxa"/>
          </w:tcPr>
          <w:p w14:paraId="66C3E2DD" w14:textId="77777777" w:rsidR="00667BA9" w:rsidRPr="00D4120B" w:rsidRDefault="00667BA9" w:rsidP="008F7891">
            <w:pPr>
              <w:pStyle w:val="TableContent"/>
            </w:pPr>
            <w:r w:rsidRPr="00D4120B">
              <w:t>[0..1]</w:t>
            </w:r>
          </w:p>
        </w:tc>
        <w:tc>
          <w:tcPr>
            <w:tcW w:w="720" w:type="dxa"/>
            <w:shd w:val="clear" w:color="auto" w:fill="auto"/>
          </w:tcPr>
          <w:p w14:paraId="03E336EB" w14:textId="77777777" w:rsidR="00667BA9" w:rsidRPr="00D4120B" w:rsidRDefault="00667BA9" w:rsidP="008F7891">
            <w:pPr>
              <w:pStyle w:val="TableContent"/>
            </w:pPr>
            <w:r w:rsidRPr="00D4120B">
              <w:t>1..4</w:t>
            </w:r>
          </w:p>
        </w:tc>
        <w:tc>
          <w:tcPr>
            <w:tcW w:w="810" w:type="dxa"/>
            <w:shd w:val="clear" w:color="auto" w:fill="auto"/>
          </w:tcPr>
          <w:p w14:paraId="3EBE87CC" w14:textId="77777777" w:rsidR="00667BA9" w:rsidRPr="00D4120B" w:rsidRDefault="00667BA9" w:rsidP="008F7891">
            <w:pPr>
              <w:pStyle w:val="TableContent"/>
            </w:pPr>
          </w:p>
        </w:tc>
        <w:tc>
          <w:tcPr>
            <w:tcW w:w="1260" w:type="dxa"/>
          </w:tcPr>
          <w:p w14:paraId="2E6C8051" w14:textId="77777777" w:rsidR="00667BA9" w:rsidRPr="00D4120B" w:rsidRDefault="00667BA9" w:rsidP="008F7891">
            <w:pPr>
              <w:pStyle w:val="TableContent"/>
            </w:pPr>
          </w:p>
        </w:tc>
        <w:tc>
          <w:tcPr>
            <w:tcW w:w="5333" w:type="dxa"/>
          </w:tcPr>
          <w:p w14:paraId="138369C9" w14:textId="77777777" w:rsidR="00667BA9" w:rsidRPr="00D4120B" w:rsidRDefault="00667BA9" w:rsidP="008F7891">
            <w:pPr>
              <w:pStyle w:val="TableContent"/>
            </w:pPr>
          </w:p>
        </w:tc>
      </w:tr>
      <w:tr w:rsidR="00667BA9" w:rsidRPr="00D4120B" w14:paraId="3C3423B1" w14:textId="77777777">
        <w:trPr>
          <w:cantSplit/>
          <w:jc w:val="center"/>
        </w:trPr>
        <w:tc>
          <w:tcPr>
            <w:tcW w:w="596" w:type="dxa"/>
          </w:tcPr>
          <w:p w14:paraId="05C58FB2" w14:textId="77777777" w:rsidR="00667BA9" w:rsidRPr="00D4120B" w:rsidRDefault="00667BA9" w:rsidP="008F7891">
            <w:pPr>
              <w:pStyle w:val="TableContent"/>
            </w:pPr>
            <w:r w:rsidRPr="00D4120B">
              <w:t>27</w:t>
            </w:r>
          </w:p>
        </w:tc>
        <w:tc>
          <w:tcPr>
            <w:tcW w:w="1948" w:type="dxa"/>
          </w:tcPr>
          <w:p w14:paraId="07265936" w14:textId="77777777" w:rsidR="00667BA9" w:rsidRPr="00D4120B" w:rsidRDefault="00667BA9" w:rsidP="008F7891">
            <w:pPr>
              <w:pStyle w:val="TableContent"/>
            </w:pPr>
            <w:r w:rsidRPr="00D4120B">
              <w:t xml:space="preserve">Container Type </w:t>
            </w:r>
          </w:p>
        </w:tc>
        <w:tc>
          <w:tcPr>
            <w:tcW w:w="990" w:type="dxa"/>
          </w:tcPr>
          <w:p w14:paraId="65393346" w14:textId="77777777" w:rsidR="00667BA9" w:rsidRPr="00D4120B" w:rsidRDefault="00667BA9" w:rsidP="008F7891">
            <w:pPr>
              <w:pStyle w:val="TableContent"/>
            </w:pPr>
            <w:r w:rsidRPr="00D4120B">
              <w:t>CWE</w:t>
            </w:r>
          </w:p>
        </w:tc>
        <w:tc>
          <w:tcPr>
            <w:tcW w:w="810" w:type="dxa"/>
          </w:tcPr>
          <w:p w14:paraId="5E70E948" w14:textId="77777777" w:rsidR="00667BA9" w:rsidRPr="00D4120B" w:rsidRDefault="00667BA9" w:rsidP="008F7891">
            <w:pPr>
              <w:pStyle w:val="TableContent"/>
            </w:pPr>
            <w:r w:rsidRPr="00D4120B">
              <w:t>O</w:t>
            </w:r>
          </w:p>
        </w:tc>
        <w:tc>
          <w:tcPr>
            <w:tcW w:w="1260" w:type="dxa"/>
          </w:tcPr>
          <w:p w14:paraId="2CB25BBB" w14:textId="77777777" w:rsidR="00667BA9" w:rsidRPr="00D4120B" w:rsidRDefault="00667BA9" w:rsidP="008F7891">
            <w:pPr>
              <w:pStyle w:val="TableContent"/>
            </w:pPr>
            <w:r w:rsidRPr="00D4120B">
              <w:t>[0..1]</w:t>
            </w:r>
          </w:p>
        </w:tc>
        <w:tc>
          <w:tcPr>
            <w:tcW w:w="720" w:type="dxa"/>
            <w:shd w:val="clear" w:color="auto" w:fill="auto"/>
          </w:tcPr>
          <w:p w14:paraId="5175CFFA" w14:textId="77777777" w:rsidR="00667BA9" w:rsidRPr="00D4120B" w:rsidRDefault="00667BA9" w:rsidP="008F7891">
            <w:pPr>
              <w:pStyle w:val="TableContent"/>
            </w:pPr>
          </w:p>
        </w:tc>
        <w:tc>
          <w:tcPr>
            <w:tcW w:w="810" w:type="dxa"/>
            <w:shd w:val="clear" w:color="auto" w:fill="auto"/>
          </w:tcPr>
          <w:p w14:paraId="2FB888C1" w14:textId="77777777" w:rsidR="00667BA9" w:rsidRPr="00D4120B" w:rsidRDefault="00667BA9" w:rsidP="008F7891">
            <w:pPr>
              <w:pStyle w:val="TableContent"/>
            </w:pPr>
          </w:p>
        </w:tc>
        <w:tc>
          <w:tcPr>
            <w:tcW w:w="1260" w:type="dxa"/>
          </w:tcPr>
          <w:p w14:paraId="55633345" w14:textId="77777777" w:rsidR="00667BA9" w:rsidRPr="00D4120B" w:rsidRDefault="00667BA9" w:rsidP="008F7891">
            <w:pPr>
              <w:pStyle w:val="TableContent"/>
            </w:pPr>
            <w:del w:id="5179" w:author="Bob Yencha" w:date="2011-11-29T10:09:00Z">
              <w:r w:rsidRPr="00D4120B" w:rsidDel="000348C8">
                <w:delText>Local</w:delText>
              </w:r>
            </w:del>
          </w:p>
        </w:tc>
        <w:tc>
          <w:tcPr>
            <w:tcW w:w="5333" w:type="dxa"/>
          </w:tcPr>
          <w:p w14:paraId="59B2D221" w14:textId="77777777" w:rsidR="00667BA9" w:rsidRPr="00D4120B" w:rsidRDefault="00667BA9" w:rsidP="008F7891">
            <w:pPr>
              <w:pStyle w:val="TableContent"/>
            </w:pPr>
          </w:p>
        </w:tc>
      </w:tr>
      <w:tr w:rsidR="00667BA9" w:rsidRPr="00D4120B" w14:paraId="54B3CCED" w14:textId="77777777">
        <w:trPr>
          <w:cantSplit/>
          <w:jc w:val="center"/>
        </w:trPr>
        <w:tc>
          <w:tcPr>
            <w:tcW w:w="596" w:type="dxa"/>
          </w:tcPr>
          <w:p w14:paraId="3749FFC3" w14:textId="77777777" w:rsidR="00667BA9" w:rsidRPr="00D4120B" w:rsidRDefault="00667BA9" w:rsidP="008F7891">
            <w:pPr>
              <w:pStyle w:val="TableContent"/>
            </w:pPr>
            <w:r w:rsidRPr="00D4120B">
              <w:t>28</w:t>
            </w:r>
          </w:p>
        </w:tc>
        <w:tc>
          <w:tcPr>
            <w:tcW w:w="1948" w:type="dxa"/>
          </w:tcPr>
          <w:p w14:paraId="2CE5BA1A" w14:textId="77777777" w:rsidR="00667BA9" w:rsidRPr="00D4120B" w:rsidRDefault="00667BA9" w:rsidP="008F7891">
            <w:pPr>
              <w:pStyle w:val="TableContent"/>
            </w:pPr>
            <w:r w:rsidRPr="00D4120B">
              <w:t>Container Condition</w:t>
            </w:r>
          </w:p>
        </w:tc>
        <w:tc>
          <w:tcPr>
            <w:tcW w:w="990" w:type="dxa"/>
          </w:tcPr>
          <w:p w14:paraId="04213E42" w14:textId="77777777" w:rsidR="00667BA9" w:rsidRPr="00D4120B" w:rsidRDefault="00667BA9" w:rsidP="008F7891">
            <w:pPr>
              <w:pStyle w:val="TableContent"/>
            </w:pPr>
            <w:r w:rsidRPr="00D4120B">
              <w:t>CWE</w:t>
            </w:r>
          </w:p>
        </w:tc>
        <w:tc>
          <w:tcPr>
            <w:tcW w:w="810" w:type="dxa"/>
          </w:tcPr>
          <w:p w14:paraId="0A5E100B" w14:textId="77777777" w:rsidR="00667BA9" w:rsidRPr="00D4120B" w:rsidRDefault="00667BA9" w:rsidP="008F7891">
            <w:pPr>
              <w:pStyle w:val="TableContent"/>
            </w:pPr>
            <w:r w:rsidRPr="00D4120B">
              <w:t>O</w:t>
            </w:r>
          </w:p>
        </w:tc>
        <w:tc>
          <w:tcPr>
            <w:tcW w:w="1260" w:type="dxa"/>
          </w:tcPr>
          <w:p w14:paraId="559A33F6" w14:textId="77777777" w:rsidR="00667BA9" w:rsidRPr="00D4120B" w:rsidRDefault="00667BA9" w:rsidP="008F7891">
            <w:pPr>
              <w:pStyle w:val="TableContent"/>
            </w:pPr>
            <w:r w:rsidRPr="00D4120B">
              <w:t>[0..1]</w:t>
            </w:r>
          </w:p>
        </w:tc>
        <w:tc>
          <w:tcPr>
            <w:tcW w:w="720" w:type="dxa"/>
            <w:shd w:val="clear" w:color="auto" w:fill="auto"/>
          </w:tcPr>
          <w:p w14:paraId="17C84687" w14:textId="77777777" w:rsidR="00667BA9" w:rsidRPr="00D4120B" w:rsidRDefault="00667BA9" w:rsidP="008F7891">
            <w:pPr>
              <w:pStyle w:val="TableContent"/>
            </w:pPr>
          </w:p>
        </w:tc>
        <w:tc>
          <w:tcPr>
            <w:tcW w:w="810" w:type="dxa"/>
            <w:shd w:val="clear" w:color="auto" w:fill="auto"/>
          </w:tcPr>
          <w:p w14:paraId="79465A91" w14:textId="77777777" w:rsidR="00667BA9" w:rsidRPr="00D4120B" w:rsidRDefault="00667BA9" w:rsidP="008F7891">
            <w:pPr>
              <w:pStyle w:val="TableContent"/>
            </w:pPr>
          </w:p>
        </w:tc>
        <w:tc>
          <w:tcPr>
            <w:tcW w:w="1260" w:type="dxa"/>
          </w:tcPr>
          <w:p w14:paraId="1B0D6F5A" w14:textId="77777777" w:rsidR="00667BA9" w:rsidRPr="00D4120B" w:rsidRDefault="00667BA9" w:rsidP="008F7891">
            <w:pPr>
              <w:pStyle w:val="TableContent"/>
            </w:pPr>
            <w:del w:id="5180" w:author="Bob Yencha" w:date="2011-11-29T10:09:00Z">
              <w:r w:rsidRPr="00D4120B" w:rsidDel="000348C8">
                <w:delText>HL70544</w:delText>
              </w:r>
            </w:del>
          </w:p>
        </w:tc>
        <w:tc>
          <w:tcPr>
            <w:tcW w:w="5333" w:type="dxa"/>
          </w:tcPr>
          <w:p w14:paraId="6D75A124" w14:textId="77777777" w:rsidR="00667BA9" w:rsidRPr="00D4120B" w:rsidRDefault="00667BA9" w:rsidP="008F7891">
            <w:pPr>
              <w:pStyle w:val="TableContent"/>
            </w:pPr>
          </w:p>
        </w:tc>
      </w:tr>
      <w:tr w:rsidR="00667BA9" w:rsidRPr="00D4120B" w14:paraId="5723CBF0" w14:textId="77777777">
        <w:trPr>
          <w:cantSplit/>
          <w:jc w:val="center"/>
        </w:trPr>
        <w:tc>
          <w:tcPr>
            <w:tcW w:w="596" w:type="dxa"/>
          </w:tcPr>
          <w:p w14:paraId="10C97AD7" w14:textId="77777777" w:rsidR="00667BA9" w:rsidRPr="00D4120B" w:rsidRDefault="00667BA9" w:rsidP="008F7891">
            <w:pPr>
              <w:pStyle w:val="TableContent"/>
            </w:pPr>
            <w:r w:rsidRPr="00D4120B">
              <w:t>29</w:t>
            </w:r>
          </w:p>
        </w:tc>
        <w:tc>
          <w:tcPr>
            <w:tcW w:w="1948" w:type="dxa"/>
          </w:tcPr>
          <w:p w14:paraId="1C7A3C4F" w14:textId="77777777" w:rsidR="00667BA9" w:rsidRPr="00D4120B" w:rsidRDefault="00667BA9" w:rsidP="008F7891">
            <w:pPr>
              <w:pStyle w:val="TableContent"/>
            </w:pPr>
            <w:r w:rsidRPr="00D4120B">
              <w:t xml:space="preserve">Specimen Child Role </w:t>
            </w:r>
          </w:p>
        </w:tc>
        <w:tc>
          <w:tcPr>
            <w:tcW w:w="990" w:type="dxa"/>
          </w:tcPr>
          <w:p w14:paraId="18687101" w14:textId="77777777" w:rsidR="00667BA9" w:rsidRPr="00D4120B" w:rsidRDefault="00667BA9" w:rsidP="008F7891">
            <w:pPr>
              <w:pStyle w:val="TableContent"/>
            </w:pPr>
            <w:r w:rsidRPr="00D4120B">
              <w:t>CWE</w:t>
            </w:r>
          </w:p>
        </w:tc>
        <w:tc>
          <w:tcPr>
            <w:tcW w:w="810" w:type="dxa"/>
          </w:tcPr>
          <w:p w14:paraId="79C3DFB8" w14:textId="77777777" w:rsidR="00667BA9" w:rsidRPr="00D4120B" w:rsidRDefault="00667BA9" w:rsidP="008F7891">
            <w:pPr>
              <w:pStyle w:val="TableContent"/>
            </w:pPr>
            <w:r w:rsidRPr="00D4120B">
              <w:t>O</w:t>
            </w:r>
          </w:p>
        </w:tc>
        <w:tc>
          <w:tcPr>
            <w:tcW w:w="1260" w:type="dxa"/>
          </w:tcPr>
          <w:p w14:paraId="6A6A8410" w14:textId="77777777" w:rsidR="00667BA9" w:rsidRPr="00D4120B" w:rsidRDefault="00667BA9" w:rsidP="008F7891">
            <w:pPr>
              <w:pStyle w:val="TableContent"/>
            </w:pPr>
            <w:r w:rsidRPr="00D4120B">
              <w:t>[0..1]</w:t>
            </w:r>
          </w:p>
        </w:tc>
        <w:tc>
          <w:tcPr>
            <w:tcW w:w="720" w:type="dxa"/>
            <w:shd w:val="clear" w:color="auto" w:fill="auto"/>
          </w:tcPr>
          <w:p w14:paraId="13593B26" w14:textId="77777777" w:rsidR="00667BA9" w:rsidRPr="00D4120B" w:rsidRDefault="00667BA9" w:rsidP="008F7891">
            <w:pPr>
              <w:pStyle w:val="TableContent"/>
            </w:pPr>
          </w:p>
        </w:tc>
        <w:tc>
          <w:tcPr>
            <w:tcW w:w="810" w:type="dxa"/>
            <w:shd w:val="clear" w:color="auto" w:fill="auto"/>
          </w:tcPr>
          <w:p w14:paraId="613ED268" w14:textId="77777777" w:rsidR="00667BA9" w:rsidRPr="00D4120B" w:rsidRDefault="00667BA9" w:rsidP="008F7891">
            <w:pPr>
              <w:pStyle w:val="TableContent"/>
            </w:pPr>
          </w:p>
        </w:tc>
        <w:tc>
          <w:tcPr>
            <w:tcW w:w="1260" w:type="dxa"/>
          </w:tcPr>
          <w:p w14:paraId="421AC310" w14:textId="77777777" w:rsidR="00667BA9" w:rsidRPr="00D4120B" w:rsidRDefault="00667BA9" w:rsidP="008F7891">
            <w:pPr>
              <w:pStyle w:val="TableContent"/>
            </w:pPr>
            <w:del w:id="5181" w:author="Bob Yencha" w:date="2011-11-29T10:09:00Z">
              <w:r w:rsidRPr="00D4120B" w:rsidDel="000348C8">
                <w:delText>HL70494</w:delText>
              </w:r>
            </w:del>
          </w:p>
        </w:tc>
        <w:tc>
          <w:tcPr>
            <w:tcW w:w="5333" w:type="dxa"/>
          </w:tcPr>
          <w:p w14:paraId="17BA0A24" w14:textId="77777777" w:rsidR="00667BA9" w:rsidRPr="00D4120B" w:rsidRDefault="00667BA9" w:rsidP="008F7891">
            <w:pPr>
              <w:pStyle w:val="TableContent"/>
            </w:pPr>
          </w:p>
        </w:tc>
      </w:tr>
    </w:tbl>
    <w:p w14:paraId="13538D42" w14:textId="77777777" w:rsidR="00667BA9" w:rsidRDefault="00667BA9" w:rsidP="00A6434E">
      <w:pPr>
        <w:pStyle w:val="Heading2"/>
        <w:numPr>
          <w:ilvl w:val="2"/>
          <w:numId w:val="23"/>
        </w:numPr>
        <w:tabs>
          <w:tab w:val="left" w:pos="630"/>
        </w:tabs>
      </w:pPr>
      <w:bookmarkStart w:id="5182" w:name="_Toc206988944"/>
      <w:bookmarkStart w:id="5183" w:name="_Toc206996322"/>
      <w:bookmarkStart w:id="5184" w:name="_Toc207006394"/>
      <w:bookmarkStart w:id="5185" w:name="_Toc207007303"/>
      <w:bookmarkStart w:id="5186" w:name="_Toc207094138"/>
      <w:bookmarkStart w:id="5187" w:name="_Toc207095044"/>
      <w:bookmarkStart w:id="5188" w:name="_Toc149388808"/>
      <w:bookmarkStart w:id="5189" w:name="_Toc207006395"/>
      <w:bookmarkStart w:id="5190" w:name="_Ref207089449"/>
      <w:bookmarkStart w:id="5191" w:name="_Ref207089726"/>
      <w:bookmarkStart w:id="5192" w:name="_Toc189112008"/>
      <w:bookmarkEnd w:id="5182"/>
      <w:bookmarkEnd w:id="5183"/>
      <w:bookmarkEnd w:id="5184"/>
      <w:bookmarkEnd w:id="5185"/>
      <w:bookmarkEnd w:id="5186"/>
      <w:bookmarkEnd w:id="5187"/>
      <w:r w:rsidRPr="007454D5">
        <w:t>NTE – Notes and Comments Segment</w:t>
      </w:r>
      <w:bookmarkEnd w:id="5188"/>
      <w:bookmarkEnd w:id="5189"/>
      <w:bookmarkEnd w:id="5190"/>
      <w:bookmarkEnd w:id="5191"/>
      <w:bookmarkEnd w:id="5192"/>
    </w:p>
    <w:p w14:paraId="075ED301" w14:textId="77777777" w:rsidR="00667BA9" w:rsidRDefault="00667BA9" w:rsidP="00667BA9">
      <w:r w:rsidRPr="00D4120B">
        <w:t>The Notes and Comments Segment (NTE) is used to convey additional comments regarding the associated segment</w:t>
      </w:r>
      <w:r w:rsidR="00400CF4">
        <w:t xml:space="preserve">. </w:t>
      </w:r>
      <w:r w:rsidRPr="00D4120B">
        <w:t>The NTE segment is not intended for automatic processing</w:t>
      </w:r>
      <w:r w:rsidR="00400CF4">
        <w:t xml:space="preserve">. </w:t>
      </w:r>
      <w:r w:rsidRPr="00D4120B">
        <w:t>The contents of the NTE segment are primarily intended for human use</w:t>
      </w:r>
      <w:r w:rsidR="00400CF4">
        <w:t xml:space="preserve">. </w:t>
      </w:r>
      <w:r w:rsidRPr="00D4120B">
        <w:t>Automated process should not be based upon the contents of NTE-3 (Comment); rather the content of that field should be displayed to humans.</w:t>
      </w:r>
    </w:p>
    <w:tbl>
      <w:tblPr>
        <w:tblW w:w="4965" w:type="pct"/>
        <w:tblInd w:w="58" w:type="dxa"/>
        <w:tblBorders>
          <w:top w:val="single" w:sz="12" w:space="0" w:color="943634" w:themeColor="accent2" w:themeShade="BF"/>
          <w:left w:val="single" w:sz="4" w:space="0" w:color="C0C0C0"/>
          <w:bottom w:val="single" w:sz="12" w:space="0" w:color="943634" w:themeColor="accent2" w:themeShade="BF"/>
          <w:right w:val="single" w:sz="4" w:space="0" w:color="C0C0C0"/>
          <w:insideH w:val="single" w:sz="12" w:space="0" w:color="943634" w:themeColor="accent2" w:themeShade="BF"/>
          <w:insideV w:val="single" w:sz="4" w:space="0" w:color="C0C0C0"/>
        </w:tblBorders>
        <w:tblLayout w:type="fixed"/>
        <w:tblCellMar>
          <w:left w:w="58" w:type="dxa"/>
          <w:right w:w="58" w:type="dxa"/>
        </w:tblCellMar>
        <w:tblLook w:val="0000" w:firstRow="0" w:lastRow="0" w:firstColumn="0" w:lastColumn="0" w:noHBand="0" w:noVBand="0"/>
      </w:tblPr>
      <w:tblGrid>
        <w:gridCol w:w="567"/>
        <w:gridCol w:w="1863"/>
        <w:gridCol w:w="630"/>
        <w:gridCol w:w="784"/>
        <w:gridCol w:w="1285"/>
        <w:gridCol w:w="740"/>
        <w:gridCol w:w="745"/>
        <w:gridCol w:w="1307"/>
        <w:gridCol w:w="5778"/>
      </w:tblGrid>
      <w:tr w:rsidR="0045070B" w:rsidRPr="00D4120B" w14:paraId="0F11EC3D" w14:textId="77777777">
        <w:trPr>
          <w:cantSplit/>
          <w:trHeight w:val="360"/>
          <w:tblHeader/>
        </w:trPr>
        <w:tc>
          <w:tcPr>
            <w:tcW w:w="5000" w:type="pct"/>
            <w:gridSpan w:val="9"/>
            <w:shd w:val="clear" w:color="auto" w:fill="F3F3F3"/>
            <w:vAlign w:val="center"/>
          </w:tcPr>
          <w:p w14:paraId="5BD17F6A" w14:textId="77777777" w:rsidR="0045070B" w:rsidRPr="00D4120B" w:rsidRDefault="0045070B" w:rsidP="0045070B">
            <w:pPr>
              <w:pStyle w:val="Caption"/>
            </w:pPr>
            <w:bookmarkStart w:id="5193" w:name="_Toc189111914"/>
            <w:r>
              <w:t xml:space="preserve">Table </w:t>
            </w:r>
            <w:r w:rsidR="001C047D">
              <w:fldChar w:fldCharType="begin"/>
            </w:r>
            <w:r w:rsidR="001C047D">
              <w:instrText xml:space="preserve"> STYLEREF 1 \s </w:instrText>
            </w:r>
            <w:r w:rsidR="001C047D">
              <w:fldChar w:fldCharType="separate"/>
            </w:r>
            <w:r w:rsidR="002B0A1D">
              <w:rPr>
                <w:noProof/>
              </w:rPr>
              <w:t>3</w:t>
            </w:r>
            <w:r w:rsidR="001C047D">
              <w:rPr>
                <w:noProof/>
              </w:rPr>
              <w:fldChar w:fldCharType="end"/>
            </w:r>
            <w:r>
              <w:noBreakHyphen/>
            </w:r>
            <w:r w:rsidR="001C047D">
              <w:fldChar w:fldCharType="begin"/>
            </w:r>
            <w:r w:rsidR="001C047D">
              <w:instrText xml:space="preserve"> SEQ Table \* ARABIC \s 1 </w:instrText>
            </w:r>
            <w:r w:rsidR="001C047D">
              <w:fldChar w:fldCharType="separate"/>
            </w:r>
            <w:r w:rsidR="002B0A1D">
              <w:rPr>
                <w:noProof/>
              </w:rPr>
              <w:t>14</w:t>
            </w:r>
            <w:r w:rsidR="001C047D">
              <w:rPr>
                <w:noProof/>
              </w:rPr>
              <w:fldChar w:fldCharType="end"/>
            </w:r>
            <w:r>
              <w:t xml:space="preserve">. Notes </w:t>
            </w:r>
            <w:r w:rsidRPr="005A46A4">
              <w:t>and Comments Segment</w:t>
            </w:r>
            <w:r>
              <w:t xml:space="preserve"> (NTE)</w:t>
            </w:r>
            <w:bookmarkEnd w:id="5193"/>
          </w:p>
        </w:tc>
      </w:tr>
      <w:tr w:rsidR="00667BA9" w:rsidRPr="00D4120B" w14:paraId="08DB1C64" w14:textId="77777777">
        <w:trPr>
          <w:cantSplit/>
          <w:trHeight w:val="360"/>
          <w:tblHeader/>
        </w:trPr>
        <w:tc>
          <w:tcPr>
            <w:tcW w:w="207" w:type="pct"/>
            <w:shd w:val="clear" w:color="auto" w:fill="F3F3F3"/>
            <w:vAlign w:val="center"/>
          </w:tcPr>
          <w:p w14:paraId="3DA094C3" w14:textId="77777777" w:rsidR="00667BA9" w:rsidRPr="00D4120B" w:rsidRDefault="00667BA9" w:rsidP="00667BA9">
            <w:pPr>
              <w:pStyle w:val="TableHeadingA"/>
            </w:pPr>
            <w:r w:rsidRPr="00D4120B">
              <w:t>S</w:t>
            </w:r>
            <w:r>
              <w:t>EQ</w:t>
            </w:r>
          </w:p>
        </w:tc>
        <w:tc>
          <w:tcPr>
            <w:tcW w:w="680" w:type="pct"/>
            <w:shd w:val="clear" w:color="auto" w:fill="F3F3F3"/>
            <w:vAlign w:val="center"/>
          </w:tcPr>
          <w:p w14:paraId="5477C3F2" w14:textId="77777777" w:rsidR="00667BA9" w:rsidRPr="00D4120B" w:rsidRDefault="00667BA9" w:rsidP="00667BA9">
            <w:pPr>
              <w:pStyle w:val="TableHeadingA"/>
            </w:pPr>
            <w:r>
              <w:t>Element Name</w:t>
            </w:r>
          </w:p>
        </w:tc>
        <w:tc>
          <w:tcPr>
            <w:tcW w:w="230" w:type="pct"/>
            <w:shd w:val="clear" w:color="auto" w:fill="F3F3F3"/>
            <w:vAlign w:val="center"/>
          </w:tcPr>
          <w:p w14:paraId="11A50338" w14:textId="77777777" w:rsidR="00667BA9" w:rsidRPr="00D4120B" w:rsidRDefault="00667BA9" w:rsidP="00667BA9">
            <w:pPr>
              <w:pStyle w:val="TableHeadingA"/>
            </w:pPr>
            <w:r w:rsidRPr="00D4120B">
              <w:t>DT</w:t>
            </w:r>
          </w:p>
        </w:tc>
        <w:tc>
          <w:tcPr>
            <w:tcW w:w="286" w:type="pct"/>
            <w:shd w:val="clear" w:color="auto" w:fill="F3F3F3"/>
            <w:vAlign w:val="center"/>
          </w:tcPr>
          <w:p w14:paraId="027928D4" w14:textId="77777777" w:rsidR="00667BA9" w:rsidRPr="00D4120B" w:rsidRDefault="00667BA9" w:rsidP="00667BA9">
            <w:pPr>
              <w:pStyle w:val="TableHeadingA"/>
            </w:pPr>
            <w:r>
              <w:t>Us</w:t>
            </w:r>
            <w:ins w:id="5194" w:author="Swain, Ashley" w:date="2011-11-27T21:19:00Z">
              <w:r w:rsidR="005410E5">
                <w:t>ag</w:t>
              </w:r>
            </w:ins>
            <w:r>
              <w:t>e</w:t>
            </w:r>
          </w:p>
        </w:tc>
        <w:tc>
          <w:tcPr>
            <w:tcW w:w="469" w:type="pct"/>
            <w:shd w:val="clear" w:color="auto" w:fill="F3F3F3"/>
            <w:vAlign w:val="center"/>
          </w:tcPr>
          <w:p w14:paraId="7D200A4E" w14:textId="77777777" w:rsidR="00667BA9" w:rsidRPr="00D4120B" w:rsidRDefault="00667BA9" w:rsidP="00667BA9">
            <w:pPr>
              <w:pStyle w:val="TableHeadingA"/>
            </w:pPr>
            <w:r w:rsidRPr="00D4120B">
              <w:t>Cardinality</w:t>
            </w:r>
          </w:p>
        </w:tc>
        <w:tc>
          <w:tcPr>
            <w:tcW w:w="270" w:type="pct"/>
            <w:shd w:val="clear" w:color="auto" w:fill="F3F3F3"/>
            <w:vAlign w:val="center"/>
          </w:tcPr>
          <w:p w14:paraId="51384281" w14:textId="77777777" w:rsidR="00667BA9" w:rsidDel="001B23CA" w:rsidRDefault="00667BA9" w:rsidP="00667BA9">
            <w:pPr>
              <w:pStyle w:val="TableHeadingA"/>
            </w:pPr>
            <w:r>
              <w:t>LEN</w:t>
            </w:r>
          </w:p>
        </w:tc>
        <w:tc>
          <w:tcPr>
            <w:tcW w:w="272" w:type="pct"/>
            <w:shd w:val="clear" w:color="auto" w:fill="F3F3F3"/>
            <w:vAlign w:val="center"/>
          </w:tcPr>
          <w:p w14:paraId="765C3C7B" w14:textId="77777777" w:rsidR="00667BA9" w:rsidRPr="00D4120B" w:rsidRDefault="00667BA9" w:rsidP="00667BA9">
            <w:pPr>
              <w:pStyle w:val="TableHeadingA"/>
            </w:pPr>
            <w:r>
              <w:t>C.LEN</w:t>
            </w:r>
          </w:p>
        </w:tc>
        <w:tc>
          <w:tcPr>
            <w:tcW w:w="477" w:type="pct"/>
            <w:shd w:val="clear" w:color="auto" w:fill="F3F3F3"/>
            <w:vAlign w:val="center"/>
          </w:tcPr>
          <w:p w14:paraId="4B8930EC" w14:textId="77777777" w:rsidR="00667BA9" w:rsidRPr="00D4120B" w:rsidRDefault="00667BA9" w:rsidP="00667BA9">
            <w:pPr>
              <w:pStyle w:val="TableHeadingA"/>
            </w:pPr>
            <w:r w:rsidRPr="00D4120B">
              <w:t>Value Set</w:t>
            </w:r>
          </w:p>
        </w:tc>
        <w:tc>
          <w:tcPr>
            <w:tcW w:w="2109" w:type="pct"/>
            <w:shd w:val="clear" w:color="auto" w:fill="F3F3F3"/>
            <w:vAlign w:val="center"/>
          </w:tcPr>
          <w:p w14:paraId="6926997C" w14:textId="77777777" w:rsidR="00667BA9" w:rsidRPr="00D4120B" w:rsidRDefault="00667BA9" w:rsidP="00667BA9">
            <w:pPr>
              <w:pStyle w:val="TableHeadingA"/>
            </w:pPr>
            <w:r w:rsidRPr="00D4120B">
              <w:t>Description/Comments</w:t>
            </w:r>
          </w:p>
        </w:tc>
      </w:tr>
      <w:tr w:rsidR="00667BA9" w:rsidRPr="00D4120B" w14:paraId="09870CF4" w14:textId="77777777">
        <w:trPr>
          <w:cantSplit/>
        </w:trPr>
        <w:tc>
          <w:tcPr>
            <w:tcW w:w="207" w:type="pct"/>
          </w:tcPr>
          <w:p w14:paraId="58DCE2D9" w14:textId="77777777" w:rsidR="00667BA9" w:rsidRPr="00A358C4" w:rsidRDefault="00667BA9" w:rsidP="00667BA9">
            <w:pPr>
              <w:pStyle w:val="TableText"/>
            </w:pPr>
            <w:r w:rsidRPr="00A358C4">
              <w:t>1</w:t>
            </w:r>
          </w:p>
        </w:tc>
        <w:tc>
          <w:tcPr>
            <w:tcW w:w="680" w:type="pct"/>
          </w:tcPr>
          <w:p w14:paraId="2CF7735A" w14:textId="77777777" w:rsidR="00667BA9" w:rsidRPr="00D4120B" w:rsidRDefault="00667BA9" w:rsidP="00667BA9">
            <w:pPr>
              <w:pStyle w:val="TableText"/>
            </w:pPr>
            <w:r w:rsidRPr="00D4120B">
              <w:t>Set ID – NTE</w:t>
            </w:r>
          </w:p>
        </w:tc>
        <w:tc>
          <w:tcPr>
            <w:tcW w:w="230" w:type="pct"/>
          </w:tcPr>
          <w:p w14:paraId="2C111957" w14:textId="77777777" w:rsidR="00667BA9" w:rsidRPr="00D4120B" w:rsidRDefault="00667BA9" w:rsidP="00667BA9">
            <w:pPr>
              <w:pStyle w:val="TableText"/>
            </w:pPr>
            <w:r w:rsidRPr="00D4120B">
              <w:t>SI</w:t>
            </w:r>
          </w:p>
        </w:tc>
        <w:tc>
          <w:tcPr>
            <w:tcW w:w="286" w:type="pct"/>
          </w:tcPr>
          <w:p w14:paraId="2705E9AF" w14:textId="77777777" w:rsidR="00667BA9" w:rsidRPr="00D4120B" w:rsidRDefault="00667BA9" w:rsidP="00667BA9">
            <w:pPr>
              <w:pStyle w:val="TableText"/>
            </w:pPr>
            <w:r w:rsidRPr="00D4120B">
              <w:t>R</w:t>
            </w:r>
          </w:p>
        </w:tc>
        <w:tc>
          <w:tcPr>
            <w:tcW w:w="469" w:type="pct"/>
          </w:tcPr>
          <w:p w14:paraId="28E2B891" w14:textId="77777777" w:rsidR="00667BA9" w:rsidRPr="00D4120B" w:rsidRDefault="00667BA9" w:rsidP="00667BA9">
            <w:pPr>
              <w:pStyle w:val="TableText"/>
            </w:pPr>
            <w:r w:rsidRPr="00D4120B">
              <w:t>[1..1]</w:t>
            </w:r>
          </w:p>
        </w:tc>
        <w:tc>
          <w:tcPr>
            <w:tcW w:w="270" w:type="pct"/>
            <w:shd w:val="clear" w:color="auto" w:fill="auto"/>
          </w:tcPr>
          <w:p w14:paraId="1CCF4BEC" w14:textId="77777777" w:rsidR="00667BA9" w:rsidRPr="00D4120B" w:rsidRDefault="00667BA9" w:rsidP="008F7891">
            <w:pPr>
              <w:pStyle w:val="TableContent"/>
            </w:pPr>
          </w:p>
        </w:tc>
        <w:tc>
          <w:tcPr>
            <w:tcW w:w="272" w:type="pct"/>
            <w:shd w:val="clear" w:color="auto" w:fill="auto"/>
          </w:tcPr>
          <w:p w14:paraId="57A06DE1" w14:textId="77777777" w:rsidR="00667BA9" w:rsidRPr="00D4120B" w:rsidRDefault="00667BA9" w:rsidP="008F7891">
            <w:pPr>
              <w:pStyle w:val="TableContent"/>
            </w:pPr>
          </w:p>
        </w:tc>
        <w:tc>
          <w:tcPr>
            <w:tcW w:w="477" w:type="pct"/>
          </w:tcPr>
          <w:p w14:paraId="40A44614" w14:textId="77777777" w:rsidR="00667BA9" w:rsidRPr="00D4120B" w:rsidRDefault="00667BA9" w:rsidP="00667BA9">
            <w:pPr>
              <w:pStyle w:val="TableText"/>
            </w:pPr>
          </w:p>
        </w:tc>
        <w:tc>
          <w:tcPr>
            <w:tcW w:w="2109" w:type="pct"/>
          </w:tcPr>
          <w:p w14:paraId="792131F9" w14:textId="77777777" w:rsidR="00667BA9" w:rsidRPr="00087AF8" w:rsidRDefault="00667BA9" w:rsidP="00667BA9">
            <w:pPr>
              <w:pStyle w:val="TableText"/>
            </w:pPr>
            <w:r w:rsidRPr="00087AF8">
              <w:t>For the first repeat of the NTE segment, the sequence number shall be one (1), for the second repeat, the seqence number shall be two (2), etc.</w:t>
            </w:r>
          </w:p>
        </w:tc>
      </w:tr>
      <w:tr w:rsidR="00667BA9" w:rsidRPr="00D4120B" w14:paraId="46E817F0" w14:textId="77777777">
        <w:trPr>
          <w:cantSplit/>
        </w:trPr>
        <w:tc>
          <w:tcPr>
            <w:tcW w:w="207" w:type="pct"/>
          </w:tcPr>
          <w:p w14:paraId="1D08AAE9" w14:textId="77777777" w:rsidR="00667BA9" w:rsidRPr="00A358C4" w:rsidRDefault="00667BA9" w:rsidP="00667BA9">
            <w:pPr>
              <w:pStyle w:val="TableText"/>
            </w:pPr>
            <w:r w:rsidRPr="00A358C4">
              <w:t>2</w:t>
            </w:r>
          </w:p>
        </w:tc>
        <w:tc>
          <w:tcPr>
            <w:tcW w:w="680" w:type="pct"/>
          </w:tcPr>
          <w:p w14:paraId="70915DF2" w14:textId="77777777" w:rsidR="00667BA9" w:rsidRPr="00D4120B" w:rsidRDefault="00667BA9" w:rsidP="00667BA9">
            <w:pPr>
              <w:pStyle w:val="TableText"/>
            </w:pPr>
            <w:r w:rsidRPr="00D4120B">
              <w:t>Source of Comment</w:t>
            </w:r>
          </w:p>
        </w:tc>
        <w:tc>
          <w:tcPr>
            <w:tcW w:w="230" w:type="pct"/>
          </w:tcPr>
          <w:p w14:paraId="13CDFAB0" w14:textId="77777777" w:rsidR="00667BA9" w:rsidRPr="00D4120B" w:rsidRDefault="00667BA9" w:rsidP="00667BA9">
            <w:pPr>
              <w:pStyle w:val="TableText"/>
            </w:pPr>
            <w:r w:rsidRPr="00D4120B">
              <w:t>ID</w:t>
            </w:r>
          </w:p>
        </w:tc>
        <w:tc>
          <w:tcPr>
            <w:tcW w:w="286" w:type="pct"/>
          </w:tcPr>
          <w:p w14:paraId="6016E975" w14:textId="77777777" w:rsidR="00667BA9" w:rsidRPr="00D4120B" w:rsidRDefault="00A02476" w:rsidP="00667BA9">
            <w:pPr>
              <w:pStyle w:val="TableText"/>
            </w:pPr>
            <w:ins w:id="5195" w:author="Robert Snelick" w:date="2011-12-16T17:31:00Z">
              <w:r>
                <w:t>O</w:t>
              </w:r>
            </w:ins>
            <w:del w:id="5196" w:author="Robert Snelick" w:date="2011-12-16T17:31:00Z">
              <w:r w:rsidR="00667BA9" w:rsidRPr="00D4120B" w:rsidDel="00A02476">
                <w:delText>RE</w:delText>
              </w:r>
            </w:del>
          </w:p>
        </w:tc>
        <w:tc>
          <w:tcPr>
            <w:tcW w:w="469" w:type="pct"/>
          </w:tcPr>
          <w:p w14:paraId="6A071E32" w14:textId="77777777" w:rsidR="00667BA9" w:rsidRPr="00D4120B" w:rsidRDefault="00667BA9" w:rsidP="00667BA9">
            <w:pPr>
              <w:pStyle w:val="TableText"/>
            </w:pPr>
            <w:r w:rsidRPr="00D4120B">
              <w:t>[0..1]</w:t>
            </w:r>
          </w:p>
        </w:tc>
        <w:tc>
          <w:tcPr>
            <w:tcW w:w="270" w:type="pct"/>
            <w:shd w:val="clear" w:color="auto" w:fill="auto"/>
          </w:tcPr>
          <w:p w14:paraId="2E1E4533" w14:textId="77777777" w:rsidR="00667BA9" w:rsidRPr="00D4120B" w:rsidRDefault="00667BA9" w:rsidP="008F7891">
            <w:pPr>
              <w:pStyle w:val="TableContent"/>
            </w:pPr>
            <w:r w:rsidRPr="00D4120B">
              <w:t>1..1</w:t>
            </w:r>
          </w:p>
        </w:tc>
        <w:tc>
          <w:tcPr>
            <w:tcW w:w="272" w:type="pct"/>
            <w:shd w:val="clear" w:color="auto" w:fill="auto"/>
          </w:tcPr>
          <w:p w14:paraId="5A51719E" w14:textId="77777777" w:rsidR="00667BA9" w:rsidRPr="00D4120B" w:rsidRDefault="00667BA9" w:rsidP="008F7891">
            <w:pPr>
              <w:pStyle w:val="TableContent"/>
            </w:pPr>
          </w:p>
        </w:tc>
        <w:tc>
          <w:tcPr>
            <w:tcW w:w="477" w:type="pct"/>
          </w:tcPr>
          <w:p w14:paraId="0180AE2B" w14:textId="77777777" w:rsidR="00667BA9" w:rsidRPr="00D4120B" w:rsidRDefault="00667BA9" w:rsidP="00667BA9">
            <w:pPr>
              <w:pStyle w:val="TableText"/>
            </w:pPr>
            <w:del w:id="5197" w:author="Robert Snelick" w:date="2011-12-16T17:32:00Z">
              <w:r w:rsidRPr="00D4120B" w:rsidDel="00A02476">
                <w:delText>HL70105</w:delText>
              </w:r>
            </w:del>
          </w:p>
        </w:tc>
        <w:tc>
          <w:tcPr>
            <w:tcW w:w="2109" w:type="pct"/>
          </w:tcPr>
          <w:p w14:paraId="40A64D16" w14:textId="77777777" w:rsidR="00667BA9" w:rsidRPr="00D4120B" w:rsidRDefault="00667BA9" w:rsidP="00667BA9">
            <w:pPr>
              <w:pStyle w:val="TableText"/>
            </w:pPr>
          </w:p>
        </w:tc>
      </w:tr>
      <w:tr w:rsidR="00667BA9" w:rsidRPr="00D4120B" w14:paraId="2EE42779" w14:textId="77777777">
        <w:trPr>
          <w:cantSplit/>
        </w:trPr>
        <w:tc>
          <w:tcPr>
            <w:tcW w:w="207" w:type="pct"/>
          </w:tcPr>
          <w:p w14:paraId="50EB3A69" w14:textId="77777777" w:rsidR="00667BA9" w:rsidRPr="00A358C4" w:rsidRDefault="00667BA9" w:rsidP="00667BA9">
            <w:pPr>
              <w:pStyle w:val="TableText"/>
            </w:pPr>
            <w:r w:rsidRPr="00A358C4">
              <w:t>3</w:t>
            </w:r>
          </w:p>
        </w:tc>
        <w:tc>
          <w:tcPr>
            <w:tcW w:w="680" w:type="pct"/>
          </w:tcPr>
          <w:p w14:paraId="6B2CC162" w14:textId="77777777" w:rsidR="00667BA9" w:rsidRPr="00D4120B" w:rsidRDefault="00667BA9" w:rsidP="00667BA9">
            <w:pPr>
              <w:pStyle w:val="TableText"/>
            </w:pPr>
            <w:r w:rsidRPr="00D4120B">
              <w:t>Comment</w:t>
            </w:r>
          </w:p>
        </w:tc>
        <w:tc>
          <w:tcPr>
            <w:tcW w:w="230" w:type="pct"/>
          </w:tcPr>
          <w:p w14:paraId="2F03B461" w14:textId="77777777" w:rsidR="00667BA9" w:rsidRPr="00D4120B" w:rsidRDefault="00667BA9" w:rsidP="00667BA9">
            <w:pPr>
              <w:pStyle w:val="TableText"/>
            </w:pPr>
            <w:r w:rsidRPr="00D4120B">
              <w:t>FT</w:t>
            </w:r>
          </w:p>
        </w:tc>
        <w:tc>
          <w:tcPr>
            <w:tcW w:w="286" w:type="pct"/>
          </w:tcPr>
          <w:p w14:paraId="3C2BB6BE" w14:textId="77777777" w:rsidR="00667BA9" w:rsidRPr="00D4120B" w:rsidRDefault="00667BA9" w:rsidP="00667BA9">
            <w:pPr>
              <w:pStyle w:val="TableText"/>
            </w:pPr>
            <w:r w:rsidRPr="00D4120B">
              <w:t>R</w:t>
            </w:r>
          </w:p>
        </w:tc>
        <w:tc>
          <w:tcPr>
            <w:tcW w:w="469" w:type="pct"/>
          </w:tcPr>
          <w:p w14:paraId="740E7821" w14:textId="77777777" w:rsidR="00667BA9" w:rsidRPr="00D4120B" w:rsidRDefault="00667BA9" w:rsidP="00667BA9">
            <w:pPr>
              <w:pStyle w:val="TableText"/>
            </w:pPr>
            <w:r w:rsidRPr="00D4120B">
              <w:t>[1..*]</w:t>
            </w:r>
          </w:p>
        </w:tc>
        <w:tc>
          <w:tcPr>
            <w:tcW w:w="270" w:type="pct"/>
            <w:shd w:val="clear" w:color="auto" w:fill="auto"/>
          </w:tcPr>
          <w:p w14:paraId="6A237369" w14:textId="77777777" w:rsidR="00667BA9" w:rsidRPr="00D4120B" w:rsidRDefault="00667BA9" w:rsidP="008F7891">
            <w:pPr>
              <w:pStyle w:val="TableContent"/>
            </w:pPr>
          </w:p>
        </w:tc>
        <w:tc>
          <w:tcPr>
            <w:tcW w:w="272" w:type="pct"/>
            <w:shd w:val="clear" w:color="auto" w:fill="auto"/>
          </w:tcPr>
          <w:p w14:paraId="6D0F72DC" w14:textId="77777777" w:rsidR="00667BA9" w:rsidRPr="00D4120B" w:rsidRDefault="00667BA9" w:rsidP="008F7891">
            <w:pPr>
              <w:pStyle w:val="TableContent"/>
            </w:pPr>
          </w:p>
        </w:tc>
        <w:tc>
          <w:tcPr>
            <w:tcW w:w="477" w:type="pct"/>
          </w:tcPr>
          <w:p w14:paraId="04B65B76" w14:textId="77777777" w:rsidR="00667BA9" w:rsidRPr="00D4120B" w:rsidRDefault="00667BA9" w:rsidP="00667BA9">
            <w:pPr>
              <w:pStyle w:val="TableText"/>
            </w:pPr>
          </w:p>
        </w:tc>
        <w:tc>
          <w:tcPr>
            <w:tcW w:w="2109" w:type="pct"/>
          </w:tcPr>
          <w:p w14:paraId="62DF62F4" w14:textId="77777777" w:rsidR="00667BA9" w:rsidRPr="00D4120B" w:rsidRDefault="00667BA9" w:rsidP="00667BA9">
            <w:pPr>
              <w:pStyle w:val="TableText"/>
            </w:pPr>
            <w:r w:rsidRPr="00D4120B">
              <w:t>Comment contained in the segment.</w:t>
            </w:r>
          </w:p>
        </w:tc>
      </w:tr>
      <w:tr w:rsidR="00667BA9" w:rsidRPr="00D4120B" w14:paraId="3AFFAF93" w14:textId="77777777">
        <w:trPr>
          <w:cantSplit/>
        </w:trPr>
        <w:tc>
          <w:tcPr>
            <w:tcW w:w="207" w:type="pct"/>
          </w:tcPr>
          <w:p w14:paraId="01CB17F7" w14:textId="77777777" w:rsidR="00667BA9" w:rsidRPr="00A358C4" w:rsidRDefault="00667BA9" w:rsidP="00667BA9">
            <w:pPr>
              <w:pStyle w:val="TableText"/>
            </w:pPr>
            <w:r w:rsidRPr="00A358C4">
              <w:t>4</w:t>
            </w:r>
          </w:p>
        </w:tc>
        <w:tc>
          <w:tcPr>
            <w:tcW w:w="680" w:type="pct"/>
          </w:tcPr>
          <w:p w14:paraId="67630B63" w14:textId="77777777" w:rsidR="00667BA9" w:rsidRPr="00D4120B" w:rsidRDefault="00667BA9" w:rsidP="00667BA9">
            <w:pPr>
              <w:pStyle w:val="TableText"/>
            </w:pPr>
            <w:r w:rsidRPr="00D4120B">
              <w:t>Comment Type</w:t>
            </w:r>
          </w:p>
        </w:tc>
        <w:tc>
          <w:tcPr>
            <w:tcW w:w="230" w:type="pct"/>
          </w:tcPr>
          <w:p w14:paraId="5DB8B8B2" w14:textId="77777777" w:rsidR="00667BA9" w:rsidRPr="00D4120B" w:rsidRDefault="00667BA9" w:rsidP="00667BA9">
            <w:pPr>
              <w:pStyle w:val="TableText"/>
            </w:pPr>
            <w:r w:rsidRPr="00D4120B">
              <w:t>C</w:t>
            </w:r>
            <w:del w:id="5198" w:author="Robert Snelick" w:date="2011-12-16T17:34:00Z">
              <w:r w:rsidRPr="00D4120B" w:rsidDel="00A02476">
                <w:delText>W</w:delText>
              </w:r>
            </w:del>
            <w:r w:rsidRPr="00D4120B">
              <w:t>E</w:t>
            </w:r>
          </w:p>
        </w:tc>
        <w:tc>
          <w:tcPr>
            <w:tcW w:w="286" w:type="pct"/>
          </w:tcPr>
          <w:p w14:paraId="12926C71" w14:textId="77777777" w:rsidR="00667BA9" w:rsidRPr="00D4120B" w:rsidRDefault="00A02476" w:rsidP="00667BA9">
            <w:pPr>
              <w:pStyle w:val="TableText"/>
            </w:pPr>
            <w:ins w:id="5199" w:author="Robert Snelick" w:date="2011-12-16T17:31:00Z">
              <w:r>
                <w:t>O</w:t>
              </w:r>
            </w:ins>
            <w:del w:id="5200" w:author="Robert Snelick" w:date="2011-12-16T17:31:00Z">
              <w:r w:rsidR="00667BA9" w:rsidRPr="00D4120B" w:rsidDel="00A02476">
                <w:delText>RE</w:delText>
              </w:r>
            </w:del>
          </w:p>
        </w:tc>
        <w:tc>
          <w:tcPr>
            <w:tcW w:w="469" w:type="pct"/>
          </w:tcPr>
          <w:p w14:paraId="1656F47C" w14:textId="77777777" w:rsidR="00667BA9" w:rsidRPr="00D4120B" w:rsidRDefault="00667BA9" w:rsidP="00667BA9">
            <w:pPr>
              <w:pStyle w:val="TableText"/>
            </w:pPr>
            <w:r w:rsidRPr="00D4120B">
              <w:t>[0..1]</w:t>
            </w:r>
          </w:p>
        </w:tc>
        <w:tc>
          <w:tcPr>
            <w:tcW w:w="270" w:type="pct"/>
            <w:shd w:val="clear" w:color="auto" w:fill="auto"/>
          </w:tcPr>
          <w:p w14:paraId="20EDECD3" w14:textId="77777777" w:rsidR="00667BA9" w:rsidRPr="00D4120B" w:rsidRDefault="00667BA9" w:rsidP="008F7891">
            <w:pPr>
              <w:pStyle w:val="TableContent"/>
            </w:pPr>
          </w:p>
        </w:tc>
        <w:tc>
          <w:tcPr>
            <w:tcW w:w="272" w:type="pct"/>
            <w:shd w:val="clear" w:color="auto" w:fill="auto"/>
          </w:tcPr>
          <w:p w14:paraId="62A321D5" w14:textId="77777777" w:rsidR="00667BA9" w:rsidRPr="00D4120B" w:rsidRDefault="00667BA9" w:rsidP="008F7891">
            <w:pPr>
              <w:pStyle w:val="TableContent"/>
            </w:pPr>
          </w:p>
        </w:tc>
        <w:tc>
          <w:tcPr>
            <w:tcW w:w="477" w:type="pct"/>
          </w:tcPr>
          <w:p w14:paraId="2755D7A6" w14:textId="77777777" w:rsidR="00667BA9" w:rsidRPr="00D4120B" w:rsidRDefault="00667BA9" w:rsidP="00667BA9">
            <w:pPr>
              <w:pStyle w:val="TableText"/>
            </w:pPr>
            <w:del w:id="5201" w:author="Robert Snelick" w:date="2011-12-16T17:32:00Z">
              <w:r w:rsidRPr="00D4120B" w:rsidDel="00A02476">
                <w:delText>HL70364</w:delText>
              </w:r>
            </w:del>
          </w:p>
        </w:tc>
        <w:tc>
          <w:tcPr>
            <w:tcW w:w="2109" w:type="pct"/>
          </w:tcPr>
          <w:p w14:paraId="233ECB08" w14:textId="77777777" w:rsidR="00667BA9" w:rsidRPr="00D4120B" w:rsidRDefault="00667BA9" w:rsidP="00667BA9">
            <w:pPr>
              <w:pStyle w:val="TableText"/>
            </w:pPr>
          </w:p>
        </w:tc>
      </w:tr>
    </w:tbl>
    <w:p w14:paraId="7DFF60AE" w14:textId="77777777" w:rsidR="00667BA9" w:rsidRDefault="00667BA9">
      <w:pPr>
        <w:spacing w:after="0"/>
        <w:rPr>
          <w:rFonts w:ascii="Arial" w:hAnsi="Arial"/>
          <w:b/>
          <w:caps/>
        </w:rPr>
      </w:pPr>
    </w:p>
    <w:p w14:paraId="492D01F3" w14:textId="77777777" w:rsidR="00667BA9" w:rsidRPr="00D4120B" w:rsidRDefault="00667BA9" w:rsidP="00667BA9">
      <w:pPr>
        <w:sectPr w:rsidR="00667BA9" w:rsidRPr="00D4120B">
          <w:headerReference w:type="even" r:id="rId149"/>
          <w:headerReference w:type="default" r:id="rId150"/>
          <w:headerReference w:type="first" r:id="rId151"/>
          <w:footerReference w:type="first" r:id="rId152"/>
          <w:pgSz w:w="15840" w:h="12240" w:orient="landscape" w:code="1"/>
          <w:pgMar w:top="1152" w:right="1080" w:bottom="720" w:left="1080" w:header="1152" w:footer="720" w:gutter="0"/>
          <w:cols w:space="720"/>
          <w:titlePg/>
          <w:docGrid w:linePitch="360"/>
        </w:sectPr>
      </w:pPr>
    </w:p>
    <w:p w14:paraId="5EB0A22A" w14:textId="77777777" w:rsidR="00667BA9" w:rsidRDefault="00667BA9" w:rsidP="00667BA9">
      <w:pPr>
        <w:pStyle w:val="Heading1"/>
        <w:numPr>
          <w:ilvl w:val="0"/>
          <w:numId w:val="20"/>
        </w:numPr>
      </w:pPr>
      <w:bookmarkStart w:id="5202" w:name="_Toc169057935"/>
      <w:bookmarkStart w:id="5203" w:name="_Toc171137853"/>
      <w:bookmarkStart w:id="5204" w:name="_Toc207006396"/>
      <w:bookmarkStart w:id="5205" w:name="_Ref236106438"/>
      <w:bookmarkStart w:id="5206" w:name="_Toc189112009"/>
      <w:r w:rsidRPr="00665BE5">
        <w:t>Code Systems and Value Sets</w:t>
      </w:r>
      <w:bookmarkEnd w:id="5202"/>
      <w:bookmarkEnd w:id="5203"/>
      <w:bookmarkEnd w:id="5204"/>
      <w:bookmarkEnd w:id="5205"/>
      <w:bookmarkEnd w:id="5206"/>
    </w:p>
    <w:p w14:paraId="394A0BC3" w14:textId="77777777" w:rsidR="00667BA9" w:rsidRPr="00D4120B" w:rsidRDefault="00667BA9" w:rsidP="00667BA9">
      <w:r w:rsidRPr="00D4120B">
        <w:t>Successful message implementation requires that transmitted messages (message instances) contain valid values for coded fields</w:t>
      </w:r>
      <w:r w:rsidR="00400CF4">
        <w:t xml:space="preserve">. </w:t>
      </w:r>
      <w:r w:rsidRPr="00D4120B">
        <w:t>It is important to note that code sets are relatively dynamic and subject to change between publications of these implementation guides.</w:t>
      </w:r>
    </w:p>
    <w:p w14:paraId="68B1FDE5" w14:textId="77777777" w:rsidR="00667BA9" w:rsidRPr="00D4120B" w:rsidRDefault="00C73B5D" w:rsidP="00667BA9">
      <w:ins w:id="5207" w:author="Bob Yencha" w:date="2011-11-21T20:19:00Z">
        <w:r w:rsidRPr="00286531">
          <w:rPr>
            <w:color w:val="000000"/>
          </w:rPr>
          <w:t>Every code value passed in a message instance is drawn from a code system that either may have a globally unique identifier, such as an OID, an HL7 identifier (Table 0396), or a locally defined identifier.</w:t>
        </w:r>
        <w:r>
          <w:rPr>
            <w:color w:val="000000"/>
          </w:rPr>
          <w:t xml:space="preserve"> </w:t>
        </w:r>
      </w:ins>
      <w:del w:id="5208" w:author="Bob Yencha" w:date="2011-11-21T20:19:00Z">
        <w:r w:rsidR="00667BA9" w:rsidRPr="00D4120B" w:rsidDel="00C73B5D">
          <w:delText>Every code value passed in a message instance is drawn from a code system that has a globally unique identifier, such as an OID</w:delText>
        </w:r>
        <w:r w:rsidR="00400CF4" w:rsidDel="00C73B5D">
          <w:delText xml:space="preserve">. </w:delText>
        </w:r>
      </w:del>
      <w:r w:rsidR="00667BA9" w:rsidRPr="00D4120B">
        <w:t>In general, the coded values allowed in a field (a) may be drawn from more than one code system, and (b) may be a subset of the codes from a given coding system</w:t>
      </w:r>
      <w:r w:rsidR="00400CF4">
        <w:t xml:space="preserve">. </w:t>
      </w:r>
      <w:r w:rsidR="00667BA9" w:rsidRPr="00D4120B">
        <w:t>Combining (a) and (b) makes it possible for the allowed code value to be a combination of multiple subsets drawn from multiple coding systems</w:t>
      </w:r>
      <w:r w:rsidR="00400CF4">
        <w:t xml:space="preserve">. </w:t>
      </w:r>
      <w:r w:rsidR="00667BA9" w:rsidRPr="00D4120B">
        <w:t xml:space="preserve">In most cases, only </w:t>
      </w:r>
      <w:r w:rsidR="00D83082" w:rsidRPr="00D4120B">
        <w:t>subsets of the codes defined in a code system are</w:t>
      </w:r>
      <w:r w:rsidR="00667BA9" w:rsidRPr="00D4120B">
        <w:t xml:space="preserve"> legal for use in a particular message.</w:t>
      </w:r>
    </w:p>
    <w:p w14:paraId="0F663407" w14:textId="77777777" w:rsidR="00667BA9" w:rsidRPr="00D4120B" w:rsidRDefault="00667BA9" w:rsidP="00667BA9">
      <w:pPr>
        <w:pStyle w:val="NormalListBullets2"/>
        <w:numPr>
          <w:ilvl w:val="0"/>
          <w:numId w:val="0"/>
        </w:numPr>
        <w:rPr>
          <w:highlight w:val="red"/>
        </w:rPr>
      </w:pPr>
      <w:r w:rsidRPr="00D4120B">
        <w:t xml:space="preserve">The subsets of the codes that are </w:t>
      </w:r>
      <w:del w:id="5209" w:author="Bob Yencha" w:date="2011-11-21T21:40:00Z">
        <w:r w:rsidRPr="00D4120B" w:rsidDel="002B6D68">
          <w:delText xml:space="preserve">legal </w:delText>
        </w:r>
      </w:del>
      <w:ins w:id="5210" w:author="Bob Yencha" w:date="2011-11-21T21:40:00Z">
        <w:r w:rsidR="002B6D68">
          <w:t>allowed</w:t>
        </w:r>
        <w:r w:rsidR="002B6D68" w:rsidRPr="00D4120B">
          <w:t xml:space="preserve"> </w:t>
        </w:r>
      </w:ins>
      <w:r w:rsidRPr="00D4120B">
        <w:t>for a particular field is identified by an HL7 construct known as a "value set."  A value set is a collection of coded values drawn from code systems</w:t>
      </w:r>
      <w:r w:rsidR="00400CF4">
        <w:t xml:space="preserve">. </w:t>
      </w:r>
      <w:r w:rsidRPr="00D4120B">
        <w:t xml:space="preserve">Value sets serve to identify the specific set of coded values for the message from the universe of coded values across all coding systems. </w:t>
      </w:r>
    </w:p>
    <w:p w14:paraId="5EE6B15B" w14:textId="77777777" w:rsidR="00667BA9" w:rsidRPr="00D4120B" w:rsidRDefault="00667BA9" w:rsidP="00667BA9">
      <w:r w:rsidRPr="00D4120B">
        <w:t>The segment tables in previous sections identify the value set or coding system used for each supported field containing a coded value</w:t>
      </w:r>
      <w:r w:rsidR="00400CF4">
        <w:t xml:space="preserve">. </w:t>
      </w:r>
      <w:del w:id="5211" w:author="Bob Yencha" w:date="2011-11-21T21:42:00Z">
        <w:r w:rsidRPr="00D4120B" w:rsidDel="002B6D68">
          <w:delText xml:space="preserve">Fields that use the data type CWE require that messages include the code, drawn from </w:delText>
        </w:r>
        <w:r w:rsidRPr="00D4120B" w:rsidDel="002B6D68">
          <w:rPr>
            <w:i/>
          </w:rPr>
          <w:delText>HL7 0396</w:delText>
        </w:r>
        <w:r w:rsidRPr="00D4120B" w:rsidDel="002B6D68">
          <w:delText>, that uniquely defines the coding system, as well as the coded value itself</w:delText>
        </w:r>
        <w:r w:rsidR="00400CF4" w:rsidDel="002B6D68">
          <w:delText xml:space="preserve">. </w:delText>
        </w:r>
      </w:del>
      <w:r w:rsidRPr="00D4120B">
        <w:t xml:space="preserve">Some of these pre-coordinated value sets must be updated, or new ones created, as new needs are identified. </w:t>
      </w:r>
    </w:p>
    <w:p w14:paraId="532ECE78" w14:textId="77777777" w:rsidR="00DA7D84" w:rsidRDefault="00667BA9" w:rsidP="00667BA9">
      <w:r w:rsidRPr="00D4120B">
        <w:t>Value sets are identified by a unique identifier</w:t>
      </w:r>
      <w:ins w:id="5212" w:author="Swain, Ashley" w:date="2011-11-26T17:40:00Z">
        <w:r w:rsidR="00916766">
          <w:t>,</w:t>
        </w:r>
      </w:ins>
      <w:r w:rsidRPr="00D4120B">
        <w:t xml:space="preserve"> but</w:t>
      </w:r>
      <w:ins w:id="5213" w:author="Bob Yencha" w:date="2011-12-19T18:04:00Z">
        <w:r w:rsidR="00B7700B">
          <w:t xml:space="preserve"> this identifier</w:t>
        </w:r>
      </w:ins>
      <w:r w:rsidRPr="00D4120B">
        <w:t xml:space="preserve"> is not transmitted in the message</w:t>
      </w:r>
      <w:r w:rsidR="00400CF4">
        <w:t xml:space="preserve">. </w:t>
      </w:r>
      <w:r w:rsidRPr="00D4120B">
        <w:t>The identifier or code for the coding system from which the value is derived is sent in the message</w:t>
      </w:r>
      <w:r w:rsidR="00400CF4">
        <w:t xml:space="preserve">. </w:t>
      </w:r>
      <w:r w:rsidRPr="00D4120B">
        <w:t>However, the value set identifier is useful and important when vocabulary items are modified or replaced.</w:t>
      </w:r>
    </w:p>
    <w:p w14:paraId="45B3A656" w14:textId="77777777" w:rsidR="00DA7D84" w:rsidDel="002B6D68" w:rsidRDefault="00DA7D84" w:rsidP="00DA7D84">
      <w:pPr>
        <w:pStyle w:val="Heading2"/>
        <w:numPr>
          <w:ilvl w:val="1"/>
          <w:numId w:val="24"/>
        </w:numPr>
        <w:tabs>
          <w:tab w:val="left" w:pos="630"/>
        </w:tabs>
        <w:rPr>
          <w:del w:id="5214" w:author="Bob Yencha" w:date="2011-11-21T21:40:00Z"/>
        </w:rPr>
      </w:pPr>
      <w:del w:id="5215" w:author="Bob Yencha" w:date="2011-11-21T21:40:00Z">
        <w:r w:rsidRPr="001A77D4" w:rsidDel="002B6D68">
          <w:delText>Vocabulary Distribution</w:delText>
        </w:r>
      </w:del>
    </w:p>
    <w:p w14:paraId="18011BCB" w14:textId="77777777" w:rsidR="00DA7D84" w:rsidRPr="008309B5" w:rsidDel="002B6D68" w:rsidRDefault="00DA7D84" w:rsidP="00DA7D84">
      <w:pPr>
        <w:pStyle w:val="BodyText"/>
        <w:numPr>
          <w:ilvl w:val="1"/>
          <w:numId w:val="24"/>
        </w:numPr>
        <w:rPr>
          <w:del w:id="5216" w:author="Unknown"/>
          <w:rStyle w:val="HyperlinkText"/>
        </w:rPr>
      </w:pPr>
      <w:del w:id="5217" w:author="Bob Yencha" w:date="2011-11-21T21:40:00Z">
        <w:r w:rsidRPr="001A77D4" w:rsidDel="002B6D68">
          <w:delText xml:space="preserve">Vocabularies recommended in this guide are standard vocabularies recommended by the </w:delText>
        </w:r>
        <w:r w:rsidDel="002B6D68">
          <w:delText>S&amp;I Framework</w:delText>
        </w:r>
        <w:r w:rsidRPr="001A77D4" w:rsidDel="002B6D68">
          <w:delText xml:space="preserve"> for use in the particular domains</w:delText>
        </w:r>
        <w:r w:rsidDel="002B6D68">
          <w:delText xml:space="preserve">. </w:delText>
        </w:r>
        <w:r w:rsidRPr="001A77D4" w:rsidDel="002B6D68">
          <w:delText xml:space="preserve">In many cases, these vocabularies are further constrained into value sets for use within this guide or were previously constrained into value sets by </w:delText>
        </w:r>
        <w:r w:rsidDel="002B6D68">
          <w:delText xml:space="preserve">HL7 and also by </w:delText>
        </w:r>
        <w:r w:rsidRPr="001A77D4" w:rsidDel="002B6D68">
          <w:delText xml:space="preserve">the CDC </w:delText>
        </w:r>
        <w:r w:rsidDel="002B6D68">
          <w:delText>(</w:delText>
        </w:r>
        <w:r w:rsidRPr="001A77D4" w:rsidDel="002B6D68">
          <w:delText>maintained in PHIN VADs</w:delText>
        </w:r>
        <w:r w:rsidDel="002B6D68">
          <w:delText xml:space="preserve"> - </w:delText>
        </w:r>
        <w:r w:rsidR="00D826AD" w:rsidDel="002B6D68">
          <w:fldChar w:fldCharType="begin"/>
        </w:r>
        <w:r w:rsidR="00511855" w:rsidDel="002B6D68">
          <w:delInstrText>HYPERLINK "http://phinvads.cdc.gov"</w:delInstrText>
        </w:r>
        <w:r w:rsidR="00D826AD" w:rsidDel="002B6D68">
          <w:fldChar w:fldCharType="separate"/>
        </w:r>
        <w:r w:rsidRPr="004814F6" w:rsidDel="002B6D68">
          <w:rPr>
            <w:rStyle w:val="HyperlinkText"/>
            <w:i w:val="0"/>
            <w:sz w:val="24"/>
          </w:rPr>
          <w:delText>http://phinvads.cdc.gov</w:delText>
        </w:r>
        <w:r w:rsidR="00D826AD" w:rsidDel="002B6D68">
          <w:fldChar w:fldCharType="end"/>
        </w:r>
        <w:r w:rsidRPr="004814F6" w:rsidDel="002B6D68">
          <w:rPr>
            <w:rStyle w:val="HyperlinkText"/>
            <w:i w:val="0"/>
            <w:sz w:val="24"/>
          </w:rPr>
          <w:delText>.</w:delText>
        </w:r>
        <w:r w:rsidDel="002B6D68">
          <w:rPr>
            <w:rStyle w:val="HyperlinkText"/>
            <w:i w:val="0"/>
            <w:sz w:val="24"/>
          </w:rPr>
          <w:delText>)</w:delText>
        </w:r>
      </w:del>
    </w:p>
    <w:p w14:paraId="7D93F975" w14:textId="77777777" w:rsidR="00DA7D84" w:rsidRDefault="00DA7D84" w:rsidP="00DA7D84">
      <w:pPr>
        <w:pStyle w:val="Heading2"/>
        <w:numPr>
          <w:ilvl w:val="1"/>
          <w:numId w:val="24"/>
        </w:numPr>
        <w:tabs>
          <w:tab w:val="left" w:pos="630"/>
        </w:tabs>
      </w:pPr>
      <w:bookmarkStart w:id="5218" w:name="_Toc189112010"/>
      <w:r w:rsidRPr="001A77D4">
        <w:t>HL7 Table</w:t>
      </w:r>
      <w:r w:rsidR="00966207">
        <w:t>s</w:t>
      </w:r>
      <w:bookmarkEnd w:id="5218"/>
    </w:p>
    <w:p w14:paraId="30D5FEFB" w14:textId="77777777" w:rsidR="00DA7D84" w:rsidRPr="001A77D4" w:rsidRDefault="00DA7D84" w:rsidP="00DA7D84">
      <w:r w:rsidRPr="001A77D4">
        <w:t>Tables in this guide are as specified in the HL7 Version 2.5.1 Standard, except as noted below.</w:t>
      </w:r>
    </w:p>
    <w:p w14:paraId="1CA3B83B" w14:textId="77777777" w:rsidR="009D73D1" w:rsidRDefault="009D73D1" w:rsidP="009D73D1">
      <w:pPr>
        <w:numPr>
          <w:ilvl w:val="0"/>
          <w:numId w:val="9"/>
        </w:numPr>
      </w:pPr>
      <w:r>
        <w:t xml:space="preserve">HL7 Table 0065-Specimen Action Code </w:t>
      </w:r>
      <w:r w:rsidRPr="001A77D4">
        <w:t>is pre-adopted from HL7 V</w:t>
      </w:r>
      <w:r>
        <w:t xml:space="preserve">ersion </w:t>
      </w:r>
      <w:del w:id="5219" w:author="Bob Yencha" w:date="2011-11-21T17:59:00Z">
        <w:r w:rsidRPr="001A77D4" w:rsidDel="00C42B2B">
          <w:delText>2.7</w:delText>
        </w:r>
      </w:del>
      <w:ins w:id="5220" w:author="Bob Yencha" w:date="2011-11-21T17:59:00Z">
        <w:r w:rsidR="00C42B2B">
          <w:t>2.7.1</w:t>
        </w:r>
      </w:ins>
    </w:p>
    <w:p w14:paraId="4FDF6921" w14:textId="77777777" w:rsidR="00DA7D84" w:rsidRDefault="00DA7D84" w:rsidP="00DA7D84">
      <w:pPr>
        <w:numPr>
          <w:ilvl w:val="0"/>
          <w:numId w:val="9"/>
        </w:numPr>
      </w:pPr>
      <w:r w:rsidRPr="001A77D4">
        <w:t>HL7 Table 0078-</w:t>
      </w:r>
      <w:r>
        <w:t>Interpretation Codes</w:t>
      </w:r>
      <w:r w:rsidRPr="001A77D4">
        <w:t xml:space="preserve"> is pre-adopted from HL7 V</w:t>
      </w:r>
      <w:r>
        <w:t xml:space="preserve">ersion </w:t>
      </w:r>
      <w:del w:id="5221" w:author="Bob Yencha" w:date="2011-11-21T17:59:00Z">
        <w:r w:rsidRPr="001A77D4" w:rsidDel="00C42B2B">
          <w:delText>2.7</w:delText>
        </w:r>
      </w:del>
      <w:ins w:id="5222" w:author="Bob Yencha" w:date="2011-11-21T17:59:00Z">
        <w:r w:rsidR="00C42B2B">
          <w:t>2.7.1</w:t>
        </w:r>
      </w:ins>
    </w:p>
    <w:p w14:paraId="48D0EB95" w14:textId="77777777" w:rsidR="00DA7D84" w:rsidRDefault="00DA7D84" w:rsidP="00DA7D84">
      <w:pPr>
        <w:numPr>
          <w:ilvl w:val="0"/>
          <w:numId w:val="9"/>
        </w:numPr>
      </w:pPr>
      <w:r>
        <w:t>HL7 Table 0203-Identifier Type</w:t>
      </w:r>
      <w:r w:rsidRPr="006D44E7">
        <w:t xml:space="preserve"> </w:t>
      </w:r>
      <w:r w:rsidRPr="001A77D4">
        <w:t>is pre-adopted from HL7 V</w:t>
      </w:r>
      <w:r>
        <w:t xml:space="preserve">ersion </w:t>
      </w:r>
      <w:del w:id="5223" w:author="Bob Yencha" w:date="2011-11-21T17:59:00Z">
        <w:r w:rsidRPr="001A77D4" w:rsidDel="00C42B2B">
          <w:delText>2.7</w:delText>
        </w:r>
      </w:del>
      <w:ins w:id="5224" w:author="Bob Yencha" w:date="2011-11-21T17:59:00Z">
        <w:r w:rsidR="00C42B2B">
          <w:t>2.7.1</w:t>
        </w:r>
      </w:ins>
    </w:p>
    <w:p w14:paraId="11EA8FBE" w14:textId="77777777" w:rsidR="009D73D1" w:rsidRDefault="009D73D1" w:rsidP="009D73D1">
      <w:pPr>
        <w:numPr>
          <w:ilvl w:val="0"/>
          <w:numId w:val="9"/>
        </w:numPr>
        <w:rPr>
          <w:bCs/>
        </w:rPr>
      </w:pPr>
      <w:r>
        <w:t>HL7 Table 0291-</w:t>
      </w:r>
      <w:r>
        <w:rPr>
          <w:bCs/>
        </w:rPr>
        <w:t xml:space="preserve">Subtype of referenced data is pre-adopted from HL7 Version </w:t>
      </w:r>
      <w:del w:id="5225" w:author="Bob Yencha" w:date="2011-11-21T17:59:00Z">
        <w:r w:rsidDel="00C42B2B">
          <w:rPr>
            <w:bCs/>
          </w:rPr>
          <w:delText>2.7</w:delText>
        </w:r>
      </w:del>
      <w:ins w:id="5226" w:author="Bob Yencha" w:date="2011-11-21T17:59:00Z">
        <w:r w:rsidR="00C42B2B">
          <w:rPr>
            <w:bCs/>
          </w:rPr>
          <w:t>2.7.1</w:t>
        </w:r>
      </w:ins>
    </w:p>
    <w:p w14:paraId="6E9932FA" w14:textId="77777777" w:rsidR="009D73D1" w:rsidRPr="009D73D1" w:rsidRDefault="009D73D1" w:rsidP="009D73D1">
      <w:pPr>
        <w:numPr>
          <w:ilvl w:val="0"/>
          <w:numId w:val="9"/>
        </w:numPr>
        <w:rPr>
          <w:bCs/>
        </w:rPr>
      </w:pPr>
      <w:r>
        <w:rPr>
          <w:bCs/>
        </w:rPr>
        <w:t xml:space="preserve">HL7 Table 0301-Universal ID Type is pre-adopted from HL7 Version </w:t>
      </w:r>
      <w:del w:id="5227" w:author="Bob Yencha" w:date="2011-11-21T17:59:00Z">
        <w:r w:rsidDel="00C42B2B">
          <w:rPr>
            <w:bCs/>
          </w:rPr>
          <w:delText>2.7</w:delText>
        </w:r>
      </w:del>
      <w:ins w:id="5228" w:author="Bob Yencha" w:date="2011-11-21T17:59:00Z">
        <w:r w:rsidR="00C42B2B">
          <w:rPr>
            <w:bCs/>
          </w:rPr>
          <w:t>2.7.1</w:t>
        </w:r>
      </w:ins>
    </w:p>
    <w:p w14:paraId="0645A18D" w14:textId="77777777" w:rsidR="009D73D1" w:rsidRPr="001A77D4" w:rsidRDefault="009D73D1" w:rsidP="00DA7D84">
      <w:pPr>
        <w:numPr>
          <w:ilvl w:val="0"/>
          <w:numId w:val="9"/>
        </w:numPr>
      </w:pPr>
      <w:r>
        <w:rPr>
          <w:bCs/>
        </w:rPr>
        <w:t xml:space="preserve">HL7 Table 0834-MIME Types is pre-adopted from HL7 Version </w:t>
      </w:r>
      <w:del w:id="5229" w:author="Bob Yencha" w:date="2011-11-21T17:59:00Z">
        <w:r w:rsidDel="00C42B2B">
          <w:rPr>
            <w:bCs/>
          </w:rPr>
          <w:delText>2.7</w:delText>
        </w:r>
      </w:del>
      <w:ins w:id="5230" w:author="Bob Yencha" w:date="2011-11-21T17:59:00Z">
        <w:r w:rsidR="00C42B2B">
          <w:rPr>
            <w:bCs/>
          </w:rPr>
          <w:t>2.7.1</w:t>
        </w:r>
      </w:ins>
    </w:p>
    <w:p w14:paraId="38535419" w14:textId="77777777" w:rsidR="00DA7D84" w:rsidRDefault="00DA7D84" w:rsidP="00DA7D84">
      <w:pPr>
        <w:pStyle w:val="Heading2"/>
        <w:numPr>
          <w:ilvl w:val="1"/>
          <w:numId w:val="24"/>
        </w:numPr>
        <w:tabs>
          <w:tab w:val="left" w:pos="630"/>
        </w:tabs>
      </w:pPr>
      <w:bookmarkStart w:id="5231" w:name="_Toc189112011"/>
      <w:r w:rsidRPr="001A77D4">
        <w:t>LOINC</w:t>
      </w:r>
      <w:bookmarkEnd w:id="5231"/>
    </w:p>
    <w:p w14:paraId="6FCE0D8F" w14:textId="77777777" w:rsidR="00DA7D84" w:rsidRDefault="00DA7D84" w:rsidP="00DA7D84">
      <w:r w:rsidRPr="001A77D4">
        <w:t>The use of the Logical Observation Identifier</w:t>
      </w:r>
      <w:r>
        <w:t>s</w:t>
      </w:r>
      <w:r w:rsidRPr="001A77D4">
        <w:t xml:space="preserve"> Name</w:t>
      </w:r>
      <w:r>
        <w:t>s</w:t>
      </w:r>
      <w:r w:rsidRPr="001A77D4">
        <w:t xml:space="preserve"> and Code</w:t>
      </w:r>
      <w:r>
        <w:t>s</w:t>
      </w:r>
      <w:r w:rsidRPr="001A77D4">
        <w:t xml:space="preserve"> (LOINC) vocabulary is required. The LOINC terms transmitted by the sender in OBX.3 must be valid but it is not the intent of this guide to specify LOINC terms for a given test.</w:t>
      </w:r>
    </w:p>
    <w:p w14:paraId="4EEB15EB" w14:textId="77777777" w:rsidR="00DA7D84" w:rsidRPr="001A77D4" w:rsidRDefault="00DA7D84" w:rsidP="00DA7D84">
      <w:r>
        <w:t xml:space="preserve">Further information on LOINC and access to tools, please visit </w:t>
      </w:r>
      <w:hyperlink r:id="rId153" w:history="1">
        <w:r w:rsidRPr="007927AF">
          <w:rPr>
            <w:rStyle w:val="Hyperlink"/>
            <w:rFonts w:ascii="Times New Roman" w:hAnsi="Times New Roman"/>
            <w:sz w:val="24"/>
          </w:rPr>
          <w:t>http://loinc.org/</w:t>
        </w:r>
      </w:hyperlink>
    </w:p>
    <w:p w14:paraId="2BB4B2A9" w14:textId="77777777" w:rsidR="00DA7D84" w:rsidRDefault="00DA7D84" w:rsidP="00DA7D84">
      <w:pPr>
        <w:pStyle w:val="Heading2"/>
        <w:numPr>
          <w:ilvl w:val="1"/>
          <w:numId w:val="24"/>
        </w:numPr>
        <w:tabs>
          <w:tab w:val="left" w:pos="630"/>
        </w:tabs>
      </w:pPr>
      <w:bookmarkStart w:id="5232" w:name="_Toc189112012"/>
      <w:r>
        <w:t xml:space="preserve">SNOMED </w:t>
      </w:r>
      <w:r w:rsidRPr="001A77D4">
        <w:t>CT</w:t>
      </w:r>
      <w:bookmarkEnd w:id="5232"/>
    </w:p>
    <w:p w14:paraId="4E36D283" w14:textId="77777777" w:rsidR="00225F63" w:rsidRPr="00DA34F8" w:rsidRDefault="00225F63" w:rsidP="00225F63">
      <w:pPr>
        <w:numPr>
          <w:ins w:id="5233" w:author="Bob Yencha" w:date="2011-12-19T01:19:00Z"/>
        </w:numPr>
        <w:spacing w:after="0"/>
        <w:outlineLvl w:val="0"/>
        <w:rPr>
          <w:ins w:id="5234" w:author="Bob Yencha" w:date="2011-12-19T01:19:00Z"/>
          <w:rFonts w:cs="Arial"/>
          <w:u w:val="single"/>
        </w:rPr>
      </w:pPr>
      <w:ins w:id="5235" w:author="Bob Yencha" w:date="2011-12-19T01:19:00Z">
        <w:r w:rsidRPr="00DA34F8">
          <w:rPr>
            <w:rFonts w:cs="Arial"/>
            <w:u w:val="single"/>
          </w:rPr>
          <w:t>OBX.5</w:t>
        </w:r>
      </w:ins>
    </w:p>
    <w:p w14:paraId="2836D29E" w14:textId="77777777" w:rsidR="00225F63" w:rsidRDefault="00225F63" w:rsidP="00225F63">
      <w:pPr>
        <w:numPr>
          <w:ins w:id="5236" w:author="Bob Yencha" w:date="2011-12-19T01:19:00Z"/>
        </w:numPr>
        <w:rPr>
          <w:ins w:id="5237" w:author="Bob Yencha" w:date="2011-12-19T01:19:00Z"/>
          <w:rFonts w:cs="Arial"/>
        </w:rPr>
      </w:pPr>
      <w:ins w:id="5238" w:author="Bob Yencha" w:date="2011-12-19T01:19:00Z">
        <w:r w:rsidRPr="00BC7843">
          <w:rPr>
            <w:rFonts w:cs="Arial"/>
          </w:rPr>
          <w:t xml:space="preserve">SNOMED CT is </w:t>
        </w:r>
        <w:r>
          <w:rPr>
            <w:rFonts w:cs="Arial"/>
          </w:rPr>
          <w:t>a</w:t>
        </w:r>
        <w:r w:rsidRPr="00BC7843">
          <w:rPr>
            <w:rFonts w:cs="Arial"/>
          </w:rPr>
          <w:t xml:space="preserve"> required vocabulary for communicating Microbiology </w:t>
        </w:r>
        <w:r>
          <w:rPr>
            <w:rFonts w:cs="Arial"/>
          </w:rPr>
          <w:t>related results reported as Coded W</w:t>
        </w:r>
        <w:r w:rsidRPr="00BC7843">
          <w:rPr>
            <w:rFonts w:cs="Arial"/>
          </w:rPr>
          <w:t>ith Exception (CWE) data types in OBX.5</w:t>
        </w:r>
        <w:r>
          <w:rPr>
            <w:rFonts w:cs="Arial"/>
          </w:rPr>
          <w:t xml:space="preserve"> (and identified as CWE in OBX.2), when a SNOMED code has been published</w:t>
        </w:r>
        <w:r w:rsidRPr="00BC7843">
          <w:rPr>
            <w:rFonts w:cs="Arial"/>
          </w:rPr>
          <w:t>.</w:t>
        </w:r>
        <w:r>
          <w:rPr>
            <w:rFonts w:cs="Arial"/>
          </w:rPr>
          <w:t xml:space="preserve">  It is not intended as a required vocabulary for any other specialty.  For results </w:t>
        </w:r>
        <w:r w:rsidRPr="006A417F">
          <w:rPr>
            <w:rFonts w:cs="Arial"/>
          </w:rPr>
          <w:t>other than Microbiology</w:t>
        </w:r>
        <w:r>
          <w:rPr>
            <w:rFonts w:cs="Arial"/>
          </w:rPr>
          <w:t>, the use of SNOMED would need to be negotiated between trading partners.</w:t>
        </w:r>
        <w:r w:rsidRPr="00BC7843">
          <w:rPr>
            <w:rFonts w:cs="Arial"/>
          </w:rPr>
          <w:t xml:space="preserve"> </w:t>
        </w:r>
        <w:r>
          <w:rPr>
            <w:rFonts w:cs="Arial"/>
          </w:rPr>
          <w:t xml:space="preserve"> If a SNOMED code is not published for a Microbiology coded result, it is acceptable to use an alternate coding system (and identified as CWE in OBX.2).</w:t>
        </w:r>
        <w:r w:rsidRPr="00BC7843">
          <w:rPr>
            <w:rFonts w:cs="Arial"/>
          </w:rPr>
          <w:t xml:space="preserve"> If results are reported as text only</w:t>
        </w:r>
        <w:r>
          <w:rPr>
            <w:rFonts w:cs="Arial"/>
          </w:rPr>
          <w:t xml:space="preserve"> and not coded</w:t>
        </w:r>
        <w:r w:rsidRPr="00BC7843">
          <w:rPr>
            <w:rFonts w:cs="Arial"/>
          </w:rPr>
          <w:t xml:space="preserve">, </w:t>
        </w:r>
        <w:r>
          <w:rPr>
            <w:rFonts w:cs="Arial"/>
          </w:rPr>
          <w:t xml:space="preserve">the string (ST) </w:t>
        </w:r>
        <w:r w:rsidRPr="00BC7843">
          <w:rPr>
            <w:rFonts w:cs="Arial"/>
          </w:rPr>
          <w:t xml:space="preserve">data type should be used </w:t>
        </w:r>
        <w:r>
          <w:rPr>
            <w:rFonts w:cs="Arial"/>
          </w:rPr>
          <w:t>in</w:t>
        </w:r>
        <w:r w:rsidRPr="00BC7843">
          <w:rPr>
            <w:rFonts w:cs="Arial"/>
          </w:rPr>
          <w:t xml:space="preserve"> OBX.5</w:t>
        </w:r>
        <w:r>
          <w:rPr>
            <w:rFonts w:cs="Arial"/>
          </w:rPr>
          <w:t xml:space="preserve"> (and identified as ST in OBX.2)</w:t>
        </w:r>
        <w:r w:rsidRPr="00BC7843">
          <w:rPr>
            <w:rFonts w:cs="Arial"/>
          </w:rPr>
          <w:t>.</w:t>
        </w:r>
        <w:r>
          <w:rPr>
            <w:rFonts w:cs="Arial"/>
          </w:rPr>
          <w:t xml:space="preserve">  When SNOMED CT is used in OBX.5, CWE.9 shall contain the laboratory’s original text which is used for printing and/or display.  </w:t>
        </w:r>
      </w:ins>
    </w:p>
    <w:p w14:paraId="5A3AC7DF" w14:textId="77777777" w:rsidR="00225F63" w:rsidRDefault="00225F63" w:rsidP="00225F63">
      <w:pPr>
        <w:numPr>
          <w:ins w:id="5239" w:author="Bob Yencha" w:date="2011-12-19T01:19:00Z"/>
        </w:numPr>
        <w:rPr>
          <w:ins w:id="5240" w:author="Bob Yencha" w:date="2011-12-19T01:19:00Z"/>
          <w:rFonts w:cs="Arial"/>
        </w:rPr>
      </w:pPr>
      <w:ins w:id="5241" w:author="Bob Yencha" w:date="2011-12-19T01:19:00Z">
        <w:r>
          <w:rPr>
            <w:rFonts w:cs="Arial"/>
          </w:rPr>
          <w:t>For Microbiology coded results, the following hierarchies are applicable.</w:t>
        </w:r>
      </w:ins>
    </w:p>
    <w:p w14:paraId="1C129300" w14:textId="77777777" w:rsidR="00225F63" w:rsidRDefault="00225F63" w:rsidP="00225F63">
      <w:pPr>
        <w:numPr>
          <w:ilvl w:val="0"/>
          <w:numId w:val="31"/>
        </w:numPr>
        <w:spacing w:after="200" w:line="276" w:lineRule="auto"/>
        <w:rPr>
          <w:ins w:id="5242" w:author="Bob Yencha" w:date="2011-12-19T01:19:00Z"/>
          <w:rFonts w:cs="Arial"/>
        </w:rPr>
      </w:pPr>
      <w:ins w:id="5243" w:author="Bob Yencha" w:date="2011-12-19T01:19:00Z">
        <w:r>
          <w:rPr>
            <w:rFonts w:cs="Arial"/>
          </w:rPr>
          <w:t>Organism identification using SNOMED CT organism hierarchy</w:t>
        </w:r>
      </w:ins>
    </w:p>
    <w:p w14:paraId="0F9E2A70" w14:textId="77777777" w:rsidR="00225F63" w:rsidRDefault="00225F63" w:rsidP="00225F63">
      <w:pPr>
        <w:numPr>
          <w:ilvl w:val="0"/>
          <w:numId w:val="31"/>
        </w:numPr>
        <w:spacing w:after="200" w:line="276" w:lineRule="auto"/>
        <w:rPr>
          <w:ins w:id="5244" w:author="Bob Yencha" w:date="2011-12-19T01:19:00Z"/>
          <w:rFonts w:cs="Arial"/>
        </w:rPr>
      </w:pPr>
      <w:ins w:id="5245" w:author="Bob Yencha" w:date="2011-12-19T01:19:00Z">
        <w:r>
          <w:rPr>
            <w:rFonts w:cs="Arial"/>
          </w:rPr>
          <w:t xml:space="preserve">Organism-related substances </w:t>
        </w:r>
        <w:r>
          <w:rPr>
            <w:rFonts w:ascii="Arial" w:hAnsi="Arial" w:cs="Arial"/>
            <w:color w:val="000000"/>
            <w:sz w:val="20"/>
            <w:szCs w:val="20"/>
          </w:rPr>
          <w:t xml:space="preserve">(e.g. toxin, DNA, RNA, antigen, antibody, etc.) </w:t>
        </w:r>
        <w:r>
          <w:rPr>
            <w:rFonts w:cs="Arial"/>
          </w:rPr>
          <w:t>from the SNOMED  CT substance  hierarchy</w:t>
        </w:r>
      </w:ins>
    </w:p>
    <w:p w14:paraId="41CED072" w14:textId="77777777" w:rsidR="00225F63" w:rsidRDefault="00225F63" w:rsidP="00225F63">
      <w:pPr>
        <w:numPr>
          <w:ilvl w:val="0"/>
          <w:numId w:val="31"/>
        </w:numPr>
        <w:spacing w:after="200" w:line="276" w:lineRule="auto"/>
        <w:rPr>
          <w:ins w:id="5246" w:author="Bob Yencha" w:date="2011-12-19T01:19:00Z"/>
          <w:rFonts w:cs="Arial"/>
        </w:rPr>
      </w:pPr>
      <w:ins w:id="5247" w:author="Bob Yencha" w:date="2011-12-19T01:19:00Z">
        <w:r>
          <w:rPr>
            <w:rFonts w:cs="Arial"/>
          </w:rPr>
          <w:t>Organism presence and absence findings using SNOMED CT qualifier values (e.g. positive, negative, present, absent)</w:t>
        </w:r>
      </w:ins>
    </w:p>
    <w:p w14:paraId="361F8360" w14:textId="77777777" w:rsidR="00225F63" w:rsidRPr="00FC3335" w:rsidRDefault="00225F63" w:rsidP="00225F63">
      <w:pPr>
        <w:numPr>
          <w:ins w:id="5248" w:author="Bob Yencha" w:date="2011-12-19T01:19:00Z"/>
        </w:numPr>
        <w:outlineLvl w:val="0"/>
        <w:rPr>
          <w:ins w:id="5249" w:author="Bob Yencha" w:date="2011-12-19T01:19:00Z"/>
          <w:rFonts w:cs="Arial"/>
          <w:sz w:val="28"/>
          <w:szCs w:val="28"/>
          <w:u w:val="single"/>
        </w:rPr>
      </w:pPr>
      <w:ins w:id="5250" w:author="Bob Yencha" w:date="2011-12-19T01:19:00Z">
        <w:r w:rsidRPr="00FC3335">
          <w:rPr>
            <w:rFonts w:cs="Arial"/>
            <w:sz w:val="28"/>
            <w:szCs w:val="28"/>
            <w:u w:val="single"/>
          </w:rPr>
          <w:t>Example HL7 Messages</w:t>
        </w:r>
      </w:ins>
    </w:p>
    <w:p w14:paraId="71FFCB2B" w14:textId="77777777" w:rsidR="00225F63" w:rsidRPr="00844691" w:rsidRDefault="00225F63" w:rsidP="00225F63">
      <w:pPr>
        <w:numPr>
          <w:ins w:id="5251" w:author="Bob Yencha" w:date="2011-12-19T01:19:00Z"/>
        </w:numPr>
        <w:outlineLvl w:val="0"/>
        <w:rPr>
          <w:ins w:id="5252" w:author="Bob Yencha" w:date="2011-12-19T01:19:00Z"/>
          <w:rFonts w:cs="Arial"/>
          <w:u w:val="single"/>
        </w:rPr>
      </w:pPr>
      <w:ins w:id="5253" w:author="Bob Yencha" w:date="2011-12-19T01:19:00Z">
        <w:r w:rsidRPr="00844691">
          <w:rPr>
            <w:rFonts w:cs="Arial"/>
            <w:u w:val="single"/>
          </w:rPr>
          <w:t>General Format for OBX.2 = CWE</w:t>
        </w:r>
        <w:r>
          <w:rPr>
            <w:rFonts w:cs="Arial"/>
            <w:u w:val="single"/>
          </w:rPr>
          <w:t xml:space="preserve"> (SNOMED CT r</w:t>
        </w:r>
        <w:r w:rsidRPr="00844691">
          <w:rPr>
            <w:rFonts w:cs="Arial"/>
            <w:u w:val="single"/>
          </w:rPr>
          <w:t>equired</w:t>
        </w:r>
        <w:r>
          <w:rPr>
            <w:rFonts w:cs="Arial"/>
            <w:u w:val="single"/>
          </w:rPr>
          <w:t xml:space="preserve"> when published</w:t>
        </w:r>
        <w:r w:rsidRPr="00844691">
          <w:rPr>
            <w:rFonts w:cs="Arial"/>
            <w:u w:val="single"/>
          </w:rPr>
          <w:t>)</w:t>
        </w:r>
      </w:ins>
    </w:p>
    <w:p w14:paraId="7D2233E4" w14:textId="77777777" w:rsidR="00225F63" w:rsidRDefault="00225F63" w:rsidP="00225F63">
      <w:pPr>
        <w:numPr>
          <w:ins w:id="5254" w:author="Bob Yencha" w:date="2011-12-19T01:19:00Z"/>
        </w:numPr>
        <w:rPr>
          <w:ins w:id="5255" w:author="Bob Yencha" w:date="2011-12-19T01:19:00Z"/>
          <w:rFonts w:cs="Arial"/>
          <w:color w:val="000000"/>
        </w:rPr>
      </w:pPr>
      <w:ins w:id="5256" w:author="Bob Yencha" w:date="2011-12-19T01:19:00Z">
        <w:r w:rsidRPr="00D83D10">
          <w:rPr>
            <w:rFonts w:cs="Arial"/>
          </w:rPr>
          <w:t>OBX|1|CWE|</w:t>
        </w:r>
        <w:r w:rsidRPr="00260419">
          <w:rPr>
            <w:rFonts w:cs="Arial"/>
            <w:color w:val="C00000"/>
          </w:rPr>
          <w:t>LOINC code^Loinc Longname^LOINC code sytemID</w:t>
        </w:r>
        <w:r w:rsidRPr="00A65CC9">
          <w:rPr>
            <w:rFonts w:cs="Arial"/>
          </w:rPr>
          <w:t>||</w:t>
        </w:r>
        <w:r w:rsidRPr="009F6FE9">
          <w:rPr>
            <w:rFonts w:cs="Arial"/>
          </w:rPr>
          <w:t xml:space="preserve"> </w:t>
        </w:r>
        <w:r w:rsidRPr="009F6FE9">
          <w:rPr>
            <w:rFonts w:cs="Arial"/>
            <w:color w:val="FF0000"/>
          </w:rPr>
          <w:t>CWE.1=</w:t>
        </w:r>
        <w:r>
          <w:rPr>
            <w:rFonts w:cs="Arial"/>
            <w:color w:val="FF0000"/>
          </w:rPr>
          <w:t>SNOMED CT ConceptID</w:t>
        </w:r>
        <w:r w:rsidRPr="009F6FE9">
          <w:rPr>
            <w:rFonts w:cs="Arial"/>
            <w:color w:val="FF0000"/>
          </w:rPr>
          <w:t>^CWE.</w:t>
        </w:r>
        <w:r>
          <w:rPr>
            <w:rFonts w:cs="Arial"/>
            <w:color w:val="FF0000"/>
          </w:rPr>
          <w:t>2</w:t>
        </w:r>
        <w:r w:rsidRPr="009F6FE9">
          <w:rPr>
            <w:rFonts w:cs="Arial"/>
            <w:color w:val="FF0000"/>
          </w:rPr>
          <w:t>=description^CWE.3=</w:t>
        </w:r>
        <w:r>
          <w:rPr>
            <w:rFonts w:cs="Arial"/>
            <w:color w:val="FF0000"/>
          </w:rPr>
          <w:t xml:space="preserve">SNOMED CT </w:t>
        </w:r>
        <w:r w:rsidRPr="009F6FE9">
          <w:rPr>
            <w:rFonts w:cs="Arial"/>
            <w:color w:val="FF0000"/>
          </w:rPr>
          <w:t>code system</w:t>
        </w:r>
        <w:r>
          <w:rPr>
            <w:rFonts w:cs="Arial"/>
            <w:color w:val="FF0000"/>
          </w:rPr>
          <w:t>ID</w:t>
        </w:r>
        <w:r>
          <w:rPr>
            <w:rFonts w:cs="Arial"/>
          </w:rPr>
          <w:t>^</w:t>
        </w:r>
        <w:r w:rsidRPr="009F6FE9">
          <w:rPr>
            <w:rFonts w:cs="Arial"/>
            <w:color w:val="00B050"/>
          </w:rPr>
          <w:t>CWE.4=alt. code ^CWE.5=alt. description ^CWE.6=alt. code system</w:t>
        </w:r>
        <w:r>
          <w:rPr>
            <w:rFonts w:cs="Arial"/>
          </w:rPr>
          <w:t xml:space="preserve"> ^</w:t>
        </w:r>
        <w:r w:rsidRPr="009F6FE9">
          <w:rPr>
            <w:rFonts w:cs="Arial"/>
            <w:color w:val="FF0000"/>
          </w:rPr>
          <w:t>CWE.7=</w:t>
        </w:r>
        <w:r>
          <w:rPr>
            <w:rFonts w:cs="Arial"/>
            <w:color w:val="FF0000"/>
          </w:rPr>
          <w:t xml:space="preserve">SNOMED CT </w:t>
        </w:r>
        <w:r w:rsidRPr="009F6FE9">
          <w:rPr>
            <w:rFonts w:cs="Arial"/>
            <w:color w:val="FF0000"/>
          </w:rPr>
          <w:t>code system version</w:t>
        </w:r>
        <w:r>
          <w:rPr>
            <w:rFonts w:cs="Arial"/>
          </w:rPr>
          <w:t xml:space="preserve"> ^</w:t>
        </w:r>
        <w:r w:rsidRPr="009F6FE9">
          <w:rPr>
            <w:rFonts w:cs="Arial"/>
            <w:color w:val="00B050"/>
          </w:rPr>
          <w:t>CWE.8=alt. code system version</w:t>
        </w:r>
        <w:r>
          <w:rPr>
            <w:rFonts w:cs="Arial"/>
          </w:rPr>
          <w:t xml:space="preserve"> ^</w:t>
        </w:r>
        <w:r w:rsidRPr="009F6FE9">
          <w:rPr>
            <w:rFonts w:cs="Arial"/>
            <w:color w:val="00B0F0"/>
          </w:rPr>
          <w:t>CWE.9=original text</w:t>
        </w:r>
        <w:r w:rsidRPr="00D83D10">
          <w:rPr>
            <w:rFonts w:cs="Arial"/>
          </w:rPr>
          <w:t xml:space="preserve"> ||||||</w:t>
        </w:r>
        <w:r>
          <w:rPr>
            <w:rFonts w:cs="Arial"/>
          </w:rPr>
          <w:t>F</w:t>
        </w:r>
        <w:r w:rsidRPr="00D83D10">
          <w:rPr>
            <w:rFonts w:cs="Arial"/>
          </w:rPr>
          <w:t>|||200808151030-</w:t>
        </w:r>
        <w:r w:rsidRPr="00D83D10">
          <w:rPr>
            <w:rFonts w:cs="Arial"/>
            <w:color w:val="000000"/>
          </w:rPr>
          <w:t>0700|||0086^Bacterial identification^OBSMETHOD^^^^501-20080815||200808161030-0700||||Reliable Labs, Inc^L^^^^CLIA&amp;2.16.840.1.113883.19.4.6&amp;ISO^XX^^^1236|3434 Industrial Loop^^Ann Arbor^MI^99999^USA^B|9876543^Slide^Stan^S^^^^^NPPES&amp;2.16.840.1.113883.19.4.6&amp;ISO^L^^^NPI</w:t>
        </w:r>
      </w:ins>
    </w:p>
    <w:p w14:paraId="242DBB06" w14:textId="77777777" w:rsidR="00225F63" w:rsidRDefault="00225F63" w:rsidP="00225F63">
      <w:pPr>
        <w:numPr>
          <w:ilvl w:val="0"/>
          <w:numId w:val="32"/>
        </w:numPr>
        <w:spacing w:after="200" w:line="276" w:lineRule="auto"/>
        <w:rPr>
          <w:ins w:id="5257" w:author="Bob Yencha" w:date="2011-12-19T01:19:00Z"/>
          <w:rFonts w:cs="Arial"/>
          <w:color w:val="000000"/>
          <w:u w:val="single"/>
        </w:rPr>
      </w:pPr>
      <w:ins w:id="5258" w:author="Bob Yencha" w:date="2011-12-19T01:19:00Z">
        <w:r w:rsidRPr="00844691">
          <w:rPr>
            <w:rFonts w:cs="Arial"/>
            <w:color w:val="000000"/>
            <w:u w:val="single"/>
          </w:rPr>
          <w:t>SNOMED-Specific Format for OBX.2 = CWE</w:t>
        </w:r>
        <w:r>
          <w:rPr>
            <w:rFonts w:cs="Arial"/>
            <w:color w:val="000000"/>
            <w:u w:val="single"/>
          </w:rPr>
          <w:t xml:space="preserve"> (SNOMED CT r</w:t>
        </w:r>
        <w:r w:rsidRPr="00844691">
          <w:rPr>
            <w:rFonts w:cs="Arial"/>
            <w:color w:val="000000"/>
            <w:u w:val="single"/>
          </w:rPr>
          <w:t>equired</w:t>
        </w:r>
        <w:r>
          <w:rPr>
            <w:rFonts w:cs="Arial"/>
            <w:color w:val="000000"/>
            <w:u w:val="single"/>
          </w:rPr>
          <w:t xml:space="preserve"> when available code is published</w:t>
        </w:r>
        <w:r w:rsidRPr="00844691">
          <w:rPr>
            <w:rFonts w:cs="Arial"/>
            <w:color w:val="000000"/>
            <w:u w:val="single"/>
          </w:rPr>
          <w:t>)</w:t>
        </w:r>
      </w:ins>
    </w:p>
    <w:p w14:paraId="096C9F23" w14:textId="77777777" w:rsidR="00225F63" w:rsidRDefault="00225F63" w:rsidP="00225F63">
      <w:pPr>
        <w:numPr>
          <w:ilvl w:val="1"/>
          <w:numId w:val="32"/>
        </w:numPr>
        <w:spacing w:after="200" w:line="276" w:lineRule="auto"/>
        <w:rPr>
          <w:ins w:id="5259" w:author="Bob Yencha" w:date="2011-12-19T01:19:00Z"/>
          <w:rFonts w:cs="Arial"/>
          <w:color w:val="000000"/>
          <w:u w:val="single"/>
        </w:rPr>
      </w:pPr>
      <w:ins w:id="5260" w:author="Bob Yencha" w:date="2011-12-19T01:19:00Z">
        <w:r>
          <w:rPr>
            <w:rFonts w:cs="Arial"/>
            <w:color w:val="000000"/>
            <w:u w:val="single"/>
          </w:rPr>
          <w:t xml:space="preserve">Example of organism finding with generic LOINC in </w:t>
        </w:r>
        <w:r w:rsidRPr="006A417F">
          <w:rPr>
            <w:rFonts w:cs="Arial"/>
            <w:u w:val="single"/>
          </w:rPr>
          <w:t>No</w:t>
        </w:r>
        <w:r>
          <w:rPr>
            <w:rFonts w:cs="Arial"/>
            <w:color w:val="000000"/>
            <w:u w:val="single"/>
          </w:rPr>
          <w:t>minal scale:</w:t>
        </w:r>
      </w:ins>
    </w:p>
    <w:p w14:paraId="2721BFE8" w14:textId="77777777" w:rsidR="00225F63" w:rsidRPr="00260419" w:rsidRDefault="00225F63" w:rsidP="00225F63">
      <w:pPr>
        <w:numPr>
          <w:ins w:id="5261" w:author="Bob Yencha" w:date="2011-12-19T01:19:00Z"/>
        </w:numPr>
        <w:rPr>
          <w:ins w:id="5262" w:author="Bob Yencha" w:date="2011-12-19T01:19:00Z"/>
          <w:rFonts w:cs="Arial"/>
          <w:color w:val="000000"/>
          <w:u w:val="single"/>
        </w:rPr>
      </w:pPr>
      <w:ins w:id="5263" w:author="Bob Yencha" w:date="2011-12-19T01:19:00Z">
        <w:r w:rsidRPr="00260419">
          <w:rPr>
            <w:rFonts w:cs="Arial"/>
          </w:rPr>
          <w:t>OBX|1|</w:t>
        </w:r>
        <w:r w:rsidRPr="00260419">
          <w:rPr>
            <w:rFonts w:cs="Arial"/>
            <w:b/>
          </w:rPr>
          <w:t>CWE</w:t>
        </w:r>
        <w:r w:rsidRPr="00260419">
          <w:rPr>
            <w:rFonts w:cs="Arial"/>
          </w:rPr>
          <w:t>|</w:t>
        </w:r>
        <w:r w:rsidRPr="00260419">
          <w:rPr>
            <w:rFonts w:cs="Arial"/>
            <w:color w:val="C00000"/>
          </w:rPr>
          <w:t>626</w:t>
        </w:r>
        <w:r>
          <w:rPr>
            <w:rFonts w:cs="Arial"/>
            <w:color w:val="C00000"/>
          </w:rPr>
          <w:t>-2</w:t>
        </w:r>
        <w:r w:rsidRPr="00260419">
          <w:rPr>
            <w:rFonts w:cs="Arial"/>
            <w:color w:val="C00000"/>
          </w:rPr>
          <w:t>^</w:t>
        </w:r>
        <w:r w:rsidRPr="00260419">
          <w:rPr>
            <w:color w:val="C00000"/>
          </w:rPr>
          <w:t xml:space="preserve"> </w:t>
        </w:r>
        <w:r w:rsidRPr="00260419">
          <w:rPr>
            <w:rFonts w:cs="Arial"/>
            <w:color w:val="C00000"/>
          </w:rPr>
          <w:t>Bacteria identified in Throat by Culture^LN</w:t>
        </w:r>
        <w:r w:rsidRPr="00260419">
          <w:rPr>
            <w:rFonts w:cs="Arial"/>
          </w:rPr>
          <w:t>||</w:t>
        </w:r>
        <w:r w:rsidRPr="00211164">
          <w:rPr>
            <w:color w:val="FF0000"/>
          </w:rPr>
          <w:t>413643004^Beta-h</w:t>
        </w:r>
        <w:r>
          <w:rPr>
            <w:color w:val="FF0000"/>
          </w:rPr>
          <w:t>emolytic Streptococcus, group A</w:t>
        </w:r>
        <w:r w:rsidRPr="00211164">
          <w:rPr>
            <w:rFonts w:cs="Arial"/>
            <w:color w:val="FF0000"/>
            <w:u w:val="single"/>
          </w:rPr>
          <w:t>^SC</w:t>
        </w:r>
        <w:r w:rsidRPr="00260419">
          <w:rPr>
            <w:rFonts w:cs="Arial"/>
            <w:color w:val="FF0000"/>
            <w:u w:val="single"/>
          </w:rPr>
          <w:t>T</w:t>
        </w:r>
        <w:r w:rsidRPr="00260419">
          <w:rPr>
            <w:rFonts w:cs="Arial"/>
            <w:u w:val="single"/>
          </w:rPr>
          <w:t>^</w:t>
        </w:r>
        <w:r w:rsidRPr="00260419">
          <w:rPr>
            <w:rFonts w:cs="Arial"/>
            <w:color w:val="00B050"/>
            <w:u w:val="single"/>
          </w:rPr>
          <w:t>bstrep^beta hemolytic Streptococci^L</w:t>
        </w:r>
        <w:r w:rsidRPr="00260419">
          <w:rPr>
            <w:rFonts w:cs="Arial"/>
            <w:u w:val="single"/>
          </w:rPr>
          <w:t>^</w:t>
        </w:r>
        <w:r w:rsidRPr="00260419">
          <w:rPr>
            <w:rFonts w:cs="Arial"/>
            <w:color w:val="FF0000"/>
            <w:u w:val="single"/>
          </w:rPr>
          <w:t>20110731</w:t>
        </w:r>
        <w:r w:rsidRPr="00260419">
          <w:rPr>
            <w:rFonts w:cs="Arial"/>
            <w:u w:val="single"/>
          </w:rPr>
          <w:t>^</w:t>
        </w:r>
        <w:r w:rsidRPr="00260419">
          <w:rPr>
            <w:rFonts w:cs="Arial"/>
            <w:color w:val="00B050"/>
            <w:u w:val="single"/>
          </w:rPr>
          <w:t>1</w:t>
        </w:r>
        <w:r w:rsidRPr="00260419">
          <w:rPr>
            <w:rFonts w:cs="Arial"/>
            <w:u w:val="single"/>
          </w:rPr>
          <w:t>^</w:t>
        </w:r>
        <w:r w:rsidRPr="00260419">
          <w:rPr>
            <w:rFonts w:cs="Arial"/>
            <w:bCs/>
            <w:color w:val="00B0F0"/>
            <w:u w:val="single"/>
          </w:rPr>
          <w:t xml:space="preserve"> beta-hemolytic streptococcus  isolated</w:t>
        </w:r>
        <w:r w:rsidRPr="00260419">
          <w:rPr>
            <w:rFonts w:cs="Arial"/>
          </w:rPr>
          <w:t>||||||F|||200808151030-</w:t>
        </w:r>
        <w:r w:rsidRPr="00260419">
          <w:rPr>
            <w:rFonts w:cs="Arial"/>
            <w:color w:val="000000"/>
          </w:rPr>
          <w:t>0700|||0086^Bacterial identification^OBSMETHOD^^^^501-20080815||200808161030-0700||||Reliable Labs, Inc^L^^^^CLIA&amp;2.16.840.1.113883.19.4.6&amp;ISO^XX^^^1236|3434 Industrial Loop^^Ann Arbor^MI^99999^USA^B|9876543^Slide^Stan^S^^^^^NPPES&amp;2.16.840.1.113883.19.4.6&amp;ISO^L^^^NPI</w:t>
        </w:r>
      </w:ins>
    </w:p>
    <w:p w14:paraId="54CBF7FA" w14:textId="77777777" w:rsidR="00225F63" w:rsidRDefault="00225F63" w:rsidP="00225F63">
      <w:pPr>
        <w:numPr>
          <w:ilvl w:val="1"/>
          <w:numId w:val="32"/>
        </w:numPr>
        <w:spacing w:after="200" w:line="276" w:lineRule="auto"/>
        <w:rPr>
          <w:ins w:id="5264" w:author="Bob Yencha" w:date="2011-12-19T01:19:00Z"/>
          <w:rFonts w:cs="Arial"/>
          <w:color w:val="000000"/>
          <w:u w:val="single"/>
        </w:rPr>
      </w:pPr>
      <w:ins w:id="5265" w:author="Bob Yencha" w:date="2011-12-19T01:19:00Z">
        <w:r>
          <w:rPr>
            <w:rFonts w:cs="Arial"/>
            <w:color w:val="000000"/>
            <w:u w:val="single"/>
          </w:rPr>
          <w:t xml:space="preserve">Example of substance finding with generic LOINC </w:t>
        </w:r>
        <w:r w:rsidRPr="006A417F">
          <w:rPr>
            <w:rFonts w:cs="Arial"/>
            <w:u w:val="single"/>
          </w:rPr>
          <w:t>in Nominal scale:</w:t>
        </w:r>
      </w:ins>
    </w:p>
    <w:p w14:paraId="2FF523B6" w14:textId="77777777" w:rsidR="00225F63" w:rsidRPr="00260419" w:rsidRDefault="00225F63" w:rsidP="00225F63">
      <w:pPr>
        <w:numPr>
          <w:ins w:id="5266" w:author="Bob Yencha" w:date="2011-12-19T01:19:00Z"/>
        </w:numPr>
        <w:rPr>
          <w:ins w:id="5267" w:author="Bob Yencha" w:date="2011-12-19T01:19:00Z"/>
          <w:rFonts w:cs="Arial"/>
          <w:color w:val="000000"/>
          <w:u w:val="single"/>
        </w:rPr>
      </w:pPr>
      <w:ins w:id="5268" w:author="Bob Yencha" w:date="2011-12-19T01:19:00Z">
        <w:r w:rsidRPr="00260419">
          <w:rPr>
            <w:rFonts w:cs="Arial"/>
          </w:rPr>
          <w:t>OBX|1|</w:t>
        </w:r>
        <w:r w:rsidRPr="00260419">
          <w:rPr>
            <w:rFonts w:cs="Arial"/>
            <w:b/>
          </w:rPr>
          <w:t>CWE</w:t>
        </w:r>
        <w:r w:rsidRPr="00260419">
          <w:rPr>
            <w:rFonts w:cs="Arial"/>
          </w:rPr>
          <w:t>|</w:t>
        </w:r>
        <w:r w:rsidRPr="00211164">
          <w:rPr>
            <w:rFonts w:cs="Arial"/>
            <w:color w:val="C00000"/>
          </w:rPr>
          <w:t>6551-6 ^Streptococcus agalactiae Ag [Presence] in Throat by Immunofluorescence^L</w:t>
        </w:r>
        <w:r w:rsidRPr="00260419">
          <w:rPr>
            <w:rFonts w:cs="Arial"/>
            <w:color w:val="C00000"/>
          </w:rPr>
          <w:t>N</w:t>
        </w:r>
        <w:r w:rsidRPr="00260419">
          <w:rPr>
            <w:rFonts w:cs="Arial"/>
          </w:rPr>
          <w:t>||</w:t>
        </w:r>
        <w:r w:rsidRPr="00211164">
          <w:t xml:space="preserve"> </w:t>
        </w:r>
        <w:r w:rsidRPr="00211164">
          <w:rPr>
            <w:color w:val="FF0000"/>
            <w:u w:val="single"/>
          </w:rPr>
          <w:t>260208006</w:t>
        </w:r>
        <w:r w:rsidRPr="00260419">
          <w:rPr>
            <w:rFonts w:cs="Arial"/>
            <w:color w:val="FF0000"/>
            <w:u w:val="single"/>
          </w:rPr>
          <w:t>^</w:t>
        </w:r>
        <w:r w:rsidRPr="00211164">
          <w:rPr>
            <w:rFonts w:cs="Arial"/>
            <w:color w:val="FF0000"/>
            <w:u w:val="single"/>
          </w:rPr>
          <w:t>Group B Streptococcus antigen</w:t>
        </w:r>
        <w:r w:rsidRPr="00260419">
          <w:rPr>
            <w:rFonts w:cs="Arial"/>
            <w:color w:val="FF0000"/>
            <w:u w:val="single"/>
          </w:rPr>
          <w:t>^SCT</w:t>
        </w:r>
        <w:r w:rsidRPr="00260419">
          <w:rPr>
            <w:rFonts w:cs="Arial"/>
            <w:u w:val="single"/>
          </w:rPr>
          <w:t>^</w:t>
        </w:r>
        <w:r w:rsidRPr="00260419">
          <w:rPr>
            <w:rFonts w:cs="Arial"/>
            <w:color w:val="00B050"/>
            <w:u w:val="single"/>
          </w:rPr>
          <w:t>bstrep</w:t>
        </w:r>
        <w:r>
          <w:rPr>
            <w:rFonts w:cs="Arial"/>
            <w:color w:val="00B050"/>
            <w:u w:val="single"/>
          </w:rPr>
          <w:t>AG</w:t>
        </w:r>
        <w:r w:rsidRPr="00260419">
          <w:rPr>
            <w:rFonts w:cs="Arial"/>
            <w:color w:val="00B050"/>
            <w:u w:val="single"/>
          </w:rPr>
          <w:t>^beta hemolytic Streptococci</w:t>
        </w:r>
        <w:r>
          <w:rPr>
            <w:rFonts w:cs="Arial"/>
            <w:color w:val="00B050"/>
            <w:u w:val="single"/>
          </w:rPr>
          <w:t xml:space="preserve"> Antigen identified</w:t>
        </w:r>
        <w:r w:rsidRPr="00260419">
          <w:rPr>
            <w:rFonts w:cs="Arial"/>
            <w:color w:val="00B050"/>
            <w:u w:val="single"/>
          </w:rPr>
          <w:t>^L</w:t>
        </w:r>
        <w:r w:rsidRPr="00260419">
          <w:rPr>
            <w:rFonts w:cs="Arial"/>
            <w:u w:val="single"/>
          </w:rPr>
          <w:t>^</w:t>
        </w:r>
        <w:r w:rsidRPr="00260419">
          <w:rPr>
            <w:rFonts w:cs="Arial"/>
            <w:color w:val="FF0000"/>
            <w:u w:val="single"/>
          </w:rPr>
          <w:t>20110731</w:t>
        </w:r>
        <w:r w:rsidRPr="00260419">
          <w:rPr>
            <w:rFonts w:cs="Arial"/>
            <w:u w:val="single"/>
          </w:rPr>
          <w:t>^</w:t>
        </w:r>
        <w:r w:rsidRPr="00260419">
          <w:rPr>
            <w:rFonts w:cs="Arial"/>
            <w:color w:val="00B050"/>
            <w:u w:val="single"/>
          </w:rPr>
          <w:t>1</w:t>
        </w:r>
        <w:r w:rsidRPr="00260419">
          <w:rPr>
            <w:rFonts w:cs="Arial"/>
            <w:u w:val="single"/>
          </w:rPr>
          <w:t>^</w:t>
        </w:r>
        <w:r w:rsidRPr="00260419">
          <w:rPr>
            <w:rFonts w:cs="Arial"/>
            <w:bCs/>
            <w:color w:val="00B0F0"/>
            <w:u w:val="single"/>
          </w:rPr>
          <w:t xml:space="preserve"> beta-hemolytic streptococcus  </w:t>
        </w:r>
        <w:r>
          <w:rPr>
            <w:rFonts w:cs="Arial"/>
            <w:bCs/>
            <w:color w:val="00B0F0"/>
            <w:u w:val="single"/>
          </w:rPr>
          <w:t>antigen detected</w:t>
        </w:r>
        <w:r w:rsidRPr="00260419">
          <w:rPr>
            <w:rFonts w:cs="Arial"/>
          </w:rPr>
          <w:t>||||||F|||200808151030-</w:t>
        </w:r>
        <w:r w:rsidRPr="00260419">
          <w:rPr>
            <w:rFonts w:cs="Arial"/>
            <w:color w:val="000000"/>
          </w:rPr>
          <w:t>0700|||0086^Bacterial identification^OBSMETHOD^^^^501-20080815||200808161030-0700||||Reliable Labs, Inc^L^^^^CLIA&amp;2.16.840.1.113883.19.4.6&amp;ISO^XX^^^1236|3434 Industrial Loop^^Ann Arbor^MI^99999^USA^B|9876543^Slide^Stan^S^^^^^NPPES&amp;2.16.840.1.113883.19.4.6&amp;ISO^L^^^NPI</w:t>
        </w:r>
      </w:ins>
    </w:p>
    <w:p w14:paraId="6A67DA8D" w14:textId="77777777" w:rsidR="00225F63" w:rsidRPr="00844691" w:rsidRDefault="00225F63" w:rsidP="00225F63">
      <w:pPr>
        <w:numPr>
          <w:ilvl w:val="1"/>
          <w:numId w:val="32"/>
        </w:numPr>
        <w:spacing w:after="200" w:line="276" w:lineRule="auto"/>
        <w:rPr>
          <w:ins w:id="5269" w:author="Bob Yencha" w:date="2011-12-19T01:19:00Z"/>
          <w:rFonts w:cs="Arial"/>
          <w:color w:val="000000"/>
          <w:u w:val="single"/>
        </w:rPr>
      </w:pPr>
      <w:ins w:id="5270" w:author="Bob Yencha" w:date="2011-12-19T01:19:00Z">
        <w:r>
          <w:rPr>
            <w:rFonts w:cs="Arial"/>
            <w:color w:val="000000"/>
            <w:u w:val="single"/>
          </w:rPr>
          <w:t xml:space="preserve">Example for presence finding with organism specific LOINC in </w:t>
        </w:r>
        <w:r w:rsidRPr="00437401">
          <w:rPr>
            <w:rFonts w:cs="Arial"/>
            <w:color w:val="548DD4"/>
            <w:u w:val="single"/>
          </w:rPr>
          <w:t>O</w:t>
        </w:r>
        <w:r>
          <w:rPr>
            <w:rFonts w:cs="Arial"/>
            <w:color w:val="000000"/>
            <w:u w:val="single"/>
          </w:rPr>
          <w:t>rdinal scale:</w:t>
        </w:r>
      </w:ins>
    </w:p>
    <w:p w14:paraId="2D384078" w14:textId="77777777" w:rsidR="00225F63" w:rsidRDefault="00225F63" w:rsidP="00225F63">
      <w:pPr>
        <w:numPr>
          <w:ins w:id="5271" w:author="Bob Yencha" w:date="2011-12-19T01:19:00Z"/>
        </w:numPr>
        <w:rPr>
          <w:ins w:id="5272" w:author="Bob Yencha" w:date="2011-12-19T01:19:00Z"/>
        </w:rPr>
      </w:pPr>
      <w:ins w:id="5273" w:author="Bob Yencha" w:date="2011-12-19T01:19:00Z">
        <w:r w:rsidRPr="00D83D10">
          <w:rPr>
            <w:rFonts w:cs="Arial"/>
          </w:rPr>
          <w:t>OBX|1|</w:t>
        </w:r>
        <w:r w:rsidRPr="009F6FE9">
          <w:rPr>
            <w:rFonts w:cs="Arial"/>
            <w:b/>
          </w:rPr>
          <w:t>CWE</w:t>
        </w:r>
        <w:r w:rsidRPr="00D83D10">
          <w:rPr>
            <w:rFonts w:cs="Arial"/>
          </w:rPr>
          <w:t>|</w:t>
        </w:r>
        <w:r w:rsidRPr="00211164">
          <w:rPr>
            <w:rFonts w:cs="Arial"/>
            <w:color w:val="C00000"/>
          </w:rPr>
          <w:t>546-2^Streptococcus.beta-hemolytic [Presence] in Throat by Organism specific culture^LN</w:t>
        </w:r>
        <w:r w:rsidRPr="00D83D10">
          <w:rPr>
            <w:rFonts w:cs="Arial"/>
          </w:rPr>
          <w:t>||</w:t>
        </w:r>
        <w:r w:rsidRPr="009F6FE9">
          <w:rPr>
            <w:color w:val="FF0000"/>
            <w:u w:val="single"/>
          </w:rPr>
          <w:t>46651001</w:t>
        </w:r>
        <w:r w:rsidRPr="009F6FE9">
          <w:rPr>
            <w:rFonts w:cs="Arial"/>
            <w:color w:val="FF0000"/>
            <w:u w:val="single"/>
          </w:rPr>
          <w:t>^isolated^SCT</w:t>
        </w:r>
        <w:r w:rsidRPr="009F6FE9">
          <w:rPr>
            <w:rFonts w:cs="Arial"/>
            <w:u w:val="single"/>
          </w:rPr>
          <w:t>^</w:t>
        </w:r>
        <w:r w:rsidRPr="009F6FE9">
          <w:rPr>
            <w:rFonts w:cs="Arial"/>
            <w:color w:val="00B050"/>
            <w:u w:val="single"/>
          </w:rPr>
          <w:t>bstrep^beta hemolytic Streptococci^L</w:t>
        </w:r>
        <w:r w:rsidRPr="009F6FE9">
          <w:rPr>
            <w:rFonts w:cs="Arial"/>
            <w:u w:val="single"/>
          </w:rPr>
          <w:t>^</w:t>
        </w:r>
        <w:r w:rsidRPr="009F6FE9">
          <w:rPr>
            <w:rFonts w:cs="Arial"/>
            <w:color w:val="FF0000"/>
            <w:u w:val="single"/>
          </w:rPr>
          <w:t>20110731</w:t>
        </w:r>
        <w:r w:rsidRPr="009F6FE9">
          <w:rPr>
            <w:rFonts w:cs="Arial"/>
            <w:u w:val="single"/>
          </w:rPr>
          <w:t>^</w:t>
        </w:r>
        <w:r w:rsidRPr="009F6FE9">
          <w:rPr>
            <w:rFonts w:cs="Arial"/>
            <w:color w:val="00B050"/>
            <w:u w:val="single"/>
          </w:rPr>
          <w:t>1</w:t>
        </w:r>
        <w:r w:rsidRPr="009F6FE9">
          <w:rPr>
            <w:rFonts w:cs="Arial"/>
            <w:u w:val="single"/>
          </w:rPr>
          <w:t>^</w:t>
        </w:r>
        <w:r w:rsidRPr="009F6FE9">
          <w:rPr>
            <w:rFonts w:cs="Arial"/>
            <w:bCs/>
            <w:color w:val="00B0F0"/>
            <w:u w:val="single"/>
          </w:rPr>
          <w:t xml:space="preserve"> beta-hemolytic streptococcus  isolated</w:t>
        </w:r>
        <w:r w:rsidRPr="00D83D10">
          <w:rPr>
            <w:rFonts w:cs="Arial"/>
          </w:rPr>
          <w:t>||||||</w:t>
        </w:r>
        <w:r>
          <w:rPr>
            <w:rFonts w:cs="Arial"/>
          </w:rPr>
          <w:t>F</w:t>
        </w:r>
        <w:r w:rsidRPr="00D83D10">
          <w:rPr>
            <w:rFonts w:cs="Arial"/>
          </w:rPr>
          <w:t>|||200808151030-</w:t>
        </w:r>
        <w:r w:rsidRPr="00D83D10">
          <w:rPr>
            <w:rFonts w:cs="Arial"/>
            <w:color w:val="000000"/>
          </w:rPr>
          <w:t>0700|||0086^Bacterial identification^OBSMETHOD^^^^501-20080815||200808161030-0700||||Reliable Labs, Inc^L^^^^CLIA&amp;2.16.840.1.113883.19.4.6&amp;ISO^XX^^^1236|3434 Industrial Loop^^Ann Arbor^MI^99999^USA^B|9876543^Slide^Stan^S^^^^^NPPES&amp;2.16.840.1.113883.19.4.6&amp;ISO^L^^^NPI</w:t>
        </w:r>
      </w:ins>
    </w:p>
    <w:p w14:paraId="620E0EFD" w14:textId="77777777" w:rsidR="00225F63" w:rsidRPr="00844691" w:rsidRDefault="00225F63" w:rsidP="00225F63">
      <w:pPr>
        <w:numPr>
          <w:ins w:id="5274" w:author="Bob Yencha" w:date="2011-12-19T01:19:00Z"/>
        </w:numPr>
        <w:rPr>
          <w:ins w:id="5275" w:author="Bob Yencha" w:date="2011-12-19T01:19:00Z"/>
          <w:rFonts w:cs="Arial"/>
          <w:u w:val="single"/>
        </w:rPr>
      </w:pPr>
      <w:ins w:id="5276" w:author="Bob Yencha" w:date="2011-12-19T01:19:00Z">
        <w:r>
          <w:rPr>
            <w:rFonts w:cs="Arial"/>
            <w:u w:val="single"/>
          </w:rPr>
          <w:t>2.</w:t>
        </w:r>
        <w:r>
          <w:rPr>
            <w:rFonts w:cs="Arial"/>
            <w:u w:val="single"/>
          </w:rPr>
          <w:tab/>
        </w:r>
        <w:r w:rsidRPr="00844691">
          <w:rPr>
            <w:rFonts w:cs="Arial"/>
            <w:u w:val="single"/>
          </w:rPr>
          <w:t>General Fo</w:t>
        </w:r>
        <w:r>
          <w:rPr>
            <w:rFonts w:cs="Arial"/>
            <w:u w:val="single"/>
          </w:rPr>
          <w:t>rmat for OBX.2 = ST (SNOMED CT n</w:t>
        </w:r>
        <w:r w:rsidRPr="00844691">
          <w:rPr>
            <w:rFonts w:cs="Arial"/>
            <w:u w:val="single"/>
          </w:rPr>
          <w:t xml:space="preserve">ot </w:t>
        </w:r>
        <w:r>
          <w:rPr>
            <w:rFonts w:cs="Arial"/>
            <w:u w:val="single"/>
          </w:rPr>
          <w:t>r</w:t>
        </w:r>
        <w:r w:rsidRPr="00844691">
          <w:rPr>
            <w:rFonts w:cs="Arial"/>
            <w:u w:val="single"/>
          </w:rPr>
          <w:t>equired)</w:t>
        </w:r>
      </w:ins>
    </w:p>
    <w:p w14:paraId="5061E01E" w14:textId="77777777" w:rsidR="00225F63" w:rsidRDefault="00225F63" w:rsidP="00225F63">
      <w:pPr>
        <w:numPr>
          <w:ins w:id="5277" w:author="Bob Yencha" w:date="2011-12-19T01:19:00Z"/>
        </w:numPr>
        <w:rPr>
          <w:ins w:id="5278" w:author="Bob Yencha" w:date="2011-12-19T01:19:00Z"/>
          <w:rFonts w:cs="Arial"/>
          <w:color w:val="000000"/>
        </w:rPr>
      </w:pPr>
      <w:ins w:id="5279" w:author="Bob Yencha" w:date="2011-12-19T01:19:00Z">
        <w:r w:rsidRPr="00D83D10">
          <w:rPr>
            <w:rFonts w:cs="Arial"/>
          </w:rPr>
          <w:t>OBX|1|</w:t>
        </w:r>
        <w:r w:rsidRPr="009F6FE9">
          <w:rPr>
            <w:rFonts w:cs="Arial"/>
            <w:b/>
          </w:rPr>
          <w:t>ST</w:t>
        </w:r>
        <w:r w:rsidRPr="00D83D10">
          <w:rPr>
            <w:rFonts w:cs="Arial"/>
          </w:rPr>
          <w:t>|546-2^Streptococcus.beta-hemolytic [Presence] in Throat by Organism specific culture</w:t>
        </w:r>
        <w:r>
          <w:rPr>
            <w:rFonts w:cs="Arial"/>
          </w:rPr>
          <w:t>^LN^^^^</w:t>
        </w:r>
        <w:r w:rsidRPr="00D83D10">
          <w:rPr>
            <w:rFonts w:cs="Arial"/>
          </w:rPr>
          <w:t>||</w:t>
        </w:r>
        <w:r w:rsidRPr="009F6FE9">
          <w:rPr>
            <w:rFonts w:cs="Arial"/>
            <w:bCs/>
            <w:color w:val="00B0F0"/>
          </w:rPr>
          <w:t>beta-hemolytic streptococcus  isolated</w:t>
        </w:r>
        <w:r w:rsidRPr="00D83D10">
          <w:rPr>
            <w:rFonts w:cs="Arial"/>
          </w:rPr>
          <w:t>||||||</w:t>
        </w:r>
        <w:r>
          <w:rPr>
            <w:rFonts w:cs="Arial"/>
          </w:rPr>
          <w:t>F</w:t>
        </w:r>
        <w:r w:rsidRPr="00D83D10">
          <w:rPr>
            <w:rFonts w:cs="Arial"/>
          </w:rPr>
          <w:t>|||200808151030-</w:t>
        </w:r>
        <w:r w:rsidRPr="00D83D10">
          <w:rPr>
            <w:rFonts w:cs="Arial"/>
            <w:color w:val="000000"/>
          </w:rPr>
          <w:t>0700|||0086^Bacterial identification^OBSMETHOD^^^^501-20080815||200808161030-0700||||Reliable Labs, Inc^L^^^^CLIA&amp;2.16.840.1.113883.19.4.6&amp;ISO^XX^^</w:t>
        </w:r>
        <w:r>
          <w:rPr>
            <w:rFonts w:cs="Arial"/>
            <w:color w:val="000000"/>
          </w:rPr>
          <w:t>^1236|3434 Industrial Loop^^Ann A</w:t>
        </w:r>
        <w:r w:rsidRPr="00D83D10">
          <w:rPr>
            <w:rFonts w:cs="Arial"/>
            <w:color w:val="000000"/>
          </w:rPr>
          <w:t>rbor^MI^99999^USA^B|9876543^Slide^Stan^S^^^^^NPPES&amp;2.16.840.1.113883.19.4.6&amp;ISO^L^^^NPI</w:t>
        </w:r>
      </w:ins>
    </w:p>
    <w:p w14:paraId="55DFC16E" w14:textId="77777777" w:rsidR="00225F63" w:rsidRPr="009F0F97" w:rsidRDefault="00225F63" w:rsidP="00225F63">
      <w:pPr>
        <w:numPr>
          <w:ins w:id="5280" w:author="Bob Yencha" w:date="2011-12-19T01:19:00Z"/>
        </w:numPr>
        <w:spacing w:after="0"/>
        <w:outlineLvl w:val="0"/>
        <w:rPr>
          <w:ins w:id="5281" w:author="Bob Yencha" w:date="2011-12-19T01:19:00Z"/>
          <w:rFonts w:cs="Arial"/>
          <w:color w:val="000000"/>
          <w:u w:val="single"/>
        </w:rPr>
      </w:pPr>
      <w:ins w:id="5282" w:author="Bob Yencha" w:date="2011-12-19T01:19:00Z">
        <w:r w:rsidRPr="009F0F97">
          <w:rPr>
            <w:rFonts w:cs="Arial"/>
            <w:color w:val="000000"/>
            <w:u w:val="single"/>
          </w:rPr>
          <w:t>SPM.4</w:t>
        </w:r>
      </w:ins>
    </w:p>
    <w:p w14:paraId="040C6D56" w14:textId="77777777" w:rsidR="00225F63" w:rsidRDefault="00225F63" w:rsidP="00225F63">
      <w:pPr>
        <w:numPr>
          <w:ins w:id="5283" w:author="Bob Yencha" w:date="2011-12-19T01:19:00Z"/>
        </w:numPr>
        <w:rPr>
          <w:ins w:id="5284" w:author="Bob Yencha" w:date="2011-12-19T01:19:00Z"/>
        </w:rPr>
      </w:pPr>
      <w:ins w:id="5285" w:author="Bob Yencha" w:date="2011-12-19T01:19:00Z">
        <w:r>
          <w:t>SNOMED CT is a suggested vocabulary</w:t>
        </w:r>
        <w:r w:rsidRPr="00DA34F8">
          <w:t xml:space="preserve"> for specimen source terms in SPM.4 when a SNOMED CT code is available for the specimen source</w:t>
        </w:r>
        <w:r>
          <w:t>, pending the outcome of pilot testing</w:t>
        </w:r>
        <w:r w:rsidRPr="00DA34F8">
          <w:t>.</w:t>
        </w:r>
        <w:r>
          <w:t xml:space="preserve">  Specimen type/source terms in SPM.4 should be drawn from the specimen hierarchy in SNOMED CT or may be drawn from HL7 table 0487 as it is a commonly used vocabulary, for example in use with NAACCR (until deprecated by HL7). </w:t>
        </w:r>
      </w:ins>
    </w:p>
    <w:p w14:paraId="6BCB1D95" w14:textId="77777777" w:rsidR="00225F63" w:rsidRDefault="00225F63" w:rsidP="00225F63">
      <w:pPr>
        <w:numPr>
          <w:ins w:id="5286" w:author="Bob Yencha" w:date="2011-12-19T01:19:00Z"/>
        </w:numPr>
        <w:rPr>
          <w:ins w:id="5287" w:author="Bob Yencha" w:date="2011-12-19T01:19:00Z"/>
        </w:rPr>
      </w:pPr>
      <w:ins w:id="5288" w:author="Bob Yencha" w:date="2011-12-19T01:19:00Z">
        <w:r>
          <w:t>NOTE: Pending the outcome of successful pilot testing, the workgroup anticipates that SNOMED CT would be the required vocabulary for specimen type/source concepts in the long term.</w:t>
        </w:r>
      </w:ins>
    </w:p>
    <w:p w14:paraId="6A3AD6CF" w14:textId="77777777" w:rsidR="00DA7D84" w:rsidDel="00225F63" w:rsidRDefault="00DA7D84" w:rsidP="00DA7D84">
      <w:pPr>
        <w:rPr>
          <w:del w:id="5289" w:author="Bob Yencha" w:date="2011-12-19T01:19:00Z"/>
        </w:rPr>
      </w:pPr>
      <w:del w:id="5290" w:author="Bob Yencha" w:date="2011-12-19T01:19:00Z">
        <w:r w:rsidRPr="001A77D4" w:rsidDel="00225F63">
          <w:delText>SNOMED CT is a required vocabulary for communicating coded results when reported as Coded With Exception</w:delText>
        </w:r>
        <w:r w:rsidDel="00225F63">
          <w:delText xml:space="preserve"> (</w:delText>
        </w:r>
        <w:r w:rsidRPr="001A77D4" w:rsidDel="00225F63">
          <w:delText>CWE</w:delText>
        </w:r>
        <w:r w:rsidDel="00225F63">
          <w:delText>)</w:delText>
        </w:r>
        <w:r w:rsidRPr="001A77D4" w:rsidDel="00225F63">
          <w:delText xml:space="preserve"> data types in OBX.5 for specific result categories as defined below.</w:delText>
        </w:r>
      </w:del>
    </w:p>
    <w:p w14:paraId="6E4FC2CD" w14:textId="77777777" w:rsidR="00DA7D84" w:rsidDel="00225F63" w:rsidRDefault="00DA7D84" w:rsidP="00DA7D84">
      <w:pPr>
        <w:rPr>
          <w:del w:id="5291" w:author="Bob Yencha" w:date="2011-12-19T01:19:00Z"/>
        </w:rPr>
      </w:pPr>
      <w:del w:id="5292" w:author="Bob Yencha" w:date="2011-12-19T01:19:00Z">
        <w:r w:rsidDel="00225F63">
          <w:delText>It is also recommended for specimen source terms in SPM.4.</w:delText>
        </w:r>
      </w:del>
    </w:p>
    <w:p w14:paraId="04F11921" w14:textId="77777777" w:rsidR="00DA7D84" w:rsidRPr="00BD4A58" w:rsidRDefault="00DA7D84" w:rsidP="00DA7D84">
      <w:r w:rsidRPr="00BD4A58">
        <w:t xml:space="preserve">Further information on SNOMED can be found at the </w:t>
      </w:r>
      <w:hyperlink r:id="rId154" w:history="1">
        <w:r w:rsidRPr="00BD4A58">
          <w:rPr>
            <w:rStyle w:val="Hyperlink"/>
            <w:rFonts w:ascii="Times New Roman" w:hAnsi="Times New Roman"/>
            <w:sz w:val="24"/>
          </w:rPr>
          <w:t>National Library of Medicine</w:t>
        </w:r>
      </w:hyperlink>
      <w:r>
        <w:t>.</w:t>
      </w:r>
    </w:p>
    <w:p w14:paraId="305DB4C5" w14:textId="77777777" w:rsidR="00DA7D84" w:rsidRDefault="00DA7D84" w:rsidP="00DA7D84">
      <w:pPr>
        <w:pStyle w:val="Heading2"/>
        <w:numPr>
          <w:ilvl w:val="1"/>
          <w:numId w:val="24"/>
        </w:numPr>
        <w:tabs>
          <w:tab w:val="left" w:pos="630"/>
        </w:tabs>
      </w:pPr>
      <w:bookmarkStart w:id="5293" w:name="_Toc189112013"/>
      <w:r w:rsidRPr="001A77D4">
        <w:t>UCUM</w:t>
      </w:r>
      <w:bookmarkEnd w:id="5293"/>
    </w:p>
    <w:p w14:paraId="15ECC2BC" w14:textId="77777777" w:rsidR="00DA7D84" w:rsidRDefault="00DA7D84" w:rsidP="00DA7D84">
      <w:pPr>
        <w:rPr>
          <w:ins w:id="5294" w:author="Bob Yencha" w:date="2011-12-19T15:20:00Z"/>
        </w:rPr>
      </w:pPr>
      <w:r w:rsidRPr="001A77D4">
        <w:t>UCUM (Unified Code for Units of Measure) appears to be a viable option for reporting units of measure but must be pilot tested in order to understand the impact of key issues identified by various stakeholders.</w:t>
      </w:r>
      <w:r>
        <w:t xml:space="preserve"> This guide does not preclude the use of UCUM coding where senders and receivers have localized this guide by mutual agreement.</w:t>
      </w:r>
    </w:p>
    <w:p w14:paraId="36F75F9E" w14:textId="77777777" w:rsidR="00A70DF1" w:rsidRDefault="00A70DF1" w:rsidP="00DA7D84">
      <w:pPr>
        <w:numPr>
          <w:ins w:id="5295" w:author="Bob Yencha" w:date="2011-12-19T15:20:00Z"/>
        </w:numPr>
      </w:pPr>
      <w:ins w:id="5296" w:author="Bob Yencha" w:date="2011-12-19T15:20:00Z">
        <w:r>
          <w:t xml:space="preserve">A list of examples is available at </w:t>
        </w:r>
        <w:r w:rsidR="00D826AD">
          <w:fldChar w:fldCharType="begin"/>
        </w:r>
        <w:r>
          <w:instrText xml:space="preserve"> HYPERLINK "</w:instrText>
        </w:r>
        <w:r w:rsidRPr="00A70DF1">
          <w:instrText>http://loinc.org/usage</w:instrText>
        </w:r>
        <w:r>
          <w:instrText xml:space="preserve">" </w:instrText>
        </w:r>
        <w:r w:rsidR="00D826AD">
          <w:fldChar w:fldCharType="separate"/>
        </w:r>
        <w:r w:rsidRPr="00732D53">
          <w:rPr>
            <w:rStyle w:val="Hyperlink"/>
            <w:rFonts w:ascii="Times New Roman" w:hAnsi="Times New Roman"/>
            <w:sz w:val="24"/>
          </w:rPr>
          <w:t>http://loinc.org/usage</w:t>
        </w:r>
        <w:r w:rsidR="00D826AD">
          <w:fldChar w:fldCharType="end"/>
        </w:r>
        <w:r>
          <w:t>, see the bottom of the page. As this is a dynamic set, please refer to this site for the most current set of example codes.</w:t>
        </w:r>
      </w:ins>
    </w:p>
    <w:p w14:paraId="4B1C0884" w14:textId="77777777" w:rsidR="00DA7D84" w:rsidRDefault="00DA7D84" w:rsidP="00DA7D84">
      <w:r>
        <w:t xml:space="preserve">Further information on UCUM can be found at </w:t>
      </w:r>
      <w:hyperlink r:id="rId155" w:history="1">
        <w:r w:rsidRPr="00431444">
          <w:rPr>
            <w:rStyle w:val="Hyperlink"/>
            <w:rFonts w:ascii="Times New Roman" w:hAnsi="Times New Roman"/>
            <w:sz w:val="24"/>
          </w:rPr>
          <w:t>http://unitsofmeasure.org/</w:t>
        </w:r>
      </w:hyperlink>
    </w:p>
    <w:p w14:paraId="0D7F7ACF" w14:textId="77777777" w:rsidR="00667BA9" w:rsidRPr="00D4120B" w:rsidRDefault="00667BA9" w:rsidP="00667BA9"/>
    <w:p w14:paraId="6E971C48" w14:textId="77777777" w:rsidR="00667BA9" w:rsidRPr="00D4120B" w:rsidRDefault="00667BA9" w:rsidP="00667BA9">
      <w:pPr>
        <w:sectPr w:rsidR="00667BA9" w:rsidRPr="00D4120B">
          <w:headerReference w:type="even" r:id="rId156"/>
          <w:headerReference w:type="default" r:id="rId157"/>
          <w:footerReference w:type="default" r:id="rId158"/>
          <w:headerReference w:type="first" r:id="rId159"/>
          <w:pgSz w:w="12240" w:h="15840" w:code="1"/>
          <w:pgMar w:top="1000" w:right="1440" w:bottom="720" w:left="1440" w:header="1152" w:footer="720" w:gutter="0"/>
          <w:cols w:space="720"/>
          <w:titlePg/>
          <w:docGrid w:linePitch="360"/>
        </w:sectPr>
      </w:pPr>
    </w:p>
    <w:p w14:paraId="3624E221" w14:textId="77777777" w:rsidR="00667BA9" w:rsidRDefault="00667BA9" w:rsidP="00A6434E">
      <w:pPr>
        <w:pStyle w:val="Heading2"/>
        <w:numPr>
          <w:ilvl w:val="1"/>
          <w:numId w:val="24"/>
        </w:numPr>
        <w:tabs>
          <w:tab w:val="left" w:pos="630"/>
        </w:tabs>
      </w:pPr>
      <w:bookmarkStart w:id="5299" w:name="_Toc169057936"/>
      <w:bookmarkStart w:id="5300" w:name="_Toc171137854"/>
      <w:bookmarkStart w:id="5301" w:name="_Toc207006397"/>
      <w:bookmarkStart w:id="5302" w:name="_Toc189112014"/>
      <w:r w:rsidRPr="00D4120B">
        <w:t>Vocabulary Constraints</w:t>
      </w:r>
      <w:bookmarkEnd w:id="5299"/>
      <w:bookmarkEnd w:id="5300"/>
      <w:bookmarkEnd w:id="5301"/>
      <w:bookmarkEnd w:id="5302"/>
    </w:p>
    <w:p w14:paraId="4003DC16" w14:textId="77777777" w:rsidR="00667BA9" w:rsidRDefault="00D826AD" w:rsidP="00667BA9">
      <w:r>
        <w:fldChar w:fldCharType="begin"/>
      </w:r>
      <w:r w:rsidR="00667BA9">
        <w:instrText xml:space="preserve"> REF _Ref301933489 \h </w:instrText>
      </w:r>
      <w:r>
        <w:fldChar w:fldCharType="separate"/>
      </w:r>
      <w:ins w:id="5303" w:author="Bob Yencha" w:date="2011-12-20T14:38:00Z">
        <w:r w:rsidR="002B0A1D">
          <w:t xml:space="preserve">Table </w:t>
        </w:r>
        <w:r w:rsidR="002B0A1D">
          <w:rPr>
            <w:noProof/>
          </w:rPr>
          <w:t>4</w:t>
        </w:r>
        <w:r w:rsidR="002B0A1D">
          <w:noBreakHyphen/>
        </w:r>
        <w:r w:rsidR="002B0A1D">
          <w:rPr>
            <w:noProof/>
          </w:rPr>
          <w:t>1</w:t>
        </w:r>
        <w:r w:rsidR="002B0A1D">
          <w:t>. Value Set/Code System Summary</w:t>
        </w:r>
      </w:ins>
      <w:ins w:id="5304" w:author=" Bob Yencha" w:date="2011-12-20T10:54:00Z">
        <w:del w:id="5305" w:author="Bob Yencha" w:date="2011-12-20T14:38:00Z">
          <w:r w:rsidR="006018A5" w:rsidDel="002B0A1D">
            <w:delText xml:space="preserve">Table </w:delText>
          </w:r>
          <w:r w:rsidR="006018A5" w:rsidDel="002B0A1D">
            <w:rPr>
              <w:noProof/>
            </w:rPr>
            <w:delText>4</w:delText>
          </w:r>
          <w:r w:rsidR="006018A5" w:rsidDel="002B0A1D">
            <w:noBreakHyphen/>
          </w:r>
          <w:r w:rsidR="006018A5" w:rsidDel="002B0A1D">
            <w:rPr>
              <w:noProof/>
            </w:rPr>
            <w:delText>1</w:delText>
          </w:r>
          <w:r w:rsidR="006018A5" w:rsidDel="002B0A1D">
            <w:delText>. Value Set/Code System Summary</w:delText>
          </w:r>
        </w:del>
      </w:ins>
      <w:del w:id="5306" w:author="Bob Yencha" w:date="2011-12-20T14:38:00Z">
        <w:r w:rsidR="00073DF5" w:rsidDel="002B0A1D">
          <w:delText xml:space="preserve">Table </w:delText>
        </w:r>
        <w:r w:rsidR="00073DF5" w:rsidDel="002B0A1D">
          <w:rPr>
            <w:noProof/>
          </w:rPr>
          <w:delText>4</w:delText>
        </w:r>
        <w:r w:rsidR="00073DF5" w:rsidDel="002B0A1D">
          <w:noBreakHyphen/>
        </w:r>
        <w:r w:rsidR="00073DF5" w:rsidDel="002B0A1D">
          <w:rPr>
            <w:noProof/>
          </w:rPr>
          <w:delText>1</w:delText>
        </w:r>
        <w:r w:rsidR="00073DF5" w:rsidDel="002B0A1D">
          <w:delText>. Value Set/Code System Summary</w:delText>
        </w:r>
      </w:del>
      <w:r>
        <w:fldChar w:fldCharType="end"/>
      </w:r>
      <w:r w:rsidR="00667BA9">
        <w:t xml:space="preserve"> </w:t>
      </w:r>
      <w:r w:rsidR="00667BA9" w:rsidRPr="006B7D54">
        <w:t>shows the various value sets/code systems used in this IG</w:t>
      </w:r>
      <w:r w:rsidR="00400CF4">
        <w:t xml:space="preserve">. </w:t>
      </w:r>
      <w:r w:rsidR="00667BA9" w:rsidRPr="006B7D54">
        <w:t>It also provides information about the source of the vocabulary and an</w:t>
      </w:r>
      <w:r w:rsidR="00667BA9" w:rsidRPr="00D4120B">
        <w:t xml:space="preserve"> identifier for the vocabulary</w:t>
      </w:r>
      <w:r w:rsidR="00400CF4">
        <w:t xml:space="preserve">. </w:t>
      </w:r>
      <w:r w:rsidR="00667BA9" w:rsidRPr="00D4120B">
        <w:t>The name found in the Value Set/Code System Name column corresponds with the value set identified in the Value Set column of the data type and segment attribute tables found above.</w:t>
      </w:r>
    </w:p>
    <w:tbl>
      <w:tblPr>
        <w:tblW w:w="4941" w:type="pct"/>
        <w:jc w:val="center"/>
        <w:tblBorders>
          <w:top w:val="single" w:sz="12" w:space="0" w:color="943634" w:themeColor="accent2" w:themeShade="BF"/>
          <w:left w:val="single" w:sz="4" w:space="0" w:color="C0C0C0"/>
          <w:bottom w:val="single" w:sz="12" w:space="0" w:color="943634" w:themeColor="accent2" w:themeShade="BF"/>
          <w:right w:val="single" w:sz="4" w:space="0" w:color="C0C0C0"/>
          <w:insideH w:val="single" w:sz="12" w:space="0" w:color="943634" w:themeColor="accent2" w:themeShade="BF"/>
          <w:insideV w:val="single" w:sz="4" w:space="0" w:color="C0C0C0"/>
        </w:tblBorders>
        <w:tblLayout w:type="fixed"/>
        <w:tblCellMar>
          <w:left w:w="58" w:type="dxa"/>
          <w:right w:w="58" w:type="dxa"/>
        </w:tblCellMar>
        <w:tblLook w:val="01E0" w:firstRow="1" w:lastRow="1" w:firstColumn="1" w:lastColumn="1" w:noHBand="0" w:noVBand="0"/>
      </w:tblPr>
      <w:tblGrid>
        <w:gridCol w:w="2513"/>
        <w:gridCol w:w="1420"/>
        <w:gridCol w:w="1890"/>
        <w:gridCol w:w="2611"/>
        <w:gridCol w:w="5484"/>
      </w:tblGrid>
      <w:tr w:rsidR="0045070B" w:rsidRPr="00D4120B" w14:paraId="16FBBE8B" w14:textId="77777777">
        <w:trPr>
          <w:cantSplit/>
          <w:tblHeader/>
          <w:jc w:val="center"/>
        </w:trPr>
        <w:tc>
          <w:tcPr>
            <w:tcW w:w="5000" w:type="pct"/>
            <w:gridSpan w:val="5"/>
            <w:shd w:val="clear" w:color="auto" w:fill="F3F3F3"/>
          </w:tcPr>
          <w:p w14:paraId="6F1F187F" w14:textId="77777777" w:rsidR="0045070B" w:rsidRPr="00D4120B" w:rsidRDefault="0045070B" w:rsidP="0045070B">
            <w:pPr>
              <w:pStyle w:val="Caption"/>
            </w:pPr>
            <w:bookmarkStart w:id="5307" w:name="_Ref301933489"/>
            <w:bookmarkStart w:id="5308" w:name="_Toc189111915"/>
            <w:r>
              <w:t xml:space="preserve">Table </w:t>
            </w:r>
            <w:r w:rsidR="001C047D">
              <w:fldChar w:fldCharType="begin"/>
            </w:r>
            <w:r w:rsidR="001C047D">
              <w:instrText xml:space="preserve"> STYLER</w:instrText>
            </w:r>
            <w:r w:rsidR="001C047D">
              <w:instrText xml:space="preserve">EF 1 \s </w:instrText>
            </w:r>
            <w:r w:rsidR="001C047D">
              <w:fldChar w:fldCharType="separate"/>
            </w:r>
            <w:r w:rsidR="002B0A1D">
              <w:rPr>
                <w:noProof/>
              </w:rPr>
              <w:t>4</w:t>
            </w:r>
            <w:r w:rsidR="001C047D">
              <w:rPr>
                <w:noProof/>
              </w:rPr>
              <w:fldChar w:fldCharType="end"/>
            </w:r>
            <w:r>
              <w:noBreakHyphen/>
            </w:r>
            <w:r w:rsidR="001C047D">
              <w:fldChar w:fldCharType="begin"/>
            </w:r>
            <w:r w:rsidR="001C047D">
              <w:instrText xml:space="preserve"> SEQ Table \* ARABIC \s 1 </w:instrText>
            </w:r>
            <w:r w:rsidR="001C047D">
              <w:fldChar w:fldCharType="separate"/>
            </w:r>
            <w:r w:rsidR="002B0A1D">
              <w:rPr>
                <w:noProof/>
              </w:rPr>
              <w:t>1</w:t>
            </w:r>
            <w:r w:rsidR="001C047D">
              <w:rPr>
                <w:noProof/>
              </w:rPr>
              <w:fldChar w:fldCharType="end"/>
            </w:r>
            <w:r>
              <w:t>. Value Set/Code System Summary</w:t>
            </w:r>
            <w:bookmarkEnd w:id="5307"/>
            <w:bookmarkEnd w:id="5308"/>
          </w:p>
        </w:tc>
      </w:tr>
      <w:tr w:rsidR="00D50AE8" w:rsidRPr="00D4120B" w14:paraId="7656C003" w14:textId="77777777">
        <w:trPr>
          <w:cantSplit/>
          <w:tblHeader/>
          <w:jc w:val="center"/>
        </w:trPr>
        <w:tc>
          <w:tcPr>
            <w:tcW w:w="903" w:type="pct"/>
            <w:tcBorders>
              <w:left w:val="single" w:sz="4" w:space="0" w:color="BFBFBF" w:themeColor="background1" w:themeShade="BF"/>
              <w:right w:val="single" w:sz="4" w:space="0" w:color="BFBFBF" w:themeColor="background1" w:themeShade="BF"/>
            </w:tcBorders>
            <w:shd w:val="clear" w:color="auto" w:fill="F3F3F3"/>
          </w:tcPr>
          <w:p w14:paraId="52C99E75" w14:textId="77777777" w:rsidR="00ED1C86" w:rsidRPr="00D4120B" w:rsidRDefault="00ED1C86" w:rsidP="00667BA9">
            <w:pPr>
              <w:pStyle w:val="TableHeadingA"/>
            </w:pPr>
            <w:del w:id="5309" w:author="Bob Yencha" w:date="2011-11-21T21:16:00Z">
              <w:r w:rsidRPr="00D4120B" w:rsidDel="00D50AE8">
                <w:delText>Value Set/Code System</w:delText>
              </w:r>
              <w:r w:rsidDel="00D50AE8">
                <w:delText xml:space="preserve"> </w:delText>
              </w:r>
              <w:r w:rsidRPr="00D4120B" w:rsidDel="00D50AE8">
                <w:delText>Name</w:delText>
              </w:r>
            </w:del>
            <w:ins w:id="5310" w:author="Bob Yencha" w:date="2011-11-21T21:16:00Z">
              <w:r w:rsidR="00D50AE8">
                <w:t>Name</w:t>
              </w:r>
            </w:ins>
          </w:p>
        </w:tc>
        <w:tc>
          <w:tcPr>
            <w:tcW w:w="510" w:type="pct"/>
            <w:tcBorders>
              <w:left w:val="single" w:sz="4" w:space="0" w:color="BFBFBF" w:themeColor="background1" w:themeShade="BF"/>
              <w:right w:val="single" w:sz="4" w:space="0" w:color="BFBFBF" w:themeColor="background1" w:themeShade="BF"/>
            </w:tcBorders>
            <w:shd w:val="clear" w:color="auto" w:fill="F3F3F3"/>
          </w:tcPr>
          <w:p w14:paraId="1BD0BEAE" w14:textId="77777777" w:rsidR="00ED1C86" w:rsidRPr="00D4120B" w:rsidRDefault="00D50AE8" w:rsidP="00ED1C86">
            <w:pPr>
              <w:pStyle w:val="TableHeadingA"/>
            </w:pPr>
            <w:ins w:id="5311" w:author="Bob Yencha" w:date="2011-11-21T21:33:00Z">
              <w:r>
                <w:t>Source</w:t>
              </w:r>
            </w:ins>
            <w:ins w:id="5312" w:author="Bob Yencha" w:date="2011-11-21T21:17:00Z">
              <w:r>
                <w:t xml:space="preserve"> ID</w:t>
              </w:r>
            </w:ins>
            <w:ins w:id="5313" w:author="Bob Yencha" w:date="2011-11-21T21:33:00Z">
              <w:r>
                <w:t>/ Reference</w:t>
              </w:r>
            </w:ins>
          </w:p>
        </w:tc>
        <w:tc>
          <w:tcPr>
            <w:tcW w:w="679" w:type="pct"/>
            <w:tcBorders>
              <w:left w:val="single" w:sz="4" w:space="0" w:color="BFBFBF" w:themeColor="background1" w:themeShade="BF"/>
            </w:tcBorders>
            <w:shd w:val="clear" w:color="auto" w:fill="F3F3F3"/>
          </w:tcPr>
          <w:p w14:paraId="322FDA53" w14:textId="77777777" w:rsidR="00ED1C86" w:rsidRPr="00D4120B" w:rsidRDefault="00ED1C86" w:rsidP="00667BA9">
            <w:pPr>
              <w:pStyle w:val="TableHeadingA"/>
            </w:pPr>
            <w:del w:id="5314" w:author="Bob Yencha" w:date="2011-11-21T21:33:00Z">
              <w:r w:rsidRPr="00D4120B" w:rsidDel="00D50AE8">
                <w:delText xml:space="preserve">Value Set/Code System </w:delText>
              </w:r>
            </w:del>
            <w:r w:rsidRPr="00D4120B">
              <w:t>Source</w:t>
            </w:r>
          </w:p>
        </w:tc>
        <w:tc>
          <w:tcPr>
            <w:tcW w:w="938" w:type="pct"/>
            <w:shd w:val="clear" w:color="auto" w:fill="F3F3F3"/>
          </w:tcPr>
          <w:p w14:paraId="70D77612" w14:textId="77777777" w:rsidR="00ED1C86" w:rsidRPr="00D4120B" w:rsidRDefault="00ED1C86" w:rsidP="00667BA9">
            <w:pPr>
              <w:pStyle w:val="TableHeadingA"/>
            </w:pPr>
            <w:del w:id="5315" w:author="Bob Yencha" w:date="2011-11-21T21:32:00Z">
              <w:r w:rsidRPr="00D4120B" w:rsidDel="00D50AE8">
                <w:delText>Value Set/Code System Identifier</w:delText>
              </w:r>
            </w:del>
            <w:ins w:id="5316" w:author="Bob Yencha" w:date="2011-11-21T21:32:00Z">
              <w:r w:rsidR="00D50AE8">
                <w:t>Unique Identifier</w:t>
              </w:r>
            </w:ins>
          </w:p>
        </w:tc>
        <w:tc>
          <w:tcPr>
            <w:tcW w:w="1970" w:type="pct"/>
            <w:shd w:val="clear" w:color="auto" w:fill="F3F3F3"/>
          </w:tcPr>
          <w:p w14:paraId="14D97B2A" w14:textId="77777777" w:rsidR="00145BCA" w:rsidRDefault="00ED1C86">
            <w:pPr>
              <w:pStyle w:val="TableHeadingA"/>
              <w:tabs>
                <w:tab w:val="left" w:pos="1741"/>
              </w:tabs>
              <w:rPr>
                <w:b/>
                <w:caps/>
                <w:noProof/>
                <w:kern w:val="20"/>
                <w:lang w:eastAsia="de-DE"/>
              </w:rPr>
            </w:pPr>
            <w:del w:id="5317" w:author="Bob Yencha" w:date="2011-11-21T21:33:00Z">
              <w:r w:rsidRPr="00D4120B" w:rsidDel="00D50AE8">
                <w:delText>Descripti</w:delText>
              </w:r>
            </w:del>
            <w:ins w:id="5318" w:author="Bob Yencha" w:date="2011-11-21T21:33:00Z">
              <w:r w:rsidR="00D50AE8">
                <w:t>Comments</w:t>
              </w:r>
            </w:ins>
            <w:del w:id="5319" w:author="Bob Yencha" w:date="2011-11-21T21:33:00Z">
              <w:r w:rsidRPr="00D4120B" w:rsidDel="00D50AE8">
                <w:delText>on</w:delText>
              </w:r>
            </w:del>
          </w:p>
        </w:tc>
      </w:tr>
      <w:tr w:rsidR="00D50AE8" w:rsidRPr="00D4120B" w14:paraId="012F32A3" w14:textId="77777777">
        <w:trPr>
          <w:cantSplit/>
          <w:trHeight w:val="378"/>
          <w:jc w:val="center"/>
        </w:trPr>
        <w:tc>
          <w:tcPr>
            <w:tcW w:w="903" w:type="pct"/>
            <w:tcBorders>
              <w:left w:val="single" w:sz="4" w:space="0" w:color="BFBFBF" w:themeColor="background1" w:themeShade="BF"/>
              <w:right w:val="single" w:sz="4" w:space="0" w:color="BFBFBF" w:themeColor="background1" w:themeShade="BF"/>
            </w:tcBorders>
          </w:tcPr>
          <w:p w14:paraId="79113769" w14:textId="77777777" w:rsidR="00ED1C86" w:rsidRDefault="00ED1C86" w:rsidP="00D50AE8">
            <w:pPr>
              <w:pStyle w:val="TableContent"/>
            </w:pPr>
            <w:r w:rsidRPr="00D4120B">
              <w:t>Country Value Set</w:t>
            </w:r>
            <w:ins w:id="5320" w:author="Bob Yencha" w:date="2011-11-21T20:49:00Z">
              <w:r>
                <w:t xml:space="preserve"> </w:t>
              </w:r>
            </w:ins>
          </w:p>
        </w:tc>
        <w:tc>
          <w:tcPr>
            <w:tcW w:w="510" w:type="pct"/>
            <w:tcBorders>
              <w:left w:val="single" w:sz="4" w:space="0" w:color="BFBFBF" w:themeColor="background1" w:themeShade="BF"/>
              <w:right w:val="single" w:sz="4" w:space="0" w:color="BFBFBF" w:themeColor="background1" w:themeShade="BF"/>
            </w:tcBorders>
          </w:tcPr>
          <w:p w14:paraId="2487AEF5" w14:textId="77777777" w:rsidR="00ED1C86" w:rsidRDefault="00D50AE8" w:rsidP="00ED1C86">
            <w:pPr>
              <w:pStyle w:val="TableContent"/>
            </w:pPr>
            <w:ins w:id="5321" w:author="Bob Yencha" w:date="2011-11-21T21:17:00Z">
              <w:r>
                <w:t>HL70399</w:t>
              </w:r>
            </w:ins>
          </w:p>
        </w:tc>
        <w:tc>
          <w:tcPr>
            <w:tcW w:w="679" w:type="pct"/>
            <w:tcBorders>
              <w:left w:val="single" w:sz="4" w:space="0" w:color="BFBFBF" w:themeColor="background1" w:themeShade="BF"/>
            </w:tcBorders>
          </w:tcPr>
          <w:p w14:paraId="044FB191" w14:textId="77777777" w:rsidR="00ED1C86" w:rsidRPr="00D4120B" w:rsidRDefault="00ED1C86" w:rsidP="00296668">
            <w:pPr>
              <w:pStyle w:val="TableContent"/>
            </w:pPr>
            <w:r w:rsidRPr="00D4120B">
              <w:t>HL7 Version 2.5.1</w:t>
            </w:r>
          </w:p>
        </w:tc>
        <w:tc>
          <w:tcPr>
            <w:tcW w:w="938" w:type="pct"/>
          </w:tcPr>
          <w:p w14:paraId="005BC2E0" w14:textId="77777777" w:rsidR="00ED1C86" w:rsidRPr="00D4120B" w:rsidRDefault="00ED1C86" w:rsidP="00296668">
            <w:pPr>
              <w:pStyle w:val="TableContent"/>
            </w:pPr>
          </w:p>
        </w:tc>
        <w:tc>
          <w:tcPr>
            <w:tcW w:w="1970" w:type="pct"/>
          </w:tcPr>
          <w:p w14:paraId="5B4FAB85" w14:textId="77777777" w:rsidR="00ED1C86" w:rsidRPr="00D4120B" w:rsidDel="00B13858" w:rsidRDefault="00ED1C86" w:rsidP="00296668">
            <w:pPr>
              <w:pStyle w:val="TableContent"/>
              <w:rPr>
                <w:del w:id="5322" w:author="Bob Yencha" w:date="2011-11-21T20:01:00Z"/>
              </w:rPr>
            </w:pPr>
            <w:del w:id="5323" w:author="Bob Yencha" w:date="2011-11-21T20:01:00Z">
              <w:r w:rsidRPr="00D4120B" w:rsidDel="00B13858">
                <w:delText>This identifies the codes for the representation of names of countries, territories and areas of geographical interest</w:delText>
              </w:r>
              <w:r w:rsidDel="00B13858">
                <w:delText xml:space="preserve">. </w:delText>
              </w:r>
              <w:r w:rsidRPr="00D4120B" w:rsidDel="00B13858">
                <w:delText>The complete set of 3166-1 codes</w:delText>
              </w:r>
              <w:r w:rsidDel="00B13858">
                <w:delText xml:space="preserve">. </w:delText>
              </w:r>
              <w:r w:rsidR="00D826AD" w:rsidDel="00B13858">
                <w:fldChar w:fldCharType="begin"/>
              </w:r>
              <w:r w:rsidDel="00B13858">
                <w:delInstrText>HYPERLINK "http://www.iso.org/iso/iso-3166-1_decoding_table"</w:delInstrText>
              </w:r>
              <w:r w:rsidR="00D826AD" w:rsidDel="00B13858">
                <w:fldChar w:fldCharType="separate"/>
              </w:r>
              <w:r w:rsidRPr="00D4120B" w:rsidDel="00B13858">
                <w:delText>http://www.iso.org/iso/iso-3166-1_decoding_table</w:delText>
              </w:r>
              <w:r w:rsidR="00D826AD" w:rsidDel="00B13858">
                <w:fldChar w:fldCharType="end"/>
              </w:r>
            </w:del>
          </w:p>
          <w:p w14:paraId="1A73E43D" w14:textId="77777777" w:rsidR="00ED1C86" w:rsidRPr="00D4120B" w:rsidDel="004410E3" w:rsidRDefault="00ED1C86" w:rsidP="00296668">
            <w:pPr>
              <w:pStyle w:val="TableContent"/>
              <w:rPr>
                <w:del w:id="5324" w:author="Bob Yencha" w:date="2011-11-21T20:01:00Z"/>
              </w:rPr>
            </w:pPr>
            <w:del w:id="5325" w:author="Bob Yencha" w:date="2011-11-21T20:01:00Z">
              <w:r w:rsidRPr="00D4120B" w:rsidDel="004410E3">
                <w:delText>Also available from PHIN VADS as: PHVS_Country_ISO_3166-1</w:delText>
              </w:r>
            </w:del>
          </w:p>
          <w:p w14:paraId="6B07AEA1" w14:textId="77777777" w:rsidR="00ED1C86" w:rsidRDefault="00ED1C86" w:rsidP="00296668">
            <w:pPr>
              <w:pStyle w:val="TableContent"/>
              <w:rPr>
                <w:ins w:id="5326" w:author="Bob Yencha" w:date="2011-11-21T20:01:00Z"/>
              </w:rPr>
            </w:pPr>
            <w:del w:id="5327" w:author="Bob Yencha" w:date="2011-11-21T20:01:00Z">
              <w:r w:rsidDel="00B13858">
                <w:delText xml:space="preserve">Also known as </w:delText>
              </w:r>
            </w:del>
            <w:del w:id="5328" w:author="Bob Yencha" w:date="2011-11-21T20:49:00Z">
              <w:r w:rsidDel="003A7680">
                <w:delText xml:space="preserve">HL7 Table 0399; </w:delText>
              </w:r>
            </w:del>
            <w:r>
              <w:t>Refer to HL7 V</w:t>
            </w:r>
            <w:del w:id="5329" w:author="Bob Yencha" w:date="2011-11-21T17:54:00Z">
              <w:r w:rsidDel="00C42B2B">
                <w:delText xml:space="preserve">2.5 </w:delText>
              </w:r>
            </w:del>
            <w:ins w:id="5330" w:author="Bob Yencha" w:date="2011-11-21T17:54:00Z">
              <w:r>
                <w:t xml:space="preserve">2.5.1 </w:t>
              </w:r>
            </w:ins>
            <w:r>
              <w:t>Message, Chapter 2, Section 2.15.9.1</w:t>
            </w:r>
          </w:p>
          <w:p w14:paraId="20C358B7" w14:textId="77777777" w:rsidR="00ED1C86" w:rsidRPr="00D4120B" w:rsidRDefault="00ED1C86" w:rsidP="00296668">
            <w:pPr>
              <w:pStyle w:val="TableContent"/>
              <w:numPr>
                <w:ins w:id="5331" w:author="Bob Yencha" w:date="2011-11-21T20:01:00Z"/>
              </w:numPr>
            </w:pPr>
            <w:ins w:id="5332" w:author="Bob Yencha" w:date="2011-11-21T20:01:00Z">
              <w:r w:rsidRPr="00D4120B">
                <w:t>This identifies the codes for the representation of names of countries, territories and areas of geographical interest</w:t>
              </w:r>
              <w:r>
                <w:t xml:space="preserve">. </w:t>
              </w:r>
              <w:r w:rsidRPr="00D4120B">
                <w:t>The complete set of 3166-1 codes</w:t>
              </w:r>
              <w:r>
                <w:t xml:space="preserve">. </w:t>
              </w:r>
              <w:r w:rsidR="00D826AD">
                <w:fldChar w:fldCharType="begin"/>
              </w:r>
              <w:r>
                <w:instrText>HYPERLINK "http://www.iso.org/iso/iso-3166-1_decoding_table"</w:instrText>
              </w:r>
              <w:r w:rsidR="00D826AD">
                <w:fldChar w:fldCharType="separate"/>
              </w:r>
              <w:r w:rsidRPr="00D4120B">
                <w:t>http://www.iso.org/iso/iso-3166-1_decoding_table</w:t>
              </w:r>
              <w:r w:rsidR="00D826AD">
                <w:fldChar w:fldCharType="end"/>
              </w:r>
            </w:ins>
          </w:p>
        </w:tc>
      </w:tr>
      <w:tr w:rsidR="00D50AE8" w:rsidRPr="00D4120B" w14:paraId="3358FA1B" w14:textId="77777777">
        <w:trPr>
          <w:cantSplit/>
          <w:trHeight w:val="378"/>
          <w:jc w:val="center"/>
        </w:trPr>
        <w:tc>
          <w:tcPr>
            <w:tcW w:w="903" w:type="pct"/>
            <w:tcBorders>
              <w:left w:val="single" w:sz="4" w:space="0" w:color="BFBFBF" w:themeColor="background1" w:themeShade="BF"/>
              <w:right w:val="single" w:sz="4" w:space="0" w:color="BFBFBF" w:themeColor="background1" w:themeShade="BF"/>
            </w:tcBorders>
          </w:tcPr>
          <w:p w14:paraId="0AB635A4" w14:textId="77777777" w:rsidR="00ED1C86" w:rsidRDefault="00ED1C86" w:rsidP="00D50AE8">
            <w:pPr>
              <w:pStyle w:val="TableContent"/>
            </w:pPr>
            <w:ins w:id="5333" w:author="Bob Yencha" w:date="2011-11-21T20:50:00Z">
              <w:r w:rsidRPr="00D4120B">
                <w:t>Administrative Sex</w:t>
              </w:r>
            </w:ins>
            <w:del w:id="5334" w:author="Bob Yencha" w:date="2011-11-21T21:18:00Z">
              <w:r w:rsidRPr="00D4120B" w:rsidDel="00D50AE8">
                <w:delText>HL70001</w:delText>
              </w:r>
            </w:del>
          </w:p>
        </w:tc>
        <w:tc>
          <w:tcPr>
            <w:tcW w:w="510" w:type="pct"/>
            <w:tcBorders>
              <w:left w:val="single" w:sz="4" w:space="0" w:color="BFBFBF" w:themeColor="background1" w:themeShade="BF"/>
              <w:right w:val="single" w:sz="4" w:space="0" w:color="BFBFBF" w:themeColor="background1" w:themeShade="BF"/>
            </w:tcBorders>
          </w:tcPr>
          <w:p w14:paraId="0B347E51" w14:textId="77777777" w:rsidR="00ED1C86" w:rsidRDefault="00D50AE8" w:rsidP="00ED1C86">
            <w:pPr>
              <w:pStyle w:val="TableContent"/>
            </w:pPr>
            <w:ins w:id="5335" w:author="Bob Yencha" w:date="2011-11-21T21:18:00Z">
              <w:r w:rsidRPr="00D4120B">
                <w:t>HL70001</w:t>
              </w:r>
            </w:ins>
          </w:p>
        </w:tc>
        <w:tc>
          <w:tcPr>
            <w:tcW w:w="679" w:type="pct"/>
            <w:tcBorders>
              <w:left w:val="single" w:sz="4" w:space="0" w:color="BFBFBF" w:themeColor="background1" w:themeShade="BF"/>
            </w:tcBorders>
          </w:tcPr>
          <w:p w14:paraId="77DEAF12" w14:textId="77777777" w:rsidR="00ED1C86" w:rsidRPr="00D4120B" w:rsidRDefault="00ED1C86" w:rsidP="00296668">
            <w:pPr>
              <w:pStyle w:val="TableContent"/>
            </w:pPr>
            <w:r w:rsidRPr="00D4120B">
              <w:t>HL7 Version 2.5.1</w:t>
            </w:r>
          </w:p>
        </w:tc>
        <w:tc>
          <w:tcPr>
            <w:tcW w:w="938" w:type="pct"/>
          </w:tcPr>
          <w:p w14:paraId="34EF2C3B" w14:textId="77777777" w:rsidR="00ED1C86" w:rsidRPr="00D4120B" w:rsidRDefault="00ED1C86" w:rsidP="00ED1C86">
            <w:pPr>
              <w:pStyle w:val="TableContent"/>
            </w:pPr>
            <w:r w:rsidRPr="00D4120B">
              <w:t>2.16.840.1.113883.12.1</w:t>
            </w:r>
            <w:del w:id="5336" w:author="Bob Yencha" w:date="2011-11-21T21:09:00Z">
              <w:r w:rsidRPr="00D4120B" w:rsidDel="00ED1C86">
                <w:delText xml:space="preserve"> (code system)</w:delText>
              </w:r>
            </w:del>
          </w:p>
        </w:tc>
        <w:tc>
          <w:tcPr>
            <w:tcW w:w="1970" w:type="pct"/>
          </w:tcPr>
          <w:p w14:paraId="568097D8" w14:textId="77777777" w:rsidR="00ED1C86" w:rsidRPr="00D4120B" w:rsidDel="00B13858" w:rsidRDefault="00ED1C86" w:rsidP="00296668">
            <w:pPr>
              <w:pStyle w:val="TableContent"/>
              <w:rPr>
                <w:del w:id="5337" w:author="Bob Yencha" w:date="2011-11-21T20:01:00Z"/>
              </w:rPr>
            </w:pPr>
            <w:del w:id="5338" w:author="Bob Yencha" w:date="2011-11-21T20:49:00Z">
              <w:r w:rsidRPr="00D4120B" w:rsidDel="003A7680">
                <w:delText>Administrative Sex.</w:delText>
              </w:r>
            </w:del>
          </w:p>
          <w:p w14:paraId="1E4E0D17" w14:textId="77777777" w:rsidR="00ED1C86" w:rsidRPr="00D4120B" w:rsidRDefault="00ED1C86" w:rsidP="00296668">
            <w:pPr>
              <w:pStyle w:val="TableContent"/>
            </w:pPr>
            <w:del w:id="5339" w:author="Bob Yencha" w:date="2011-11-21T20:01:00Z">
              <w:r w:rsidRPr="00D4120B" w:rsidDel="00B13858">
                <w:delText>Also available from PHIN VADS as: PHVS_AdministrativeSex_HL7_2x</w:delText>
              </w:r>
            </w:del>
          </w:p>
        </w:tc>
      </w:tr>
      <w:tr w:rsidR="00D50AE8" w:rsidRPr="00D4120B" w14:paraId="584ACD5C" w14:textId="77777777">
        <w:trPr>
          <w:cantSplit/>
          <w:trHeight w:val="378"/>
          <w:jc w:val="center"/>
        </w:trPr>
        <w:tc>
          <w:tcPr>
            <w:tcW w:w="903" w:type="pct"/>
            <w:tcBorders>
              <w:left w:val="single" w:sz="4" w:space="0" w:color="BFBFBF" w:themeColor="background1" w:themeShade="BF"/>
              <w:right w:val="single" w:sz="4" w:space="0" w:color="BFBFBF" w:themeColor="background1" w:themeShade="BF"/>
            </w:tcBorders>
          </w:tcPr>
          <w:p w14:paraId="777FB3F9" w14:textId="77777777" w:rsidR="00ED1C86" w:rsidRDefault="00ED1C86" w:rsidP="00D50AE8">
            <w:pPr>
              <w:pStyle w:val="TableContent"/>
            </w:pPr>
            <w:ins w:id="5340" w:author="Bob Yencha" w:date="2011-11-21T20:50:00Z">
              <w:r>
                <w:t>Marital Status</w:t>
              </w:r>
            </w:ins>
            <w:del w:id="5341" w:author="Bob Yencha" w:date="2011-11-21T21:22:00Z">
              <w:r w:rsidRPr="00D4120B" w:rsidDel="00D50AE8">
                <w:delText>HL70002</w:delText>
              </w:r>
            </w:del>
          </w:p>
        </w:tc>
        <w:tc>
          <w:tcPr>
            <w:tcW w:w="510" w:type="pct"/>
            <w:tcBorders>
              <w:left w:val="single" w:sz="4" w:space="0" w:color="BFBFBF" w:themeColor="background1" w:themeShade="BF"/>
              <w:right w:val="single" w:sz="4" w:space="0" w:color="BFBFBF" w:themeColor="background1" w:themeShade="BF"/>
            </w:tcBorders>
          </w:tcPr>
          <w:p w14:paraId="7928534F" w14:textId="77777777" w:rsidR="00ED1C86" w:rsidRDefault="00D50AE8" w:rsidP="00ED1C86">
            <w:pPr>
              <w:pStyle w:val="TableContent"/>
            </w:pPr>
            <w:ins w:id="5342" w:author="Bob Yencha" w:date="2011-11-21T21:18:00Z">
              <w:r w:rsidRPr="00D4120B">
                <w:t>HL7000</w:t>
              </w:r>
              <w:r>
                <w:t>2</w:t>
              </w:r>
            </w:ins>
          </w:p>
        </w:tc>
        <w:tc>
          <w:tcPr>
            <w:tcW w:w="679" w:type="pct"/>
            <w:tcBorders>
              <w:left w:val="single" w:sz="4" w:space="0" w:color="BFBFBF" w:themeColor="background1" w:themeShade="BF"/>
            </w:tcBorders>
          </w:tcPr>
          <w:p w14:paraId="1B1107A5" w14:textId="77777777" w:rsidR="00ED1C86" w:rsidRPr="00D4120B" w:rsidRDefault="00ED1C86" w:rsidP="00296668">
            <w:pPr>
              <w:pStyle w:val="TableContent"/>
            </w:pPr>
            <w:r w:rsidRPr="00D4120B">
              <w:t>HL7 Version 2.5.1</w:t>
            </w:r>
          </w:p>
        </w:tc>
        <w:tc>
          <w:tcPr>
            <w:tcW w:w="938" w:type="pct"/>
          </w:tcPr>
          <w:p w14:paraId="775F07D9" w14:textId="77777777" w:rsidR="00ED1C86" w:rsidRPr="00D4120B" w:rsidRDefault="00ED1C86" w:rsidP="00296668">
            <w:pPr>
              <w:pStyle w:val="TableContent"/>
            </w:pPr>
            <w:r w:rsidRPr="00D4120B">
              <w:t>2.16.840.1.113883.12.2</w:t>
            </w:r>
            <w:del w:id="5343" w:author="Bob Yencha" w:date="2011-11-21T21:10:00Z">
              <w:r w:rsidRPr="00D4120B" w:rsidDel="00ED1C86">
                <w:delText xml:space="preserve"> (code system)</w:delText>
              </w:r>
            </w:del>
          </w:p>
        </w:tc>
        <w:tc>
          <w:tcPr>
            <w:tcW w:w="1970" w:type="pct"/>
          </w:tcPr>
          <w:p w14:paraId="13BD17E8" w14:textId="77777777" w:rsidR="00ED1C86" w:rsidRPr="00D4120B" w:rsidRDefault="00ED1C86" w:rsidP="00296668">
            <w:pPr>
              <w:pStyle w:val="TableContent"/>
            </w:pPr>
            <w:del w:id="5344" w:author="Bob Yencha" w:date="2011-11-21T20:50:00Z">
              <w:r w:rsidDel="003A7680">
                <w:delText>Marital Status</w:delText>
              </w:r>
            </w:del>
          </w:p>
        </w:tc>
      </w:tr>
      <w:tr w:rsidR="00D50AE8" w:rsidRPr="00D4120B" w14:paraId="0F533213" w14:textId="77777777">
        <w:trPr>
          <w:cantSplit/>
          <w:trHeight w:val="378"/>
          <w:jc w:val="center"/>
        </w:trPr>
        <w:tc>
          <w:tcPr>
            <w:tcW w:w="903" w:type="pct"/>
            <w:tcBorders>
              <w:left w:val="single" w:sz="4" w:space="0" w:color="BFBFBF" w:themeColor="background1" w:themeShade="BF"/>
              <w:right w:val="single" w:sz="4" w:space="0" w:color="BFBFBF" w:themeColor="background1" w:themeShade="BF"/>
            </w:tcBorders>
          </w:tcPr>
          <w:p w14:paraId="48B53776" w14:textId="77777777" w:rsidR="00ED1C86" w:rsidRDefault="00ED1C86" w:rsidP="00D50AE8">
            <w:pPr>
              <w:pStyle w:val="TableContent"/>
            </w:pPr>
            <w:ins w:id="5345" w:author="Bob Yencha" w:date="2011-11-21T20:53:00Z">
              <w:r>
                <w:t>Event T</w:t>
              </w:r>
              <w:r w:rsidRPr="00D4120B">
                <w:t>ype</w:t>
              </w:r>
            </w:ins>
            <w:del w:id="5346" w:author="Bob Yencha" w:date="2011-11-21T21:22:00Z">
              <w:r w:rsidRPr="00D4120B" w:rsidDel="00D50AE8">
                <w:delText>HL70003</w:delText>
              </w:r>
            </w:del>
          </w:p>
        </w:tc>
        <w:tc>
          <w:tcPr>
            <w:tcW w:w="510" w:type="pct"/>
            <w:tcBorders>
              <w:left w:val="single" w:sz="4" w:space="0" w:color="BFBFBF" w:themeColor="background1" w:themeShade="BF"/>
              <w:right w:val="single" w:sz="4" w:space="0" w:color="BFBFBF" w:themeColor="background1" w:themeShade="BF"/>
            </w:tcBorders>
          </w:tcPr>
          <w:p w14:paraId="6B1D7910" w14:textId="77777777" w:rsidR="00ED1C86" w:rsidRDefault="00D50AE8" w:rsidP="00ED1C86">
            <w:pPr>
              <w:pStyle w:val="TableContent"/>
            </w:pPr>
            <w:ins w:id="5347" w:author="Bob Yencha" w:date="2011-11-21T21:18:00Z">
              <w:r w:rsidRPr="00D4120B">
                <w:t>HL7000</w:t>
              </w:r>
              <w:r>
                <w:t>3</w:t>
              </w:r>
            </w:ins>
          </w:p>
        </w:tc>
        <w:tc>
          <w:tcPr>
            <w:tcW w:w="679" w:type="pct"/>
            <w:tcBorders>
              <w:left w:val="single" w:sz="4" w:space="0" w:color="BFBFBF" w:themeColor="background1" w:themeShade="BF"/>
            </w:tcBorders>
          </w:tcPr>
          <w:p w14:paraId="64BA5ACA" w14:textId="77777777" w:rsidR="00ED1C86" w:rsidRDefault="00ED1C86">
            <w:pPr>
              <w:pStyle w:val="TableContent"/>
            </w:pPr>
            <w:r w:rsidRPr="00D4120B">
              <w:t>HL7 Version 2.5.1</w:t>
            </w:r>
          </w:p>
        </w:tc>
        <w:tc>
          <w:tcPr>
            <w:tcW w:w="938" w:type="pct"/>
          </w:tcPr>
          <w:p w14:paraId="5C39DA83" w14:textId="77777777" w:rsidR="00ED1C86" w:rsidRPr="00D4120B" w:rsidRDefault="00ED1C86" w:rsidP="00296668">
            <w:pPr>
              <w:pStyle w:val="TableContent"/>
            </w:pPr>
            <w:r w:rsidRPr="00D4120B">
              <w:t>2.16.840.1.113883.12.3</w:t>
            </w:r>
            <w:del w:id="5348" w:author="Bob Yencha" w:date="2011-11-21T21:10:00Z">
              <w:r w:rsidRPr="00D4120B" w:rsidDel="00ED1C86">
                <w:delText xml:space="preserve"> (code system)</w:delText>
              </w:r>
            </w:del>
          </w:p>
        </w:tc>
        <w:tc>
          <w:tcPr>
            <w:tcW w:w="1970" w:type="pct"/>
          </w:tcPr>
          <w:p w14:paraId="3280B958" w14:textId="77777777" w:rsidR="00ED1C86" w:rsidRDefault="00ED1C86">
            <w:pPr>
              <w:pStyle w:val="TableContent"/>
            </w:pPr>
            <w:del w:id="5349" w:author="Bob Yencha" w:date="2011-11-21T20:53:00Z">
              <w:r w:rsidRPr="00D4120B" w:rsidDel="003A7680">
                <w:delText>Event type</w:delText>
              </w:r>
              <w:r w:rsidDel="003A7680">
                <w:delText xml:space="preserve"> </w:delText>
              </w:r>
            </w:del>
            <w:ins w:id="5350" w:author="Bob Yencha" w:date="2011-11-21T20:53:00Z">
              <w:r>
                <w:t>C</w:t>
              </w:r>
            </w:ins>
            <w:del w:id="5351" w:author="Bob Yencha" w:date="2011-11-21T20:53:00Z">
              <w:r w:rsidDel="003A7680">
                <w:delText>– c</w:delText>
              </w:r>
            </w:del>
            <w:r>
              <w:t>onstrained to ‘R01’</w:t>
            </w:r>
          </w:p>
        </w:tc>
      </w:tr>
      <w:tr w:rsidR="00D50AE8" w:rsidRPr="00D4120B" w14:paraId="2553355C" w14:textId="77777777">
        <w:trPr>
          <w:cantSplit/>
          <w:trHeight w:val="378"/>
          <w:jc w:val="center"/>
        </w:trPr>
        <w:tc>
          <w:tcPr>
            <w:tcW w:w="903" w:type="pct"/>
            <w:tcBorders>
              <w:left w:val="single" w:sz="4" w:space="0" w:color="BFBFBF" w:themeColor="background1" w:themeShade="BF"/>
              <w:right w:val="single" w:sz="4" w:space="0" w:color="BFBFBF" w:themeColor="background1" w:themeShade="BF"/>
            </w:tcBorders>
          </w:tcPr>
          <w:p w14:paraId="05B4B2DC" w14:textId="77777777" w:rsidR="00ED1C86" w:rsidRDefault="00ED1C86" w:rsidP="00D50AE8">
            <w:pPr>
              <w:pStyle w:val="TableContent"/>
            </w:pPr>
            <w:ins w:id="5352" w:author="Bob Yencha" w:date="2011-11-21T20:55:00Z">
              <w:r w:rsidRPr="00D4120B">
                <w:t>Patient Class</w:t>
              </w:r>
            </w:ins>
            <w:del w:id="5353" w:author="Bob Yencha" w:date="2011-11-21T20:54:00Z">
              <w:r w:rsidRPr="00D4120B" w:rsidDel="003A7680">
                <w:delText>HL70</w:delText>
              </w:r>
            </w:del>
            <w:del w:id="5354" w:author="Bob Yencha" w:date="2011-11-21T21:22:00Z">
              <w:r w:rsidRPr="00D4120B" w:rsidDel="00D50AE8">
                <w:delText>004</w:delText>
              </w:r>
            </w:del>
          </w:p>
        </w:tc>
        <w:tc>
          <w:tcPr>
            <w:tcW w:w="510" w:type="pct"/>
            <w:tcBorders>
              <w:left w:val="single" w:sz="4" w:space="0" w:color="BFBFBF" w:themeColor="background1" w:themeShade="BF"/>
              <w:right w:val="single" w:sz="4" w:space="0" w:color="BFBFBF" w:themeColor="background1" w:themeShade="BF"/>
            </w:tcBorders>
          </w:tcPr>
          <w:p w14:paraId="003E5EFE" w14:textId="77777777" w:rsidR="00ED1C86" w:rsidRDefault="00D50AE8" w:rsidP="00ED1C86">
            <w:pPr>
              <w:pStyle w:val="TableContent"/>
            </w:pPr>
            <w:ins w:id="5355" w:author="Bob Yencha" w:date="2011-11-21T21:18:00Z">
              <w:r w:rsidRPr="00D4120B">
                <w:t>HL7000</w:t>
              </w:r>
              <w:r>
                <w:t>4</w:t>
              </w:r>
            </w:ins>
          </w:p>
        </w:tc>
        <w:tc>
          <w:tcPr>
            <w:tcW w:w="679" w:type="pct"/>
            <w:tcBorders>
              <w:left w:val="single" w:sz="4" w:space="0" w:color="BFBFBF" w:themeColor="background1" w:themeShade="BF"/>
            </w:tcBorders>
          </w:tcPr>
          <w:p w14:paraId="73CEEB2C" w14:textId="77777777" w:rsidR="00ED1C86" w:rsidRPr="00D4120B" w:rsidRDefault="00ED1C86" w:rsidP="00296668">
            <w:pPr>
              <w:pStyle w:val="TableContent"/>
            </w:pPr>
            <w:r w:rsidRPr="00D4120B">
              <w:t>HL7 Version 2.5.1</w:t>
            </w:r>
          </w:p>
        </w:tc>
        <w:tc>
          <w:tcPr>
            <w:tcW w:w="938" w:type="pct"/>
          </w:tcPr>
          <w:p w14:paraId="6420D9F7" w14:textId="77777777" w:rsidR="00ED1C86" w:rsidRPr="00D4120B" w:rsidRDefault="00ED1C86" w:rsidP="00296668">
            <w:pPr>
              <w:pStyle w:val="TableContent"/>
            </w:pPr>
            <w:r w:rsidRPr="00D4120B">
              <w:t>2.16.840.1.113883.12.4</w:t>
            </w:r>
            <w:del w:id="5356" w:author="Bob Yencha" w:date="2011-11-21T21:10:00Z">
              <w:r w:rsidRPr="00D4120B" w:rsidDel="00ED1C86">
                <w:delText xml:space="preserve"> (code system)</w:delText>
              </w:r>
            </w:del>
          </w:p>
        </w:tc>
        <w:tc>
          <w:tcPr>
            <w:tcW w:w="1970" w:type="pct"/>
          </w:tcPr>
          <w:p w14:paraId="5B56BF02" w14:textId="77777777" w:rsidR="00ED1C86" w:rsidRPr="00D4120B" w:rsidDel="00B13858" w:rsidRDefault="00ED1C86" w:rsidP="00296668">
            <w:pPr>
              <w:pStyle w:val="TableContent"/>
              <w:rPr>
                <w:del w:id="5357" w:author="Bob Yencha" w:date="2011-11-21T20:02:00Z"/>
              </w:rPr>
            </w:pPr>
            <w:del w:id="5358" w:author="Bob Yencha" w:date="2011-11-21T20:55:00Z">
              <w:r w:rsidRPr="00D4120B" w:rsidDel="003A7680">
                <w:delText>Patient Class</w:delText>
              </w:r>
            </w:del>
          </w:p>
          <w:p w14:paraId="29EA873F" w14:textId="77777777" w:rsidR="00ED1C86" w:rsidRPr="00D4120B" w:rsidRDefault="00ED1C86" w:rsidP="00296668">
            <w:pPr>
              <w:pStyle w:val="TableContent"/>
            </w:pPr>
            <w:del w:id="5359" w:author="Bob Yencha" w:date="2011-11-21T20:02:00Z">
              <w:r w:rsidRPr="00D4120B" w:rsidDel="00B13858">
                <w:delText>Also available from PHIN VADS as: PHVS_PatientClass_HL7</w:delText>
              </w:r>
            </w:del>
          </w:p>
        </w:tc>
      </w:tr>
      <w:tr w:rsidR="00D50AE8" w:rsidRPr="00D4120B" w14:paraId="0C1016B9" w14:textId="77777777">
        <w:trPr>
          <w:cantSplit/>
          <w:trHeight w:val="378"/>
          <w:jc w:val="center"/>
        </w:trPr>
        <w:tc>
          <w:tcPr>
            <w:tcW w:w="903" w:type="pct"/>
            <w:tcBorders>
              <w:left w:val="single" w:sz="4" w:space="0" w:color="BFBFBF" w:themeColor="background1" w:themeShade="BF"/>
              <w:right w:val="single" w:sz="4" w:space="0" w:color="BFBFBF" w:themeColor="background1" w:themeShade="BF"/>
            </w:tcBorders>
          </w:tcPr>
          <w:p w14:paraId="0432CA1D" w14:textId="77777777" w:rsidR="00ED1C86" w:rsidRDefault="00ED1C86" w:rsidP="00D50AE8">
            <w:pPr>
              <w:pStyle w:val="TableContent"/>
            </w:pPr>
            <w:ins w:id="5360" w:author="Bob Yencha" w:date="2011-11-21T20:56:00Z">
              <w:r w:rsidRPr="00D4120B">
                <w:t>Race Category</w:t>
              </w:r>
            </w:ins>
            <w:del w:id="5361" w:author="Bob Yencha" w:date="2011-11-21T20:54:00Z">
              <w:r w:rsidRPr="00D4120B" w:rsidDel="003A7680">
                <w:delText>HL70</w:delText>
              </w:r>
            </w:del>
            <w:del w:id="5362" w:author="Bob Yencha" w:date="2011-11-21T21:22:00Z">
              <w:r w:rsidRPr="00D4120B" w:rsidDel="00D50AE8">
                <w:delText>005</w:delText>
              </w:r>
            </w:del>
          </w:p>
        </w:tc>
        <w:tc>
          <w:tcPr>
            <w:tcW w:w="510" w:type="pct"/>
            <w:tcBorders>
              <w:left w:val="single" w:sz="4" w:space="0" w:color="BFBFBF" w:themeColor="background1" w:themeShade="BF"/>
              <w:right w:val="single" w:sz="4" w:space="0" w:color="BFBFBF" w:themeColor="background1" w:themeShade="BF"/>
            </w:tcBorders>
          </w:tcPr>
          <w:p w14:paraId="2B807D26" w14:textId="77777777" w:rsidR="00ED1C86" w:rsidRDefault="00D50AE8" w:rsidP="00ED1C86">
            <w:pPr>
              <w:pStyle w:val="TableContent"/>
            </w:pPr>
            <w:ins w:id="5363" w:author="Bob Yencha" w:date="2011-11-21T21:18:00Z">
              <w:r w:rsidRPr="00D4120B">
                <w:t>HL7000</w:t>
              </w:r>
              <w:r>
                <w:t>5</w:t>
              </w:r>
            </w:ins>
          </w:p>
        </w:tc>
        <w:tc>
          <w:tcPr>
            <w:tcW w:w="679" w:type="pct"/>
            <w:tcBorders>
              <w:left w:val="single" w:sz="4" w:space="0" w:color="BFBFBF" w:themeColor="background1" w:themeShade="BF"/>
            </w:tcBorders>
          </w:tcPr>
          <w:p w14:paraId="7B4DE0A2" w14:textId="77777777" w:rsidR="00ED1C86" w:rsidRPr="00D4120B" w:rsidRDefault="00ED1C86" w:rsidP="00296668">
            <w:pPr>
              <w:pStyle w:val="TableContent"/>
            </w:pPr>
            <w:r w:rsidRPr="00D4120B">
              <w:t>HL7 Version 2.5.1</w:t>
            </w:r>
          </w:p>
        </w:tc>
        <w:tc>
          <w:tcPr>
            <w:tcW w:w="938" w:type="pct"/>
          </w:tcPr>
          <w:p w14:paraId="75AFB224" w14:textId="77777777" w:rsidR="00ED1C86" w:rsidRPr="00D4120B" w:rsidRDefault="00ED1C86" w:rsidP="00296668">
            <w:pPr>
              <w:pStyle w:val="TableContent"/>
            </w:pPr>
            <w:r w:rsidRPr="00D4120B">
              <w:t>2.16.840.1.113883.6.238</w:t>
            </w:r>
            <w:del w:id="5364" w:author="Bob Yencha" w:date="2011-11-21T21:10:00Z">
              <w:r w:rsidRPr="00D4120B" w:rsidDel="00ED1C86">
                <w:delText xml:space="preserve"> (code system)</w:delText>
              </w:r>
            </w:del>
          </w:p>
        </w:tc>
        <w:tc>
          <w:tcPr>
            <w:tcW w:w="1970" w:type="pct"/>
          </w:tcPr>
          <w:p w14:paraId="705202B1" w14:textId="77777777" w:rsidR="004C4B5B" w:rsidRDefault="00ED1C86">
            <w:pPr>
              <w:pStyle w:val="TableContent"/>
              <w:rPr>
                <w:del w:id="5365" w:author="Bob Yencha" w:date="2011-11-21T20:02:00Z"/>
                <w:b/>
                <w:lang w:eastAsia="de-DE"/>
              </w:rPr>
              <w:pPrChange w:id="5366" w:author="Bob Yencha" w:date="2011-11-21T20:02:00Z">
                <w:pPr>
                  <w:pStyle w:val="TableContent"/>
                  <w:widowControl w:val="0"/>
                </w:pPr>
              </w:pPrChange>
            </w:pPr>
            <w:del w:id="5367" w:author="Bob Yencha" w:date="2011-11-21T20:56:00Z">
              <w:r w:rsidRPr="00D4120B" w:rsidDel="003A7680">
                <w:delText>Race Category</w:delText>
              </w:r>
            </w:del>
          </w:p>
          <w:p w14:paraId="153E24A2" w14:textId="77777777" w:rsidR="00ED1C86" w:rsidRPr="00D4120B" w:rsidRDefault="00ED1C86" w:rsidP="00B13858">
            <w:pPr>
              <w:pStyle w:val="TableContent"/>
            </w:pPr>
            <w:del w:id="5368" w:author="Bob Yencha" w:date="2011-11-21T20:02:00Z">
              <w:r w:rsidRPr="00D4120B" w:rsidDel="00B13858">
                <w:delText>Also available from PHIN VADS as: PHVS_RaceCategory_CDC</w:delText>
              </w:r>
            </w:del>
          </w:p>
        </w:tc>
      </w:tr>
      <w:tr w:rsidR="00D50AE8" w:rsidRPr="00D4120B" w14:paraId="4088EDAF" w14:textId="77777777">
        <w:trPr>
          <w:cantSplit/>
          <w:trHeight w:val="378"/>
          <w:jc w:val="center"/>
        </w:trPr>
        <w:tc>
          <w:tcPr>
            <w:tcW w:w="903" w:type="pct"/>
            <w:tcBorders>
              <w:left w:val="single" w:sz="4" w:space="0" w:color="BFBFBF" w:themeColor="background1" w:themeShade="BF"/>
              <w:right w:val="single" w:sz="4" w:space="0" w:color="BFBFBF" w:themeColor="background1" w:themeShade="BF"/>
            </w:tcBorders>
          </w:tcPr>
          <w:p w14:paraId="60446FB4" w14:textId="77777777" w:rsidR="00ED1C86" w:rsidRDefault="00ED1C86" w:rsidP="00D50AE8">
            <w:pPr>
              <w:pStyle w:val="TableContent"/>
            </w:pPr>
            <w:ins w:id="5369" w:author="Bob Yencha" w:date="2011-11-21T20:56:00Z">
              <w:r>
                <w:t>Acknowledgment C</w:t>
              </w:r>
              <w:r w:rsidRPr="00D4120B">
                <w:t>ode</w:t>
              </w:r>
            </w:ins>
            <w:del w:id="5370" w:author="Bob Yencha" w:date="2011-11-21T20:54:00Z">
              <w:r w:rsidRPr="00D4120B" w:rsidDel="003A7680">
                <w:delText>HL70</w:delText>
              </w:r>
            </w:del>
            <w:del w:id="5371" w:author="Bob Yencha" w:date="2011-11-21T21:22:00Z">
              <w:r w:rsidRPr="00D4120B" w:rsidDel="00D50AE8">
                <w:delText>008</w:delText>
              </w:r>
            </w:del>
          </w:p>
        </w:tc>
        <w:tc>
          <w:tcPr>
            <w:tcW w:w="510" w:type="pct"/>
            <w:tcBorders>
              <w:left w:val="single" w:sz="4" w:space="0" w:color="BFBFBF" w:themeColor="background1" w:themeShade="BF"/>
              <w:right w:val="single" w:sz="4" w:space="0" w:color="BFBFBF" w:themeColor="background1" w:themeShade="BF"/>
            </w:tcBorders>
          </w:tcPr>
          <w:p w14:paraId="3C7E2495" w14:textId="77777777" w:rsidR="00ED1C86" w:rsidRDefault="00D50AE8" w:rsidP="00ED1C86">
            <w:pPr>
              <w:pStyle w:val="TableContent"/>
            </w:pPr>
            <w:ins w:id="5372" w:author="Bob Yencha" w:date="2011-11-21T21:18:00Z">
              <w:r w:rsidRPr="00D4120B">
                <w:t>HL7000</w:t>
              </w:r>
              <w:r>
                <w:t>8</w:t>
              </w:r>
            </w:ins>
          </w:p>
        </w:tc>
        <w:tc>
          <w:tcPr>
            <w:tcW w:w="679" w:type="pct"/>
            <w:tcBorders>
              <w:left w:val="single" w:sz="4" w:space="0" w:color="BFBFBF" w:themeColor="background1" w:themeShade="BF"/>
            </w:tcBorders>
          </w:tcPr>
          <w:p w14:paraId="4E4E39F3" w14:textId="77777777" w:rsidR="00ED1C86" w:rsidRDefault="00ED1C86">
            <w:pPr>
              <w:pStyle w:val="TableContent"/>
            </w:pPr>
            <w:r w:rsidRPr="00D4120B">
              <w:t>HL7 Version 2.5.1</w:t>
            </w:r>
          </w:p>
        </w:tc>
        <w:tc>
          <w:tcPr>
            <w:tcW w:w="938" w:type="pct"/>
          </w:tcPr>
          <w:p w14:paraId="2A12069B" w14:textId="77777777" w:rsidR="00ED1C86" w:rsidRPr="00D4120B" w:rsidRDefault="00ED1C86" w:rsidP="00296668">
            <w:pPr>
              <w:pStyle w:val="TableContent"/>
            </w:pPr>
            <w:r w:rsidRPr="00D4120B">
              <w:t>2.16.840.1.113883.12.8</w:t>
            </w:r>
            <w:del w:id="5373" w:author="Bob Yencha" w:date="2011-11-21T21:10:00Z">
              <w:r w:rsidRPr="00D4120B" w:rsidDel="00ED1C86">
                <w:delText xml:space="preserve"> (code system)</w:delText>
              </w:r>
            </w:del>
          </w:p>
        </w:tc>
        <w:tc>
          <w:tcPr>
            <w:tcW w:w="1970" w:type="pct"/>
          </w:tcPr>
          <w:p w14:paraId="10942E4B" w14:textId="77777777" w:rsidR="004C4B5B" w:rsidRDefault="00ED1C86">
            <w:pPr>
              <w:pStyle w:val="TableContent"/>
              <w:rPr>
                <w:del w:id="5374" w:author="Bob Yencha" w:date="2011-11-21T20:02:00Z"/>
                <w:b/>
                <w:lang w:eastAsia="de-DE"/>
              </w:rPr>
              <w:pPrChange w:id="5375" w:author="Bob Yencha" w:date="2011-11-21T20:02:00Z">
                <w:pPr>
                  <w:pStyle w:val="TableContent"/>
                  <w:widowControl w:val="0"/>
                </w:pPr>
              </w:pPrChange>
            </w:pPr>
            <w:del w:id="5376" w:author="Bob Yencha" w:date="2011-11-21T20:56:00Z">
              <w:r w:rsidRPr="00D4120B" w:rsidDel="003A7680">
                <w:delText>Acknowledgment code</w:delText>
              </w:r>
            </w:del>
          </w:p>
          <w:p w14:paraId="1FC0BFC0" w14:textId="77777777" w:rsidR="00ED1C86" w:rsidRPr="00D4120B" w:rsidRDefault="00ED1C86" w:rsidP="00B13858">
            <w:pPr>
              <w:pStyle w:val="TableContent"/>
            </w:pPr>
            <w:del w:id="5377" w:author="Bob Yencha" w:date="2011-11-21T20:02:00Z">
              <w:r w:rsidRPr="00D4120B" w:rsidDel="00B13858">
                <w:delText>Also available from PHIN VADS as:  PHVS_AcknowledgmentCode_HL7_2x</w:delText>
              </w:r>
            </w:del>
          </w:p>
        </w:tc>
      </w:tr>
      <w:tr w:rsidR="00D50AE8" w:rsidRPr="00D4120B" w14:paraId="54248DF9" w14:textId="77777777">
        <w:trPr>
          <w:cantSplit/>
          <w:trHeight w:val="378"/>
          <w:jc w:val="center"/>
        </w:trPr>
        <w:tc>
          <w:tcPr>
            <w:tcW w:w="903" w:type="pct"/>
            <w:tcBorders>
              <w:left w:val="single" w:sz="4" w:space="0" w:color="BFBFBF" w:themeColor="background1" w:themeShade="BF"/>
              <w:right w:val="single" w:sz="4" w:space="0" w:color="BFBFBF" w:themeColor="background1" w:themeShade="BF"/>
            </w:tcBorders>
          </w:tcPr>
          <w:p w14:paraId="6013309C" w14:textId="77777777" w:rsidR="00ED1C86" w:rsidRDefault="00ED1C86" w:rsidP="00D50AE8">
            <w:pPr>
              <w:pStyle w:val="TableContent"/>
            </w:pPr>
            <w:ins w:id="5378" w:author="Bob Yencha" w:date="2011-11-21T20:56:00Z">
              <w:r>
                <w:t>Check Digit S</w:t>
              </w:r>
              <w:r w:rsidRPr="00D4120B">
                <w:t>cheme</w:t>
              </w:r>
            </w:ins>
            <w:del w:id="5379" w:author="Bob Yencha" w:date="2011-11-21T20:54:00Z">
              <w:r w:rsidRPr="00D4120B" w:rsidDel="003A7680">
                <w:delText>HL70</w:delText>
              </w:r>
            </w:del>
            <w:del w:id="5380" w:author="Bob Yencha" w:date="2011-11-21T21:22:00Z">
              <w:r w:rsidRPr="00D4120B" w:rsidDel="00D50AE8">
                <w:delText>061</w:delText>
              </w:r>
            </w:del>
          </w:p>
        </w:tc>
        <w:tc>
          <w:tcPr>
            <w:tcW w:w="510" w:type="pct"/>
            <w:tcBorders>
              <w:left w:val="single" w:sz="4" w:space="0" w:color="BFBFBF" w:themeColor="background1" w:themeShade="BF"/>
              <w:right w:val="single" w:sz="4" w:space="0" w:color="BFBFBF" w:themeColor="background1" w:themeShade="BF"/>
            </w:tcBorders>
          </w:tcPr>
          <w:p w14:paraId="5B3CA8F0" w14:textId="77777777" w:rsidR="00ED1C86" w:rsidRDefault="00D50AE8" w:rsidP="00ED1C86">
            <w:pPr>
              <w:pStyle w:val="TableContent"/>
            </w:pPr>
            <w:ins w:id="5381" w:author="Bob Yencha" w:date="2011-11-21T21:18:00Z">
              <w:r w:rsidRPr="00D4120B">
                <w:t>HL700</w:t>
              </w:r>
              <w:r>
                <w:t>61</w:t>
              </w:r>
            </w:ins>
          </w:p>
        </w:tc>
        <w:tc>
          <w:tcPr>
            <w:tcW w:w="679" w:type="pct"/>
            <w:tcBorders>
              <w:left w:val="single" w:sz="4" w:space="0" w:color="BFBFBF" w:themeColor="background1" w:themeShade="BF"/>
            </w:tcBorders>
          </w:tcPr>
          <w:p w14:paraId="4129D7FA" w14:textId="77777777" w:rsidR="00ED1C86" w:rsidRDefault="00ED1C86">
            <w:pPr>
              <w:pStyle w:val="TableContent"/>
            </w:pPr>
            <w:r w:rsidRPr="00D4120B">
              <w:t>HL7 Version 2.5.1</w:t>
            </w:r>
          </w:p>
        </w:tc>
        <w:tc>
          <w:tcPr>
            <w:tcW w:w="938" w:type="pct"/>
          </w:tcPr>
          <w:p w14:paraId="7D4F7506" w14:textId="77777777" w:rsidR="00ED1C86" w:rsidRPr="00D4120B" w:rsidRDefault="00ED1C86" w:rsidP="00296668">
            <w:pPr>
              <w:pStyle w:val="TableContent"/>
            </w:pPr>
            <w:r w:rsidRPr="00D4120B">
              <w:t>2.16.840.1.113883.12.61</w:t>
            </w:r>
            <w:del w:id="5382" w:author="Bob Yencha" w:date="2011-11-21T21:10:00Z">
              <w:r w:rsidRPr="00D4120B" w:rsidDel="00ED1C86">
                <w:delText xml:space="preserve"> (code system)</w:delText>
              </w:r>
            </w:del>
          </w:p>
        </w:tc>
        <w:tc>
          <w:tcPr>
            <w:tcW w:w="1970" w:type="pct"/>
          </w:tcPr>
          <w:p w14:paraId="6C4953E6" w14:textId="77777777" w:rsidR="00ED1C86" w:rsidRDefault="00ED1C86">
            <w:pPr>
              <w:pStyle w:val="TableContent"/>
            </w:pPr>
            <w:del w:id="5383" w:author="Bob Yencha" w:date="2011-11-21T20:56:00Z">
              <w:r w:rsidRPr="00D4120B" w:rsidDel="003A7680">
                <w:delText>Check digit scheme</w:delText>
              </w:r>
            </w:del>
          </w:p>
        </w:tc>
      </w:tr>
      <w:tr w:rsidR="00D50AE8" w:rsidRPr="00D4120B" w14:paraId="4D6C4980" w14:textId="77777777">
        <w:trPr>
          <w:cantSplit/>
          <w:trHeight w:val="378"/>
          <w:jc w:val="center"/>
        </w:trPr>
        <w:tc>
          <w:tcPr>
            <w:tcW w:w="903" w:type="pct"/>
            <w:tcBorders>
              <w:left w:val="single" w:sz="4" w:space="0" w:color="BFBFBF" w:themeColor="background1" w:themeShade="BF"/>
              <w:right w:val="single" w:sz="4" w:space="0" w:color="BFBFBF" w:themeColor="background1" w:themeShade="BF"/>
            </w:tcBorders>
          </w:tcPr>
          <w:p w14:paraId="19676732" w14:textId="77777777" w:rsidR="00ED1C86" w:rsidRDefault="00ED1C86" w:rsidP="00D50AE8">
            <w:pPr>
              <w:pStyle w:val="TableContent"/>
            </w:pPr>
            <w:ins w:id="5384" w:author="Bob Yencha" w:date="2011-11-21T20:56:00Z">
              <w:r w:rsidRPr="00D4120B">
                <w:t>Specimen Action Code</w:t>
              </w:r>
            </w:ins>
            <w:del w:id="5385" w:author="Bob Yencha" w:date="2011-11-21T20:54:00Z">
              <w:r w:rsidRPr="00D4120B" w:rsidDel="003A7680">
                <w:delText>HL70</w:delText>
              </w:r>
            </w:del>
            <w:del w:id="5386" w:author="Bob Yencha" w:date="2011-11-21T21:22:00Z">
              <w:r w:rsidRPr="00D4120B" w:rsidDel="00D50AE8">
                <w:delText>065</w:delText>
              </w:r>
            </w:del>
          </w:p>
        </w:tc>
        <w:tc>
          <w:tcPr>
            <w:tcW w:w="510" w:type="pct"/>
            <w:tcBorders>
              <w:left w:val="single" w:sz="4" w:space="0" w:color="BFBFBF" w:themeColor="background1" w:themeShade="BF"/>
              <w:right w:val="single" w:sz="4" w:space="0" w:color="BFBFBF" w:themeColor="background1" w:themeShade="BF"/>
            </w:tcBorders>
          </w:tcPr>
          <w:p w14:paraId="2EEEA58F" w14:textId="77777777" w:rsidR="00ED1C86" w:rsidRDefault="00D50AE8" w:rsidP="00ED1C86">
            <w:pPr>
              <w:pStyle w:val="TableContent"/>
            </w:pPr>
            <w:ins w:id="5387" w:author="Bob Yencha" w:date="2011-11-21T21:18:00Z">
              <w:r w:rsidRPr="00D4120B">
                <w:t>HL700</w:t>
              </w:r>
              <w:r>
                <w:t>65</w:t>
              </w:r>
            </w:ins>
          </w:p>
        </w:tc>
        <w:tc>
          <w:tcPr>
            <w:tcW w:w="679" w:type="pct"/>
            <w:tcBorders>
              <w:left w:val="single" w:sz="4" w:space="0" w:color="BFBFBF" w:themeColor="background1" w:themeShade="BF"/>
            </w:tcBorders>
          </w:tcPr>
          <w:p w14:paraId="145221DD" w14:textId="77777777" w:rsidR="00ED1C86" w:rsidRPr="00D4120B" w:rsidRDefault="00ED1C86" w:rsidP="00296668">
            <w:pPr>
              <w:pStyle w:val="TableContent"/>
            </w:pPr>
            <w:r w:rsidRPr="00D4120B">
              <w:t xml:space="preserve">HL7 Version </w:t>
            </w:r>
            <w:del w:id="5388" w:author="Bob Yencha" w:date="2011-11-21T17:59:00Z">
              <w:r w:rsidDel="00C42B2B">
                <w:delText>2.7</w:delText>
              </w:r>
            </w:del>
            <w:ins w:id="5389" w:author="Bob Yencha" w:date="2011-11-21T17:59:00Z">
              <w:r>
                <w:t>2.7.1</w:t>
              </w:r>
            </w:ins>
          </w:p>
        </w:tc>
        <w:tc>
          <w:tcPr>
            <w:tcW w:w="938" w:type="pct"/>
          </w:tcPr>
          <w:p w14:paraId="2DE9D6A1" w14:textId="77777777" w:rsidR="00ED1C86" w:rsidRPr="00D4120B" w:rsidRDefault="00ED1C86" w:rsidP="00296668">
            <w:pPr>
              <w:pStyle w:val="TableContent"/>
            </w:pPr>
            <w:r w:rsidRPr="00D4120B">
              <w:t>2.16.840.1.113883.12.65</w:t>
            </w:r>
            <w:del w:id="5390" w:author="Bob Yencha" w:date="2011-11-21T21:10:00Z">
              <w:r w:rsidRPr="00D4120B" w:rsidDel="00ED1C86">
                <w:delText xml:space="preserve"> (code system)</w:delText>
              </w:r>
            </w:del>
          </w:p>
        </w:tc>
        <w:tc>
          <w:tcPr>
            <w:tcW w:w="1970" w:type="pct"/>
          </w:tcPr>
          <w:p w14:paraId="7EDBB2EE" w14:textId="77777777" w:rsidR="00ED1C86" w:rsidRPr="00D4120B" w:rsidRDefault="00ED1C86" w:rsidP="00296668">
            <w:pPr>
              <w:pStyle w:val="TableContent"/>
            </w:pPr>
            <w:del w:id="5391" w:author="Bob Yencha" w:date="2011-11-21T20:56:00Z">
              <w:r w:rsidRPr="00D4120B" w:rsidDel="003A7680">
                <w:delText>Specimen Action Code</w:delText>
              </w:r>
              <w:r w:rsidDel="003A7680">
                <w:delText xml:space="preserve"> </w:delText>
              </w:r>
            </w:del>
            <w:ins w:id="5392" w:author="Bob Yencha" w:date="2011-11-21T20:57:00Z">
              <w:r>
                <w:t>C</w:t>
              </w:r>
            </w:ins>
            <w:del w:id="5393" w:author="Bob Yencha" w:date="2011-11-21T20:57:00Z">
              <w:r w:rsidDel="003A7680">
                <w:delText>– c</w:delText>
              </w:r>
            </w:del>
            <w:r>
              <w:t>onstrained to A, G, L, O</w:t>
            </w:r>
          </w:p>
        </w:tc>
      </w:tr>
      <w:tr w:rsidR="00D50AE8" w:rsidRPr="00D4120B" w14:paraId="223C1BB9" w14:textId="77777777">
        <w:trPr>
          <w:cantSplit/>
          <w:trHeight w:val="378"/>
          <w:jc w:val="center"/>
        </w:trPr>
        <w:tc>
          <w:tcPr>
            <w:tcW w:w="903" w:type="pct"/>
            <w:tcBorders>
              <w:left w:val="single" w:sz="4" w:space="0" w:color="BFBFBF" w:themeColor="background1" w:themeShade="BF"/>
              <w:right w:val="single" w:sz="4" w:space="0" w:color="BFBFBF" w:themeColor="background1" w:themeShade="BF"/>
            </w:tcBorders>
          </w:tcPr>
          <w:p w14:paraId="4E4C82D9" w14:textId="77777777" w:rsidR="00ED1C86" w:rsidRDefault="00ED1C86" w:rsidP="00D50AE8">
            <w:pPr>
              <w:pStyle w:val="TableContent"/>
            </w:pPr>
            <w:ins w:id="5394" w:author="Bob Yencha" w:date="2011-11-21T20:57:00Z">
              <w:r>
                <w:t>Message T</w:t>
              </w:r>
              <w:r w:rsidRPr="00D4120B">
                <w:t>ype</w:t>
              </w:r>
            </w:ins>
            <w:del w:id="5395" w:author="Bob Yencha" w:date="2011-11-21T20:54:00Z">
              <w:r w:rsidRPr="00D4120B" w:rsidDel="003A7680">
                <w:delText>HL70</w:delText>
              </w:r>
            </w:del>
            <w:del w:id="5396" w:author="Bob Yencha" w:date="2011-11-21T21:22:00Z">
              <w:r w:rsidRPr="00D4120B" w:rsidDel="00D50AE8">
                <w:delText>076</w:delText>
              </w:r>
            </w:del>
          </w:p>
        </w:tc>
        <w:tc>
          <w:tcPr>
            <w:tcW w:w="510" w:type="pct"/>
            <w:tcBorders>
              <w:left w:val="single" w:sz="4" w:space="0" w:color="BFBFBF" w:themeColor="background1" w:themeShade="BF"/>
              <w:right w:val="single" w:sz="4" w:space="0" w:color="BFBFBF" w:themeColor="background1" w:themeShade="BF"/>
            </w:tcBorders>
          </w:tcPr>
          <w:p w14:paraId="6844A661" w14:textId="77777777" w:rsidR="00ED1C86" w:rsidRDefault="00D50AE8" w:rsidP="00ED1C86">
            <w:pPr>
              <w:pStyle w:val="TableContent"/>
            </w:pPr>
            <w:ins w:id="5397" w:author="Bob Yencha" w:date="2011-11-21T21:18:00Z">
              <w:r w:rsidRPr="00D4120B">
                <w:t>HL700</w:t>
              </w:r>
              <w:r>
                <w:t>76</w:t>
              </w:r>
            </w:ins>
          </w:p>
        </w:tc>
        <w:tc>
          <w:tcPr>
            <w:tcW w:w="679" w:type="pct"/>
            <w:tcBorders>
              <w:left w:val="single" w:sz="4" w:space="0" w:color="BFBFBF" w:themeColor="background1" w:themeShade="BF"/>
            </w:tcBorders>
          </w:tcPr>
          <w:p w14:paraId="2CAFD87E" w14:textId="77777777" w:rsidR="00ED1C86" w:rsidRDefault="00ED1C86">
            <w:pPr>
              <w:pStyle w:val="TableContent"/>
            </w:pPr>
            <w:r w:rsidRPr="00D4120B">
              <w:t>HL7 Version 2.5.1</w:t>
            </w:r>
          </w:p>
        </w:tc>
        <w:tc>
          <w:tcPr>
            <w:tcW w:w="938" w:type="pct"/>
          </w:tcPr>
          <w:p w14:paraId="711119E9" w14:textId="77777777" w:rsidR="00ED1C86" w:rsidRPr="00D4120B" w:rsidRDefault="00ED1C86" w:rsidP="00296668">
            <w:pPr>
              <w:pStyle w:val="TableContent"/>
            </w:pPr>
            <w:r w:rsidRPr="00D4120B">
              <w:t>2.16.840.1.113883.12.76</w:t>
            </w:r>
            <w:del w:id="5398" w:author="Bob Yencha" w:date="2011-11-21T21:10:00Z">
              <w:r w:rsidRPr="00D4120B" w:rsidDel="00ED1C86">
                <w:delText xml:space="preserve"> (code system)</w:delText>
              </w:r>
            </w:del>
          </w:p>
        </w:tc>
        <w:tc>
          <w:tcPr>
            <w:tcW w:w="1970" w:type="pct"/>
          </w:tcPr>
          <w:p w14:paraId="381BEC11" w14:textId="77777777" w:rsidR="00ED1C86" w:rsidRDefault="00ED1C86">
            <w:pPr>
              <w:pStyle w:val="TableContent"/>
            </w:pPr>
            <w:del w:id="5399" w:author="Bob Yencha" w:date="2011-11-21T20:57:00Z">
              <w:r w:rsidRPr="00D4120B" w:rsidDel="00E85014">
                <w:delText>Message type</w:delText>
              </w:r>
              <w:r w:rsidDel="00E85014">
                <w:delText xml:space="preserve"> </w:delText>
              </w:r>
            </w:del>
            <w:ins w:id="5400" w:author="Bob Yencha" w:date="2011-11-21T21:30:00Z">
              <w:r w:rsidR="00D50AE8">
                <w:t>C</w:t>
              </w:r>
            </w:ins>
            <w:del w:id="5401" w:author="Bob Yencha" w:date="2011-11-21T21:30:00Z">
              <w:r w:rsidDel="00D50AE8">
                <w:delText>– c</w:delText>
              </w:r>
            </w:del>
            <w:r>
              <w:t>onstrained to ORU, ACK</w:t>
            </w:r>
          </w:p>
        </w:tc>
      </w:tr>
      <w:tr w:rsidR="00D50AE8" w:rsidRPr="00D4120B" w14:paraId="5BE6DDDD" w14:textId="77777777">
        <w:trPr>
          <w:cantSplit/>
          <w:trHeight w:val="378"/>
          <w:jc w:val="center"/>
        </w:trPr>
        <w:tc>
          <w:tcPr>
            <w:tcW w:w="903" w:type="pct"/>
            <w:tcBorders>
              <w:left w:val="single" w:sz="4" w:space="0" w:color="BFBFBF" w:themeColor="background1" w:themeShade="BF"/>
              <w:right w:val="single" w:sz="4" w:space="0" w:color="BFBFBF" w:themeColor="background1" w:themeShade="BF"/>
            </w:tcBorders>
          </w:tcPr>
          <w:p w14:paraId="77004FFC" w14:textId="77777777" w:rsidR="00ED1C86" w:rsidRDefault="00ED1C86" w:rsidP="00D50AE8">
            <w:pPr>
              <w:pStyle w:val="TableContent"/>
            </w:pPr>
            <w:ins w:id="5402" w:author="Bob Yencha" w:date="2011-11-21T20:58:00Z">
              <w:r w:rsidRPr="00D4120B">
                <w:t>Observation Interpretation</w:t>
              </w:r>
            </w:ins>
            <w:del w:id="5403" w:author="Bob Yencha" w:date="2011-11-21T20:54:00Z">
              <w:r w:rsidRPr="00D4120B" w:rsidDel="003A7680">
                <w:delText>HL70</w:delText>
              </w:r>
            </w:del>
            <w:del w:id="5404" w:author="Bob Yencha" w:date="2011-11-21T21:22:00Z">
              <w:r w:rsidRPr="00D4120B" w:rsidDel="00D50AE8">
                <w:delText>078</w:delText>
              </w:r>
            </w:del>
            <w:del w:id="5405" w:author="Bob Yencha" w:date="2011-11-21T20:48:00Z">
              <w:r w:rsidRPr="00D4120B" w:rsidDel="003A7680">
                <w:delText xml:space="preserve"> (</w:delText>
              </w:r>
            </w:del>
            <w:del w:id="5406" w:author="Bob Yencha" w:date="2011-11-21T17:59:00Z">
              <w:r w:rsidRPr="00D4120B" w:rsidDel="00C42B2B">
                <w:delText>2.7</w:delText>
              </w:r>
            </w:del>
            <w:del w:id="5407" w:author="Bob Yencha" w:date="2011-11-21T20:48:00Z">
              <w:r w:rsidRPr="00D4120B" w:rsidDel="003A7680">
                <w:delText>)</w:delText>
              </w:r>
            </w:del>
          </w:p>
        </w:tc>
        <w:tc>
          <w:tcPr>
            <w:tcW w:w="510" w:type="pct"/>
            <w:tcBorders>
              <w:left w:val="single" w:sz="4" w:space="0" w:color="BFBFBF" w:themeColor="background1" w:themeShade="BF"/>
              <w:right w:val="single" w:sz="4" w:space="0" w:color="BFBFBF" w:themeColor="background1" w:themeShade="BF"/>
            </w:tcBorders>
          </w:tcPr>
          <w:p w14:paraId="62097732" w14:textId="77777777" w:rsidR="00ED1C86" w:rsidRDefault="00D50AE8" w:rsidP="00ED1C86">
            <w:pPr>
              <w:pStyle w:val="TableContent"/>
            </w:pPr>
            <w:ins w:id="5408" w:author="Bob Yencha" w:date="2011-11-21T21:18:00Z">
              <w:r w:rsidRPr="00D4120B">
                <w:t>HL700</w:t>
              </w:r>
              <w:r>
                <w:t>78</w:t>
              </w:r>
            </w:ins>
          </w:p>
        </w:tc>
        <w:tc>
          <w:tcPr>
            <w:tcW w:w="679" w:type="pct"/>
            <w:tcBorders>
              <w:left w:val="single" w:sz="4" w:space="0" w:color="BFBFBF" w:themeColor="background1" w:themeShade="BF"/>
            </w:tcBorders>
          </w:tcPr>
          <w:p w14:paraId="202EB4B9" w14:textId="77777777" w:rsidR="00ED1C86" w:rsidRPr="00D4120B" w:rsidRDefault="00ED1C86" w:rsidP="00296668">
            <w:pPr>
              <w:pStyle w:val="TableContent"/>
            </w:pPr>
            <w:r w:rsidRPr="00D4120B">
              <w:t xml:space="preserve">HL7 Version </w:t>
            </w:r>
            <w:del w:id="5409" w:author="Bob Yencha" w:date="2011-11-21T17:59:00Z">
              <w:r w:rsidRPr="00D4120B" w:rsidDel="00C42B2B">
                <w:delText>2.7</w:delText>
              </w:r>
            </w:del>
            <w:ins w:id="5410" w:author="Bob Yencha" w:date="2011-11-21T17:59:00Z">
              <w:r>
                <w:t>2.7.1</w:t>
              </w:r>
            </w:ins>
          </w:p>
        </w:tc>
        <w:tc>
          <w:tcPr>
            <w:tcW w:w="938" w:type="pct"/>
          </w:tcPr>
          <w:p w14:paraId="3AD7E4D7" w14:textId="77777777" w:rsidR="00ED1C86" w:rsidRPr="00D4120B" w:rsidRDefault="00ED1C86" w:rsidP="00296668">
            <w:pPr>
              <w:pStyle w:val="TableContent"/>
            </w:pPr>
            <w:r w:rsidRPr="00D4120B">
              <w:t>2.16.840.1.113883.12.78</w:t>
            </w:r>
            <w:del w:id="5411" w:author="Bob Yencha" w:date="2011-11-21T21:10:00Z">
              <w:r w:rsidRPr="00D4120B" w:rsidDel="00ED1C86">
                <w:delText xml:space="preserve"> (code system)</w:delText>
              </w:r>
            </w:del>
          </w:p>
        </w:tc>
        <w:tc>
          <w:tcPr>
            <w:tcW w:w="1970" w:type="pct"/>
          </w:tcPr>
          <w:p w14:paraId="0772D876" w14:textId="77777777" w:rsidR="00ED1C86" w:rsidRPr="00D4120B" w:rsidRDefault="00ED1C86" w:rsidP="00296668">
            <w:pPr>
              <w:pStyle w:val="TableContent"/>
            </w:pPr>
            <w:del w:id="5412" w:author="Bob Yencha" w:date="2011-11-21T20:58:00Z">
              <w:r w:rsidRPr="00D4120B" w:rsidDel="00E85014">
                <w:delText>Observation Interpretation.</w:delText>
              </w:r>
            </w:del>
          </w:p>
        </w:tc>
      </w:tr>
      <w:tr w:rsidR="00D50AE8" w:rsidRPr="00D4120B" w14:paraId="2D24DDE2" w14:textId="77777777">
        <w:trPr>
          <w:cantSplit/>
          <w:trHeight w:val="378"/>
          <w:jc w:val="center"/>
        </w:trPr>
        <w:tc>
          <w:tcPr>
            <w:tcW w:w="903" w:type="pct"/>
            <w:tcBorders>
              <w:left w:val="single" w:sz="4" w:space="0" w:color="BFBFBF" w:themeColor="background1" w:themeShade="BF"/>
              <w:right w:val="single" w:sz="4" w:space="0" w:color="BFBFBF" w:themeColor="background1" w:themeShade="BF"/>
            </w:tcBorders>
          </w:tcPr>
          <w:p w14:paraId="42DA4D90" w14:textId="77777777" w:rsidR="00ED1C86" w:rsidRDefault="00ED1C86" w:rsidP="00D50AE8">
            <w:pPr>
              <w:pStyle w:val="TableContent"/>
            </w:pPr>
            <w:ins w:id="5413" w:author="Bob Yencha" w:date="2011-11-21T20:58:00Z">
              <w:r w:rsidRPr="00D4120B">
                <w:t>Observation Result Status</w:t>
              </w:r>
            </w:ins>
            <w:del w:id="5414" w:author="Bob Yencha" w:date="2011-11-21T20:54:00Z">
              <w:r w:rsidRPr="00D4120B" w:rsidDel="003A7680">
                <w:delText>HL70</w:delText>
              </w:r>
            </w:del>
            <w:del w:id="5415" w:author="Bob Yencha" w:date="2011-11-21T21:22:00Z">
              <w:r w:rsidRPr="00D4120B" w:rsidDel="00D50AE8">
                <w:delText>085</w:delText>
              </w:r>
            </w:del>
          </w:p>
        </w:tc>
        <w:tc>
          <w:tcPr>
            <w:tcW w:w="510" w:type="pct"/>
            <w:tcBorders>
              <w:left w:val="single" w:sz="4" w:space="0" w:color="BFBFBF" w:themeColor="background1" w:themeShade="BF"/>
              <w:right w:val="single" w:sz="4" w:space="0" w:color="BFBFBF" w:themeColor="background1" w:themeShade="BF"/>
            </w:tcBorders>
          </w:tcPr>
          <w:p w14:paraId="4BDE64D4" w14:textId="77777777" w:rsidR="00ED1C86" w:rsidRDefault="00D50AE8" w:rsidP="00ED1C86">
            <w:pPr>
              <w:pStyle w:val="TableContent"/>
            </w:pPr>
            <w:ins w:id="5416" w:author="Bob Yencha" w:date="2011-11-21T21:18:00Z">
              <w:r w:rsidRPr="00D4120B">
                <w:t>HL700</w:t>
              </w:r>
              <w:r>
                <w:t>85</w:t>
              </w:r>
            </w:ins>
          </w:p>
        </w:tc>
        <w:tc>
          <w:tcPr>
            <w:tcW w:w="679" w:type="pct"/>
            <w:tcBorders>
              <w:left w:val="single" w:sz="4" w:space="0" w:color="BFBFBF" w:themeColor="background1" w:themeShade="BF"/>
            </w:tcBorders>
          </w:tcPr>
          <w:p w14:paraId="2DCEF8DA" w14:textId="77777777" w:rsidR="00ED1C86" w:rsidRPr="00D4120B" w:rsidRDefault="00ED1C86" w:rsidP="00296668">
            <w:pPr>
              <w:pStyle w:val="TableContent"/>
            </w:pPr>
            <w:r w:rsidRPr="00D4120B">
              <w:t>HL7 Version 2.5.1</w:t>
            </w:r>
          </w:p>
        </w:tc>
        <w:tc>
          <w:tcPr>
            <w:tcW w:w="938" w:type="pct"/>
          </w:tcPr>
          <w:p w14:paraId="782D82E2" w14:textId="77777777" w:rsidR="00ED1C86" w:rsidRPr="00D4120B" w:rsidRDefault="00ED1C86" w:rsidP="00296668">
            <w:pPr>
              <w:pStyle w:val="TableContent"/>
            </w:pPr>
            <w:r w:rsidRPr="00D4120B">
              <w:t>2.16.840.1.113883.12.85</w:t>
            </w:r>
            <w:del w:id="5417" w:author="Bob Yencha" w:date="2011-11-21T21:10:00Z">
              <w:r w:rsidRPr="00D4120B" w:rsidDel="00ED1C86">
                <w:delText xml:space="preserve"> (code system)</w:delText>
              </w:r>
            </w:del>
          </w:p>
        </w:tc>
        <w:tc>
          <w:tcPr>
            <w:tcW w:w="1970" w:type="pct"/>
          </w:tcPr>
          <w:p w14:paraId="05030114" w14:textId="77777777" w:rsidR="00ED1C86" w:rsidRPr="00D4120B" w:rsidDel="00B13858" w:rsidRDefault="00ED1C86" w:rsidP="00296668">
            <w:pPr>
              <w:pStyle w:val="TableContent"/>
              <w:rPr>
                <w:del w:id="5418" w:author="Bob Yencha" w:date="2011-11-21T20:02:00Z"/>
              </w:rPr>
            </w:pPr>
            <w:del w:id="5419" w:author="Bob Yencha" w:date="2011-11-21T20:58:00Z">
              <w:r w:rsidRPr="00D4120B" w:rsidDel="00E85014">
                <w:delText>Observation Result Status</w:delText>
              </w:r>
            </w:del>
          </w:p>
          <w:p w14:paraId="5F4D222C" w14:textId="77777777" w:rsidR="00ED1C86" w:rsidRPr="00D4120B" w:rsidRDefault="00ED1C86" w:rsidP="00296668">
            <w:pPr>
              <w:pStyle w:val="TableContent"/>
            </w:pPr>
            <w:del w:id="5420" w:author="Bob Yencha" w:date="2011-11-21T20:02:00Z">
              <w:r w:rsidRPr="00D4120B" w:rsidDel="00B13858">
                <w:delText>Also available from PHIN VADS as:  PHVS_ObservationResultStatus_HL7_2x</w:delText>
              </w:r>
            </w:del>
          </w:p>
        </w:tc>
      </w:tr>
      <w:tr w:rsidR="00D50AE8" w:rsidRPr="00D4120B" w14:paraId="45F13604" w14:textId="77777777">
        <w:trPr>
          <w:cantSplit/>
          <w:trHeight w:val="378"/>
          <w:jc w:val="center"/>
        </w:trPr>
        <w:tc>
          <w:tcPr>
            <w:tcW w:w="903" w:type="pct"/>
            <w:tcBorders>
              <w:left w:val="single" w:sz="4" w:space="0" w:color="BFBFBF" w:themeColor="background1" w:themeShade="BF"/>
              <w:right w:val="single" w:sz="4" w:space="0" w:color="BFBFBF" w:themeColor="background1" w:themeShade="BF"/>
            </w:tcBorders>
          </w:tcPr>
          <w:p w14:paraId="7A60F027" w14:textId="77777777" w:rsidR="00ED1C86" w:rsidRDefault="00ED1C86" w:rsidP="00D50AE8">
            <w:pPr>
              <w:pStyle w:val="TableContent"/>
            </w:pPr>
            <w:ins w:id="5421" w:author="Bob Yencha" w:date="2011-11-21T20:58:00Z">
              <w:r w:rsidRPr="00D4120B">
                <w:t>Processing ID</w:t>
              </w:r>
            </w:ins>
            <w:del w:id="5422" w:author="Bob Yencha" w:date="2011-11-21T20:54:00Z">
              <w:r w:rsidRPr="00D4120B" w:rsidDel="003A7680">
                <w:delText>HL70</w:delText>
              </w:r>
            </w:del>
            <w:del w:id="5423" w:author="Bob Yencha" w:date="2011-11-21T21:22:00Z">
              <w:r w:rsidRPr="00D4120B" w:rsidDel="00D50AE8">
                <w:delText>103</w:delText>
              </w:r>
            </w:del>
          </w:p>
        </w:tc>
        <w:tc>
          <w:tcPr>
            <w:tcW w:w="510" w:type="pct"/>
            <w:tcBorders>
              <w:left w:val="single" w:sz="4" w:space="0" w:color="BFBFBF" w:themeColor="background1" w:themeShade="BF"/>
              <w:right w:val="single" w:sz="4" w:space="0" w:color="BFBFBF" w:themeColor="background1" w:themeShade="BF"/>
            </w:tcBorders>
          </w:tcPr>
          <w:p w14:paraId="73EA0C30" w14:textId="77777777" w:rsidR="00ED1C86" w:rsidRDefault="00D50AE8" w:rsidP="00ED1C86">
            <w:pPr>
              <w:pStyle w:val="TableContent"/>
            </w:pPr>
            <w:ins w:id="5424" w:author="Bob Yencha" w:date="2011-11-21T21:18:00Z">
              <w:r>
                <w:t>HL70</w:t>
              </w:r>
              <w:r w:rsidRPr="00D4120B">
                <w:t>1</w:t>
              </w:r>
              <w:r>
                <w:t>03</w:t>
              </w:r>
            </w:ins>
          </w:p>
        </w:tc>
        <w:tc>
          <w:tcPr>
            <w:tcW w:w="679" w:type="pct"/>
            <w:tcBorders>
              <w:left w:val="single" w:sz="4" w:space="0" w:color="BFBFBF" w:themeColor="background1" w:themeShade="BF"/>
            </w:tcBorders>
          </w:tcPr>
          <w:p w14:paraId="74E28FBC" w14:textId="77777777" w:rsidR="00ED1C86" w:rsidRDefault="00ED1C86">
            <w:pPr>
              <w:pStyle w:val="TableContent"/>
            </w:pPr>
            <w:r w:rsidRPr="00D4120B">
              <w:t>HL7 Version 2.5.1</w:t>
            </w:r>
          </w:p>
        </w:tc>
        <w:tc>
          <w:tcPr>
            <w:tcW w:w="938" w:type="pct"/>
          </w:tcPr>
          <w:p w14:paraId="32B11AB4" w14:textId="77777777" w:rsidR="00ED1C86" w:rsidRPr="00D4120B" w:rsidRDefault="00ED1C86" w:rsidP="00296668">
            <w:pPr>
              <w:pStyle w:val="TableContent"/>
            </w:pPr>
            <w:r w:rsidRPr="00D4120B">
              <w:t>2.16.840.1.113883.12.103</w:t>
            </w:r>
            <w:del w:id="5425" w:author="Bob Yencha" w:date="2011-11-21T21:10:00Z">
              <w:r w:rsidRPr="00D4120B" w:rsidDel="00ED1C86">
                <w:delText xml:space="preserve"> (code system)</w:delText>
              </w:r>
            </w:del>
          </w:p>
        </w:tc>
        <w:tc>
          <w:tcPr>
            <w:tcW w:w="1970" w:type="pct"/>
          </w:tcPr>
          <w:p w14:paraId="4F5A4B86" w14:textId="77777777" w:rsidR="004C4B5B" w:rsidRDefault="00ED1C86">
            <w:pPr>
              <w:pStyle w:val="TableContent"/>
              <w:rPr>
                <w:del w:id="5426" w:author="Bob Yencha" w:date="2011-11-21T20:03:00Z"/>
                <w:lang w:eastAsia="de-DE"/>
              </w:rPr>
              <w:pPrChange w:id="5427" w:author="Bob Yencha" w:date="2011-11-21T20:03:00Z">
                <w:pPr>
                  <w:pStyle w:val="TableContent"/>
                  <w:widowControl w:val="0"/>
                </w:pPr>
              </w:pPrChange>
            </w:pPr>
            <w:del w:id="5428" w:author="Bob Yencha" w:date="2011-11-21T20:58:00Z">
              <w:r w:rsidRPr="00D4120B" w:rsidDel="00E85014">
                <w:delText>Processing ID</w:delText>
              </w:r>
            </w:del>
            <w:del w:id="5429" w:author="Bob Yencha" w:date="2011-11-21T20:03:00Z">
              <w:r w:rsidRPr="00D4120B" w:rsidDel="00B13858">
                <w:delText>.</w:delText>
              </w:r>
            </w:del>
          </w:p>
          <w:p w14:paraId="56102F3E" w14:textId="77777777" w:rsidR="00ED1C86" w:rsidRDefault="00ED1C86" w:rsidP="00B13858">
            <w:pPr>
              <w:pStyle w:val="TableContent"/>
            </w:pPr>
            <w:del w:id="5430" w:author="Bob Yencha" w:date="2011-11-21T20:03:00Z">
              <w:r w:rsidRPr="00D4120B" w:rsidDel="00B13858">
                <w:delText>Also available from PHIN VADS as:  PHVS_ProcessingID_HL7_2x</w:delText>
              </w:r>
            </w:del>
          </w:p>
        </w:tc>
      </w:tr>
      <w:tr w:rsidR="00D50AE8" w:rsidRPr="00D4120B" w14:paraId="35387D8C" w14:textId="77777777">
        <w:trPr>
          <w:cantSplit/>
          <w:trHeight w:val="378"/>
          <w:jc w:val="center"/>
        </w:trPr>
        <w:tc>
          <w:tcPr>
            <w:tcW w:w="903" w:type="pct"/>
            <w:tcBorders>
              <w:left w:val="single" w:sz="4" w:space="0" w:color="BFBFBF" w:themeColor="background1" w:themeShade="BF"/>
              <w:right w:val="single" w:sz="4" w:space="0" w:color="BFBFBF" w:themeColor="background1" w:themeShade="BF"/>
            </w:tcBorders>
          </w:tcPr>
          <w:p w14:paraId="51B1FEC9" w14:textId="77777777" w:rsidR="00ED1C86" w:rsidRDefault="00ED1C86" w:rsidP="00D50AE8">
            <w:pPr>
              <w:pStyle w:val="TableContent"/>
            </w:pPr>
            <w:ins w:id="5431" w:author="Bob Yencha" w:date="2011-11-21T20:59:00Z">
              <w:r w:rsidRPr="00D4120B">
                <w:t>Version ID</w:t>
              </w:r>
            </w:ins>
            <w:del w:id="5432" w:author="Bob Yencha" w:date="2011-11-21T21:22:00Z">
              <w:r w:rsidRPr="00D4120B" w:rsidDel="00D50AE8">
                <w:delText>HL7</w:delText>
              </w:r>
              <w:r w:rsidR="00D826AD" w:rsidDel="00D50AE8">
                <w:fldChar w:fldCharType="begin"/>
              </w:r>
              <w:r w:rsidDel="00D50AE8">
                <w:delInstrText>HYPERLINK "file:///D:\\Jean's%20Documents\\AppData\\Local\\Microsoft\\kreislera\\My%20Documents\\HL7\\Documents\\hl725\\std25\\ch02.html" \l "Heading224"</w:delInstrText>
              </w:r>
              <w:r w:rsidR="00D826AD" w:rsidDel="00D50AE8">
                <w:fldChar w:fldCharType="separate"/>
              </w:r>
              <w:r w:rsidRPr="00D4120B" w:rsidDel="00D50AE8">
                <w:delText>0104</w:delText>
              </w:r>
              <w:r w:rsidR="00D826AD" w:rsidDel="00D50AE8">
                <w:fldChar w:fldCharType="end"/>
              </w:r>
            </w:del>
          </w:p>
        </w:tc>
        <w:tc>
          <w:tcPr>
            <w:tcW w:w="510" w:type="pct"/>
            <w:tcBorders>
              <w:left w:val="single" w:sz="4" w:space="0" w:color="BFBFBF" w:themeColor="background1" w:themeShade="BF"/>
              <w:right w:val="single" w:sz="4" w:space="0" w:color="BFBFBF" w:themeColor="background1" w:themeShade="BF"/>
            </w:tcBorders>
          </w:tcPr>
          <w:p w14:paraId="34883BDD" w14:textId="77777777" w:rsidR="00ED1C86" w:rsidRDefault="00D50AE8" w:rsidP="00ED1C86">
            <w:pPr>
              <w:pStyle w:val="TableContent"/>
            </w:pPr>
            <w:ins w:id="5433" w:author="Bob Yencha" w:date="2011-11-21T21:19:00Z">
              <w:r w:rsidRPr="00D4120B">
                <w:t>HL70</w:t>
              </w:r>
              <w:r>
                <w:t>104</w:t>
              </w:r>
            </w:ins>
          </w:p>
        </w:tc>
        <w:tc>
          <w:tcPr>
            <w:tcW w:w="679" w:type="pct"/>
            <w:tcBorders>
              <w:left w:val="single" w:sz="4" w:space="0" w:color="BFBFBF" w:themeColor="background1" w:themeShade="BF"/>
            </w:tcBorders>
          </w:tcPr>
          <w:p w14:paraId="696D54C4" w14:textId="77777777" w:rsidR="00ED1C86" w:rsidRDefault="00ED1C86">
            <w:pPr>
              <w:pStyle w:val="TableContent"/>
            </w:pPr>
            <w:r w:rsidRPr="00D4120B">
              <w:t>HL7 Version 2.5.1</w:t>
            </w:r>
          </w:p>
        </w:tc>
        <w:tc>
          <w:tcPr>
            <w:tcW w:w="938" w:type="pct"/>
          </w:tcPr>
          <w:p w14:paraId="2259C7FC" w14:textId="77777777" w:rsidR="00ED1C86" w:rsidRPr="00D4120B" w:rsidRDefault="00ED1C86" w:rsidP="00296668">
            <w:pPr>
              <w:pStyle w:val="TableContent"/>
            </w:pPr>
            <w:r w:rsidRPr="00D4120B">
              <w:t>2.16.840.1.113883.12.104</w:t>
            </w:r>
            <w:del w:id="5434" w:author="Bob Yencha" w:date="2011-11-21T21:10:00Z">
              <w:r w:rsidRPr="00D4120B" w:rsidDel="00ED1C86">
                <w:delText xml:space="preserve"> (code system)</w:delText>
              </w:r>
            </w:del>
          </w:p>
        </w:tc>
        <w:tc>
          <w:tcPr>
            <w:tcW w:w="1970" w:type="pct"/>
          </w:tcPr>
          <w:p w14:paraId="6959CDC9" w14:textId="77777777" w:rsidR="00ED1C86" w:rsidRDefault="00ED1C86">
            <w:pPr>
              <w:pStyle w:val="TableContent"/>
            </w:pPr>
            <w:del w:id="5435" w:author="Bob Yencha" w:date="2011-11-21T20:59:00Z">
              <w:r w:rsidRPr="00D4120B" w:rsidDel="00E85014">
                <w:delText>Version ID</w:delText>
              </w:r>
            </w:del>
            <w:ins w:id="5436" w:author="Bob Yencha" w:date="2011-11-21T21:30:00Z">
              <w:r w:rsidR="00D50AE8">
                <w:t>C</w:t>
              </w:r>
            </w:ins>
            <w:del w:id="5437" w:author="Bob Yencha" w:date="2011-11-21T20:59:00Z">
              <w:r w:rsidDel="00E85014">
                <w:delText xml:space="preserve"> </w:delText>
              </w:r>
            </w:del>
            <w:del w:id="5438" w:author="Bob Yencha" w:date="2011-11-21T21:30:00Z">
              <w:r w:rsidDel="00D50AE8">
                <w:delText>– c</w:delText>
              </w:r>
            </w:del>
            <w:r>
              <w:t>onstrained to ‘v2.5.1’</w:t>
            </w:r>
          </w:p>
        </w:tc>
      </w:tr>
      <w:tr w:rsidR="00D50AE8" w:rsidRPr="00D4120B" w14:paraId="0A41C889" w14:textId="77777777">
        <w:trPr>
          <w:cantSplit/>
          <w:trHeight w:val="378"/>
          <w:jc w:val="center"/>
        </w:trPr>
        <w:tc>
          <w:tcPr>
            <w:tcW w:w="903" w:type="pct"/>
            <w:tcBorders>
              <w:left w:val="single" w:sz="4" w:space="0" w:color="BFBFBF" w:themeColor="background1" w:themeShade="BF"/>
              <w:right w:val="single" w:sz="4" w:space="0" w:color="BFBFBF" w:themeColor="background1" w:themeShade="BF"/>
            </w:tcBorders>
          </w:tcPr>
          <w:p w14:paraId="5335426B" w14:textId="77777777" w:rsidR="00ED1C86" w:rsidRDefault="00ED1C86" w:rsidP="00D50AE8">
            <w:pPr>
              <w:pStyle w:val="TableContent"/>
            </w:pPr>
            <w:ins w:id="5439" w:author="Bob Yencha" w:date="2011-11-21T20:59:00Z">
              <w:r w:rsidRPr="00D4120B">
                <w:t>Order Control</w:t>
              </w:r>
            </w:ins>
            <w:del w:id="5440" w:author="Bob Yencha" w:date="2011-11-21T20:54:00Z">
              <w:r w:rsidRPr="00D4120B" w:rsidDel="003A7680">
                <w:delText>HL70</w:delText>
              </w:r>
            </w:del>
            <w:del w:id="5441" w:author="Bob Yencha" w:date="2011-11-21T21:23:00Z">
              <w:r w:rsidRPr="00D4120B" w:rsidDel="00D50AE8">
                <w:delText>119</w:delText>
              </w:r>
            </w:del>
          </w:p>
        </w:tc>
        <w:tc>
          <w:tcPr>
            <w:tcW w:w="510" w:type="pct"/>
            <w:tcBorders>
              <w:left w:val="single" w:sz="4" w:space="0" w:color="BFBFBF" w:themeColor="background1" w:themeShade="BF"/>
              <w:right w:val="single" w:sz="4" w:space="0" w:color="BFBFBF" w:themeColor="background1" w:themeShade="BF"/>
            </w:tcBorders>
          </w:tcPr>
          <w:p w14:paraId="3D41E58D" w14:textId="77777777" w:rsidR="00ED1C86" w:rsidRDefault="00D50AE8" w:rsidP="00ED1C86">
            <w:pPr>
              <w:pStyle w:val="TableContent"/>
            </w:pPr>
            <w:ins w:id="5442" w:author="Bob Yencha" w:date="2011-11-21T21:19:00Z">
              <w:r w:rsidRPr="00D4120B">
                <w:t>HL70</w:t>
              </w:r>
              <w:r>
                <w:t>1119</w:t>
              </w:r>
            </w:ins>
          </w:p>
        </w:tc>
        <w:tc>
          <w:tcPr>
            <w:tcW w:w="679" w:type="pct"/>
            <w:tcBorders>
              <w:left w:val="single" w:sz="4" w:space="0" w:color="BFBFBF" w:themeColor="background1" w:themeShade="BF"/>
            </w:tcBorders>
          </w:tcPr>
          <w:p w14:paraId="24103488" w14:textId="77777777" w:rsidR="00ED1C86" w:rsidRPr="00D4120B" w:rsidRDefault="00ED1C86" w:rsidP="00296668">
            <w:pPr>
              <w:pStyle w:val="TableContent"/>
            </w:pPr>
            <w:r w:rsidRPr="00D4120B">
              <w:t>HL7 Version 2.5.1</w:t>
            </w:r>
          </w:p>
        </w:tc>
        <w:tc>
          <w:tcPr>
            <w:tcW w:w="938" w:type="pct"/>
          </w:tcPr>
          <w:p w14:paraId="1CBC04DF" w14:textId="77777777" w:rsidR="00ED1C86" w:rsidRPr="00D4120B" w:rsidRDefault="00ED1C86" w:rsidP="00296668">
            <w:pPr>
              <w:pStyle w:val="TableContent"/>
            </w:pPr>
            <w:r w:rsidRPr="00D4120B">
              <w:t>2.16.840.1.113883.12.119</w:t>
            </w:r>
            <w:del w:id="5443" w:author="Bob Yencha" w:date="2011-11-21T21:10:00Z">
              <w:r w:rsidRPr="00D4120B" w:rsidDel="00ED1C86">
                <w:delText xml:space="preserve"> (code system)</w:delText>
              </w:r>
            </w:del>
          </w:p>
        </w:tc>
        <w:tc>
          <w:tcPr>
            <w:tcW w:w="1970" w:type="pct"/>
          </w:tcPr>
          <w:p w14:paraId="7413B314" w14:textId="77777777" w:rsidR="004C4B5B" w:rsidRDefault="00ED1C86">
            <w:pPr>
              <w:pStyle w:val="TableContent"/>
              <w:rPr>
                <w:del w:id="5444" w:author="Bob Yencha" w:date="2011-11-21T20:03:00Z"/>
                <w:b/>
                <w:lang w:eastAsia="de-DE"/>
              </w:rPr>
              <w:pPrChange w:id="5445" w:author="Bob Yencha" w:date="2011-11-21T20:03:00Z">
                <w:pPr>
                  <w:pStyle w:val="TableContent"/>
                  <w:keepNext/>
                  <w:widowControl w:val="0"/>
                </w:pPr>
              </w:pPrChange>
            </w:pPr>
            <w:del w:id="5446" w:author="Bob Yencha" w:date="2011-11-21T20:59:00Z">
              <w:r w:rsidRPr="00D4120B" w:rsidDel="00E85014">
                <w:delText>Order Control</w:delText>
              </w:r>
            </w:del>
            <w:del w:id="5447" w:author="Bob Yencha" w:date="2011-11-21T20:03:00Z">
              <w:r w:rsidRPr="00D4120B" w:rsidDel="00B13858">
                <w:delText>.</w:delText>
              </w:r>
            </w:del>
          </w:p>
          <w:p w14:paraId="32C9FED4" w14:textId="77777777" w:rsidR="00ED1C86" w:rsidRPr="00D4120B" w:rsidRDefault="00ED1C86" w:rsidP="00B13858">
            <w:pPr>
              <w:pStyle w:val="TableContent"/>
            </w:pPr>
            <w:del w:id="5448" w:author="Bob Yencha" w:date="2011-11-21T20:03:00Z">
              <w:r w:rsidRPr="00D4120B" w:rsidDel="00B13858">
                <w:delText>Also available from PHIN VADS as: PHVS_OrderControlCodes_HL7_2x</w:delText>
              </w:r>
            </w:del>
          </w:p>
        </w:tc>
      </w:tr>
      <w:tr w:rsidR="00D50AE8" w:rsidRPr="00D4120B" w14:paraId="32523371" w14:textId="77777777">
        <w:trPr>
          <w:cantSplit/>
          <w:trHeight w:val="378"/>
          <w:jc w:val="center"/>
        </w:trPr>
        <w:tc>
          <w:tcPr>
            <w:tcW w:w="903" w:type="pct"/>
            <w:tcBorders>
              <w:left w:val="single" w:sz="4" w:space="0" w:color="BFBFBF" w:themeColor="background1" w:themeShade="BF"/>
              <w:right w:val="single" w:sz="4" w:space="0" w:color="BFBFBF" w:themeColor="background1" w:themeShade="BF"/>
            </w:tcBorders>
          </w:tcPr>
          <w:p w14:paraId="18B6E81E" w14:textId="77777777" w:rsidR="00ED1C86" w:rsidRDefault="00ED1C86" w:rsidP="00D50AE8">
            <w:pPr>
              <w:pStyle w:val="TableContent"/>
            </w:pPr>
            <w:ins w:id="5449" w:author="Bob Yencha" w:date="2011-11-21T20:59:00Z">
              <w:r>
                <w:t>Observation Result Status</w:t>
              </w:r>
            </w:ins>
            <w:del w:id="5450" w:author="Bob Yencha" w:date="2011-11-21T20:54:00Z">
              <w:r w:rsidDel="003A7680">
                <w:delText>HL70</w:delText>
              </w:r>
            </w:del>
            <w:del w:id="5451" w:author="Bob Yencha" w:date="2011-11-21T21:23:00Z">
              <w:r w:rsidDel="00D50AE8">
                <w:delText>123</w:delText>
              </w:r>
            </w:del>
          </w:p>
        </w:tc>
        <w:tc>
          <w:tcPr>
            <w:tcW w:w="510" w:type="pct"/>
            <w:tcBorders>
              <w:left w:val="single" w:sz="4" w:space="0" w:color="BFBFBF" w:themeColor="background1" w:themeShade="BF"/>
              <w:right w:val="single" w:sz="4" w:space="0" w:color="BFBFBF" w:themeColor="background1" w:themeShade="BF"/>
            </w:tcBorders>
          </w:tcPr>
          <w:p w14:paraId="3BF39127" w14:textId="77777777" w:rsidR="00ED1C86" w:rsidRDefault="00D50AE8" w:rsidP="00ED1C86">
            <w:pPr>
              <w:pStyle w:val="TableContent"/>
            </w:pPr>
            <w:ins w:id="5452" w:author="Bob Yencha" w:date="2011-11-21T21:19:00Z">
              <w:r w:rsidRPr="00D4120B">
                <w:t>HL70</w:t>
              </w:r>
              <w:r>
                <w:t>123</w:t>
              </w:r>
            </w:ins>
          </w:p>
        </w:tc>
        <w:tc>
          <w:tcPr>
            <w:tcW w:w="679" w:type="pct"/>
            <w:tcBorders>
              <w:left w:val="single" w:sz="4" w:space="0" w:color="BFBFBF" w:themeColor="background1" w:themeShade="BF"/>
            </w:tcBorders>
          </w:tcPr>
          <w:p w14:paraId="0A145F3C" w14:textId="77777777" w:rsidR="00ED1C86" w:rsidRPr="00D4120B" w:rsidRDefault="00ED1C86" w:rsidP="00296668">
            <w:pPr>
              <w:pStyle w:val="TableContent"/>
            </w:pPr>
            <w:r w:rsidRPr="00D4120B">
              <w:t>HL7 Version 2.5.1</w:t>
            </w:r>
          </w:p>
        </w:tc>
        <w:tc>
          <w:tcPr>
            <w:tcW w:w="938" w:type="pct"/>
          </w:tcPr>
          <w:p w14:paraId="4A964103" w14:textId="77777777" w:rsidR="00ED1C86" w:rsidRPr="00D4120B" w:rsidRDefault="00ED1C86" w:rsidP="00296668">
            <w:pPr>
              <w:pStyle w:val="TableContent"/>
            </w:pPr>
            <w:r w:rsidRPr="00D4120B">
              <w:t>2.16.840.1.113883.12.12</w:t>
            </w:r>
            <w:r>
              <w:t>3</w:t>
            </w:r>
            <w:del w:id="5453" w:author="Bob Yencha" w:date="2011-11-21T21:10:00Z">
              <w:r w:rsidRPr="00D4120B" w:rsidDel="00ED1C86">
                <w:delText xml:space="preserve"> (code system)</w:delText>
              </w:r>
            </w:del>
          </w:p>
        </w:tc>
        <w:tc>
          <w:tcPr>
            <w:tcW w:w="1970" w:type="pct"/>
          </w:tcPr>
          <w:p w14:paraId="0148DD1F" w14:textId="77777777" w:rsidR="004C4B5B" w:rsidRDefault="00ED1C86">
            <w:pPr>
              <w:pStyle w:val="TableContent"/>
              <w:rPr>
                <w:del w:id="5454" w:author="Bob Yencha" w:date="2011-11-21T20:03:00Z"/>
                <w:b/>
                <w:lang w:eastAsia="de-DE"/>
              </w:rPr>
              <w:pPrChange w:id="5455" w:author="Bob Yencha" w:date="2011-11-21T20:03:00Z">
                <w:pPr>
                  <w:pStyle w:val="TableContent"/>
                  <w:keepNext/>
                  <w:widowControl w:val="0"/>
                </w:pPr>
              </w:pPrChange>
            </w:pPr>
            <w:del w:id="5456" w:author="Bob Yencha" w:date="2011-11-21T20:59:00Z">
              <w:r w:rsidDel="00E85014">
                <w:delText>Observation Result Status</w:delText>
              </w:r>
            </w:del>
          </w:p>
          <w:p w14:paraId="6357973F" w14:textId="77777777" w:rsidR="00ED1C86" w:rsidRPr="00D4120B" w:rsidRDefault="00ED1C86" w:rsidP="00B13858">
            <w:pPr>
              <w:pStyle w:val="TableContent"/>
            </w:pPr>
            <w:del w:id="5457" w:author="Bob Yencha" w:date="2011-11-21T20:03:00Z">
              <w:r w:rsidRPr="00D4120B" w:rsidDel="00B13858">
                <w:delText>Also available from PHIN VADS as: PHVS_</w:delText>
              </w:r>
              <w:r w:rsidDel="00B13858">
                <w:delText>ObservationResultStatus</w:delText>
              </w:r>
              <w:r w:rsidRPr="00D4120B" w:rsidDel="00B13858">
                <w:delText>_HL7_2x</w:delText>
              </w:r>
            </w:del>
          </w:p>
        </w:tc>
      </w:tr>
      <w:tr w:rsidR="00D50AE8" w:rsidRPr="00D4120B" w14:paraId="2A86E06C" w14:textId="77777777">
        <w:trPr>
          <w:cantSplit/>
          <w:trHeight w:val="378"/>
          <w:jc w:val="center"/>
        </w:trPr>
        <w:tc>
          <w:tcPr>
            <w:tcW w:w="903" w:type="pct"/>
            <w:tcBorders>
              <w:left w:val="single" w:sz="4" w:space="0" w:color="BFBFBF" w:themeColor="background1" w:themeShade="BF"/>
              <w:right w:val="single" w:sz="4" w:space="0" w:color="BFBFBF" w:themeColor="background1" w:themeShade="BF"/>
            </w:tcBorders>
          </w:tcPr>
          <w:p w14:paraId="168C360B" w14:textId="77777777" w:rsidR="00ED1C86" w:rsidRDefault="00ED1C86" w:rsidP="00D50AE8">
            <w:pPr>
              <w:pStyle w:val="TableContent"/>
            </w:pPr>
            <w:ins w:id="5458" w:author="Bob Yencha" w:date="2011-11-21T20:59:00Z">
              <w:r w:rsidRPr="00D4120B">
                <w:t>Value Type</w:t>
              </w:r>
            </w:ins>
            <w:del w:id="5459" w:author="Bob Yencha" w:date="2011-11-21T20:54:00Z">
              <w:r w:rsidRPr="00D4120B" w:rsidDel="003A7680">
                <w:delText>HL70</w:delText>
              </w:r>
            </w:del>
            <w:del w:id="5460" w:author="Bob Yencha" w:date="2011-11-21T21:23:00Z">
              <w:r w:rsidRPr="00D4120B" w:rsidDel="00D50AE8">
                <w:delText>125</w:delText>
              </w:r>
            </w:del>
          </w:p>
        </w:tc>
        <w:tc>
          <w:tcPr>
            <w:tcW w:w="510" w:type="pct"/>
            <w:tcBorders>
              <w:left w:val="single" w:sz="4" w:space="0" w:color="BFBFBF" w:themeColor="background1" w:themeShade="BF"/>
              <w:right w:val="single" w:sz="4" w:space="0" w:color="BFBFBF" w:themeColor="background1" w:themeShade="BF"/>
            </w:tcBorders>
          </w:tcPr>
          <w:p w14:paraId="1C01FC1F" w14:textId="77777777" w:rsidR="00ED1C86" w:rsidRDefault="00D50AE8" w:rsidP="00ED1C86">
            <w:pPr>
              <w:pStyle w:val="TableContent"/>
            </w:pPr>
            <w:ins w:id="5461" w:author="Bob Yencha" w:date="2011-11-21T21:19:00Z">
              <w:r w:rsidRPr="00D4120B">
                <w:t>HL70</w:t>
              </w:r>
              <w:r>
                <w:t>125</w:t>
              </w:r>
            </w:ins>
          </w:p>
        </w:tc>
        <w:tc>
          <w:tcPr>
            <w:tcW w:w="679" w:type="pct"/>
            <w:tcBorders>
              <w:left w:val="single" w:sz="4" w:space="0" w:color="BFBFBF" w:themeColor="background1" w:themeShade="BF"/>
            </w:tcBorders>
          </w:tcPr>
          <w:p w14:paraId="1331E69D" w14:textId="77777777" w:rsidR="00ED1C86" w:rsidRPr="00D4120B" w:rsidRDefault="00ED1C86" w:rsidP="00296668">
            <w:pPr>
              <w:pStyle w:val="TableContent"/>
            </w:pPr>
            <w:r w:rsidRPr="00D4120B">
              <w:t>HL7 Version 2.5.1</w:t>
            </w:r>
          </w:p>
        </w:tc>
        <w:tc>
          <w:tcPr>
            <w:tcW w:w="938" w:type="pct"/>
          </w:tcPr>
          <w:p w14:paraId="7C68D518" w14:textId="77777777" w:rsidR="00ED1C86" w:rsidRPr="00D4120B" w:rsidRDefault="00ED1C86" w:rsidP="00296668">
            <w:pPr>
              <w:pStyle w:val="TableContent"/>
            </w:pPr>
            <w:r w:rsidRPr="00D4120B">
              <w:t>2.16.840.1.113883.12.125</w:t>
            </w:r>
            <w:del w:id="5462" w:author="Bob Yencha" w:date="2011-11-21T21:10:00Z">
              <w:r w:rsidRPr="00D4120B" w:rsidDel="00ED1C86">
                <w:delText xml:space="preserve"> (code system)</w:delText>
              </w:r>
            </w:del>
          </w:p>
        </w:tc>
        <w:tc>
          <w:tcPr>
            <w:tcW w:w="1970" w:type="pct"/>
          </w:tcPr>
          <w:p w14:paraId="5CC40589" w14:textId="77777777" w:rsidR="00ED1C86" w:rsidRDefault="00ED1C86" w:rsidP="00296668">
            <w:pPr>
              <w:pStyle w:val="TableContent"/>
            </w:pPr>
            <w:del w:id="5463" w:author="Bob Yencha" w:date="2011-11-21T20:59:00Z">
              <w:r w:rsidRPr="00D4120B" w:rsidDel="00E85014">
                <w:delText>Value Type</w:delText>
              </w:r>
            </w:del>
            <w:ins w:id="5464" w:author="Bob Yencha" w:date="2011-11-21T21:30:00Z">
              <w:r w:rsidR="00D50AE8">
                <w:t>C</w:t>
              </w:r>
            </w:ins>
            <w:del w:id="5465" w:author="Bob Yencha" w:date="2011-11-21T20:59:00Z">
              <w:r w:rsidDel="00E85014">
                <w:delText xml:space="preserve"> </w:delText>
              </w:r>
            </w:del>
            <w:del w:id="5466" w:author="Bob Yencha" w:date="2011-11-21T21:30:00Z">
              <w:r w:rsidDel="00D50AE8">
                <w:delText>– c</w:delText>
              </w:r>
            </w:del>
            <w:r>
              <w:t>onstrained as follows:</w:t>
            </w:r>
          </w:p>
          <w:p w14:paraId="67153082" w14:textId="77777777" w:rsidR="00ED1C86" w:rsidRDefault="00ED1C86" w:rsidP="00296668">
            <w:pPr>
              <w:pStyle w:val="TableContent"/>
            </w:pPr>
            <w:r w:rsidRPr="009F4EE2">
              <w:t xml:space="preserve">R for CE, DT, NM, SN, ST, TM, TS, TX, FT, CWE </w:t>
            </w:r>
          </w:p>
          <w:p w14:paraId="32F2DFF7" w14:textId="77777777" w:rsidR="00ED1C86" w:rsidRPr="00D4120B" w:rsidRDefault="00ED1C86" w:rsidP="00296668">
            <w:pPr>
              <w:pStyle w:val="TableContent"/>
            </w:pPr>
            <w:r w:rsidRPr="009F4EE2">
              <w:t>RE for CX, ED, RP (requires agreement between trading partners)</w:t>
            </w:r>
            <w:r>
              <w:t xml:space="preserve"> </w:t>
            </w:r>
          </w:p>
        </w:tc>
      </w:tr>
      <w:tr w:rsidR="00D50AE8" w:rsidRPr="00D4120B" w14:paraId="7728F610" w14:textId="77777777">
        <w:trPr>
          <w:cantSplit/>
          <w:trHeight w:val="378"/>
          <w:jc w:val="center"/>
        </w:trPr>
        <w:tc>
          <w:tcPr>
            <w:tcW w:w="903" w:type="pct"/>
            <w:tcBorders>
              <w:left w:val="single" w:sz="4" w:space="0" w:color="BFBFBF" w:themeColor="background1" w:themeShade="BF"/>
              <w:right w:val="single" w:sz="4" w:space="0" w:color="BFBFBF" w:themeColor="background1" w:themeShade="BF"/>
            </w:tcBorders>
          </w:tcPr>
          <w:p w14:paraId="135C52F9" w14:textId="77777777" w:rsidR="00ED1C86" w:rsidRDefault="00ED1C86" w:rsidP="00D50AE8">
            <w:pPr>
              <w:pStyle w:val="TableContent"/>
            </w:pPr>
            <w:ins w:id="5467" w:author="Bob Yencha" w:date="2011-11-21T20:59:00Z">
              <w:r>
                <w:t>Accept/Application Acknowledgment C</w:t>
              </w:r>
              <w:r w:rsidRPr="00D4120B">
                <w:t>ondition</w:t>
              </w:r>
            </w:ins>
            <w:del w:id="5468" w:author="Bob Yencha" w:date="2011-11-21T20:54:00Z">
              <w:r w:rsidRPr="00D4120B" w:rsidDel="003A7680">
                <w:delText>HL70</w:delText>
              </w:r>
            </w:del>
            <w:del w:id="5469" w:author="Bob Yencha" w:date="2011-11-21T21:23:00Z">
              <w:r w:rsidRPr="00D4120B" w:rsidDel="00D50AE8">
                <w:delText>155</w:delText>
              </w:r>
            </w:del>
          </w:p>
        </w:tc>
        <w:tc>
          <w:tcPr>
            <w:tcW w:w="510" w:type="pct"/>
            <w:tcBorders>
              <w:left w:val="single" w:sz="4" w:space="0" w:color="BFBFBF" w:themeColor="background1" w:themeShade="BF"/>
              <w:right w:val="single" w:sz="4" w:space="0" w:color="BFBFBF" w:themeColor="background1" w:themeShade="BF"/>
            </w:tcBorders>
          </w:tcPr>
          <w:p w14:paraId="57E7D5B9" w14:textId="77777777" w:rsidR="00ED1C86" w:rsidRDefault="00D50AE8">
            <w:pPr>
              <w:pStyle w:val="TableContent"/>
            </w:pPr>
            <w:ins w:id="5470" w:author="Bob Yencha" w:date="2011-11-21T21:19:00Z">
              <w:r w:rsidRPr="00D4120B">
                <w:t>HL70</w:t>
              </w:r>
              <w:r>
                <w:t>155</w:t>
              </w:r>
            </w:ins>
          </w:p>
        </w:tc>
        <w:tc>
          <w:tcPr>
            <w:tcW w:w="679" w:type="pct"/>
            <w:tcBorders>
              <w:left w:val="single" w:sz="4" w:space="0" w:color="BFBFBF" w:themeColor="background1" w:themeShade="BF"/>
            </w:tcBorders>
          </w:tcPr>
          <w:p w14:paraId="73FF0E0B" w14:textId="77777777" w:rsidR="00ED1C86" w:rsidRDefault="00ED1C86">
            <w:pPr>
              <w:pStyle w:val="TableContent"/>
            </w:pPr>
            <w:r w:rsidRPr="00D4120B">
              <w:t>HL7 Version 2.5.1</w:t>
            </w:r>
          </w:p>
        </w:tc>
        <w:tc>
          <w:tcPr>
            <w:tcW w:w="938" w:type="pct"/>
          </w:tcPr>
          <w:p w14:paraId="1ACAB528" w14:textId="77777777" w:rsidR="00ED1C86" w:rsidRPr="00D4120B" w:rsidRDefault="00ED1C86" w:rsidP="00296668">
            <w:pPr>
              <w:pStyle w:val="TableContent"/>
            </w:pPr>
            <w:r w:rsidRPr="00D4120B">
              <w:t>2.16.840.1.113883.12.155</w:t>
            </w:r>
            <w:del w:id="5471" w:author="Bob Yencha" w:date="2011-11-21T21:10:00Z">
              <w:r w:rsidRPr="00D4120B" w:rsidDel="00ED1C86">
                <w:delText xml:space="preserve"> (code system)</w:delText>
              </w:r>
            </w:del>
          </w:p>
        </w:tc>
        <w:tc>
          <w:tcPr>
            <w:tcW w:w="1970" w:type="pct"/>
          </w:tcPr>
          <w:p w14:paraId="6D948E6E" w14:textId="77777777" w:rsidR="00ED1C86" w:rsidRPr="00D4120B" w:rsidRDefault="00ED1C86" w:rsidP="00296668">
            <w:pPr>
              <w:pStyle w:val="TableContent"/>
            </w:pPr>
            <w:del w:id="5472" w:author="Bob Yencha" w:date="2011-11-21T20:59:00Z">
              <w:r w:rsidRPr="00D4120B" w:rsidDel="00E85014">
                <w:delText>Accept/application acknowledgment condition</w:delText>
              </w:r>
            </w:del>
          </w:p>
        </w:tc>
      </w:tr>
      <w:tr w:rsidR="00D50AE8" w:rsidRPr="00D4120B" w14:paraId="76FD4CD5" w14:textId="77777777">
        <w:trPr>
          <w:cantSplit/>
          <w:trHeight w:val="378"/>
          <w:jc w:val="center"/>
        </w:trPr>
        <w:tc>
          <w:tcPr>
            <w:tcW w:w="903" w:type="pct"/>
            <w:tcBorders>
              <w:left w:val="single" w:sz="4" w:space="0" w:color="BFBFBF" w:themeColor="background1" w:themeShade="BF"/>
              <w:right w:val="single" w:sz="4" w:space="0" w:color="BFBFBF" w:themeColor="background1" w:themeShade="BF"/>
            </w:tcBorders>
          </w:tcPr>
          <w:p w14:paraId="7974B76C" w14:textId="77777777" w:rsidR="00ED1C86" w:rsidRDefault="00ED1C86" w:rsidP="00D50AE8">
            <w:pPr>
              <w:pStyle w:val="TableContent"/>
              <w:numPr>
                <w:ins w:id="5473" w:author="Unknown"/>
              </w:numPr>
            </w:pPr>
            <w:ins w:id="5474" w:author="Bob Yencha" w:date="2011-11-21T21:00:00Z">
              <w:r w:rsidRPr="00D4120B">
                <w:t>Ethnic Group</w:t>
              </w:r>
            </w:ins>
            <w:del w:id="5475" w:author="Bob Yencha" w:date="2011-11-21T20:54:00Z">
              <w:r w:rsidRPr="00D4120B" w:rsidDel="003A7680">
                <w:delText>HL70</w:delText>
              </w:r>
            </w:del>
            <w:del w:id="5476" w:author="Bob Yencha" w:date="2011-11-21T21:23:00Z">
              <w:r w:rsidRPr="00D4120B" w:rsidDel="00D50AE8">
                <w:delText>189</w:delText>
              </w:r>
            </w:del>
          </w:p>
        </w:tc>
        <w:tc>
          <w:tcPr>
            <w:tcW w:w="510" w:type="pct"/>
            <w:tcBorders>
              <w:left w:val="single" w:sz="4" w:space="0" w:color="BFBFBF" w:themeColor="background1" w:themeShade="BF"/>
              <w:right w:val="single" w:sz="4" w:space="0" w:color="BFBFBF" w:themeColor="background1" w:themeShade="BF"/>
            </w:tcBorders>
          </w:tcPr>
          <w:p w14:paraId="0DADB4EE" w14:textId="77777777" w:rsidR="00ED1C86" w:rsidRDefault="00D50AE8" w:rsidP="00ED1C86">
            <w:pPr>
              <w:pStyle w:val="TableContent"/>
              <w:numPr>
                <w:ins w:id="5477" w:author="Unknown"/>
              </w:numPr>
            </w:pPr>
            <w:ins w:id="5478" w:author="Bob Yencha" w:date="2011-11-21T21:19:00Z">
              <w:r w:rsidRPr="00D4120B">
                <w:t>HL70</w:t>
              </w:r>
              <w:r>
                <w:t>189</w:t>
              </w:r>
            </w:ins>
          </w:p>
        </w:tc>
        <w:tc>
          <w:tcPr>
            <w:tcW w:w="679" w:type="pct"/>
            <w:tcBorders>
              <w:left w:val="single" w:sz="4" w:space="0" w:color="BFBFBF" w:themeColor="background1" w:themeShade="BF"/>
            </w:tcBorders>
          </w:tcPr>
          <w:p w14:paraId="5C02CA54" w14:textId="77777777" w:rsidR="00ED1C86" w:rsidRPr="00D4120B" w:rsidRDefault="00ED1C86" w:rsidP="00296668">
            <w:pPr>
              <w:pStyle w:val="TableContent"/>
            </w:pPr>
            <w:r w:rsidRPr="00D4120B">
              <w:t>HL7 Version 2.5.1</w:t>
            </w:r>
          </w:p>
        </w:tc>
        <w:tc>
          <w:tcPr>
            <w:tcW w:w="938" w:type="pct"/>
          </w:tcPr>
          <w:p w14:paraId="7218D75F" w14:textId="77777777" w:rsidR="00ED1C86" w:rsidRPr="00D4120B" w:rsidRDefault="00ED1C86" w:rsidP="00296668">
            <w:pPr>
              <w:pStyle w:val="TableContent"/>
            </w:pPr>
            <w:r w:rsidRPr="00D4120B">
              <w:t>2.16.840.1.113883.6.238</w:t>
            </w:r>
            <w:del w:id="5479" w:author="Bob Yencha" w:date="2011-11-21T21:10:00Z">
              <w:r w:rsidRPr="00D4120B" w:rsidDel="00ED1C86">
                <w:delText xml:space="preserve"> (code system)</w:delText>
              </w:r>
            </w:del>
          </w:p>
        </w:tc>
        <w:tc>
          <w:tcPr>
            <w:tcW w:w="1970" w:type="pct"/>
          </w:tcPr>
          <w:p w14:paraId="3E0B5611" w14:textId="77777777" w:rsidR="00ED1C86" w:rsidRPr="00D4120B" w:rsidDel="00E85014" w:rsidRDefault="00ED1C86" w:rsidP="00296668">
            <w:pPr>
              <w:pStyle w:val="TableContent"/>
              <w:rPr>
                <w:del w:id="5480" w:author="Bob Yencha" w:date="2011-11-21T21:00:00Z"/>
              </w:rPr>
            </w:pPr>
            <w:del w:id="5481" w:author="Bob Yencha" w:date="2011-11-21T21:00:00Z">
              <w:r w:rsidRPr="00D4120B" w:rsidDel="00E85014">
                <w:delText>Ethnic Group</w:delText>
              </w:r>
            </w:del>
          </w:p>
          <w:p w14:paraId="53F19C12" w14:textId="77777777" w:rsidR="00ED1C86" w:rsidRPr="00D4120B" w:rsidRDefault="00ED1C86" w:rsidP="00296668">
            <w:pPr>
              <w:pStyle w:val="TableContent"/>
            </w:pPr>
            <w:del w:id="5482" w:author="Bob Yencha" w:date="2011-11-21T21:00:00Z">
              <w:r w:rsidRPr="00D4120B" w:rsidDel="00E85014">
                <w:delText>A constrained version of the value set without the UNK value is available from PHIN VADS as: PHVS_EthnicityGroup_CDC</w:delText>
              </w:r>
            </w:del>
          </w:p>
        </w:tc>
      </w:tr>
      <w:tr w:rsidR="00D50AE8" w:rsidRPr="00D4120B" w14:paraId="555D1E84" w14:textId="77777777">
        <w:trPr>
          <w:cantSplit/>
          <w:trHeight w:val="378"/>
          <w:jc w:val="center"/>
        </w:trPr>
        <w:tc>
          <w:tcPr>
            <w:tcW w:w="903" w:type="pct"/>
            <w:tcBorders>
              <w:left w:val="single" w:sz="4" w:space="0" w:color="BFBFBF" w:themeColor="background1" w:themeShade="BF"/>
              <w:right w:val="single" w:sz="4" w:space="0" w:color="BFBFBF" w:themeColor="background1" w:themeShade="BF"/>
            </w:tcBorders>
          </w:tcPr>
          <w:p w14:paraId="6E796F9A" w14:textId="77777777" w:rsidR="00ED1C86" w:rsidRDefault="00ED1C86" w:rsidP="00D50AE8">
            <w:pPr>
              <w:pStyle w:val="TableContent"/>
            </w:pPr>
            <w:ins w:id="5483" w:author="Bob Yencha" w:date="2011-11-21T21:00:00Z">
              <w:r w:rsidRPr="00D4120B">
                <w:t xml:space="preserve">Address </w:t>
              </w:r>
              <w:r>
                <w:t>T</w:t>
              </w:r>
              <w:r w:rsidRPr="00D4120B">
                <w:t>ype</w:t>
              </w:r>
            </w:ins>
            <w:del w:id="5484" w:author="Bob Yencha" w:date="2011-11-21T20:54:00Z">
              <w:r w:rsidRPr="00D4120B" w:rsidDel="003A7680">
                <w:delText>HL70</w:delText>
              </w:r>
            </w:del>
            <w:del w:id="5485" w:author="Bob Yencha" w:date="2011-11-21T21:23:00Z">
              <w:r w:rsidRPr="00D4120B" w:rsidDel="00D50AE8">
                <w:delText>190</w:delText>
              </w:r>
            </w:del>
          </w:p>
        </w:tc>
        <w:tc>
          <w:tcPr>
            <w:tcW w:w="510" w:type="pct"/>
            <w:tcBorders>
              <w:left w:val="single" w:sz="4" w:space="0" w:color="BFBFBF" w:themeColor="background1" w:themeShade="BF"/>
              <w:right w:val="single" w:sz="4" w:space="0" w:color="BFBFBF" w:themeColor="background1" w:themeShade="BF"/>
            </w:tcBorders>
          </w:tcPr>
          <w:p w14:paraId="43BB5A43" w14:textId="77777777" w:rsidR="00ED1C86" w:rsidRDefault="00D50AE8" w:rsidP="00ED1C86">
            <w:pPr>
              <w:pStyle w:val="TableContent"/>
            </w:pPr>
            <w:ins w:id="5486" w:author="Bob Yencha" w:date="2011-11-21T21:19:00Z">
              <w:r w:rsidRPr="00D4120B">
                <w:t>HL70</w:t>
              </w:r>
              <w:r>
                <w:t>190</w:t>
              </w:r>
            </w:ins>
          </w:p>
        </w:tc>
        <w:tc>
          <w:tcPr>
            <w:tcW w:w="679" w:type="pct"/>
            <w:tcBorders>
              <w:left w:val="single" w:sz="4" w:space="0" w:color="BFBFBF" w:themeColor="background1" w:themeShade="BF"/>
            </w:tcBorders>
          </w:tcPr>
          <w:p w14:paraId="058284CD" w14:textId="77777777" w:rsidR="00ED1C86" w:rsidRDefault="00ED1C86">
            <w:pPr>
              <w:pStyle w:val="TableContent"/>
            </w:pPr>
            <w:r w:rsidRPr="00D4120B">
              <w:t>HL7 Version 2.5.1</w:t>
            </w:r>
          </w:p>
        </w:tc>
        <w:tc>
          <w:tcPr>
            <w:tcW w:w="938" w:type="pct"/>
          </w:tcPr>
          <w:p w14:paraId="7B2D5262" w14:textId="77777777" w:rsidR="00ED1C86" w:rsidRPr="00D4120B" w:rsidRDefault="00ED1C86" w:rsidP="00296668">
            <w:pPr>
              <w:pStyle w:val="TableContent"/>
            </w:pPr>
            <w:r w:rsidRPr="00D4120B">
              <w:t>2.16.840.1.113883.12.190</w:t>
            </w:r>
            <w:del w:id="5487" w:author="Bob Yencha" w:date="2011-11-21T21:10:00Z">
              <w:r w:rsidRPr="00D4120B" w:rsidDel="00ED1C86">
                <w:delText xml:space="preserve"> (code system)</w:delText>
              </w:r>
            </w:del>
          </w:p>
        </w:tc>
        <w:tc>
          <w:tcPr>
            <w:tcW w:w="1970" w:type="pct"/>
          </w:tcPr>
          <w:p w14:paraId="14BE765C" w14:textId="77777777" w:rsidR="00ED1C86" w:rsidDel="00B13858" w:rsidRDefault="00ED1C86">
            <w:pPr>
              <w:pStyle w:val="TableContent"/>
              <w:rPr>
                <w:del w:id="5488" w:author="Bob Yencha" w:date="2011-11-21T20:04:00Z"/>
              </w:rPr>
            </w:pPr>
            <w:del w:id="5489" w:author="Bob Yencha" w:date="2011-11-21T21:00:00Z">
              <w:r w:rsidRPr="00D4120B" w:rsidDel="00E85014">
                <w:delText>Address type</w:delText>
              </w:r>
            </w:del>
            <w:r w:rsidRPr="00D4120B">
              <w:t>.</w:t>
            </w:r>
          </w:p>
          <w:p w14:paraId="69CF6B88" w14:textId="77777777" w:rsidR="00ED1C86" w:rsidRDefault="00ED1C86">
            <w:pPr>
              <w:pStyle w:val="TableContent"/>
            </w:pPr>
            <w:del w:id="5490" w:author="Bob Yencha" w:date="2011-11-21T20:04:00Z">
              <w:r w:rsidRPr="00D4120B" w:rsidDel="00B13858">
                <w:delText>Also available from PHIN VADS as:  PHVS_AddressType_HL7_2x</w:delText>
              </w:r>
            </w:del>
          </w:p>
        </w:tc>
      </w:tr>
      <w:tr w:rsidR="00D50AE8" w:rsidRPr="00D4120B" w14:paraId="5A769B7F" w14:textId="77777777">
        <w:trPr>
          <w:cantSplit/>
          <w:trHeight w:val="378"/>
          <w:jc w:val="center"/>
        </w:trPr>
        <w:tc>
          <w:tcPr>
            <w:tcW w:w="903" w:type="pct"/>
            <w:tcBorders>
              <w:left w:val="single" w:sz="4" w:space="0" w:color="BFBFBF" w:themeColor="background1" w:themeShade="BF"/>
              <w:right w:val="single" w:sz="4" w:space="0" w:color="BFBFBF" w:themeColor="background1" w:themeShade="BF"/>
            </w:tcBorders>
          </w:tcPr>
          <w:p w14:paraId="70688D2F" w14:textId="77777777" w:rsidR="00ED1C86" w:rsidRDefault="00ED1C86" w:rsidP="00D50AE8">
            <w:pPr>
              <w:pStyle w:val="TableContent"/>
            </w:pPr>
            <w:ins w:id="5491" w:author="Bob Yencha" w:date="2011-11-21T21:01:00Z">
              <w:r>
                <w:t>Type of R</w:t>
              </w:r>
              <w:r w:rsidRPr="00D4120B">
                <w:t>efer</w:t>
              </w:r>
              <w:r>
                <w:t>enced D</w:t>
              </w:r>
              <w:r w:rsidRPr="00D4120B">
                <w:t>ata</w:t>
              </w:r>
            </w:ins>
            <w:del w:id="5492" w:author="Bob Yencha" w:date="2011-11-21T20:54:00Z">
              <w:r w:rsidRPr="00D4120B" w:rsidDel="003A7680">
                <w:delText>HL70</w:delText>
              </w:r>
            </w:del>
            <w:del w:id="5493" w:author="Bob Yencha" w:date="2011-11-21T21:23:00Z">
              <w:r w:rsidRPr="00D4120B" w:rsidDel="00D50AE8">
                <w:delText>191</w:delText>
              </w:r>
            </w:del>
          </w:p>
        </w:tc>
        <w:tc>
          <w:tcPr>
            <w:tcW w:w="510" w:type="pct"/>
            <w:tcBorders>
              <w:left w:val="single" w:sz="4" w:space="0" w:color="BFBFBF" w:themeColor="background1" w:themeShade="BF"/>
              <w:right w:val="single" w:sz="4" w:space="0" w:color="BFBFBF" w:themeColor="background1" w:themeShade="BF"/>
            </w:tcBorders>
          </w:tcPr>
          <w:p w14:paraId="75FD3F1B" w14:textId="77777777" w:rsidR="00ED1C86" w:rsidRDefault="00D50AE8" w:rsidP="00ED1C86">
            <w:pPr>
              <w:pStyle w:val="TableContent"/>
            </w:pPr>
            <w:ins w:id="5494" w:author="Bob Yencha" w:date="2011-11-21T21:19:00Z">
              <w:r w:rsidRPr="00D4120B">
                <w:t>HL70</w:t>
              </w:r>
              <w:r>
                <w:t>191</w:t>
              </w:r>
            </w:ins>
          </w:p>
        </w:tc>
        <w:tc>
          <w:tcPr>
            <w:tcW w:w="679" w:type="pct"/>
            <w:tcBorders>
              <w:left w:val="single" w:sz="4" w:space="0" w:color="BFBFBF" w:themeColor="background1" w:themeShade="BF"/>
            </w:tcBorders>
          </w:tcPr>
          <w:p w14:paraId="0F6AD28B" w14:textId="77777777" w:rsidR="00ED1C86" w:rsidRDefault="00ED1C86">
            <w:pPr>
              <w:pStyle w:val="TableContent"/>
            </w:pPr>
            <w:r w:rsidRPr="00D4120B">
              <w:t>HL7 Version 2.5.1</w:t>
            </w:r>
          </w:p>
        </w:tc>
        <w:tc>
          <w:tcPr>
            <w:tcW w:w="938" w:type="pct"/>
          </w:tcPr>
          <w:p w14:paraId="101BC8FC" w14:textId="77777777" w:rsidR="00ED1C86" w:rsidRPr="00D4120B" w:rsidRDefault="00ED1C86" w:rsidP="00296668">
            <w:pPr>
              <w:pStyle w:val="TableContent"/>
            </w:pPr>
            <w:r w:rsidRPr="00D4120B">
              <w:t>2.16.840.1.113883.12.191</w:t>
            </w:r>
            <w:del w:id="5495" w:author="Bob Yencha" w:date="2011-11-21T21:10:00Z">
              <w:r w:rsidRPr="00D4120B" w:rsidDel="00ED1C86">
                <w:delText xml:space="preserve"> (code system)</w:delText>
              </w:r>
            </w:del>
          </w:p>
        </w:tc>
        <w:tc>
          <w:tcPr>
            <w:tcW w:w="1970" w:type="pct"/>
          </w:tcPr>
          <w:p w14:paraId="14FA1EA7" w14:textId="77777777" w:rsidR="00ED1C86" w:rsidRDefault="00ED1C86">
            <w:pPr>
              <w:pStyle w:val="TableContent"/>
            </w:pPr>
            <w:del w:id="5496" w:author="Bob Yencha" w:date="2011-11-21T21:01:00Z">
              <w:r w:rsidRPr="00D4120B" w:rsidDel="00E85014">
                <w:delText>Type of referenced data</w:delText>
              </w:r>
            </w:del>
          </w:p>
        </w:tc>
      </w:tr>
      <w:tr w:rsidR="00D50AE8" w:rsidRPr="00D4120B" w14:paraId="39637AB1" w14:textId="77777777">
        <w:trPr>
          <w:cantSplit/>
          <w:trHeight w:val="378"/>
          <w:jc w:val="center"/>
        </w:trPr>
        <w:tc>
          <w:tcPr>
            <w:tcW w:w="903" w:type="pct"/>
            <w:tcBorders>
              <w:left w:val="single" w:sz="4" w:space="0" w:color="BFBFBF" w:themeColor="background1" w:themeShade="BF"/>
              <w:right w:val="single" w:sz="4" w:space="0" w:color="BFBFBF" w:themeColor="background1" w:themeShade="BF"/>
            </w:tcBorders>
          </w:tcPr>
          <w:p w14:paraId="13384522" w14:textId="77777777" w:rsidR="00ED1C86" w:rsidRDefault="00ED1C86" w:rsidP="00D50AE8">
            <w:pPr>
              <w:pStyle w:val="TableContent"/>
            </w:pPr>
            <w:ins w:id="5497" w:author="Bob Yencha" w:date="2011-11-21T21:01:00Z">
              <w:r w:rsidRPr="00D4120B">
                <w:t>Name type</w:t>
              </w:r>
            </w:ins>
            <w:del w:id="5498" w:author="Bob Yencha" w:date="2011-11-21T20:54:00Z">
              <w:r w:rsidRPr="00D4120B" w:rsidDel="003A7680">
                <w:delText>HL70</w:delText>
              </w:r>
            </w:del>
            <w:del w:id="5499" w:author="Bob Yencha" w:date="2011-11-21T21:23:00Z">
              <w:r w:rsidRPr="00D4120B" w:rsidDel="00D50AE8">
                <w:delText>200</w:delText>
              </w:r>
            </w:del>
          </w:p>
        </w:tc>
        <w:tc>
          <w:tcPr>
            <w:tcW w:w="510" w:type="pct"/>
            <w:tcBorders>
              <w:left w:val="single" w:sz="4" w:space="0" w:color="BFBFBF" w:themeColor="background1" w:themeShade="BF"/>
              <w:right w:val="single" w:sz="4" w:space="0" w:color="BFBFBF" w:themeColor="background1" w:themeShade="BF"/>
            </w:tcBorders>
          </w:tcPr>
          <w:p w14:paraId="70C0F5B3" w14:textId="77777777" w:rsidR="00ED1C86" w:rsidRDefault="00D50AE8" w:rsidP="00ED1C86">
            <w:pPr>
              <w:pStyle w:val="TableContent"/>
            </w:pPr>
            <w:ins w:id="5500" w:author="Bob Yencha" w:date="2011-11-21T21:19:00Z">
              <w:r w:rsidRPr="00D4120B">
                <w:t>HL7</w:t>
              </w:r>
              <w:r>
                <w:t>0200</w:t>
              </w:r>
            </w:ins>
          </w:p>
        </w:tc>
        <w:tc>
          <w:tcPr>
            <w:tcW w:w="679" w:type="pct"/>
            <w:tcBorders>
              <w:left w:val="single" w:sz="4" w:space="0" w:color="BFBFBF" w:themeColor="background1" w:themeShade="BF"/>
            </w:tcBorders>
          </w:tcPr>
          <w:p w14:paraId="359ED7C1" w14:textId="77777777" w:rsidR="00ED1C86" w:rsidRDefault="00ED1C86">
            <w:pPr>
              <w:pStyle w:val="TableContent"/>
            </w:pPr>
            <w:r w:rsidRPr="00D4120B">
              <w:t>HL7 Version 2.5.1</w:t>
            </w:r>
          </w:p>
        </w:tc>
        <w:tc>
          <w:tcPr>
            <w:tcW w:w="938" w:type="pct"/>
          </w:tcPr>
          <w:p w14:paraId="29C7C72E" w14:textId="77777777" w:rsidR="00ED1C86" w:rsidRPr="00D4120B" w:rsidRDefault="00ED1C86" w:rsidP="00296668">
            <w:pPr>
              <w:pStyle w:val="TableContent"/>
            </w:pPr>
            <w:r w:rsidRPr="00D4120B">
              <w:t>2.16.840.1.113883.12.200</w:t>
            </w:r>
            <w:del w:id="5501" w:author="Bob Yencha" w:date="2011-11-21T21:10:00Z">
              <w:r w:rsidRPr="00D4120B" w:rsidDel="00ED1C86">
                <w:delText xml:space="preserve"> (code system)</w:delText>
              </w:r>
            </w:del>
          </w:p>
        </w:tc>
        <w:tc>
          <w:tcPr>
            <w:tcW w:w="1970" w:type="pct"/>
          </w:tcPr>
          <w:p w14:paraId="7030EECC" w14:textId="77777777" w:rsidR="00ED1C86" w:rsidDel="00B13858" w:rsidRDefault="00ED1C86">
            <w:pPr>
              <w:pStyle w:val="TableContent"/>
              <w:rPr>
                <w:del w:id="5502" w:author="Bob Yencha" w:date="2011-11-21T20:04:00Z"/>
              </w:rPr>
            </w:pPr>
            <w:del w:id="5503" w:author="Bob Yencha" w:date="2011-11-21T21:01:00Z">
              <w:r w:rsidRPr="00D4120B" w:rsidDel="00E85014">
                <w:delText>Name type</w:delText>
              </w:r>
            </w:del>
          </w:p>
          <w:p w14:paraId="20460611" w14:textId="77777777" w:rsidR="00ED1C86" w:rsidRDefault="00ED1C86">
            <w:pPr>
              <w:pStyle w:val="TableContent"/>
            </w:pPr>
            <w:del w:id="5504" w:author="Bob Yencha" w:date="2011-11-21T20:04:00Z">
              <w:r w:rsidRPr="00D4120B" w:rsidDel="00B13858">
                <w:delText>Also available from PHIN VADS as:  PHVS_NameType_HL7_2x</w:delText>
              </w:r>
            </w:del>
          </w:p>
        </w:tc>
      </w:tr>
      <w:tr w:rsidR="00D50AE8" w:rsidRPr="00D4120B" w14:paraId="55163DB9" w14:textId="77777777">
        <w:trPr>
          <w:cantSplit/>
          <w:trHeight w:val="378"/>
          <w:jc w:val="center"/>
        </w:trPr>
        <w:tc>
          <w:tcPr>
            <w:tcW w:w="903" w:type="pct"/>
            <w:tcBorders>
              <w:left w:val="single" w:sz="4" w:space="0" w:color="BFBFBF" w:themeColor="background1" w:themeShade="BF"/>
              <w:right w:val="single" w:sz="4" w:space="0" w:color="BFBFBF" w:themeColor="background1" w:themeShade="BF"/>
            </w:tcBorders>
          </w:tcPr>
          <w:p w14:paraId="38669AD7" w14:textId="77777777" w:rsidR="00ED1C86" w:rsidRDefault="00ED1C86" w:rsidP="00D50AE8">
            <w:pPr>
              <w:pStyle w:val="TableContent"/>
            </w:pPr>
            <w:ins w:id="5505" w:author="Bob Yencha" w:date="2011-11-21T21:01:00Z">
              <w:r w:rsidRPr="00D4120B">
                <w:t>Identifier type</w:t>
              </w:r>
            </w:ins>
            <w:del w:id="5506" w:author="Bob Yencha" w:date="2011-11-21T20:54:00Z">
              <w:r w:rsidRPr="00D4120B" w:rsidDel="003A7680">
                <w:delText>HL70</w:delText>
              </w:r>
            </w:del>
            <w:del w:id="5507" w:author="Bob Yencha" w:date="2011-11-21T21:23:00Z">
              <w:r w:rsidRPr="00D4120B" w:rsidDel="00D50AE8">
                <w:delText>203</w:delText>
              </w:r>
            </w:del>
          </w:p>
        </w:tc>
        <w:tc>
          <w:tcPr>
            <w:tcW w:w="510" w:type="pct"/>
            <w:tcBorders>
              <w:left w:val="single" w:sz="4" w:space="0" w:color="BFBFBF" w:themeColor="background1" w:themeShade="BF"/>
              <w:right w:val="single" w:sz="4" w:space="0" w:color="BFBFBF" w:themeColor="background1" w:themeShade="BF"/>
            </w:tcBorders>
          </w:tcPr>
          <w:p w14:paraId="534EE8F8" w14:textId="77777777" w:rsidR="00ED1C86" w:rsidRDefault="00D50AE8" w:rsidP="00ED1C86">
            <w:pPr>
              <w:pStyle w:val="TableContent"/>
            </w:pPr>
            <w:ins w:id="5508" w:author="Bob Yencha" w:date="2011-11-21T21:19:00Z">
              <w:r w:rsidRPr="00D4120B">
                <w:t>HL7</w:t>
              </w:r>
              <w:r>
                <w:t>0203</w:t>
              </w:r>
            </w:ins>
          </w:p>
        </w:tc>
        <w:tc>
          <w:tcPr>
            <w:tcW w:w="679" w:type="pct"/>
            <w:tcBorders>
              <w:left w:val="single" w:sz="4" w:space="0" w:color="BFBFBF" w:themeColor="background1" w:themeShade="BF"/>
            </w:tcBorders>
          </w:tcPr>
          <w:p w14:paraId="154C5B25" w14:textId="77777777" w:rsidR="00ED1C86" w:rsidRDefault="00ED1C86">
            <w:pPr>
              <w:pStyle w:val="TableContent"/>
            </w:pPr>
            <w:r w:rsidRPr="00D4120B">
              <w:t xml:space="preserve">HL7 Version </w:t>
            </w:r>
            <w:del w:id="5509" w:author="Bob Yencha" w:date="2011-11-21T17:59:00Z">
              <w:r w:rsidDel="00C42B2B">
                <w:delText>2.7</w:delText>
              </w:r>
            </w:del>
            <w:ins w:id="5510" w:author="Bob Yencha" w:date="2011-11-21T17:59:00Z">
              <w:r>
                <w:t>2.7.1</w:t>
              </w:r>
            </w:ins>
          </w:p>
        </w:tc>
        <w:tc>
          <w:tcPr>
            <w:tcW w:w="938" w:type="pct"/>
          </w:tcPr>
          <w:p w14:paraId="2D51673F" w14:textId="77777777" w:rsidR="00ED1C86" w:rsidRPr="00D4120B" w:rsidRDefault="00ED1C86" w:rsidP="00296668">
            <w:pPr>
              <w:pStyle w:val="TableContent"/>
            </w:pPr>
            <w:r w:rsidRPr="00D4120B">
              <w:t>2.16.840.1.113883.12.203</w:t>
            </w:r>
            <w:del w:id="5511" w:author="Bob Yencha" w:date="2011-11-21T21:10:00Z">
              <w:r w:rsidRPr="00D4120B" w:rsidDel="00ED1C86">
                <w:delText xml:space="preserve"> (code system)</w:delText>
              </w:r>
            </w:del>
          </w:p>
        </w:tc>
        <w:tc>
          <w:tcPr>
            <w:tcW w:w="1970" w:type="pct"/>
          </w:tcPr>
          <w:p w14:paraId="26F29655" w14:textId="77777777" w:rsidR="004C4B5B" w:rsidRDefault="00ED1C86">
            <w:pPr>
              <w:pStyle w:val="TableContent"/>
              <w:rPr>
                <w:del w:id="5512" w:author="Bob Yencha" w:date="2011-11-21T20:04:00Z"/>
                <w:b/>
                <w:lang w:eastAsia="de-DE"/>
              </w:rPr>
              <w:pPrChange w:id="5513" w:author="Bob Yencha" w:date="2011-11-21T20:04:00Z">
                <w:pPr>
                  <w:pStyle w:val="TableContent"/>
                  <w:keepNext/>
                  <w:widowControl w:val="0"/>
                </w:pPr>
              </w:pPrChange>
            </w:pPr>
            <w:del w:id="5514" w:author="Bob Yencha" w:date="2011-11-21T21:01:00Z">
              <w:r w:rsidRPr="00D4120B" w:rsidDel="00E85014">
                <w:delText>Identifier type</w:delText>
              </w:r>
            </w:del>
            <w:del w:id="5515" w:author="Bob Yencha" w:date="2011-11-21T20:04:00Z">
              <w:r w:rsidRPr="00D4120B" w:rsidDel="00B13858">
                <w:delText>.</w:delText>
              </w:r>
            </w:del>
          </w:p>
          <w:p w14:paraId="437E086E" w14:textId="77777777" w:rsidR="00ED1C86" w:rsidRDefault="00ED1C86" w:rsidP="00B13858">
            <w:pPr>
              <w:pStyle w:val="TableContent"/>
            </w:pPr>
            <w:del w:id="5516" w:author="Bob Yencha" w:date="2011-11-21T20:04:00Z">
              <w:r w:rsidRPr="00D4120B" w:rsidDel="00B13858">
                <w:delText>Also available from PHIN VADS as:  PH_IdentifierType_HL7_2x</w:delText>
              </w:r>
            </w:del>
          </w:p>
        </w:tc>
      </w:tr>
      <w:tr w:rsidR="00D50AE8" w:rsidRPr="00D4120B" w14:paraId="2245D54D" w14:textId="77777777">
        <w:trPr>
          <w:cantSplit/>
          <w:trHeight w:val="378"/>
          <w:jc w:val="center"/>
        </w:trPr>
        <w:tc>
          <w:tcPr>
            <w:tcW w:w="903" w:type="pct"/>
            <w:tcBorders>
              <w:left w:val="single" w:sz="4" w:space="0" w:color="BFBFBF" w:themeColor="background1" w:themeShade="BF"/>
              <w:right w:val="single" w:sz="4" w:space="0" w:color="BFBFBF" w:themeColor="background1" w:themeShade="BF"/>
            </w:tcBorders>
          </w:tcPr>
          <w:p w14:paraId="514AD346" w14:textId="77777777" w:rsidR="00ED1C86" w:rsidRDefault="00ED1C86" w:rsidP="00D50AE8">
            <w:pPr>
              <w:pStyle w:val="TableContent"/>
            </w:pPr>
            <w:ins w:id="5517" w:author="Bob Yencha" w:date="2011-11-21T21:01:00Z">
              <w:r w:rsidRPr="00D4120B">
                <w:t>Subtype of referenced data</w:t>
              </w:r>
            </w:ins>
            <w:del w:id="5518" w:author="Bob Yencha" w:date="2011-11-21T20:54:00Z">
              <w:r w:rsidRPr="00D4120B" w:rsidDel="003A7680">
                <w:delText>HL70</w:delText>
              </w:r>
            </w:del>
            <w:del w:id="5519" w:author="Bob Yencha" w:date="2011-11-21T21:23:00Z">
              <w:r w:rsidRPr="00D4120B" w:rsidDel="00D50AE8">
                <w:delText>291</w:delText>
              </w:r>
            </w:del>
            <w:del w:id="5520" w:author="Bob Yencha" w:date="2011-11-21T20:48:00Z">
              <w:r w:rsidRPr="00D4120B" w:rsidDel="003A7680">
                <w:delText xml:space="preserve"> (</w:delText>
              </w:r>
            </w:del>
            <w:del w:id="5521" w:author="Bob Yencha" w:date="2011-11-21T17:59:00Z">
              <w:r w:rsidRPr="00D4120B" w:rsidDel="00C42B2B">
                <w:delText>2.7</w:delText>
              </w:r>
            </w:del>
            <w:del w:id="5522" w:author="Bob Yencha" w:date="2011-11-21T20:48:00Z">
              <w:r w:rsidRPr="00D4120B" w:rsidDel="003A7680">
                <w:delText>)</w:delText>
              </w:r>
            </w:del>
          </w:p>
        </w:tc>
        <w:tc>
          <w:tcPr>
            <w:tcW w:w="510" w:type="pct"/>
            <w:tcBorders>
              <w:left w:val="single" w:sz="4" w:space="0" w:color="BFBFBF" w:themeColor="background1" w:themeShade="BF"/>
              <w:right w:val="single" w:sz="4" w:space="0" w:color="BFBFBF" w:themeColor="background1" w:themeShade="BF"/>
            </w:tcBorders>
          </w:tcPr>
          <w:p w14:paraId="3E9801F1" w14:textId="77777777" w:rsidR="00ED1C86" w:rsidRDefault="00D50AE8" w:rsidP="00ED1C86">
            <w:pPr>
              <w:pStyle w:val="TableContent"/>
            </w:pPr>
            <w:ins w:id="5523" w:author="Bob Yencha" w:date="2011-11-21T21:20:00Z">
              <w:r w:rsidRPr="00D4120B">
                <w:t>HL7</w:t>
              </w:r>
              <w:r>
                <w:t>0291</w:t>
              </w:r>
            </w:ins>
          </w:p>
        </w:tc>
        <w:tc>
          <w:tcPr>
            <w:tcW w:w="679" w:type="pct"/>
            <w:tcBorders>
              <w:left w:val="single" w:sz="4" w:space="0" w:color="BFBFBF" w:themeColor="background1" w:themeShade="BF"/>
            </w:tcBorders>
          </w:tcPr>
          <w:p w14:paraId="688F4866" w14:textId="77777777" w:rsidR="00ED1C86" w:rsidRDefault="00ED1C86">
            <w:pPr>
              <w:pStyle w:val="TableContent"/>
            </w:pPr>
            <w:r w:rsidRPr="00D4120B">
              <w:t xml:space="preserve">HL7 Version </w:t>
            </w:r>
            <w:del w:id="5524" w:author="Bob Yencha" w:date="2011-11-21T17:59:00Z">
              <w:r w:rsidRPr="00D4120B" w:rsidDel="00C42B2B">
                <w:delText>2.7</w:delText>
              </w:r>
            </w:del>
            <w:ins w:id="5525" w:author="Bob Yencha" w:date="2011-11-21T17:59:00Z">
              <w:r>
                <w:t>2.7.1</w:t>
              </w:r>
            </w:ins>
          </w:p>
        </w:tc>
        <w:tc>
          <w:tcPr>
            <w:tcW w:w="938" w:type="pct"/>
          </w:tcPr>
          <w:p w14:paraId="5BD966B1" w14:textId="77777777" w:rsidR="00ED1C86" w:rsidRPr="00D4120B" w:rsidRDefault="00ED1C86" w:rsidP="00296668">
            <w:pPr>
              <w:pStyle w:val="TableContent"/>
            </w:pPr>
            <w:r w:rsidRPr="00D4120B">
              <w:t>2.16.840.1.113883.12.291</w:t>
            </w:r>
            <w:del w:id="5526" w:author="Bob Yencha" w:date="2011-11-21T21:10:00Z">
              <w:r w:rsidRPr="00D4120B" w:rsidDel="00ED1C86">
                <w:delText xml:space="preserve"> (code system)</w:delText>
              </w:r>
            </w:del>
          </w:p>
        </w:tc>
        <w:tc>
          <w:tcPr>
            <w:tcW w:w="1970" w:type="pct"/>
          </w:tcPr>
          <w:p w14:paraId="3E4574E2" w14:textId="77777777" w:rsidR="004C4B5B" w:rsidRDefault="00ED1C86">
            <w:pPr>
              <w:pStyle w:val="TableContent"/>
              <w:rPr>
                <w:del w:id="5527" w:author="Bob Yencha" w:date="2011-11-21T20:04:00Z"/>
                <w:b/>
                <w:lang w:eastAsia="de-DE"/>
              </w:rPr>
              <w:pPrChange w:id="5528" w:author="Bob Yencha" w:date="2011-11-21T20:04:00Z">
                <w:pPr>
                  <w:pStyle w:val="TableContent"/>
                  <w:keepNext/>
                  <w:widowControl w:val="0"/>
                </w:pPr>
              </w:pPrChange>
            </w:pPr>
            <w:del w:id="5529" w:author="Bob Yencha" w:date="2011-11-21T21:01:00Z">
              <w:r w:rsidRPr="00D4120B" w:rsidDel="00E85014">
                <w:delText>Subtype of referenced data</w:delText>
              </w:r>
            </w:del>
            <w:del w:id="5530" w:author="Bob Yencha" w:date="2011-11-21T20:04:00Z">
              <w:r w:rsidRPr="00D4120B" w:rsidDel="00B13858">
                <w:delText>.</w:delText>
              </w:r>
            </w:del>
          </w:p>
          <w:p w14:paraId="09A1E11D" w14:textId="77777777" w:rsidR="00ED1C86" w:rsidRPr="00D4120B" w:rsidRDefault="00ED1C86" w:rsidP="00B13858">
            <w:pPr>
              <w:pStyle w:val="TableContent"/>
            </w:pPr>
            <w:del w:id="5531" w:author="Bob Yencha" w:date="2011-11-21T20:04:00Z">
              <w:r w:rsidRPr="00D4120B" w:rsidDel="00B13858">
                <w:delText>Also available from PHIN VADS as: PHVS_MIME_MediaSubType_IANA</w:delText>
              </w:r>
            </w:del>
          </w:p>
        </w:tc>
      </w:tr>
      <w:tr w:rsidR="00D50AE8" w:rsidRPr="00D4120B" w14:paraId="3D6FF081" w14:textId="77777777">
        <w:trPr>
          <w:cantSplit/>
          <w:trHeight w:val="378"/>
          <w:jc w:val="center"/>
        </w:trPr>
        <w:tc>
          <w:tcPr>
            <w:tcW w:w="903" w:type="pct"/>
            <w:tcBorders>
              <w:left w:val="single" w:sz="4" w:space="0" w:color="BFBFBF" w:themeColor="background1" w:themeShade="BF"/>
              <w:right w:val="single" w:sz="4" w:space="0" w:color="BFBFBF" w:themeColor="background1" w:themeShade="BF"/>
            </w:tcBorders>
          </w:tcPr>
          <w:p w14:paraId="6C14B48D" w14:textId="77777777" w:rsidR="00ED1C86" w:rsidRDefault="00ED1C86" w:rsidP="00D50AE8">
            <w:pPr>
              <w:pStyle w:val="TableContent"/>
            </w:pPr>
            <w:ins w:id="5532" w:author="Bob Yencha" w:date="2011-11-21T21:01:00Z">
              <w:r w:rsidRPr="00D4120B">
                <w:t>Encoding</w:t>
              </w:r>
            </w:ins>
            <w:del w:id="5533" w:author="Bob Yencha" w:date="2011-11-21T20:54:00Z">
              <w:r w:rsidRPr="00D4120B" w:rsidDel="003A7680">
                <w:delText>HL70</w:delText>
              </w:r>
            </w:del>
            <w:del w:id="5534" w:author="Bob Yencha" w:date="2011-11-21T21:23:00Z">
              <w:r w:rsidRPr="00D4120B" w:rsidDel="00D50AE8">
                <w:delText>299</w:delText>
              </w:r>
            </w:del>
          </w:p>
        </w:tc>
        <w:tc>
          <w:tcPr>
            <w:tcW w:w="510" w:type="pct"/>
            <w:tcBorders>
              <w:left w:val="single" w:sz="4" w:space="0" w:color="BFBFBF" w:themeColor="background1" w:themeShade="BF"/>
              <w:right w:val="single" w:sz="4" w:space="0" w:color="BFBFBF" w:themeColor="background1" w:themeShade="BF"/>
            </w:tcBorders>
          </w:tcPr>
          <w:p w14:paraId="715F6D4C" w14:textId="77777777" w:rsidR="00ED1C86" w:rsidRDefault="00D50AE8" w:rsidP="00ED1C86">
            <w:pPr>
              <w:pStyle w:val="TableContent"/>
            </w:pPr>
            <w:ins w:id="5535" w:author="Bob Yencha" w:date="2011-11-21T21:20:00Z">
              <w:r w:rsidRPr="00D4120B">
                <w:t>HL7</w:t>
              </w:r>
              <w:r>
                <w:t>0299</w:t>
              </w:r>
            </w:ins>
          </w:p>
        </w:tc>
        <w:tc>
          <w:tcPr>
            <w:tcW w:w="679" w:type="pct"/>
            <w:tcBorders>
              <w:left w:val="single" w:sz="4" w:space="0" w:color="BFBFBF" w:themeColor="background1" w:themeShade="BF"/>
            </w:tcBorders>
          </w:tcPr>
          <w:p w14:paraId="74F0E1FC" w14:textId="77777777" w:rsidR="00ED1C86" w:rsidRDefault="00ED1C86">
            <w:pPr>
              <w:pStyle w:val="TableContent"/>
            </w:pPr>
            <w:r w:rsidRPr="00D4120B">
              <w:t>HL7 Version 2.5.1</w:t>
            </w:r>
          </w:p>
        </w:tc>
        <w:tc>
          <w:tcPr>
            <w:tcW w:w="938" w:type="pct"/>
          </w:tcPr>
          <w:p w14:paraId="581A779B" w14:textId="77777777" w:rsidR="00ED1C86" w:rsidRPr="00D4120B" w:rsidRDefault="00ED1C86" w:rsidP="00296668">
            <w:pPr>
              <w:pStyle w:val="TableContent"/>
            </w:pPr>
            <w:r w:rsidRPr="00D4120B">
              <w:t>2.16.840.1.113883.12.299</w:t>
            </w:r>
            <w:del w:id="5536" w:author="Bob Yencha" w:date="2011-11-21T21:10:00Z">
              <w:r w:rsidRPr="00D4120B" w:rsidDel="00ED1C86">
                <w:delText xml:space="preserve"> (code system)</w:delText>
              </w:r>
            </w:del>
          </w:p>
        </w:tc>
        <w:tc>
          <w:tcPr>
            <w:tcW w:w="1970" w:type="pct"/>
          </w:tcPr>
          <w:p w14:paraId="0A6B6747" w14:textId="77777777" w:rsidR="004C4B5B" w:rsidRDefault="00ED1C86">
            <w:pPr>
              <w:pStyle w:val="TableContent"/>
              <w:rPr>
                <w:del w:id="5537" w:author="Bob Yencha" w:date="2011-11-21T20:04:00Z"/>
                <w:b/>
                <w:lang w:eastAsia="de-DE"/>
              </w:rPr>
              <w:pPrChange w:id="5538" w:author="Bob Yencha" w:date="2011-11-21T20:04:00Z">
                <w:pPr>
                  <w:pStyle w:val="TableContent"/>
                  <w:keepNext/>
                  <w:widowControl w:val="0"/>
                </w:pPr>
              </w:pPrChange>
            </w:pPr>
            <w:del w:id="5539" w:author="Bob Yencha" w:date="2011-11-21T21:01:00Z">
              <w:r w:rsidRPr="00D4120B" w:rsidDel="00E85014">
                <w:delText>Encoding</w:delText>
              </w:r>
            </w:del>
            <w:del w:id="5540" w:author="Bob Yencha" w:date="2011-11-21T20:04:00Z">
              <w:r w:rsidRPr="00D4120B" w:rsidDel="00B13858">
                <w:delText>,</w:delText>
              </w:r>
            </w:del>
          </w:p>
          <w:p w14:paraId="5565CCD5" w14:textId="77777777" w:rsidR="00ED1C86" w:rsidRDefault="00ED1C86" w:rsidP="00B13858">
            <w:pPr>
              <w:pStyle w:val="TableContent"/>
            </w:pPr>
            <w:del w:id="5541" w:author="Bob Yencha" w:date="2011-11-21T20:04:00Z">
              <w:r w:rsidRPr="00D4120B" w:rsidDel="00B13858">
                <w:delText>Also available from PHIN VADS as:  PHVS_Encoding_HL7_2x</w:delText>
              </w:r>
            </w:del>
          </w:p>
        </w:tc>
      </w:tr>
      <w:tr w:rsidR="00D50AE8" w:rsidRPr="00D4120B" w14:paraId="495EA639" w14:textId="77777777">
        <w:trPr>
          <w:cantSplit/>
          <w:trHeight w:val="378"/>
          <w:jc w:val="center"/>
        </w:trPr>
        <w:tc>
          <w:tcPr>
            <w:tcW w:w="903" w:type="pct"/>
            <w:tcBorders>
              <w:left w:val="single" w:sz="4" w:space="0" w:color="BFBFBF" w:themeColor="background1" w:themeShade="BF"/>
              <w:right w:val="single" w:sz="4" w:space="0" w:color="BFBFBF" w:themeColor="background1" w:themeShade="BF"/>
            </w:tcBorders>
          </w:tcPr>
          <w:p w14:paraId="0A6A58A3" w14:textId="77777777" w:rsidR="00ED1C86" w:rsidRDefault="00ED1C86" w:rsidP="00D50AE8">
            <w:pPr>
              <w:pStyle w:val="TableContent"/>
            </w:pPr>
            <w:ins w:id="5542" w:author="Bob Yencha" w:date="2011-11-21T21:01:00Z">
              <w:r w:rsidRPr="00D4120B">
                <w:t>Universal ID type</w:t>
              </w:r>
            </w:ins>
            <w:del w:id="5543" w:author="Bob Yencha" w:date="2011-11-21T20:54:00Z">
              <w:r w:rsidRPr="00D4120B" w:rsidDel="003A7680">
                <w:delText>HL70</w:delText>
              </w:r>
            </w:del>
            <w:del w:id="5544" w:author="Bob Yencha" w:date="2011-11-21T21:23:00Z">
              <w:r w:rsidRPr="00D4120B" w:rsidDel="00D50AE8">
                <w:delText>301</w:delText>
              </w:r>
            </w:del>
          </w:p>
        </w:tc>
        <w:tc>
          <w:tcPr>
            <w:tcW w:w="510" w:type="pct"/>
            <w:tcBorders>
              <w:left w:val="single" w:sz="4" w:space="0" w:color="BFBFBF" w:themeColor="background1" w:themeShade="BF"/>
              <w:right w:val="single" w:sz="4" w:space="0" w:color="BFBFBF" w:themeColor="background1" w:themeShade="BF"/>
            </w:tcBorders>
          </w:tcPr>
          <w:p w14:paraId="2CD71B8A" w14:textId="77777777" w:rsidR="00ED1C86" w:rsidRDefault="00D50AE8" w:rsidP="00ED1C86">
            <w:pPr>
              <w:pStyle w:val="TableContent"/>
            </w:pPr>
            <w:ins w:id="5545" w:author="Bob Yencha" w:date="2011-11-21T21:20:00Z">
              <w:r w:rsidRPr="00D4120B">
                <w:t>HL7</w:t>
              </w:r>
              <w:r>
                <w:t>0301</w:t>
              </w:r>
            </w:ins>
          </w:p>
        </w:tc>
        <w:tc>
          <w:tcPr>
            <w:tcW w:w="679" w:type="pct"/>
            <w:tcBorders>
              <w:left w:val="single" w:sz="4" w:space="0" w:color="BFBFBF" w:themeColor="background1" w:themeShade="BF"/>
            </w:tcBorders>
          </w:tcPr>
          <w:p w14:paraId="53484B0F" w14:textId="77777777" w:rsidR="00ED1C86" w:rsidRDefault="00ED1C86">
            <w:pPr>
              <w:pStyle w:val="TableContent"/>
            </w:pPr>
            <w:r w:rsidRPr="00D4120B">
              <w:t xml:space="preserve">HL7 Version </w:t>
            </w:r>
            <w:del w:id="5546" w:author="Bob Yencha" w:date="2011-11-21T17:59:00Z">
              <w:r w:rsidRPr="00D4120B" w:rsidDel="00C42B2B">
                <w:delText>2.7</w:delText>
              </w:r>
            </w:del>
            <w:ins w:id="5547" w:author="Bob Yencha" w:date="2011-11-21T17:59:00Z">
              <w:r>
                <w:t>2.7.1</w:t>
              </w:r>
            </w:ins>
          </w:p>
        </w:tc>
        <w:tc>
          <w:tcPr>
            <w:tcW w:w="938" w:type="pct"/>
          </w:tcPr>
          <w:p w14:paraId="177454B2" w14:textId="77777777" w:rsidR="00ED1C86" w:rsidRPr="00D4120B" w:rsidRDefault="00ED1C86" w:rsidP="00296668">
            <w:pPr>
              <w:pStyle w:val="TableContent"/>
            </w:pPr>
            <w:r w:rsidRPr="00D4120B">
              <w:t>2.16.840.1.113883.12.301</w:t>
            </w:r>
            <w:del w:id="5548" w:author="Bob Yencha" w:date="2011-11-21T21:10:00Z">
              <w:r w:rsidRPr="00D4120B" w:rsidDel="00ED1C86">
                <w:delText xml:space="preserve"> (code system)</w:delText>
              </w:r>
            </w:del>
          </w:p>
        </w:tc>
        <w:tc>
          <w:tcPr>
            <w:tcW w:w="1970" w:type="pct"/>
          </w:tcPr>
          <w:p w14:paraId="64E1E6C3" w14:textId="77777777" w:rsidR="00ED1C86" w:rsidRPr="00D4120B" w:rsidRDefault="00ED1C86" w:rsidP="00296668">
            <w:pPr>
              <w:pStyle w:val="TableContent"/>
            </w:pPr>
            <w:del w:id="5549" w:author="Bob Yencha" w:date="2011-11-21T21:01:00Z">
              <w:r w:rsidRPr="00D4120B" w:rsidDel="00E85014">
                <w:delText>Universal ID type</w:delText>
              </w:r>
            </w:del>
          </w:p>
        </w:tc>
      </w:tr>
      <w:tr w:rsidR="00D50AE8" w:rsidRPr="00D4120B" w14:paraId="4B907873" w14:textId="77777777">
        <w:trPr>
          <w:cantSplit/>
          <w:trHeight w:val="378"/>
          <w:jc w:val="center"/>
        </w:trPr>
        <w:tc>
          <w:tcPr>
            <w:tcW w:w="903" w:type="pct"/>
            <w:tcBorders>
              <w:left w:val="single" w:sz="4" w:space="0" w:color="BFBFBF" w:themeColor="background1" w:themeShade="BF"/>
              <w:right w:val="single" w:sz="4" w:space="0" w:color="BFBFBF" w:themeColor="background1" w:themeShade="BF"/>
            </w:tcBorders>
          </w:tcPr>
          <w:p w14:paraId="4F1BBB50" w14:textId="77777777" w:rsidR="00ED1C86" w:rsidRDefault="00ED1C86" w:rsidP="00D50AE8">
            <w:pPr>
              <w:pStyle w:val="TableContent"/>
            </w:pPr>
            <w:ins w:id="5550" w:author="Bob Yencha" w:date="2011-11-21T21:01:00Z">
              <w:r w:rsidRPr="00D4120B">
                <w:t>Message structure</w:t>
              </w:r>
            </w:ins>
            <w:del w:id="5551" w:author="Bob Yencha" w:date="2011-11-21T20:54:00Z">
              <w:r w:rsidRPr="00D4120B" w:rsidDel="003A7680">
                <w:delText>HL70</w:delText>
              </w:r>
            </w:del>
            <w:del w:id="5552" w:author="Bob Yencha" w:date="2011-11-21T21:23:00Z">
              <w:r w:rsidRPr="00D4120B" w:rsidDel="00D50AE8">
                <w:delText>354</w:delText>
              </w:r>
            </w:del>
          </w:p>
        </w:tc>
        <w:tc>
          <w:tcPr>
            <w:tcW w:w="510" w:type="pct"/>
            <w:tcBorders>
              <w:left w:val="single" w:sz="4" w:space="0" w:color="BFBFBF" w:themeColor="background1" w:themeShade="BF"/>
              <w:right w:val="single" w:sz="4" w:space="0" w:color="BFBFBF" w:themeColor="background1" w:themeShade="BF"/>
            </w:tcBorders>
          </w:tcPr>
          <w:p w14:paraId="75EDC766" w14:textId="77777777" w:rsidR="00D50AE8" w:rsidRDefault="00D50AE8" w:rsidP="00ED1C86">
            <w:pPr>
              <w:pStyle w:val="TableContent"/>
            </w:pPr>
            <w:ins w:id="5553" w:author="Bob Yencha" w:date="2011-11-21T21:20:00Z">
              <w:r w:rsidRPr="00D4120B">
                <w:t>HL7</w:t>
              </w:r>
              <w:r>
                <w:t>0354</w:t>
              </w:r>
            </w:ins>
          </w:p>
        </w:tc>
        <w:tc>
          <w:tcPr>
            <w:tcW w:w="679" w:type="pct"/>
            <w:tcBorders>
              <w:left w:val="single" w:sz="4" w:space="0" w:color="BFBFBF" w:themeColor="background1" w:themeShade="BF"/>
            </w:tcBorders>
          </w:tcPr>
          <w:p w14:paraId="3E077E01" w14:textId="77777777" w:rsidR="00ED1C86" w:rsidRDefault="00ED1C86">
            <w:pPr>
              <w:pStyle w:val="TableContent"/>
            </w:pPr>
            <w:r w:rsidRPr="00D4120B">
              <w:t>HL7 Version 2.5.1</w:t>
            </w:r>
          </w:p>
        </w:tc>
        <w:tc>
          <w:tcPr>
            <w:tcW w:w="938" w:type="pct"/>
          </w:tcPr>
          <w:p w14:paraId="4079C035" w14:textId="77777777" w:rsidR="00ED1C86" w:rsidRPr="00D4120B" w:rsidRDefault="00ED1C86" w:rsidP="00296668">
            <w:pPr>
              <w:pStyle w:val="TableContent"/>
            </w:pPr>
            <w:r w:rsidRPr="00D4120B">
              <w:t>2.16.840.1.113883.12.354</w:t>
            </w:r>
            <w:del w:id="5554" w:author="Bob Yencha" w:date="2011-11-21T21:10:00Z">
              <w:r w:rsidRPr="00D4120B" w:rsidDel="00ED1C86">
                <w:delText xml:space="preserve"> (code system)</w:delText>
              </w:r>
            </w:del>
          </w:p>
        </w:tc>
        <w:tc>
          <w:tcPr>
            <w:tcW w:w="1970" w:type="pct"/>
          </w:tcPr>
          <w:p w14:paraId="19CF94E9" w14:textId="77777777" w:rsidR="00ED1C86" w:rsidRDefault="00ED1C86">
            <w:pPr>
              <w:pStyle w:val="TableContent"/>
            </w:pPr>
            <w:del w:id="5555" w:author="Bob Yencha" w:date="2011-11-21T21:01:00Z">
              <w:r w:rsidRPr="00D4120B" w:rsidDel="00E85014">
                <w:delText>Message structure</w:delText>
              </w:r>
              <w:r w:rsidDel="00E85014">
                <w:delText xml:space="preserve"> </w:delText>
              </w:r>
            </w:del>
            <w:ins w:id="5556" w:author="Bob Yencha" w:date="2011-11-21T21:30:00Z">
              <w:r w:rsidR="00D50AE8">
                <w:t>C</w:t>
              </w:r>
            </w:ins>
            <w:del w:id="5557" w:author="Bob Yencha" w:date="2011-11-21T21:30:00Z">
              <w:r w:rsidDel="00D50AE8">
                <w:delText>– c</w:delText>
              </w:r>
            </w:del>
            <w:r>
              <w:t xml:space="preserve">onstrained to </w:t>
            </w:r>
            <w:r w:rsidRPr="00EC7A89">
              <w:t>ORU_R01, ACK</w:t>
            </w:r>
            <w:del w:id="5558" w:author="Bob Yencha" w:date="2011-11-21T20:16:00Z">
              <w:r w:rsidRPr="00EC7A89" w:rsidDel="00C73B5D">
                <w:delText>_R01</w:delText>
              </w:r>
            </w:del>
          </w:p>
        </w:tc>
      </w:tr>
      <w:tr w:rsidR="00D50AE8" w:rsidRPr="00D4120B" w14:paraId="7B0B3CF6" w14:textId="77777777">
        <w:trPr>
          <w:cantSplit/>
          <w:trHeight w:val="378"/>
          <w:jc w:val="center"/>
        </w:trPr>
        <w:tc>
          <w:tcPr>
            <w:tcW w:w="903" w:type="pct"/>
            <w:tcBorders>
              <w:left w:val="single" w:sz="4" w:space="0" w:color="BFBFBF" w:themeColor="background1" w:themeShade="BF"/>
              <w:right w:val="single" w:sz="4" w:space="0" w:color="BFBFBF" w:themeColor="background1" w:themeShade="BF"/>
            </w:tcBorders>
          </w:tcPr>
          <w:p w14:paraId="0069AA66" w14:textId="77777777" w:rsidR="00ED1C86" w:rsidRDefault="00ED1C86" w:rsidP="00D50AE8">
            <w:pPr>
              <w:pStyle w:val="TableContent"/>
            </w:pPr>
            <w:ins w:id="5559" w:author="Bob Yencha" w:date="2011-11-21T21:02:00Z">
              <w:r w:rsidRPr="00D4120B">
                <w:t>Message Error Condition Codes</w:t>
              </w:r>
            </w:ins>
            <w:del w:id="5560" w:author="Bob Yencha" w:date="2011-11-21T20:54:00Z">
              <w:r w:rsidRPr="00D4120B" w:rsidDel="003A7680">
                <w:delText>HL70</w:delText>
              </w:r>
            </w:del>
            <w:del w:id="5561" w:author="Bob Yencha" w:date="2011-11-21T21:23:00Z">
              <w:r w:rsidRPr="00D4120B" w:rsidDel="00D50AE8">
                <w:delText>357</w:delText>
              </w:r>
            </w:del>
          </w:p>
        </w:tc>
        <w:tc>
          <w:tcPr>
            <w:tcW w:w="510" w:type="pct"/>
            <w:tcBorders>
              <w:left w:val="single" w:sz="4" w:space="0" w:color="BFBFBF" w:themeColor="background1" w:themeShade="BF"/>
              <w:right w:val="single" w:sz="4" w:space="0" w:color="BFBFBF" w:themeColor="background1" w:themeShade="BF"/>
            </w:tcBorders>
          </w:tcPr>
          <w:p w14:paraId="70BABDA1" w14:textId="77777777" w:rsidR="00ED1C86" w:rsidRDefault="00D50AE8">
            <w:pPr>
              <w:pStyle w:val="TableContent"/>
            </w:pPr>
            <w:ins w:id="5562" w:author="Bob Yencha" w:date="2011-11-21T21:20:00Z">
              <w:r w:rsidRPr="00D4120B">
                <w:t>HL7</w:t>
              </w:r>
              <w:r>
                <w:t>0357</w:t>
              </w:r>
            </w:ins>
          </w:p>
        </w:tc>
        <w:tc>
          <w:tcPr>
            <w:tcW w:w="679" w:type="pct"/>
            <w:tcBorders>
              <w:left w:val="single" w:sz="4" w:space="0" w:color="BFBFBF" w:themeColor="background1" w:themeShade="BF"/>
            </w:tcBorders>
          </w:tcPr>
          <w:p w14:paraId="4709BAA2" w14:textId="77777777" w:rsidR="00ED1C86" w:rsidRPr="00D4120B" w:rsidRDefault="00ED1C86" w:rsidP="00296668">
            <w:pPr>
              <w:pStyle w:val="TableContent"/>
            </w:pPr>
            <w:r w:rsidRPr="00D4120B">
              <w:t>HL7 Version 2.5.1</w:t>
            </w:r>
          </w:p>
        </w:tc>
        <w:tc>
          <w:tcPr>
            <w:tcW w:w="938" w:type="pct"/>
          </w:tcPr>
          <w:p w14:paraId="5B49A55A" w14:textId="77777777" w:rsidR="00ED1C86" w:rsidRPr="00D4120B" w:rsidRDefault="00ED1C86" w:rsidP="00296668">
            <w:pPr>
              <w:pStyle w:val="TableContent"/>
            </w:pPr>
            <w:r w:rsidRPr="00D4120B">
              <w:t>2.16.840.1.113883.12.357</w:t>
            </w:r>
            <w:del w:id="5563" w:author="Bob Yencha" w:date="2011-11-21T21:10:00Z">
              <w:r w:rsidRPr="00D4120B" w:rsidDel="00ED1C86">
                <w:delText xml:space="preserve"> (code system)</w:delText>
              </w:r>
            </w:del>
          </w:p>
        </w:tc>
        <w:tc>
          <w:tcPr>
            <w:tcW w:w="1970" w:type="pct"/>
          </w:tcPr>
          <w:p w14:paraId="335958FE" w14:textId="77777777" w:rsidR="004C4B5B" w:rsidRDefault="00ED1C86">
            <w:pPr>
              <w:pStyle w:val="TableContent"/>
              <w:rPr>
                <w:del w:id="5564" w:author="Bob Yencha" w:date="2011-11-21T20:04:00Z"/>
                <w:b/>
                <w:lang w:eastAsia="de-DE"/>
              </w:rPr>
              <w:pPrChange w:id="5565" w:author="Bob Yencha" w:date="2011-11-21T20:04:00Z">
                <w:pPr>
                  <w:pStyle w:val="TableContent"/>
                  <w:widowControl w:val="0"/>
                  <w:tabs>
                    <w:tab w:val="right" w:pos="9000"/>
                  </w:tabs>
                  <w:ind w:left="360" w:hanging="360"/>
                </w:pPr>
              </w:pPrChange>
            </w:pPr>
            <w:del w:id="5566" w:author="Bob Yencha" w:date="2011-11-21T21:02:00Z">
              <w:r w:rsidRPr="00D4120B" w:rsidDel="00E85014">
                <w:delText>Message Error Condition Codes</w:delText>
              </w:r>
            </w:del>
          </w:p>
          <w:p w14:paraId="05B7E650" w14:textId="77777777" w:rsidR="00ED1C86" w:rsidRPr="00D4120B" w:rsidRDefault="00ED1C86" w:rsidP="00B13858">
            <w:pPr>
              <w:pStyle w:val="TableContent"/>
            </w:pPr>
            <w:del w:id="5567" w:author="Bob Yencha" w:date="2011-11-21T20:04:00Z">
              <w:r w:rsidRPr="00D4120B" w:rsidDel="00B13858">
                <w:delText>Also available from PHIN VADS as:  PHVS_MessageErrorConditionCodes_HL7_2x</w:delText>
              </w:r>
            </w:del>
          </w:p>
        </w:tc>
      </w:tr>
      <w:tr w:rsidR="00D50AE8" w:rsidRPr="00D4120B" w14:paraId="6FE6CF9D" w14:textId="77777777">
        <w:trPr>
          <w:cantSplit/>
          <w:trHeight w:val="378"/>
          <w:jc w:val="center"/>
        </w:trPr>
        <w:tc>
          <w:tcPr>
            <w:tcW w:w="903" w:type="pct"/>
            <w:tcBorders>
              <w:left w:val="single" w:sz="4" w:space="0" w:color="BFBFBF" w:themeColor="background1" w:themeShade="BF"/>
              <w:right w:val="single" w:sz="4" w:space="0" w:color="BFBFBF" w:themeColor="background1" w:themeShade="BF"/>
            </w:tcBorders>
          </w:tcPr>
          <w:p w14:paraId="792EA884" w14:textId="77777777" w:rsidR="00ED1C86" w:rsidRDefault="00ED1C86" w:rsidP="00D50AE8">
            <w:pPr>
              <w:pStyle w:val="TableContent"/>
            </w:pPr>
            <w:ins w:id="5568" w:author="Bob Yencha" w:date="2011-11-21T20:55:00Z">
              <w:r>
                <w:t xml:space="preserve"> </w:t>
              </w:r>
            </w:ins>
            <w:ins w:id="5569" w:author="Bob Yencha" w:date="2011-11-21T21:02:00Z">
              <w:r>
                <w:t>Coding Systems</w:t>
              </w:r>
            </w:ins>
            <w:del w:id="5570" w:author="Bob Yencha" w:date="2011-11-21T20:54:00Z">
              <w:r w:rsidRPr="00D4120B" w:rsidDel="003A7680">
                <w:delText>HL70</w:delText>
              </w:r>
            </w:del>
            <w:del w:id="5571" w:author="Bob Yencha" w:date="2011-11-21T21:23:00Z">
              <w:r w:rsidRPr="00D4120B" w:rsidDel="00D50AE8">
                <w:delText>396</w:delText>
              </w:r>
            </w:del>
          </w:p>
        </w:tc>
        <w:tc>
          <w:tcPr>
            <w:tcW w:w="510" w:type="pct"/>
            <w:tcBorders>
              <w:left w:val="single" w:sz="4" w:space="0" w:color="BFBFBF" w:themeColor="background1" w:themeShade="BF"/>
              <w:right w:val="single" w:sz="4" w:space="0" w:color="BFBFBF" w:themeColor="background1" w:themeShade="BF"/>
            </w:tcBorders>
          </w:tcPr>
          <w:p w14:paraId="0E03D99A" w14:textId="77777777" w:rsidR="00ED1C86" w:rsidRDefault="00D50AE8" w:rsidP="00ED1C86">
            <w:pPr>
              <w:pStyle w:val="TableContent"/>
            </w:pPr>
            <w:ins w:id="5572" w:author="Bob Yencha" w:date="2011-11-21T21:20:00Z">
              <w:r w:rsidRPr="00D4120B">
                <w:t>HL7</w:t>
              </w:r>
              <w:r>
                <w:t>0396</w:t>
              </w:r>
            </w:ins>
          </w:p>
        </w:tc>
        <w:tc>
          <w:tcPr>
            <w:tcW w:w="679" w:type="pct"/>
            <w:tcBorders>
              <w:left w:val="single" w:sz="4" w:space="0" w:color="BFBFBF" w:themeColor="background1" w:themeShade="BF"/>
            </w:tcBorders>
          </w:tcPr>
          <w:p w14:paraId="44BF8FFC" w14:textId="77777777" w:rsidR="00ED1C86" w:rsidRPr="00D4120B" w:rsidRDefault="00ED1C86" w:rsidP="00296668">
            <w:pPr>
              <w:pStyle w:val="TableContent"/>
            </w:pPr>
            <w:r w:rsidRPr="00D4120B">
              <w:t>HL7</w:t>
            </w:r>
            <w:r w:rsidRPr="00D4120B">
              <w:br/>
            </w:r>
            <w:hyperlink r:id="rId160" w:history="1">
              <w:r w:rsidRPr="00D4120B">
                <w:rPr>
                  <w:rStyle w:val="Hyperlink"/>
                  <w:rFonts w:ascii="Times New Roman" w:hAnsi="Times New Roman"/>
                </w:rPr>
                <w:t>http://www.hl7.org/special/committees/vocab/table_0396/index.cfm</w:t>
              </w:r>
            </w:hyperlink>
          </w:p>
        </w:tc>
        <w:tc>
          <w:tcPr>
            <w:tcW w:w="938" w:type="pct"/>
          </w:tcPr>
          <w:p w14:paraId="04038261" w14:textId="77777777" w:rsidR="00ED1C86" w:rsidRPr="00D4120B" w:rsidRDefault="00ED1C86" w:rsidP="00296668">
            <w:pPr>
              <w:pStyle w:val="TableContent"/>
            </w:pPr>
            <w:r w:rsidRPr="00D4120B">
              <w:t>2.16.840.1.113883.12.396</w:t>
            </w:r>
            <w:del w:id="5573" w:author="Bob Yencha" w:date="2011-11-21T21:10:00Z">
              <w:r w:rsidRPr="00D4120B" w:rsidDel="00ED1C86">
                <w:delText xml:space="preserve"> (code system)</w:delText>
              </w:r>
            </w:del>
          </w:p>
        </w:tc>
        <w:tc>
          <w:tcPr>
            <w:tcW w:w="1970" w:type="pct"/>
          </w:tcPr>
          <w:p w14:paraId="15AD6FD3" w14:textId="77777777" w:rsidR="00ED1C86" w:rsidRPr="00D4120B" w:rsidRDefault="00ED1C86" w:rsidP="00296668">
            <w:pPr>
              <w:pStyle w:val="TableContent"/>
            </w:pPr>
            <w:r w:rsidRPr="00D4120B">
              <w:t>HL7 Table 0396 defines the standard coding systems recognized by HL7</w:t>
            </w:r>
            <w:r>
              <w:t xml:space="preserve">. </w:t>
            </w:r>
            <w:r w:rsidRPr="00D4120B">
              <w:t>The table defines a mechanism by which locally defined codes can be transmitted</w:t>
            </w:r>
            <w:r>
              <w:t xml:space="preserve">. </w:t>
            </w:r>
            <w:r w:rsidRPr="00D4120B">
              <w:t xml:space="preserve">Any code/coding system not defined in HL7 Table 0396 is considered a “local” coding system from the </w:t>
            </w:r>
            <w:r>
              <w:t>HL7</w:t>
            </w:r>
            <w:r w:rsidRPr="00D4120B">
              <w:t xml:space="preserve"> perspective</w:t>
            </w:r>
            <w:r>
              <w:t xml:space="preserve">. </w:t>
            </w:r>
            <w:r w:rsidRPr="00D4120B">
              <w:t>Coding systems that are identified in this implementation guide will be identified according to the recommended HL7 nomenclature from table 0396 as “99</w:t>
            </w:r>
            <w:del w:id="5574" w:author="Bob Yencha" w:date="2011-12-22T15:28:00Z">
              <w:r w:rsidRPr="00D4120B" w:rsidDel="00BA4FD2">
                <w:delText>ELR</w:delText>
              </w:r>
            </w:del>
            <w:r w:rsidRPr="00D4120B">
              <w:t>-zzz” where “zzz” represents a string identifying the specific non-standard coding system</w:t>
            </w:r>
            <w:r>
              <w:t xml:space="preserve">. </w:t>
            </w:r>
            <w:r w:rsidRPr="00D4120B">
              <w:t>To maintain backwards compatibility with the 2.3.1 ELR implementation Guide, coding systems defined locally (i.e., not identified in this guide) and not defined in HL7 Table 0396 can continue to identify the coding system as “L”</w:t>
            </w:r>
            <w:r>
              <w:t xml:space="preserve">. </w:t>
            </w:r>
            <w:r w:rsidRPr="00D4120B">
              <w:t>It is strongly suggested that implementers instead adopt the use of “99zzz” approach to identifying local coding systems since HL7 has indicated that use of the “L” for local coding systems is retained only for backwards compatibility, and its use may be withdrawn in a subsequent 2.x version</w:t>
            </w:r>
            <w:r>
              <w:t xml:space="preserve">. </w:t>
            </w:r>
            <w:r w:rsidRPr="00D4120B">
              <w:t>Note that the local use of “99zzz” should not collide with any of the “locally” defined coding systems identified in this implementation guide.</w:t>
            </w:r>
          </w:p>
          <w:p w14:paraId="39A7A80D" w14:textId="77777777" w:rsidR="00ED1C86" w:rsidRPr="00D4120B" w:rsidRDefault="00ED1C86" w:rsidP="00296668">
            <w:pPr>
              <w:pStyle w:val="TableContent"/>
            </w:pPr>
            <w:r w:rsidRPr="00D4120B">
              <w:t>HL7 now maintains HL7 table 0396 “real time”</w:t>
            </w:r>
            <w:r>
              <w:t xml:space="preserve">. </w:t>
            </w:r>
            <w:r w:rsidRPr="00D4120B">
              <w:t>This means that values may be added to the table at any time so that implementers can have an up-to-date source of truth for the codes to be used to identify coding systems in any 2.x message</w:t>
            </w:r>
            <w:r>
              <w:t xml:space="preserve">. </w:t>
            </w:r>
            <w:r w:rsidRPr="00D4120B">
              <w:t>Users of this IG should acquire the latest version of HL7 table 0396</w:t>
            </w:r>
            <w:r>
              <w:t xml:space="preserve">. </w:t>
            </w:r>
            <w:r w:rsidRPr="00D4120B">
              <w:t xml:space="preserve">The latest version of HL7 table 0396 (independent of HL7 version) is available for download from HL7 at: </w:t>
            </w:r>
            <w:hyperlink r:id="rId161" w:history="1">
              <w:r w:rsidRPr="00D4120B">
                <w:t>http://www.hl7.org/special/committees</w:t>
              </w:r>
            </w:hyperlink>
            <w:r w:rsidRPr="00D4120B">
              <w:t>/vocab/table_0396/index.cfm.</w:t>
            </w:r>
          </w:p>
        </w:tc>
      </w:tr>
      <w:tr w:rsidR="00D50AE8" w:rsidRPr="00D4120B" w14:paraId="198C2010" w14:textId="77777777">
        <w:trPr>
          <w:cantSplit/>
          <w:trHeight w:val="378"/>
          <w:jc w:val="center"/>
        </w:trPr>
        <w:tc>
          <w:tcPr>
            <w:tcW w:w="903" w:type="pct"/>
            <w:tcBorders>
              <w:left w:val="single" w:sz="4" w:space="0" w:color="BFBFBF" w:themeColor="background1" w:themeShade="BF"/>
              <w:right w:val="single" w:sz="4" w:space="0" w:color="BFBFBF" w:themeColor="background1" w:themeShade="BF"/>
            </w:tcBorders>
          </w:tcPr>
          <w:p w14:paraId="04B7B286" w14:textId="77777777" w:rsidR="00ED1C86" w:rsidRPr="00D4120B" w:rsidRDefault="00ED1C86" w:rsidP="00D50AE8">
            <w:pPr>
              <w:pStyle w:val="TableContent"/>
            </w:pPr>
            <w:ins w:id="5575" w:author="Bob Yencha" w:date="2011-11-21T21:02:00Z">
              <w:r w:rsidRPr="00D4120B">
                <w:t>Specimen Type</w:t>
              </w:r>
            </w:ins>
            <w:del w:id="5576" w:author="Bob Yencha" w:date="2011-11-21T20:54:00Z">
              <w:r w:rsidRPr="00D4120B" w:rsidDel="003A7680">
                <w:delText>HL70</w:delText>
              </w:r>
            </w:del>
            <w:del w:id="5577" w:author="Bob Yencha" w:date="2011-11-21T21:23:00Z">
              <w:r w:rsidRPr="00D4120B" w:rsidDel="00D50AE8">
                <w:delText>487</w:delText>
              </w:r>
            </w:del>
          </w:p>
        </w:tc>
        <w:tc>
          <w:tcPr>
            <w:tcW w:w="510" w:type="pct"/>
            <w:tcBorders>
              <w:left w:val="single" w:sz="4" w:space="0" w:color="BFBFBF" w:themeColor="background1" w:themeShade="BF"/>
              <w:right w:val="single" w:sz="4" w:space="0" w:color="BFBFBF" w:themeColor="background1" w:themeShade="BF"/>
            </w:tcBorders>
          </w:tcPr>
          <w:p w14:paraId="16487528" w14:textId="77777777" w:rsidR="00ED1C86" w:rsidRPr="00D4120B" w:rsidRDefault="00D50AE8" w:rsidP="00ED1C86">
            <w:pPr>
              <w:pStyle w:val="TableContent"/>
            </w:pPr>
            <w:ins w:id="5578" w:author="Bob Yencha" w:date="2011-11-21T21:20:00Z">
              <w:r w:rsidRPr="00D4120B">
                <w:t>HL7</w:t>
              </w:r>
              <w:r>
                <w:t>0487</w:t>
              </w:r>
            </w:ins>
          </w:p>
        </w:tc>
        <w:tc>
          <w:tcPr>
            <w:tcW w:w="679" w:type="pct"/>
            <w:tcBorders>
              <w:left w:val="single" w:sz="4" w:space="0" w:color="BFBFBF" w:themeColor="background1" w:themeShade="BF"/>
            </w:tcBorders>
          </w:tcPr>
          <w:p w14:paraId="74C33507" w14:textId="77777777" w:rsidR="00ED1C86" w:rsidRPr="00D4120B" w:rsidRDefault="00ED1C86" w:rsidP="00A914E1">
            <w:pPr>
              <w:pStyle w:val="TableContent"/>
            </w:pPr>
            <w:r w:rsidRPr="00D4120B">
              <w:t>HL7 Version 2.5.1</w:t>
            </w:r>
          </w:p>
        </w:tc>
        <w:tc>
          <w:tcPr>
            <w:tcW w:w="938" w:type="pct"/>
          </w:tcPr>
          <w:p w14:paraId="7FD641E7" w14:textId="77777777" w:rsidR="00ED1C86" w:rsidRPr="00D4120B" w:rsidRDefault="00ED1C86" w:rsidP="00A914E1">
            <w:pPr>
              <w:pStyle w:val="TableContent"/>
            </w:pPr>
            <w:r w:rsidRPr="00D4120B">
              <w:t>2.16.840.1.113883.12.487</w:t>
            </w:r>
            <w:del w:id="5579" w:author="Bob Yencha" w:date="2011-11-21T21:10:00Z">
              <w:r w:rsidRPr="00D4120B" w:rsidDel="00ED1C86">
                <w:delText xml:space="preserve"> (code system)</w:delText>
              </w:r>
            </w:del>
          </w:p>
        </w:tc>
        <w:tc>
          <w:tcPr>
            <w:tcW w:w="1970" w:type="pct"/>
          </w:tcPr>
          <w:p w14:paraId="59AB3E91" w14:textId="77777777" w:rsidR="00ED1C86" w:rsidRPr="00D4120B" w:rsidRDefault="00ED1C86" w:rsidP="00A914E1">
            <w:pPr>
              <w:pStyle w:val="TableContent"/>
            </w:pPr>
            <w:del w:id="5580" w:author="Bob Yencha" w:date="2011-11-21T21:02:00Z">
              <w:r w:rsidRPr="00D4120B" w:rsidDel="00E85014">
                <w:delText>Specimen Type</w:delText>
              </w:r>
            </w:del>
          </w:p>
        </w:tc>
      </w:tr>
      <w:tr w:rsidR="00D50AE8" w:rsidRPr="00D4120B" w14:paraId="0AA06A92" w14:textId="77777777">
        <w:trPr>
          <w:cantSplit/>
          <w:trHeight w:val="378"/>
          <w:jc w:val="center"/>
        </w:trPr>
        <w:tc>
          <w:tcPr>
            <w:tcW w:w="903" w:type="pct"/>
            <w:tcBorders>
              <w:left w:val="single" w:sz="4" w:space="0" w:color="BFBFBF" w:themeColor="background1" w:themeShade="BF"/>
              <w:right w:val="single" w:sz="4" w:space="0" w:color="BFBFBF" w:themeColor="background1" w:themeShade="BF"/>
            </w:tcBorders>
          </w:tcPr>
          <w:p w14:paraId="2FB6C20E" w14:textId="77777777" w:rsidR="00ED1C86" w:rsidRPr="00D4120B" w:rsidRDefault="00ED1C86" w:rsidP="00D50AE8">
            <w:pPr>
              <w:pStyle w:val="TableContent"/>
            </w:pPr>
            <w:ins w:id="5581" w:author="Bob Yencha" w:date="2011-11-21T21:02:00Z">
              <w:r w:rsidRPr="00801A1D">
                <w:t>Sequence Condition Code</w:t>
              </w:r>
            </w:ins>
            <w:del w:id="5582" w:author="Bob Yencha" w:date="2011-11-21T20:54:00Z">
              <w:r w:rsidDel="003A7680">
                <w:delText>HL70</w:delText>
              </w:r>
            </w:del>
            <w:del w:id="5583" w:author="Bob Yencha" w:date="2011-11-21T21:23:00Z">
              <w:r w:rsidDel="00D50AE8">
                <w:delText>504</w:delText>
              </w:r>
            </w:del>
          </w:p>
        </w:tc>
        <w:tc>
          <w:tcPr>
            <w:tcW w:w="510" w:type="pct"/>
            <w:tcBorders>
              <w:left w:val="single" w:sz="4" w:space="0" w:color="BFBFBF" w:themeColor="background1" w:themeShade="BF"/>
              <w:right w:val="single" w:sz="4" w:space="0" w:color="BFBFBF" w:themeColor="background1" w:themeShade="BF"/>
            </w:tcBorders>
          </w:tcPr>
          <w:p w14:paraId="113F6E6D" w14:textId="77777777" w:rsidR="00ED1C86" w:rsidRPr="00D4120B" w:rsidRDefault="00D50AE8" w:rsidP="00ED1C86">
            <w:pPr>
              <w:pStyle w:val="TableContent"/>
            </w:pPr>
            <w:ins w:id="5584" w:author="Bob Yencha" w:date="2011-11-21T21:20:00Z">
              <w:r w:rsidRPr="00D4120B">
                <w:t>HL7</w:t>
              </w:r>
              <w:r>
                <w:t>0504</w:t>
              </w:r>
            </w:ins>
          </w:p>
        </w:tc>
        <w:tc>
          <w:tcPr>
            <w:tcW w:w="679" w:type="pct"/>
            <w:tcBorders>
              <w:left w:val="single" w:sz="4" w:space="0" w:color="BFBFBF" w:themeColor="background1" w:themeShade="BF"/>
            </w:tcBorders>
          </w:tcPr>
          <w:p w14:paraId="497C0F2F" w14:textId="77777777" w:rsidR="00ED1C86" w:rsidRPr="00D4120B" w:rsidRDefault="00ED1C86" w:rsidP="00A914E1">
            <w:pPr>
              <w:pStyle w:val="TableContent"/>
            </w:pPr>
            <w:r w:rsidRPr="00D4120B">
              <w:t>HL7 Version 2.5.1</w:t>
            </w:r>
          </w:p>
        </w:tc>
        <w:tc>
          <w:tcPr>
            <w:tcW w:w="938" w:type="pct"/>
          </w:tcPr>
          <w:p w14:paraId="375F51C5" w14:textId="77777777" w:rsidR="00ED1C86" w:rsidRPr="00D4120B" w:rsidRDefault="00ED1C86" w:rsidP="00A914E1">
            <w:pPr>
              <w:pStyle w:val="TableContent"/>
            </w:pPr>
            <w:r w:rsidRPr="00D4120B">
              <w:t>2.16.840.1.113883.12.50</w:t>
            </w:r>
            <w:r>
              <w:t>4</w:t>
            </w:r>
            <w:del w:id="5585" w:author="Bob Yencha" w:date="2011-11-21T21:10:00Z">
              <w:r w:rsidRPr="00D4120B" w:rsidDel="00ED1C86">
                <w:delText xml:space="preserve"> (code system)</w:delText>
              </w:r>
            </w:del>
          </w:p>
        </w:tc>
        <w:tc>
          <w:tcPr>
            <w:tcW w:w="1970" w:type="pct"/>
          </w:tcPr>
          <w:p w14:paraId="5ED0C848" w14:textId="77777777" w:rsidR="00ED1C86" w:rsidRPr="00D4120B" w:rsidRDefault="00ED1C86" w:rsidP="00A914E1">
            <w:pPr>
              <w:pStyle w:val="TableContent"/>
            </w:pPr>
          </w:p>
        </w:tc>
      </w:tr>
      <w:tr w:rsidR="00D50AE8" w:rsidRPr="00D4120B" w14:paraId="4BC6E32A" w14:textId="77777777">
        <w:trPr>
          <w:cantSplit/>
          <w:trHeight w:val="378"/>
          <w:jc w:val="center"/>
        </w:trPr>
        <w:tc>
          <w:tcPr>
            <w:tcW w:w="903" w:type="pct"/>
            <w:tcBorders>
              <w:left w:val="single" w:sz="4" w:space="0" w:color="BFBFBF" w:themeColor="background1" w:themeShade="BF"/>
              <w:right w:val="single" w:sz="4" w:space="0" w:color="BFBFBF" w:themeColor="background1" w:themeShade="BF"/>
            </w:tcBorders>
          </w:tcPr>
          <w:p w14:paraId="4725128B" w14:textId="77777777" w:rsidR="00ED1C86" w:rsidRPr="00D4120B" w:rsidRDefault="00ED1C86" w:rsidP="00D50AE8">
            <w:pPr>
              <w:pStyle w:val="TableContent"/>
            </w:pPr>
            <w:ins w:id="5586" w:author="Bob Yencha" w:date="2011-11-21T21:02:00Z">
              <w:r w:rsidRPr="007B6A69">
                <w:t>Cyclic Entry/Exit Indicator</w:t>
              </w:r>
            </w:ins>
            <w:del w:id="5587" w:author="Bob Yencha" w:date="2011-11-21T20:54:00Z">
              <w:r w:rsidDel="003A7680">
                <w:delText>HL70</w:delText>
              </w:r>
            </w:del>
            <w:del w:id="5588" w:author="Bob Yencha" w:date="2011-11-21T21:23:00Z">
              <w:r w:rsidDel="00D50AE8">
                <w:delText>505</w:delText>
              </w:r>
            </w:del>
          </w:p>
        </w:tc>
        <w:tc>
          <w:tcPr>
            <w:tcW w:w="510" w:type="pct"/>
            <w:tcBorders>
              <w:left w:val="single" w:sz="4" w:space="0" w:color="BFBFBF" w:themeColor="background1" w:themeShade="BF"/>
              <w:right w:val="single" w:sz="4" w:space="0" w:color="BFBFBF" w:themeColor="background1" w:themeShade="BF"/>
            </w:tcBorders>
          </w:tcPr>
          <w:p w14:paraId="74453E7A" w14:textId="77777777" w:rsidR="00ED1C86" w:rsidRPr="00D4120B" w:rsidRDefault="00D50AE8" w:rsidP="00ED1C86">
            <w:pPr>
              <w:pStyle w:val="TableContent"/>
            </w:pPr>
            <w:ins w:id="5589" w:author="Bob Yencha" w:date="2011-11-21T21:20:00Z">
              <w:r w:rsidRPr="00D4120B">
                <w:t>HL7</w:t>
              </w:r>
              <w:r>
                <w:t>0505</w:t>
              </w:r>
            </w:ins>
          </w:p>
        </w:tc>
        <w:tc>
          <w:tcPr>
            <w:tcW w:w="679" w:type="pct"/>
            <w:tcBorders>
              <w:left w:val="single" w:sz="4" w:space="0" w:color="BFBFBF" w:themeColor="background1" w:themeShade="BF"/>
            </w:tcBorders>
          </w:tcPr>
          <w:p w14:paraId="1F7AC250" w14:textId="77777777" w:rsidR="00ED1C86" w:rsidRPr="00D4120B" w:rsidRDefault="00ED1C86" w:rsidP="00A914E1">
            <w:pPr>
              <w:pStyle w:val="TableContent"/>
            </w:pPr>
            <w:r w:rsidRPr="00D4120B">
              <w:t>HL7 Version 2.5.1</w:t>
            </w:r>
          </w:p>
        </w:tc>
        <w:tc>
          <w:tcPr>
            <w:tcW w:w="938" w:type="pct"/>
          </w:tcPr>
          <w:p w14:paraId="437D316F" w14:textId="77777777" w:rsidR="00ED1C86" w:rsidRPr="00D4120B" w:rsidRDefault="00ED1C86" w:rsidP="00A914E1">
            <w:pPr>
              <w:pStyle w:val="TableContent"/>
            </w:pPr>
            <w:r w:rsidRPr="00D4120B">
              <w:t>2.16.840.1.113883.12.50</w:t>
            </w:r>
            <w:r>
              <w:t>5</w:t>
            </w:r>
            <w:del w:id="5590" w:author="Bob Yencha" w:date="2011-11-21T21:10:00Z">
              <w:r w:rsidRPr="00D4120B" w:rsidDel="00ED1C86">
                <w:delText xml:space="preserve"> (code system)</w:delText>
              </w:r>
            </w:del>
          </w:p>
        </w:tc>
        <w:tc>
          <w:tcPr>
            <w:tcW w:w="1970" w:type="pct"/>
          </w:tcPr>
          <w:p w14:paraId="34DE35E8" w14:textId="77777777" w:rsidR="00ED1C86" w:rsidRPr="00D4120B" w:rsidRDefault="00ED1C86" w:rsidP="00A914E1">
            <w:pPr>
              <w:pStyle w:val="TableContent"/>
            </w:pPr>
          </w:p>
        </w:tc>
      </w:tr>
      <w:tr w:rsidR="00D50AE8" w:rsidRPr="00D4120B" w14:paraId="19905E66" w14:textId="77777777">
        <w:trPr>
          <w:cantSplit/>
          <w:trHeight w:val="378"/>
          <w:jc w:val="center"/>
        </w:trPr>
        <w:tc>
          <w:tcPr>
            <w:tcW w:w="903" w:type="pct"/>
            <w:tcBorders>
              <w:left w:val="single" w:sz="4" w:space="0" w:color="BFBFBF" w:themeColor="background1" w:themeShade="BF"/>
              <w:right w:val="single" w:sz="4" w:space="0" w:color="BFBFBF" w:themeColor="background1" w:themeShade="BF"/>
            </w:tcBorders>
          </w:tcPr>
          <w:p w14:paraId="2805B2F4" w14:textId="77777777" w:rsidR="00ED1C86" w:rsidRPr="00D4120B" w:rsidRDefault="00ED1C86" w:rsidP="00D50AE8">
            <w:pPr>
              <w:pStyle w:val="TableContent"/>
            </w:pPr>
            <w:ins w:id="5591" w:author="Bob Yencha" w:date="2011-11-21T21:02:00Z">
              <w:r w:rsidRPr="00C67128">
                <w:t>Service Request Relationship</w:t>
              </w:r>
            </w:ins>
            <w:del w:id="5592" w:author="Bob Yencha" w:date="2011-11-21T20:54:00Z">
              <w:r w:rsidDel="003A7680">
                <w:delText>HL70</w:delText>
              </w:r>
            </w:del>
            <w:del w:id="5593" w:author="Bob Yencha" w:date="2011-11-21T21:23:00Z">
              <w:r w:rsidDel="00D50AE8">
                <w:delText>506</w:delText>
              </w:r>
            </w:del>
          </w:p>
        </w:tc>
        <w:tc>
          <w:tcPr>
            <w:tcW w:w="510" w:type="pct"/>
            <w:tcBorders>
              <w:left w:val="single" w:sz="4" w:space="0" w:color="BFBFBF" w:themeColor="background1" w:themeShade="BF"/>
              <w:right w:val="single" w:sz="4" w:space="0" w:color="BFBFBF" w:themeColor="background1" w:themeShade="BF"/>
            </w:tcBorders>
          </w:tcPr>
          <w:p w14:paraId="7DAEF54E" w14:textId="77777777" w:rsidR="00ED1C86" w:rsidRPr="00D4120B" w:rsidRDefault="00D50AE8" w:rsidP="00A914E1">
            <w:pPr>
              <w:pStyle w:val="TableContent"/>
            </w:pPr>
            <w:ins w:id="5594" w:author="Bob Yencha" w:date="2011-11-21T21:20:00Z">
              <w:r w:rsidRPr="00D4120B">
                <w:t>HL7</w:t>
              </w:r>
              <w:r>
                <w:t>0506</w:t>
              </w:r>
            </w:ins>
          </w:p>
        </w:tc>
        <w:tc>
          <w:tcPr>
            <w:tcW w:w="679" w:type="pct"/>
            <w:tcBorders>
              <w:left w:val="single" w:sz="4" w:space="0" w:color="BFBFBF" w:themeColor="background1" w:themeShade="BF"/>
            </w:tcBorders>
          </w:tcPr>
          <w:p w14:paraId="3C05BA28" w14:textId="77777777" w:rsidR="00ED1C86" w:rsidRPr="00D4120B" w:rsidRDefault="00ED1C86" w:rsidP="00A914E1">
            <w:pPr>
              <w:pStyle w:val="TableContent"/>
            </w:pPr>
            <w:r w:rsidRPr="00D4120B">
              <w:t>HL7 Version 2.5.1</w:t>
            </w:r>
          </w:p>
        </w:tc>
        <w:tc>
          <w:tcPr>
            <w:tcW w:w="938" w:type="pct"/>
          </w:tcPr>
          <w:p w14:paraId="42C35E15" w14:textId="77777777" w:rsidR="00ED1C86" w:rsidRPr="00D4120B" w:rsidRDefault="00ED1C86" w:rsidP="00A914E1">
            <w:pPr>
              <w:pStyle w:val="TableContent"/>
            </w:pPr>
            <w:r w:rsidRPr="00D4120B">
              <w:t>2.16.840.1.113883.12.50</w:t>
            </w:r>
            <w:r>
              <w:t>6</w:t>
            </w:r>
            <w:del w:id="5595" w:author="Bob Yencha" w:date="2011-11-21T21:10:00Z">
              <w:r w:rsidRPr="00D4120B" w:rsidDel="00ED1C86">
                <w:delText xml:space="preserve"> (code system)</w:delText>
              </w:r>
            </w:del>
          </w:p>
        </w:tc>
        <w:tc>
          <w:tcPr>
            <w:tcW w:w="1970" w:type="pct"/>
          </w:tcPr>
          <w:p w14:paraId="5BFD2564" w14:textId="77777777" w:rsidR="00ED1C86" w:rsidRPr="00D4120B" w:rsidRDefault="00ED1C86" w:rsidP="00A914E1">
            <w:pPr>
              <w:pStyle w:val="TableContent"/>
            </w:pPr>
          </w:p>
        </w:tc>
      </w:tr>
      <w:tr w:rsidR="00D50AE8" w:rsidRPr="00D4120B" w14:paraId="5637AF2B" w14:textId="77777777">
        <w:trPr>
          <w:cantSplit/>
          <w:trHeight w:val="378"/>
          <w:jc w:val="center"/>
        </w:trPr>
        <w:tc>
          <w:tcPr>
            <w:tcW w:w="903" w:type="pct"/>
            <w:tcBorders>
              <w:left w:val="single" w:sz="4" w:space="0" w:color="BFBFBF" w:themeColor="background1" w:themeShade="BF"/>
              <w:bottom w:val="single" w:sz="4" w:space="0" w:color="auto"/>
              <w:right w:val="single" w:sz="4" w:space="0" w:color="BFBFBF" w:themeColor="background1" w:themeShade="BF"/>
            </w:tcBorders>
          </w:tcPr>
          <w:p w14:paraId="52822633" w14:textId="77777777" w:rsidR="00ED1C86" w:rsidRPr="00D4120B" w:rsidRDefault="00ED1C86" w:rsidP="00D50AE8">
            <w:pPr>
              <w:pStyle w:val="TableContent"/>
            </w:pPr>
            <w:ins w:id="5596" w:author="Bob Yencha" w:date="2011-11-21T21:03:00Z">
              <w:r w:rsidRPr="00D4120B">
                <w:t>Error severity</w:t>
              </w:r>
            </w:ins>
            <w:del w:id="5597" w:author="Bob Yencha" w:date="2011-11-21T20:54:00Z">
              <w:r w:rsidRPr="00D4120B" w:rsidDel="003A7680">
                <w:delText>HL70</w:delText>
              </w:r>
            </w:del>
            <w:del w:id="5598" w:author="Bob Yencha" w:date="2011-11-21T21:23:00Z">
              <w:r w:rsidRPr="00D4120B" w:rsidDel="00D50AE8">
                <w:delText>516</w:delText>
              </w:r>
            </w:del>
          </w:p>
        </w:tc>
        <w:tc>
          <w:tcPr>
            <w:tcW w:w="510" w:type="pct"/>
            <w:tcBorders>
              <w:left w:val="single" w:sz="4" w:space="0" w:color="BFBFBF" w:themeColor="background1" w:themeShade="BF"/>
              <w:bottom w:val="single" w:sz="4" w:space="0" w:color="auto"/>
              <w:right w:val="single" w:sz="4" w:space="0" w:color="BFBFBF" w:themeColor="background1" w:themeShade="BF"/>
            </w:tcBorders>
          </w:tcPr>
          <w:p w14:paraId="660066BD" w14:textId="77777777" w:rsidR="00ED1C86" w:rsidRPr="00D4120B" w:rsidRDefault="00D50AE8" w:rsidP="00ED1C86">
            <w:pPr>
              <w:pStyle w:val="TableContent"/>
            </w:pPr>
            <w:ins w:id="5599" w:author="Bob Yencha" w:date="2011-11-21T21:21:00Z">
              <w:r w:rsidRPr="00D4120B">
                <w:t>HL7</w:t>
              </w:r>
              <w:r>
                <w:t>0516</w:t>
              </w:r>
            </w:ins>
          </w:p>
        </w:tc>
        <w:tc>
          <w:tcPr>
            <w:tcW w:w="679" w:type="pct"/>
            <w:tcBorders>
              <w:left w:val="single" w:sz="4" w:space="0" w:color="BFBFBF" w:themeColor="background1" w:themeShade="BF"/>
            </w:tcBorders>
          </w:tcPr>
          <w:p w14:paraId="3872564C" w14:textId="77777777" w:rsidR="00ED1C86" w:rsidRPr="00D4120B" w:rsidRDefault="00ED1C86" w:rsidP="00A914E1">
            <w:pPr>
              <w:pStyle w:val="TableContent"/>
            </w:pPr>
            <w:r w:rsidRPr="00D4120B">
              <w:t>HL7 Version 2.5.1</w:t>
            </w:r>
          </w:p>
        </w:tc>
        <w:tc>
          <w:tcPr>
            <w:tcW w:w="938" w:type="pct"/>
          </w:tcPr>
          <w:p w14:paraId="15658232" w14:textId="77777777" w:rsidR="00ED1C86" w:rsidRPr="00D4120B" w:rsidRDefault="00ED1C86" w:rsidP="00A914E1">
            <w:pPr>
              <w:pStyle w:val="TableContent"/>
            </w:pPr>
            <w:r w:rsidRPr="00D4120B">
              <w:t>2.16.840.1.113883.12.516</w:t>
            </w:r>
            <w:del w:id="5600" w:author="Bob Yencha" w:date="2011-11-21T21:10:00Z">
              <w:r w:rsidRPr="00D4120B" w:rsidDel="00ED1C86">
                <w:delText xml:space="preserve"> (code system)</w:delText>
              </w:r>
            </w:del>
          </w:p>
        </w:tc>
        <w:tc>
          <w:tcPr>
            <w:tcW w:w="1970" w:type="pct"/>
          </w:tcPr>
          <w:p w14:paraId="724070CF" w14:textId="77777777" w:rsidR="00ED1C86" w:rsidRPr="00D4120B" w:rsidDel="00B13858" w:rsidRDefault="00ED1C86" w:rsidP="00A914E1">
            <w:pPr>
              <w:pStyle w:val="TableContent"/>
              <w:rPr>
                <w:del w:id="5601" w:author="Bob Yencha" w:date="2011-11-21T20:04:00Z"/>
              </w:rPr>
            </w:pPr>
            <w:del w:id="5602" w:author="Bob Yencha" w:date="2011-11-21T21:03:00Z">
              <w:r w:rsidRPr="00D4120B" w:rsidDel="005216C0">
                <w:delText>Error severity</w:delText>
              </w:r>
            </w:del>
          </w:p>
          <w:p w14:paraId="2D349B54" w14:textId="77777777" w:rsidR="00ED1C86" w:rsidRPr="00D4120B" w:rsidRDefault="00ED1C86" w:rsidP="00A914E1">
            <w:pPr>
              <w:pStyle w:val="TableContent"/>
            </w:pPr>
            <w:del w:id="5603" w:author="Bob Yencha" w:date="2011-11-21T20:04:00Z">
              <w:r w:rsidRPr="00D4120B" w:rsidDel="00B13858">
                <w:delText>Also available from PHIN VADS as:  PHVS_ErrorSeverity_HL7_2x</w:delText>
              </w:r>
            </w:del>
          </w:p>
        </w:tc>
      </w:tr>
      <w:tr w:rsidR="00D50AE8" w:rsidRPr="00D4120B" w14:paraId="0A5CD442" w14:textId="77777777">
        <w:trPr>
          <w:cantSplit/>
          <w:trHeight w:val="378"/>
          <w:jc w:val="center"/>
        </w:trPr>
        <w:tc>
          <w:tcPr>
            <w:tcW w:w="903" w:type="pct"/>
            <w:tcBorders>
              <w:top w:val="single" w:sz="4" w:space="0" w:color="auto"/>
              <w:left w:val="single" w:sz="4" w:space="0" w:color="BFBFBF" w:themeColor="background1" w:themeShade="BF"/>
              <w:right w:val="single" w:sz="4" w:space="0" w:color="BFBFBF" w:themeColor="background1" w:themeShade="BF"/>
            </w:tcBorders>
          </w:tcPr>
          <w:p w14:paraId="3147F3AB" w14:textId="77777777" w:rsidR="00ED1C86" w:rsidRPr="00D4120B" w:rsidRDefault="00ED1C86" w:rsidP="00D50AE8">
            <w:pPr>
              <w:pStyle w:val="TableText"/>
            </w:pPr>
            <w:ins w:id="5604" w:author="Bob Yencha" w:date="2011-11-21T21:03:00Z">
              <w:r>
                <w:t>MIME Types</w:t>
              </w:r>
            </w:ins>
            <w:del w:id="5605" w:author="Bob Yencha" w:date="2011-11-21T20:54:00Z">
              <w:r w:rsidRPr="00D4120B" w:rsidDel="003A7680">
                <w:delText>HL70</w:delText>
              </w:r>
            </w:del>
            <w:del w:id="5606" w:author="Bob Yencha" w:date="2011-11-21T21:23:00Z">
              <w:r w:rsidRPr="00D4120B" w:rsidDel="00D50AE8">
                <w:delText>834</w:delText>
              </w:r>
            </w:del>
            <w:del w:id="5607" w:author="Bob Yencha" w:date="2011-11-21T20:48:00Z">
              <w:r w:rsidRPr="00D4120B" w:rsidDel="003A7680">
                <w:delText xml:space="preserve"> (2.7)</w:delText>
              </w:r>
            </w:del>
          </w:p>
        </w:tc>
        <w:tc>
          <w:tcPr>
            <w:tcW w:w="510" w:type="pct"/>
            <w:tcBorders>
              <w:top w:val="single" w:sz="4" w:space="0" w:color="auto"/>
              <w:left w:val="single" w:sz="4" w:space="0" w:color="BFBFBF" w:themeColor="background1" w:themeShade="BF"/>
              <w:right w:val="single" w:sz="4" w:space="0" w:color="BFBFBF" w:themeColor="background1" w:themeShade="BF"/>
            </w:tcBorders>
          </w:tcPr>
          <w:p w14:paraId="305BA1F1" w14:textId="77777777" w:rsidR="00ED1C86" w:rsidRPr="00D4120B" w:rsidRDefault="00D50AE8" w:rsidP="00ED1C86">
            <w:pPr>
              <w:pStyle w:val="TableText"/>
            </w:pPr>
            <w:ins w:id="5608" w:author="Bob Yencha" w:date="2011-11-21T21:21:00Z">
              <w:r w:rsidRPr="00D4120B">
                <w:t>HL7</w:t>
              </w:r>
              <w:r>
                <w:t>0834</w:t>
              </w:r>
            </w:ins>
          </w:p>
        </w:tc>
        <w:tc>
          <w:tcPr>
            <w:tcW w:w="679" w:type="pct"/>
            <w:tcBorders>
              <w:left w:val="single" w:sz="4" w:space="0" w:color="BFBFBF" w:themeColor="background1" w:themeShade="BF"/>
            </w:tcBorders>
          </w:tcPr>
          <w:p w14:paraId="46606494" w14:textId="77777777" w:rsidR="00ED1C86" w:rsidRPr="00D4120B" w:rsidRDefault="00ED1C86" w:rsidP="00A914E1">
            <w:pPr>
              <w:pStyle w:val="TableContent"/>
            </w:pPr>
            <w:r w:rsidRPr="00D4120B">
              <w:t xml:space="preserve">HL7 Version </w:t>
            </w:r>
            <w:del w:id="5609" w:author="Bob Yencha" w:date="2011-11-21T17:59:00Z">
              <w:r w:rsidRPr="00D4120B" w:rsidDel="00C42B2B">
                <w:delText>2.7</w:delText>
              </w:r>
            </w:del>
            <w:ins w:id="5610" w:author="Bob Yencha" w:date="2011-11-21T17:59:00Z">
              <w:r>
                <w:t>2.7.1</w:t>
              </w:r>
            </w:ins>
          </w:p>
        </w:tc>
        <w:tc>
          <w:tcPr>
            <w:tcW w:w="938" w:type="pct"/>
          </w:tcPr>
          <w:p w14:paraId="7AFF6D49" w14:textId="77777777" w:rsidR="00ED1C86" w:rsidRPr="00D4120B" w:rsidRDefault="00ED1C86" w:rsidP="00A914E1">
            <w:pPr>
              <w:pStyle w:val="TableContent"/>
            </w:pPr>
            <w:r w:rsidRPr="00D4120B">
              <w:t>2.16.840.1.113883.12.834</w:t>
            </w:r>
            <w:del w:id="5611" w:author="Bob Yencha" w:date="2011-11-21T21:10:00Z">
              <w:r w:rsidRPr="00D4120B" w:rsidDel="00ED1C86">
                <w:delText xml:space="preserve"> (code system)</w:delText>
              </w:r>
            </w:del>
          </w:p>
        </w:tc>
        <w:tc>
          <w:tcPr>
            <w:tcW w:w="1970" w:type="pct"/>
          </w:tcPr>
          <w:p w14:paraId="34107C76" w14:textId="77777777" w:rsidR="00ED1C86" w:rsidRPr="00D4120B" w:rsidRDefault="00ED1C86" w:rsidP="00667BA9">
            <w:pPr>
              <w:pStyle w:val="TableText"/>
            </w:pPr>
            <w:r w:rsidRPr="00D4120B">
              <w:t>Imported Table 0834</w:t>
            </w:r>
            <w:del w:id="5612" w:author="Bob Yencha" w:date="2011-11-21T21:03:00Z">
              <w:r w:rsidRPr="00D4120B" w:rsidDel="005216C0">
                <w:delText xml:space="preserve"> – MIME Types.</w:delText>
              </w:r>
            </w:del>
          </w:p>
          <w:p w14:paraId="778386EB" w14:textId="77777777" w:rsidR="00ED1C86" w:rsidRPr="00D4120B" w:rsidDel="00B13858" w:rsidRDefault="00ED1C86" w:rsidP="00667BA9">
            <w:pPr>
              <w:pStyle w:val="TableText"/>
              <w:rPr>
                <w:del w:id="5613" w:author="Bob Yencha" w:date="2011-11-21T20:05:00Z"/>
              </w:rPr>
            </w:pPr>
            <w:r w:rsidRPr="00D4120B">
              <w:t xml:space="preserve">Note that the HITSP Lab to EHR IG uses HL70191, which can be directly mapped to the </w:t>
            </w:r>
            <w:del w:id="5614" w:author="Bob Yencha" w:date="2011-11-21T17:59:00Z">
              <w:r w:rsidRPr="00D4120B" w:rsidDel="00C42B2B">
                <w:delText>2.7</w:delText>
              </w:r>
            </w:del>
            <w:ins w:id="5615" w:author="Bob Yencha" w:date="2011-11-21T17:59:00Z">
              <w:r>
                <w:t>2.7.1</w:t>
              </w:r>
            </w:ins>
            <w:r w:rsidRPr="00D4120B">
              <w:t xml:space="preserve"> values imported from IANA.</w:t>
            </w:r>
          </w:p>
          <w:p w14:paraId="0BDBCD3A" w14:textId="77777777" w:rsidR="00ED1C86" w:rsidRPr="00D4120B" w:rsidRDefault="00ED1C86" w:rsidP="00667BA9">
            <w:pPr>
              <w:pStyle w:val="TableText"/>
            </w:pPr>
            <w:del w:id="5616" w:author="Bob Yencha" w:date="2011-11-21T20:05:00Z">
              <w:r w:rsidRPr="00D4120B" w:rsidDel="00B13858">
                <w:delText>Also available from PHIN VADS as:  PHVS_MIME_MediaType_IANA</w:delText>
              </w:r>
            </w:del>
          </w:p>
        </w:tc>
      </w:tr>
      <w:tr w:rsidR="00D50AE8" w:rsidRPr="00D4120B" w14:paraId="2E9557C4" w14:textId="77777777">
        <w:trPr>
          <w:cantSplit/>
          <w:trHeight w:val="378"/>
          <w:jc w:val="center"/>
        </w:trPr>
        <w:tc>
          <w:tcPr>
            <w:tcW w:w="903" w:type="pct"/>
            <w:tcBorders>
              <w:left w:val="single" w:sz="4" w:space="0" w:color="BFBFBF" w:themeColor="background1" w:themeShade="BF"/>
              <w:right w:val="single" w:sz="4" w:space="0" w:color="BFBFBF" w:themeColor="background1" w:themeShade="BF"/>
            </w:tcBorders>
          </w:tcPr>
          <w:p w14:paraId="2647A592" w14:textId="77777777" w:rsidR="00ED1C86" w:rsidRPr="00D4120B" w:rsidRDefault="00ED1C86" w:rsidP="00A914E1">
            <w:pPr>
              <w:pStyle w:val="TableContent"/>
            </w:pPr>
            <w:r w:rsidRPr="00D4120B">
              <w:t>Laboratory Coded Observation Value Set</w:t>
            </w:r>
          </w:p>
        </w:tc>
        <w:tc>
          <w:tcPr>
            <w:tcW w:w="510" w:type="pct"/>
            <w:tcBorders>
              <w:left w:val="single" w:sz="4" w:space="0" w:color="BFBFBF" w:themeColor="background1" w:themeShade="BF"/>
              <w:right w:val="single" w:sz="4" w:space="0" w:color="BFBFBF" w:themeColor="background1" w:themeShade="BF"/>
            </w:tcBorders>
          </w:tcPr>
          <w:p w14:paraId="25A7915B" w14:textId="77777777" w:rsidR="00ED1C86" w:rsidRPr="00D4120B" w:rsidRDefault="00ED1C86" w:rsidP="00A914E1">
            <w:pPr>
              <w:pStyle w:val="TableContent"/>
            </w:pPr>
          </w:p>
        </w:tc>
        <w:tc>
          <w:tcPr>
            <w:tcW w:w="679" w:type="pct"/>
            <w:tcBorders>
              <w:left w:val="single" w:sz="4" w:space="0" w:color="BFBFBF" w:themeColor="background1" w:themeShade="BF"/>
            </w:tcBorders>
          </w:tcPr>
          <w:p w14:paraId="28801631" w14:textId="77777777" w:rsidR="00ED1C86" w:rsidRPr="00D4120B" w:rsidRDefault="00ED1C86" w:rsidP="00A914E1">
            <w:pPr>
              <w:pStyle w:val="TableContent"/>
            </w:pPr>
            <w:r w:rsidRPr="00D4120B">
              <w:t>TBD</w:t>
            </w:r>
          </w:p>
        </w:tc>
        <w:tc>
          <w:tcPr>
            <w:tcW w:w="938" w:type="pct"/>
          </w:tcPr>
          <w:p w14:paraId="54E0303D" w14:textId="77777777" w:rsidR="00ED1C86" w:rsidRPr="00D4120B" w:rsidRDefault="00ED1C86" w:rsidP="00A914E1">
            <w:pPr>
              <w:pStyle w:val="TableContent"/>
            </w:pPr>
            <w:r w:rsidRPr="00D4120B">
              <w:t>TBD</w:t>
            </w:r>
          </w:p>
        </w:tc>
        <w:tc>
          <w:tcPr>
            <w:tcW w:w="1970" w:type="pct"/>
          </w:tcPr>
          <w:p w14:paraId="37A77737" w14:textId="77777777" w:rsidR="00ED1C86" w:rsidRPr="00D4120B" w:rsidRDefault="00ED1C86" w:rsidP="003C54E6">
            <w:pPr>
              <w:pStyle w:val="TableContent"/>
            </w:pPr>
            <w:r w:rsidRPr="00D4120B">
              <w:t>Drawn from SNOMED CT</w:t>
            </w:r>
            <w:r>
              <w:t>. See Usage Notes.</w:t>
            </w:r>
          </w:p>
        </w:tc>
      </w:tr>
      <w:tr w:rsidR="00D50AE8" w:rsidRPr="00D4120B" w14:paraId="02B31CBC" w14:textId="77777777">
        <w:trPr>
          <w:cantSplit/>
          <w:trHeight w:val="378"/>
          <w:jc w:val="center"/>
        </w:trPr>
        <w:tc>
          <w:tcPr>
            <w:tcW w:w="903" w:type="pct"/>
            <w:tcBorders>
              <w:left w:val="single" w:sz="4" w:space="0" w:color="BFBFBF" w:themeColor="background1" w:themeShade="BF"/>
              <w:right w:val="single" w:sz="4" w:space="0" w:color="BFBFBF" w:themeColor="background1" w:themeShade="BF"/>
            </w:tcBorders>
          </w:tcPr>
          <w:p w14:paraId="3254CB6D" w14:textId="77777777" w:rsidR="00ED1C86" w:rsidRPr="00D4120B" w:rsidRDefault="00ED1C86" w:rsidP="00A914E1">
            <w:pPr>
              <w:pStyle w:val="TableContent"/>
            </w:pPr>
            <w:r w:rsidRPr="00D4120B">
              <w:t>Laboratory Observation Identifier Value Set</w:t>
            </w:r>
          </w:p>
        </w:tc>
        <w:tc>
          <w:tcPr>
            <w:tcW w:w="510" w:type="pct"/>
            <w:tcBorders>
              <w:left w:val="single" w:sz="4" w:space="0" w:color="BFBFBF" w:themeColor="background1" w:themeShade="BF"/>
              <w:right w:val="single" w:sz="4" w:space="0" w:color="BFBFBF" w:themeColor="background1" w:themeShade="BF"/>
            </w:tcBorders>
          </w:tcPr>
          <w:p w14:paraId="7A0CEA8A" w14:textId="77777777" w:rsidR="00ED1C86" w:rsidRPr="00D4120B" w:rsidRDefault="00ED1C86" w:rsidP="00A914E1">
            <w:pPr>
              <w:pStyle w:val="TableContent"/>
            </w:pPr>
          </w:p>
        </w:tc>
        <w:tc>
          <w:tcPr>
            <w:tcW w:w="679" w:type="pct"/>
            <w:tcBorders>
              <w:left w:val="single" w:sz="4" w:space="0" w:color="BFBFBF" w:themeColor="background1" w:themeShade="BF"/>
            </w:tcBorders>
          </w:tcPr>
          <w:p w14:paraId="5C8E9715" w14:textId="77777777" w:rsidR="00ED1C86" w:rsidRPr="00D4120B" w:rsidRDefault="00ED1C86" w:rsidP="00A914E1">
            <w:pPr>
              <w:pStyle w:val="TableContent"/>
            </w:pPr>
            <w:r w:rsidRPr="00D4120B">
              <w:t>TBD</w:t>
            </w:r>
          </w:p>
        </w:tc>
        <w:tc>
          <w:tcPr>
            <w:tcW w:w="938" w:type="pct"/>
          </w:tcPr>
          <w:p w14:paraId="6546F0A5" w14:textId="77777777" w:rsidR="00ED1C86" w:rsidRPr="00D4120B" w:rsidRDefault="00ED1C86" w:rsidP="00A914E1">
            <w:pPr>
              <w:pStyle w:val="TableContent"/>
            </w:pPr>
            <w:r w:rsidRPr="00D4120B">
              <w:t>TBD</w:t>
            </w:r>
          </w:p>
        </w:tc>
        <w:tc>
          <w:tcPr>
            <w:tcW w:w="1970" w:type="pct"/>
          </w:tcPr>
          <w:p w14:paraId="6D8AD8FC" w14:textId="77777777" w:rsidR="00ED1C86" w:rsidRDefault="00ED1C86">
            <w:pPr>
              <w:pStyle w:val="TableContent"/>
            </w:pPr>
            <w:r w:rsidRPr="00D4120B">
              <w:t>Unique identifiers for the type of observations</w:t>
            </w:r>
            <w:r>
              <w:t xml:space="preserve">. </w:t>
            </w:r>
            <w:r w:rsidRPr="00D4120B">
              <w:t>Values must be drawn from LOINC</w:t>
            </w:r>
            <w:r>
              <w:t xml:space="preserve"> and is required for use with any test on the in-scope test list.</w:t>
            </w:r>
          </w:p>
        </w:tc>
      </w:tr>
      <w:tr w:rsidR="00D50AE8" w:rsidRPr="00D4120B" w14:paraId="1863A114" w14:textId="77777777">
        <w:trPr>
          <w:cantSplit/>
          <w:trHeight w:val="378"/>
          <w:jc w:val="center"/>
        </w:trPr>
        <w:tc>
          <w:tcPr>
            <w:tcW w:w="903" w:type="pct"/>
            <w:tcBorders>
              <w:left w:val="single" w:sz="4" w:space="0" w:color="BFBFBF" w:themeColor="background1" w:themeShade="BF"/>
              <w:right w:val="single" w:sz="4" w:space="0" w:color="BFBFBF" w:themeColor="background1" w:themeShade="BF"/>
            </w:tcBorders>
          </w:tcPr>
          <w:p w14:paraId="2C61FC0A" w14:textId="77777777" w:rsidR="00ED1C86" w:rsidRPr="00D4120B" w:rsidDel="00E07504" w:rsidRDefault="00ED1C86" w:rsidP="00667BA9">
            <w:pPr>
              <w:pStyle w:val="TableText"/>
            </w:pPr>
            <w:r>
              <w:t>LOINC</w:t>
            </w:r>
          </w:p>
        </w:tc>
        <w:tc>
          <w:tcPr>
            <w:tcW w:w="510" w:type="pct"/>
            <w:tcBorders>
              <w:left w:val="single" w:sz="4" w:space="0" w:color="BFBFBF" w:themeColor="background1" w:themeShade="BF"/>
              <w:right w:val="single" w:sz="4" w:space="0" w:color="BFBFBF" w:themeColor="background1" w:themeShade="BF"/>
            </w:tcBorders>
          </w:tcPr>
          <w:p w14:paraId="460ED7C3" w14:textId="77777777" w:rsidR="00ED1C86" w:rsidRPr="00D4120B" w:rsidDel="00E07504" w:rsidRDefault="00ED1C86" w:rsidP="00ED1C86">
            <w:pPr>
              <w:pStyle w:val="TableText"/>
            </w:pPr>
          </w:p>
        </w:tc>
        <w:tc>
          <w:tcPr>
            <w:tcW w:w="679" w:type="pct"/>
            <w:tcBorders>
              <w:left w:val="single" w:sz="4" w:space="0" w:color="BFBFBF" w:themeColor="background1" w:themeShade="BF"/>
            </w:tcBorders>
          </w:tcPr>
          <w:p w14:paraId="4278334C" w14:textId="77777777" w:rsidR="00ED1C86" w:rsidRPr="00D4120B" w:rsidDel="00E07504" w:rsidRDefault="00ED1C86" w:rsidP="00A914E1">
            <w:pPr>
              <w:pStyle w:val="TableContent"/>
            </w:pPr>
            <w:r>
              <w:t>LOINC</w:t>
            </w:r>
          </w:p>
        </w:tc>
        <w:tc>
          <w:tcPr>
            <w:tcW w:w="938" w:type="pct"/>
          </w:tcPr>
          <w:p w14:paraId="1854D430" w14:textId="77777777" w:rsidR="00ED1C86" w:rsidRDefault="00ED1C86" w:rsidP="00A914E1">
            <w:pPr>
              <w:pStyle w:val="TableContent"/>
            </w:pPr>
            <w:r>
              <w:t>2.16.840.1.113883.6.1</w:t>
            </w:r>
          </w:p>
          <w:p w14:paraId="095CE64B" w14:textId="77777777" w:rsidR="00ED1C86" w:rsidRPr="00D4120B" w:rsidDel="00E07504" w:rsidRDefault="00ED1C86" w:rsidP="00A914E1">
            <w:pPr>
              <w:pStyle w:val="TableContent"/>
            </w:pPr>
            <w:r>
              <w:t>(code system)</w:t>
            </w:r>
          </w:p>
        </w:tc>
        <w:tc>
          <w:tcPr>
            <w:tcW w:w="1970" w:type="pct"/>
          </w:tcPr>
          <w:p w14:paraId="4BFB8F35" w14:textId="77777777" w:rsidR="00ED1C86" w:rsidRDefault="00ED1C86" w:rsidP="00667BA9">
            <w:pPr>
              <w:pStyle w:val="TableText"/>
            </w:pPr>
            <w:r>
              <w:t>Logical Observation Identifiers Names and Codes</w:t>
            </w:r>
          </w:p>
          <w:p w14:paraId="0CB1B46E" w14:textId="77777777" w:rsidR="00ED1C86" w:rsidRPr="00D4120B" w:rsidDel="00E07504" w:rsidRDefault="00ED1C86" w:rsidP="00A914E1">
            <w:pPr>
              <w:pStyle w:val="TableText"/>
            </w:pPr>
            <w:r>
              <w:t>http://www.loinc.org</w:t>
            </w:r>
          </w:p>
        </w:tc>
      </w:tr>
      <w:tr w:rsidR="00D50AE8" w:rsidRPr="00D4120B" w14:paraId="6D0C5D10" w14:textId="77777777">
        <w:trPr>
          <w:cantSplit/>
          <w:trHeight w:val="378"/>
          <w:jc w:val="center"/>
        </w:trPr>
        <w:tc>
          <w:tcPr>
            <w:tcW w:w="903" w:type="pct"/>
            <w:tcBorders>
              <w:left w:val="single" w:sz="4" w:space="0" w:color="BFBFBF" w:themeColor="background1" w:themeShade="BF"/>
              <w:right w:val="single" w:sz="4" w:space="0" w:color="BFBFBF" w:themeColor="background1" w:themeShade="BF"/>
            </w:tcBorders>
          </w:tcPr>
          <w:p w14:paraId="412729D3" w14:textId="77777777" w:rsidR="00ED1C86" w:rsidRPr="00D4120B" w:rsidRDefault="00ED1C86" w:rsidP="00A914E1">
            <w:pPr>
              <w:pStyle w:val="TableContent"/>
            </w:pPr>
            <w:r>
              <w:t>New codesystem for new OBR</w:t>
            </w:r>
            <w:del w:id="5617" w:author="Bob Yencha" w:date="2011-11-21T21:03:00Z">
              <w:r w:rsidDel="00A623EF">
                <w:delText>.</w:delText>
              </w:r>
            </w:del>
            <w:r>
              <w:t xml:space="preserve"> Field</w:t>
            </w:r>
          </w:p>
        </w:tc>
        <w:tc>
          <w:tcPr>
            <w:tcW w:w="510" w:type="pct"/>
            <w:tcBorders>
              <w:left w:val="single" w:sz="4" w:space="0" w:color="BFBFBF" w:themeColor="background1" w:themeShade="BF"/>
              <w:right w:val="single" w:sz="4" w:space="0" w:color="BFBFBF" w:themeColor="background1" w:themeShade="BF"/>
            </w:tcBorders>
          </w:tcPr>
          <w:p w14:paraId="167C47EA" w14:textId="77777777" w:rsidR="00ED1C86" w:rsidRPr="00D4120B" w:rsidRDefault="00ED1C86" w:rsidP="00ED1C86">
            <w:pPr>
              <w:pStyle w:val="TableContent"/>
            </w:pPr>
          </w:p>
        </w:tc>
        <w:tc>
          <w:tcPr>
            <w:tcW w:w="679" w:type="pct"/>
            <w:tcBorders>
              <w:left w:val="single" w:sz="4" w:space="0" w:color="BFBFBF" w:themeColor="background1" w:themeShade="BF"/>
            </w:tcBorders>
          </w:tcPr>
          <w:p w14:paraId="38DFA1B1" w14:textId="77777777" w:rsidR="00ED1C86" w:rsidRPr="00553BEE" w:rsidRDefault="00ED1C86" w:rsidP="00A914E1">
            <w:pPr>
              <w:pStyle w:val="TableContent"/>
              <w:rPr>
                <w:lang w:val="de-DE"/>
              </w:rPr>
            </w:pPr>
            <w:r>
              <w:rPr>
                <w:lang w:val="de-DE"/>
              </w:rPr>
              <w:t>TBD</w:t>
            </w:r>
          </w:p>
        </w:tc>
        <w:tc>
          <w:tcPr>
            <w:tcW w:w="938" w:type="pct"/>
          </w:tcPr>
          <w:p w14:paraId="764ADA4A" w14:textId="77777777" w:rsidR="00ED1C86" w:rsidRPr="00D4120B" w:rsidRDefault="00ED1C86" w:rsidP="00A914E1">
            <w:pPr>
              <w:pStyle w:val="TableContent"/>
            </w:pPr>
            <w:r>
              <w:t>TBD</w:t>
            </w:r>
          </w:p>
        </w:tc>
        <w:tc>
          <w:tcPr>
            <w:tcW w:w="1970" w:type="pct"/>
          </w:tcPr>
          <w:p w14:paraId="30A544AA" w14:textId="77777777" w:rsidR="00ED1C86" w:rsidRDefault="00ED1C86" w:rsidP="00A914E1">
            <w:pPr>
              <w:pStyle w:val="TableContent"/>
            </w:pPr>
            <w:r>
              <w:t>Values are:</w:t>
            </w:r>
          </w:p>
          <w:p w14:paraId="4F480A4B" w14:textId="77777777" w:rsidR="00ED1C86" w:rsidRDefault="00ED1C86" w:rsidP="00A914E1">
            <w:pPr>
              <w:pStyle w:val="TableContent"/>
            </w:pPr>
            <w:r w:rsidRPr="00720EBC">
              <w:t>R-Results Copy Requested</w:t>
            </w:r>
          </w:p>
          <w:p w14:paraId="19BFC59A" w14:textId="77777777" w:rsidR="00ED1C86" w:rsidRPr="00FF15D3" w:rsidRDefault="00ED1C86" w:rsidP="00A914E1">
            <w:pPr>
              <w:pStyle w:val="TableContent"/>
            </w:pPr>
            <w:r w:rsidRPr="00720EBC">
              <w:t>E - Result Copy Enclosed per Order Provider's request</w:t>
            </w:r>
          </w:p>
        </w:tc>
      </w:tr>
      <w:tr w:rsidR="00D50AE8" w:rsidRPr="00D4120B" w14:paraId="4B08A392" w14:textId="77777777">
        <w:trPr>
          <w:cantSplit/>
          <w:trHeight w:val="378"/>
          <w:jc w:val="center"/>
        </w:trPr>
        <w:tc>
          <w:tcPr>
            <w:tcW w:w="903" w:type="pct"/>
            <w:tcBorders>
              <w:left w:val="single" w:sz="4" w:space="0" w:color="BFBFBF" w:themeColor="background1" w:themeShade="BF"/>
              <w:right w:val="single" w:sz="4" w:space="0" w:color="BFBFBF" w:themeColor="background1" w:themeShade="BF"/>
            </w:tcBorders>
          </w:tcPr>
          <w:p w14:paraId="0E5B30E4" w14:textId="77777777" w:rsidR="00ED1C86" w:rsidRPr="00D4120B" w:rsidRDefault="00ED1C86" w:rsidP="00D50AE8">
            <w:pPr>
              <w:pStyle w:val="TableContent"/>
            </w:pPr>
            <w:del w:id="5618" w:author="Bob Yencha" w:date="2011-11-21T20:52:00Z">
              <w:r w:rsidRPr="00D4120B" w:rsidDel="003A7680">
                <w:delText>PHVS_</w:delText>
              </w:r>
            </w:del>
            <w:r w:rsidRPr="00D4120B">
              <w:t>County</w:t>
            </w:r>
            <w:ins w:id="5619" w:author="Bob Yencha" w:date="2011-11-21T20:52:00Z">
              <w:r>
                <w:t xml:space="preserve"> (</w:t>
              </w:r>
            </w:ins>
            <w:del w:id="5620" w:author="Bob Yencha" w:date="2011-11-21T20:52:00Z">
              <w:r w:rsidRPr="00D4120B" w:rsidDel="003A7680">
                <w:delText>_</w:delText>
              </w:r>
            </w:del>
            <w:del w:id="5621" w:author="Bob Yencha" w:date="2011-11-21T21:23:00Z">
              <w:r w:rsidRPr="00D4120B" w:rsidDel="00D50AE8">
                <w:delText>FIPS_6-4</w:delText>
              </w:r>
            </w:del>
            <w:ins w:id="5622" w:author="Bob Yencha" w:date="2011-11-21T20:51:00Z">
              <w:r>
                <w:t>)</w:t>
              </w:r>
            </w:ins>
          </w:p>
        </w:tc>
        <w:tc>
          <w:tcPr>
            <w:tcW w:w="510" w:type="pct"/>
            <w:tcBorders>
              <w:left w:val="single" w:sz="4" w:space="0" w:color="BFBFBF" w:themeColor="background1" w:themeShade="BF"/>
              <w:right w:val="single" w:sz="4" w:space="0" w:color="BFBFBF" w:themeColor="background1" w:themeShade="BF"/>
            </w:tcBorders>
          </w:tcPr>
          <w:p w14:paraId="5B6F5AE4" w14:textId="77777777" w:rsidR="00ED1C86" w:rsidRPr="00D4120B" w:rsidRDefault="00D50AE8" w:rsidP="00ED1C86">
            <w:pPr>
              <w:pStyle w:val="TableContent"/>
            </w:pPr>
            <w:ins w:id="5623" w:author="Bob Yencha" w:date="2011-11-21T21:21:00Z">
              <w:r>
                <w:t>FIPS 6-4</w:t>
              </w:r>
            </w:ins>
          </w:p>
        </w:tc>
        <w:tc>
          <w:tcPr>
            <w:tcW w:w="679" w:type="pct"/>
            <w:tcBorders>
              <w:left w:val="single" w:sz="4" w:space="0" w:color="BFBFBF" w:themeColor="background1" w:themeShade="BF"/>
            </w:tcBorders>
          </w:tcPr>
          <w:p w14:paraId="59FEC248" w14:textId="77777777" w:rsidR="00ED1C86" w:rsidRPr="00D4120B" w:rsidRDefault="00ED1C86" w:rsidP="00A914E1">
            <w:pPr>
              <w:pStyle w:val="TableContent"/>
            </w:pPr>
            <w:del w:id="5624" w:author="Bob Yencha" w:date="2011-11-21T20:44:00Z">
              <w:r w:rsidRPr="00D4120B" w:rsidDel="002575FE">
                <w:delText xml:space="preserve">CDC PHIN VADS (see section </w:delText>
              </w:r>
              <w:r w:rsidR="00D826AD" w:rsidDel="002575FE">
                <w:fldChar w:fldCharType="begin"/>
              </w:r>
              <w:r w:rsidDel="002575FE">
                <w:delInstrText xml:space="preserve"> REF _Ref235867252 \r \h  \* MERGEFORMAT </w:delInstrText>
              </w:r>
              <w:r w:rsidR="00D826AD" w:rsidDel="002575FE">
                <w:fldChar w:fldCharType="separate"/>
              </w:r>
              <w:r w:rsidDel="002575FE">
                <w:rPr>
                  <w:b/>
                  <w:bCs w:val="0"/>
                </w:rPr>
                <w:delText>Error! Reference source not found.</w:delText>
              </w:r>
              <w:r w:rsidR="00D826AD" w:rsidDel="002575FE">
                <w:fldChar w:fldCharType="end"/>
              </w:r>
              <w:r w:rsidRPr="00D4120B" w:rsidDel="002575FE">
                <w:delText xml:space="preserve">  below)</w:delText>
              </w:r>
            </w:del>
          </w:p>
        </w:tc>
        <w:tc>
          <w:tcPr>
            <w:tcW w:w="938" w:type="pct"/>
          </w:tcPr>
          <w:p w14:paraId="1D701BC0" w14:textId="77777777" w:rsidR="00ED1C86" w:rsidRPr="00D4120B" w:rsidRDefault="00ED1C86" w:rsidP="00A914E1">
            <w:pPr>
              <w:pStyle w:val="TableContent"/>
            </w:pPr>
            <w:r w:rsidRPr="00D4120B">
              <w:t>2.16.840.1.114222.4.11.829</w:t>
            </w:r>
          </w:p>
        </w:tc>
        <w:tc>
          <w:tcPr>
            <w:tcW w:w="1970" w:type="pct"/>
          </w:tcPr>
          <w:p w14:paraId="70E55530" w14:textId="77777777" w:rsidR="00ED1C86" w:rsidRDefault="00ED1C86" w:rsidP="00A914E1">
            <w:pPr>
              <w:pStyle w:val="TableContent"/>
            </w:pPr>
            <w:r w:rsidRPr="00D4120B">
              <w:t>Codes representing county of origin, address county, reporting county</w:t>
            </w:r>
          </w:p>
          <w:p w14:paraId="2901F45F" w14:textId="77777777" w:rsidR="00ED1C86" w:rsidRPr="00D4120B" w:rsidRDefault="00ED1C86" w:rsidP="00A914E1">
            <w:pPr>
              <w:pStyle w:val="TableContent"/>
            </w:pPr>
            <w:r>
              <w:t>Also referred to as HL70289</w:t>
            </w:r>
          </w:p>
        </w:tc>
      </w:tr>
      <w:tr w:rsidR="00D50AE8" w:rsidRPr="00D4120B" w14:paraId="4100523E" w14:textId="77777777">
        <w:trPr>
          <w:cantSplit/>
          <w:trHeight w:val="378"/>
          <w:jc w:val="center"/>
        </w:trPr>
        <w:tc>
          <w:tcPr>
            <w:tcW w:w="903" w:type="pct"/>
            <w:tcBorders>
              <w:left w:val="single" w:sz="4" w:space="0" w:color="BFBFBF" w:themeColor="background1" w:themeShade="BF"/>
              <w:right w:val="single" w:sz="4" w:space="0" w:color="BFBFBF" w:themeColor="background1" w:themeShade="BF"/>
            </w:tcBorders>
          </w:tcPr>
          <w:p w14:paraId="257807AF" w14:textId="77777777" w:rsidR="00ED1C86" w:rsidRDefault="00ED1C86" w:rsidP="00D50AE8">
            <w:pPr>
              <w:pStyle w:val="TableContent"/>
            </w:pPr>
            <w:del w:id="5625" w:author="Bob Yencha" w:date="2011-11-21T20:52:00Z">
              <w:r w:rsidRPr="00D4120B" w:rsidDel="003A7680">
                <w:delText>PHVS_</w:delText>
              </w:r>
            </w:del>
            <w:r w:rsidRPr="00D4120B">
              <w:t>Language</w:t>
            </w:r>
            <w:ins w:id="5626" w:author="Bob Yencha" w:date="2011-11-21T20:52:00Z">
              <w:r>
                <w:t xml:space="preserve"> </w:t>
              </w:r>
            </w:ins>
            <w:del w:id="5627" w:author="Bob Yencha" w:date="2011-11-21T20:52:00Z">
              <w:r w:rsidRPr="00D4120B" w:rsidDel="003A7680">
                <w:delText>_</w:delText>
              </w:r>
            </w:del>
            <w:ins w:id="5628" w:author="Bob Yencha" w:date="2011-11-21T20:52:00Z">
              <w:r>
                <w:t>(</w:t>
              </w:r>
            </w:ins>
            <w:del w:id="5629" w:author="Bob Yencha" w:date="2011-11-21T21:24:00Z">
              <w:r w:rsidRPr="00D4120B" w:rsidDel="00D50AE8">
                <w:delText>ISO_639-2_Alpha3</w:delText>
              </w:r>
            </w:del>
            <w:ins w:id="5630" w:author="Bob Yencha" w:date="2011-11-21T20:51:00Z">
              <w:r>
                <w:t>)</w:t>
              </w:r>
            </w:ins>
          </w:p>
        </w:tc>
        <w:tc>
          <w:tcPr>
            <w:tcW w:w="510" w:type="pct"/>
            <w:tcBorders>
              <w:left w:val="single" w:sz="4" w:space="0" w:color="BFBFBF" w:themeColor="background1" w:themeShade="BF"/>
              <w:right w:val="single" w:sz="4" w:space="0" w:color="BFBFBF" w:themeColor="background1" w:themeShade="BF"/>
            </w:tcBorders>
          </w:tcPr>
          <w:p w14:paraId="08CB90C8" w14:textId="77777777" w:rsidR="00ED1C86" w:rsidRDefault="00D50AE8" w:rsidP="00ED1C86">
            <w:pPr>
              <w:pStyle w:val="TableContent"/>
            </w:pPr>
            <w:ins w:id="5631" w:author="Bob Yencha" w:date="2011-11-21T21:24:00Z">
              <w:r w:rsidRPr="00D4120B">
                <w:t>ISO_639-2_Alpha3</w:t>
              </w:r>
            </w:ins>
          </w:p>
        </w:tc>
        <w:tc>
          <w:tcPr>
            <w:tcW w:w="679" w:type="pct"/>
            <w:tcBorders>
              <w:left w:val="single" w:sz="4" w:space="0" w:color="BFBFBF" w:themeColor="background1" w:themeShade="BF"/>
            </w:tcBorders>
          </w:tcPr>
          <w:p w14:paraId="047DF1B9" w14:textId="77777777" w:rsidR="00ED1C86" w:rsidRPr="00D4120B" w:rsidRDefault="00ED1C86" w:rsidP="00900E69">
            <w:pPr>
              <w:pStyle w:val="TableContent"/>
            </w:pPr>
            <w:ins w:id="5632" w:author="Bob Yencha" w:date="2011-11-21T20:52:00Z">
              <w:r>
                <w:t>ISO</w:t>
              </w:r>
            </w:ins>
            <w:del w:id="5633" w:author="Bob Yencha" w:date="2011-11-21T20:45:00Z">
              <w:r w:rsidRPr="00D4120B" w:rsidDel="002575FE">
                <w:delText xml:space="preserve">CDC PHIN VADS (see section </w:delText>
              </w:r>
              <w:r w:rsidR="00D826AD" w:rsidDel="002575FE">
                <w:fldChar w:fldCharType="begin"/>
              </w:r>
              <w:r w:rsidDel="002575FE">
                <w:delInstrText xml:space="preserve"> REF _Ref235867252 \r \h  \* MERGEFORMAT </w:delInstrText>
              </w:r>
              <w:r w:rsidR="00D826AD" w:rsidDel="002575FE">
                <w:fldChar w:fldCharType="separate"/>
              </w:r>
              <w:r w:rsidDel="002575FE">
                <w:rPr>
                  <w:b/>
                  <w:bCs w:val="0"/>
                </w:rPr>
                <w:delText>Error! Reference source not found.</w:delText>
              </w:r>
              <w:r w:rsidR="00D826AD" w:rsidDel="002575FE">
                <w:fldChar w:fldCharType="end"/>
              </w:r>
              <w:r w:rsidRPr="00D4120B" w:rsidDel="002575FE">
                <w:delText xml:space="preserve">  below)</w:delText>
              </w:r>
            </w:del>
          </w:p>
        </w:tc>
        <w:tc>
          <w:tcPr>
            <w:tcW w:w="938" w:type="pct"/>
          </w:tcPr>
          <w:p w14:paraId="6EAEE7FF" w14:textId="77777777" w:rsidR="00ED1C86" w:rsidRPr="00D4120B" w:rsidRDefault="00ED1C86" w:rsidP="00900E69">
            <w:pPr>
              <w:pStyle w:val="TableContent"/>
            </w:pPr>
            <w:r w:rsidRPr="00D4120B">
              <w:t>2.16.840.1.114222.4.11.831</w:t>
            </w:r>
          </w:p>
        </w:tc>
        <w:tc>
          <w:tcPr>
            <w:tcW w:w="1970" w:type="pct"/>
          </w:tcPr>
          <w:p w14:paraId="47071EC4" w14:textId="77777777" w:rsidR="00ED1C86" w:rsidRDefault="00ED1C86">
            <w:pPr>
              <w:pStyle w:val="TableContent"/>
            </w:pPr>
            <w:r w:rsidRPr="00900E69">
              <w:t>Primary spoken language</w:t>
            </w:r>
          </w:p>
          <w:p w14:paraId="77342C3A" w14:textId="77777777" w:rsidR="00ED1C86" w:rsidRDefault="00ED1C86">
            <w:pPr>
              <w:pStyle w:val="TableContent"/>
            </w:pPr>
            <w:r w:rsidRPr="00D4120B">
              <w:t>Note that HITSP identifies a language value set as follows:</w:t>
            </w:r>
          </w:p>
          <w:p w14:paraId="2791A3E9" w14:textId="77777777" w:rsidR="00ED1C86" w:rsidRPr="00D4120B" w:rsidRDefault="00ED1C86" w:rsidP="00900E69">
            <w:pPr>
              <w:pStyle w:val="TableContent"/>
            </w:pPr>
            <w:r w:rsidRPr="00D4120B">
              <w:t>“The value set is defined by Internet RFC 4646 (replacing RFC 3066)</w:t>
            </w:r>
            <w:r>
              <w:t xml:space="preserve">. </w:t>
            </w:r>
            <w:r w:rsidRPr="00D4120B">
              <w:t>Please see ISO 639 language code set maintained by Library of Congress for enumeration of language codes and Frequently Asked Questions.”</w:t>
            </w:r>
          </w:p>
          <w:p w14:paraId="1949D86B" w14:textId="77777777" w:rsidR="00ED1C86" w:rsidRPr="00D4120B" w:rsidRDefault="00ED1C86" w:rsidP="00900E69">
            <w:pPr>
              <w:pStyle w:val="TableContent"/>
            </w:pPr>
            <w:r w:rsidRPr="00D4120B">
              <w:t>RFC4646 seems to point to ISO 639 as the source of the actual language codes, so this value set is consistent with the HITSP value set.</w:t>
            </w:r>
          </w:p>
        </w:tc>
      </w:tr>
      <w:tr w:rsidR="00D50AE8" w:rsidRPr="00D4120B" w14:paraId="2A0A7407" w14:textId="77777777">
        <w:trPr>
          <w:cantSplit/>
          <w:trHeight w:val="378"/>
          <w:jc w:val="center"/>
        </w:trPr>
        <w:tc>
          <w:tcPr>
            <w:tcW w:w="903" w:type="pct"/>
            <w:tcBorders>
              <w:left w:val="single" w:sz="4" w:space="0" w:color="BFBFBF" w:themeColor="background1" w:themeShade="BF"/>
              <w:right w:val="single" w:sz="4" w:space="0" w:color="BFBFBF" w:themeColor="background1" w:themeShade="BF"/>
            </w:tcBorders>
          </w:tcPr>
          <w:p w14:paraId="445FF867" w14:textId="77777777" w:rsidR="00ED1C86" w:rsidRPr="00D4120B" w:rsidRDefault="00ED1C86" w:rsidP="00A914E1">
            <w:pPr>
              <w:pStyle w:val="TableContent"/>
            </w:pPr>
            <w:r w:rsidRPr="00D4120B">
              <w:t>Postal Code Value Set</w:t>
            </w:r>
          </w:p>
        </w:tc>
        <w:tc>
          <w:tcPr>
            <w:tcW w:w="510" w:type="pct"/>
            <w:tcBorders>
              <w:left w:val="single" w:sz="4" w:space="0" w:color="BFBFBF" w:themeColor="background1" w:themeShade="BF"/>
              <w:right w:val="single" w:sz="4" w:space="0" w:color="BFBFBF" w:themeColor="background1" w:themeShade="BF"/>
            </w:tcBorders>
          </w:tcPr>
          <w:p w14:paraId="30C96621" w14:textId="77777777" w:rsidR="00ED1C86" w:rsidRPr="00D4120B" w:rsidRDefault="00ED1C86" w:rsidP="00ED1C86">
            <w:pPr>
              <w:pStyle w:val="TableContent"/>
            </w:pPr>
          </w:p>
        </w:tc>
        <w:tc>
          <w:tcPr>
            <w:tcW w:w="679" w:type="pct"/>
            <w:tcBorders>
              <w:left w:val="single" w:sz="4" w:space="0" w:color="BFBFBF" w:themeColor="background1" w:themeShade="BF"/>
            </w:tcBorders>
          </w:tcPr>
          <w:p w14:paraId="395FCA3E" w14:textId="77777777" w:rsidR="00ED1C86" w:rsidRPr="00D4120B" w:rsidRDefault="00ED1C86" w:rsidP="00A914E1">
            <w:pPr>
              <w:pStyle w:val="TableContent"/>
            </w:pPr>
            <w:ins w:id="5634" w:author="Bob Yencha" w:date="2011-11-21T21:04:00Z">
              <w:r>
                <w:t xml:space="preserve">US Postal Service via </w:t>
              </w:r>
            </w:ins>
            <w:r w:rsidRPr="00D4120B">
              <w:t>HITSP C-80,</w:t>
            </w:r>
            <w:ins w:id="5635" w:author="Bob Yencha" w:date="2011-11-21T21:04:00Z">
              <w:r>
                <w:t xml:space="preserve"> </w:t>
              </w:r>
            </w:ins>
            <w:r w:rsidRPr="00D4120B">
              <w:t>20090708 V1.1</w:t>
            </w:r>
          </w:p>
        </w:tc>
        <w:tc>
          <w:tcPr>
            <w:tcW w:w="938" w:type="pct"/>
          </w:tcPr>
          <w:p w14:paraId="2ADE8697" w14:textId="77777777" w:rsidR="00ED1C86" w:rsidRPr="00D4120B" w:rsidRDefault="00ED1C86" w:rsidP="00A914E1">
            <w:pPr>
              <w:pStyle w:val="TableContent"/>
            </w:pPr>
            <w:r w:rsidRPr="00D4120B">
              <w:t>2.16.840.1.113883.3.88.12.80.2</w:t>
            </w:r>
          </w:p>
        </w:tc>
        <w:tc>
          <w:tcPr>
            <w:tcW w:w="1970" w:type="pct"/>
          </w:tcPr>
          <w:p w14:paraId="35DE0F12" w14:textId="77777777" w:rsidR="00ED1C86" w:rsidRPr="00D4120B" w:rsidRDefault="00ED1C86" w:rsidP="00A914E1">
            <w:pPr>
              <w:pStyle w:val="TableContent"/>
            </w:pPr>
            <w:r w:rsidRPr="00D4120B">
              <w:t>This identifies the postal (ZIP) Code of an address in the United States</w:t>
            </w:r>
          </w:p>
          <w:p w14:paraId="22F4F291" w14:textId="77777777" w:rsidR="00ED1C86" w:rsidRPr="00D4120B" w:rsidRDefault="001C047D" w:rsidP="00A914E1">
            <w:pPr>
              <w:pStyle w:val="TableContent"/>
            </w:pPr>
            <w:hyperlink r:id="rId162" w:history="1">
              <w:r w:rsidR="00ED1C86" w:rsidRPr="00D4120B">
                <w:t>http://zip4.usps.com/zip4/welcome.jsp</w:t>
              </w:r>
            </w:hyperlink>
          </w:p>
        </w:tc>
      </w:tr>
      <w:tr w:rsidR="00D50AE8" w:rsidRPr="00D4120B" w14:paraId="69E8703D" w14:textId="77777777">
        <w:trPr>
          <w:cantSplit/>
          <w:trHeight w:val="378"/>
          <w:jc w:val="center"/>
        </w:trPr>
        <w:tc>
          <w:tcPr>
            <w:tcW w:w="903" w:type="pct"/>
            <w:tcBorders>
              <w:left w:val="single" w:sz="4" w:space="0" w:color="BFBFBF" w:themeColor="background1" w:themeShade="BF"/>
              <w:right w:val="single" w:sz="4" w:space="0" w:color="BFBFBF" w:themeColor="background1" w:themeShade="BF"/>
            </w:tcBorders>
          </w:tcPr>
          <w:p w14:paraId="6E11F1BA" w14:textId="77777777" w:rsidR="00ED1C86" w:rsidRPr="00D4120B" w:rsidRDefault="00ED1C86" w:rsidP="00A914E1">
            <w:pPr>
              <w:pStyle w:val="TableContent"/>
            </w:pPr>
            <w:r w:rsidRPr="00D4120B">
              <w:t xml:space="preserve">SNOMED CT </w:t>
            </w:r>
          </w:p>
        </w:tc>
        <w:tc>
          <w:tcPr>
            <w:tcW w:w="510" w:type="pct"/>
            <w:tcBorders>
              <w:left w:val="single" w:sz="4" w:space="0" w:color="BFBFBF" w:themeColor="background1" w:themeShade="BF"/>
              <w:right w:val="single" w:sz="4" w:space="0" w:color="BFBFBF" w:themeColor="background1" w:themeShade="BF"/>
            </w:tcBorders>
          </w:tcPr>
          <w:p w14:paraId="41736DD2" w14:textId="77777777" w:rsidR="00ED1C86" w:rsidRPr="00D4120B" w:rsidRDefault="00ED1C86" w:rsidP="00ED1C86">
            <w:pPr>
              <w:pStyle w:val="TableContent"/>
            </w:pPr>
          </w:p>
        </w:tc>
        <w:tc>
          <w:tcPr>
            <w:tcW w:w="679" w:type="pct"/>
            <w:tcBorders>
              <w:left w:val="single" w:sz="4" w:space="0" w:color="BFBFBF" w:themeColor="background1" w:themeShade="BF"/>
            </w:tcBorders>
          </w:tcPr>
          <w:p w14:paraId="0448F7DF" w14:textId="77777777" w:rsidR="00ED1C86" w:rsidRPr="00D4120B" w:rsidRDefault="00ED1C86" w:rsidP="00A914E1">
            <w:pPr>
              <w:pStyle w:val="TableContent"/>
            </w:pPr>
            <w:r w:rsidRPr="00D4120B">
              <w:t>SNOMED CT</w:t>
            </w:r>
          </w:p>
        </w:tc>
        <w:tc>
          <w:tcPr>
            <w:tcW w:w="938" w:type="pct"/>
          </w:tcPr>
          <w:p w14:paraId="7E59CCAC" w14:textId="77777777" w:rsidR="00ED1C86" w:rsidRPr="00D4120B" w:rsidRDefault="00ED1C86" w:rsidP="00A914E1">
            <w:pPr>
              <w:pStyle w:val="TableContent"/>
            </w:pPr>
            <w:r w:rsidRPr="00D4120B">
              <w:t>2.16.840.1.113883.6.96</w:t>
            </w:r>
            <w:del w:id="5636" w:author="Bob Yencha" w:date="2011-11-21T21:10:00Z">
              <w:r w:rsidRPr="00D4120B" w:rsidDel="00ED1C86">
                <w:delText xml:space="preserve"> (code system)</w:delText>
              </w:r>
            </w:del>
          </w:p>
        </w:tc>
        <w:tc>
          <w:tcPr>
            <w:tcW w:w="1970" w:type="pct"/>
          </w:tcPr>
          <w:p w14:paraId="560DD832" w14:textId="77777777" w:rsidR="00ED1C86" w:rsidRDefault="00ED1C86" w:rsidP="00A914E1">
            <w:pPr>
              <w:pStyle w:val="TableContent"/>
            </w:pPr>
            <w:r w:rsidRPr="00D4120B">
              <w:t xml:space="preserve">SNOMED CT </w:t>
            </w:r>
          </w:p>
          <w:p w14:paraId="6C2BDDCA" w14:textId="77777777" w:rsidR="00ED1C86" w:rsidRPr="00D4120B" w:rsidRDefault="00ED1C86" w:rsidP="00A914E1">
            <w:pPr>
              <w:pStyle w:val="TableContent"/>
            </w:pPr>
            <w:r w:rsidRPr="00966370">
              <w:t>http://www.nlm.nih.gov/research/umls/Snomed/snomed_main.html</w:t>
            </w:r>
          </w:p>
        </w:tc>
      </w:tr>
      <w:tr w:rsidR="00D50AE8" w:rsidRPr="00D4120B" w14:paraId="55611829" w14:textId="77777777">
        <w:trPr>
          <w:cantSplit/>
          <w:trHeight w:val="378"/>
          <w:jc w:val="center"/>
        </w:trPr>
        <w:tc>
          <w:tcPr>
            <w:tcW w:w="903" w:type="pct"/>
            <w:tcBorders>
              <w:left w:val="single" w:sz="4" w:space="0" w:color="BFBFBF" w:themeColor="background1" w:themeShade="BF"/>
              <w:right w:val="single" w:sz="4" w:space="0" w:color="BFBFBF" w:themeColor="background1" w:themeShade="BF"/>
            </w:tcBorders>
          </w:tcPr>
          <w:p w14:paraId="1526B6B2" w14:textId="77777777" w:rsidR="00ED1C86" w:rsidRPr="00D4120B" w:rsidRDefault="00ED1C86" w:rsidP="00A914E1">
            <w:pPr>
              <w:pStyle w:val="TableContent"/>
            </w:pPr>
            <w:r w:rsidRPr="00D4120B">
              <w:t>Specimen Type Value Set</w:t>
            </w:r>
          </w:p>
        </w:tc>
        <w:tc>
          <w:tcPr>
            <w:tcW w:w="510" w:type="pct"/>
            <w:tcBorders>
              <w:left w:val="single" w:sz="4" w:space="0" w:color="BFBFBF" w:themeColor="background1" w:themeShade="BF"/>
              <w:right w:val="single" w:sz="4" w:space="0" w:color="BFBFBF" w:themeColor="background1" w:themeShade="BF"/>
            </w:tcBorders>
          </w:tcPr>
          <w:p w14:paraId="093B78AC" w14:textId="77777777" w:rsidR="00ED1C86" w:rsidRPr="00D4120B" w:rsidRDefault="00ED1C86" w:rsidP="00ED1C86">
            <w:pPr>
              <w:pStyle w:val="TableContent"/>
            </w:pPr>
          </w:p>
        </w:tc>
        <w:tc>
          <w:tcPr>
            <w:tcW w:w="679" w:type="pct"/>
            <w:tcBorders>
              <w:left w:val="single" w:sz="4" w:space="0" w:color="BFBFBF" w:themeColor="background1" w:themeShade="BF"/>
            </w:tcBorders>
          </w:tcPr>
          <w:p w14:paraId="49912631" w14:textId="77777777" w:rsidR="00ED1C86" w:rsidRPr="00D4120B" w:rsidRDefault="00ED1C86" w:rsidP="00A914E1">
            <w:pPr>
              <w:pStyle w:val="TableContent"/>
            </w:pPr>
            <w:r w:rsidRPr="00D4120B">
              <w:t>TBD</w:t>
            </w:r>
          </w:p>
        </w:tc>
        <w:tc>
          <w:tcPr>
            <w:tcW w:w="938" w:type="pct"/>
          </w:tcPr>
          <w:p w14:paraId="6072F91F" w14:textId="77777777" w:rsidR="00ED1C86" w:rsidRPr="00D4120B" w:rsidRDefault="00ED1C86" w:rsidP="00A914E1">
            <w:pPr>
              <w:pStyle w:val="TableContent"/>
            </w:pPr>
            <w:r w:rsidRPr="00D4120B">
              <w:t>TBD</w:t>
            </w:r>
          </w:p>
        </w:tc>
        <w:tc>
          <w:tcPr>
            <w:tcW w:w="1970" w:type="pct"/>
          </w:tcPr>
          <w:p w14:paraId="35CBF381" w14:textId="77777777" w:rsidR="00ED1C86" w:rsidRPr="00D4120B" w:rsidRDefault="00ED1C86" w:rsidP="00A914E1">
            <w:pPr>
              <w:pStyle w:val="TableContent"/>
            </w:pPr>
            <w:r w:rsidRPr="00D4120B">
              <w:t>Specimen Type</w:t>
            </w:r>
          </w:p>
          <w:p w14:paraId="6C495C26" w14:textId="77777777" w:rsidR="00ED1C86" w:rsidRPr="00D4120B" w:rsidRDefault="00ED1C86" w:rsidP="00A914E1">
            <w:pPr>
              <w:pStyle w:val="TableContent"/>
            </w:pPr>
            <w:r w:rsidRPr="00D4120B">
              <w:t xml:space="preserve">Union of HL70487 and SNOMED CT Specimen </w:t>
            </w:r>
            <w:r>
              <w:t>hierarchy</w:t>
            </w:r>
          </w:p>
        </w:tc>
      </w:tr>
      <w:tr w:rsidR="00D50AE8" w:rsidRPr="00D4120B" w14:paraId="427851B9" w14:textId="77777777">
        <w:trPr>
          <w:cantSplit/>
          <w:trHeight w:val="378"/>
          <w:jc w:val="center"/>
        </w:trPr>
        <w:tc>
          <w:tcPr>
            <w:tcW w:w="903" w:type="pct"/>
            <w:tcBorders>
              <w:left w:val="single" w:sz="4" w:space="0" w:color="BFBFBF" w:themeColor="background1" w:themeShade="BF"/>
              <w:right w:val="single" w:sz="4" w:space="0" w:color="BFBFBF" w:themeColor="background1" w:themeShade="BF"/>
            </w:tcBorders>
          </w:tcPr>
          <w:p w14:paraId="08E8CE90" w14:textId="77777777" w:rsidR="00ED1C86" w:rsidRPr="00D4120B" w:rsidRDefault="00ED1C86" w:rsidP="00D50AE8">
            <w:pPr>
              <w:pStyle w:val="TableContent"/>
            </w:pPr>
            <w:r w:rsidRPr="00D4120B">
              <w:t>State Value Set</w:t>
            </w:r>
          </w:p>
        </w:tc>
        <w:tc>
          <w:tcPr>
            <w:tcW w:w="510" w:type="pct"/>
            <w:tcBorders>
              <w:left w:val="single" w:sz="4" w:space="0" w:color="BFBFBF" w:themeColor="background1" w:themeShade="BF"/>
              <w:right w:val="single" w:sz="4" w:space="0" w:color="BFBFBF" w:themeColor="background1" w:themeShade="BF"/>
            </w:tcBorders>
          </w:tcPr>
          <w:p w14:paraId="664932D7" w14:textId="77777777" w:rsidR="00ED1C86" w:rsidRPr="00D4120B" w:rsidRDefault="00D50AE8" w:rsidP="00ED1C86">
            <w:pPr>
              <w:pStyle w:val="TableContent"/>
            </w:pPr>
            <w:ins w:id="5637" w:author="Bob Yencha" w:date="2011-11-21T21:22:00Z">
              <w:r>
                <w:t>FIPS 5-2</w:t>
              </w:r>
            </w:ins>
          </w:p>
        </w:tc>
        <w:tc>
          <w:tcPr>
            <w:tcW w:w="679" w:type="pct"/>
            <w:tcBorders>
              <w:left w:val="single" w:sz="4" w:space="0" w:color="BFBFBF" w:themeColor="background1" w:themeShade="BF"/>
            </w:tcBorders>
          </w:tcPr>
          <w:p w14:paraId="21305BB7" w14:textId="77777777" w:rsidR="00ED1C86" w:rsidRPr="00D4120B" w:rsidRDefault="00ED1C86" w:rsidP="00A914E1">
            <w:pPr>
              <w:pStyle w:val="TableContent"/>
            </w:pPr>
            <w:r w:rsidRPr="00D4120B">
              <w:t>HITSP C-80,20090708 V1.1</w:t>
            </w:r>
          </w:p>
        </w:tc>
        <w:tc>
          <w:tcPr>
            <w:tcW w:w="938" w:type="pct"/>
          </w:tcPr>
          <w:p w14:paraId="573B4DC0" w14:textId="77777777" w:rsidR="00ED1C86" w:rsidRPr="00D4120B" w:rsidRDefault="00ED1C86" w:rsidP="00A914E1">
            <w:pPr>
              <w:pStyle w:val="TableContent"/>
            </w:pPr>
            <w:r w:rsidRPr="00D4120B">
              <w:t>2.16.840.1.113883.3.88.12.80.1</w:t>
            </w:r>
          </w:p>
        </w:tc>
        <w:tc>
          <w:tcPr>
            <w:tcW w:w="1970" w:type="pct"/>
          </w:tcPr>
          <w:p w14:paraId="1922A987" w14:textId="77777777" w:rsidR="00ED1C86" w:rsidRPr="00D4120B" w:rsidDel="00B13858" w:rsidRDefault="00ED1C86" w:rsidP="00A914E1">
            <w:pPr>
              <w:pStyle w:val="TableContent"/>
              <w:rPr>
                <w:del w:id="5638" w:author="Bob Yencha" w:date="2011-11-21T20:05:00Z"/>
              </w:rPr>
            </w:pPr>
            <w:r w:rsidRPr="00D4120B">
              <w:t>Identifies addresses within the United States are recorded using the FIPS 5-2 two-letter alphabetic codes for the State, District of Columbia, or an outlying area of the United States or associated area</w:t>
            </w:r>
            <w:r>
              <w:t xml:space="preserve">. </w:t>
            </w:r>
            <w:hyperlink r:id="rId163" w:history="1">
              <w:r w:rsidRPr="00D4120B">
                <w:t>http://www.itl.nist.gov/fipspubs/fip5-2.htm</w:t>
              </w:r>
            </w:hyperlink>
          </w:p>
          <w:p w14:paraId="61CE4D4C" w14:textId="77777777" w:rsidR="00ED1C86" w:rsidRPr="00D4120B" w:rsidRDefault="00ED1C86" w:rsidP="00A914E1">
            <w:pPr>
              <w:pStyle w:val="TableContent"/>
            </w:pPr>
            <w:del w:id="5639" w:author="Bob Yencha" w:date="2011-11-21T20:05:00Z">
              <w:r w:rsidRPr="00D4120B" w:rsidDel="00B13858">
                <w:delText>Also available from PHIN VADS as: PHVS_State_FIPS_5-2</w:delText>
              </w:r>
            </w:del>
          </w:p>
        </w:tc>
      </w:tr>
      <w:tr w:rsidR="00D50AE8" w:rsidRPr="00296668" w14:paraId="3FAD6E54" w14:textId="77777777">
        <w:trPr>
          <w:cantSplit/>
          <w:trHeight w:val="378"/>
          <w:jc w:val="center"/>
        </w:trPr>
        <w:tc>
          <w:tcPr>
            <w:tcW w:w="903" w:type="pct"/>
            <w:tcBorders>
              <w:left w:val="single" w:sz="4" w:space="0" w:color="BFBFBF" w:themeColor="background1" w:themeShade="BF"/>
              <w:right w:val="single" w:sz="4" w:space="0" w:color="BFBFBF" w:themeColor="background1" w:themeShade="BF"/>
            </w:tcBorders>
          </w:tcPr>
          <w:p w14:paraId="1CE3FC61" w14:textId="77777777" w:rsidR="00ED1C86" w:rsidRPr="00296668" w:rsidRDefault="00ED1C86" w:rsidP="00296668">
            <w:pPr>
              <w:pStyle w:val="TableContent"/>
            </w:pPr>
            <w:r w:rsidRPr="006A4008">
              <w:t>Unified Code for Units of Measure (UCUM)</w:t>
            </w:r>
          </w:p>
        </w:tc>
        <w:tc>
          <w:tcPr>
            <w:tcW w:w="510" w:type="pct"/>
            <w:tcBorders>
              <w:left w:val="single" w:sz="4" w:space="0" w:color="BFBFBF" w:themeColor="background1" w:themeShade="BF"/>
              <w:right w:val="single" w:sz="4" w:space="0" w:color="BFBFBF" w:themeColor="background1" w:themeShade="BF"/>
            </w:tcBorders>
          </w:tcPr>
          <w:p w14:paraId="7155C45E" w14:textId="77777777" w:rsidR="00ED1C86" w:rsidRPr="00296668" w:rsidRDefault="00ED1C86" w:rsidP="00296668">
            <w:pPr>
              <w:pStyle w:val="TableContent"/>
            </w:pPr>
          </w:p>
        </w:tc>
        <w:tc>
          <w:tcPr>
            <w:tcW w:w="679" w:type="pct"/>
            <w:tcBorders>
              <w:left w:val="single" w:sz="4" w:space="0" w:color="BFBFBF" w:themeColor="background1" w:themeShade="BF"/>
            </w:tcBorders>
          </w:tcPr>
          <w:p w14:paraId="025B2DA8" w14:textId="77777777" w:rsidR="00ED1C86" w:rsidRPr="00296668" w:rsidRDefault="00ED1C86" w:rsidP="00296668">
            <w:pPr>
              <w:pStyle w:val="TableContent"/>
            </w:pPr>
            <w:r w:rsidRPr="006A4008">
              <w:t>Regenstrief Institute, Inc.</w:t>
            </w:r>
            <w:r w:rsidRPr="006A4008">
              <w:br/>
            </w:r>
            <w:hyperlink r:id="rId164" w:history="1">
              <w:r w:rsidRPr="00ED1C86">
                <w:rPr>
                  <w:rStyle w:val="Hyperlink"/>
                  <w:rFonts w:ascii="Arial Narrow" w:hAnsi="Arial Narrow"/>
                  <w:color w:val="000000"/>
                  <w:sz w:val="21"/>
                </w:rPr>
                <w:t>http://www.regenstrief.org/medinformatics/ucum</w:t>
              </w:r>
            </w:hyperlink>
          </w:p>
        </w:tc>
        <w:tc>
          <w:tcPr>
            <w:tcW w:w="938" w:type="pct"/>
          </w:tcPr>
          <w:p w14:paraId="7EF341E5" w14:textId="77777777" w:rsidR="00ED1C86" w:rsidRPr="00296668" w:rsidRDefault="00ED1C86" w:rsidP="00296668">
            <w:pPr>
              <w:pStyle w:val="TableContent"/>
            </w:pPr>
            <w:r w:rsidRPr="006A4008">
              <w:t>2.16.840.1.113883.3.88.12.80.29</w:t>
            </w:r>
          </w:p>
        </w:tc>
        <w:tc>
          <w:tcPr>
            <w:tcW w:w="1970" w:type="pct"/>
          </w:tcPr>
          <w:p w14:paraId="5533F36A" w14:textId="77777777" w:rsidR="00ED1C86" w:rsidRPr="00296668" w:rsidRDefault="00ED1C86" w:rsidP="00296668">
            <w:pPr>
              <w:pStyle w:val="TableContent"/>
            </w:pPr>
            <w:r w:rsidRPr="006A4008">
              <w:t xml:space="preserve">Units of measure concepts that includes atomic UCUM units as well as UCUM expression. Commonly used UCUM units of measure concepts can be obtained from UCUM Web Site </w:t>
            </w:r>
            <w:hyperlink r:id="rId165" w:history="1">
              <w:r>
                <w:t>http://www.regenstrief.org/medinformatics/ucum</w:t>
              </w:r>
            </w:hyperlink>
          </w:p>
          <w:p w14:paraId="450E18C7" w14:textId="77777777" w:rsidR="00ED1C86" w:rsidRPr="00ED1C86" w:rsidRDefault="00ED1C86" w:rsidP="00296668">
            <w:pPr>
              <w:pStyle w:val="TableContent"/>
            </w:pPr>
            <w:r w:rsidRPr="006A4008">
              <w:t xml:space="preserve">A tool for converting non-UCUM units of measure to the equivalent UCUM units is available at: </w:t>
            </w:r>
          </w:p>
          <w:p w14:paraId="48D95A04" w14:textId="77777777" w:rsidR="00ED1C86" w:rsidRPr="00296668" w:rsidDel="009A1EEF" w:rsidRDefault="001C047D" w:rsidP="00296668">
            <w:pPr>
              <w:pStyle w:val="TableContent"/>
              <w:rPr>
                <w:del w:id="5640" w:author="Bob Yencha" w:date="2011-12-19T19:00:00Z"/>
              </w:rPr>
            </w:pPr>
            <w:hyperlink r:id="rId166" w:history="1">
              <w:r w:rsidR="00515434" w:rsidRPr="00515434">
                <w:t>http://www.regenstrief.org/medinformatics/ucum/unit-conversion-tool</w:t>
              </w:r>
            </w:hyperlink>
          </w:p>
          <w:p w14:paraId="555F2F7B" w14:textId="77777777" w:rsidR="00ED1C86" w:rsidRPr="00296668" w:rsidRDefault="00ED1C86" w:rsidP="00296668">
            <w:pPr>
              <w:pStyle w:val="TableContent"/>
            </w:pPr>
            <w:del w:id="5641" w:author="Bob Yencha" w:date="2011-12-19T19:00:00Z">
              <w:r w:rsidRPr="00ED1C86" w:rsidDel="009A1EEF">
                <w:delText>A pre-coordinated value set of common units is also available from PHIN VADS as: PHVS_UnitsOfMeasure_</w:delText>
              </w:r>
              <w:commentRangeStart w:id="5642"/>
              <w:r w:rsidRPr="00ED1C86" w:rsidDel="009A1EEF">
                <w:delText>UCUM</w:delText>
              </w:r>
              <w:commentRangeEnd w:id="5642"/>
              <w:r w:rsidR="00515434" w:rsidRPr="00515434" w:rsidDel="009A1EEF">
                <w:commentReference w:id="5642"/>
              </w:r>
            </w:del>
          </w:p>
        </w:tc>
      </w:tr>
    </w:tbl>
    <w:p w14:paraId="7B6E74E3" w14:textId="77777777" w:rsidR="003C54E6" w:rsidRDefault="003C54E6" w:rsidP="003C54E6">
      <w:pPr>
        <w:pStyle w:val="UsageNote"/>
      </w:pPr>
      <w:r>
        <w:t>Usage Notes</w:t>
      </w:r>
    </w:p>
    <w:p w14:paraId="578729A4" w14:textId="77777777" w:rsidR="003C54E6" w:rsidRPr="003C54E6" w:rsidRDefault="003C54E6" w:rsidP="003C54E6">
      <w:pPr>
        <w:rPr>
          <w:b/>
          <w:kern w:val="0"/>
        </w:rPr>
      </w:pPr>
      <w:r w:rsidRPr="003C54E6">
        <w:rPr>
          <w:b/>
        </w:rPr>
        <w:t>Laboratory Coded Observation Value Set</w:t>
      </w:r>
      <w:r w:rsidRPr="003C54E6">
        <w:rPr>
          <w:b/>
          <w:kern w:val="0"/>
        </w:rPr>
        <w:t xml:space="preserve"> </w:t>
      </w:r>
    </w:p>
    <w:p w14:paraId="7755581C" w14:textId="77777777" w:rsidR="003C54E6" w:rsidRPr="00730EAC" w:rsidRDefault="003C54E6" w:rsidP="00730EAC">
      <w:r w:rsidRPr="00730EAC">
        <w:t>For specific result categories:</w:t>
      </w:r>
    </w:p>
    <w:p w14:paraId="20221AB7" w14:textId="77777777" w:rsidR="003C54E6" w:rsidRPr="003C54E6" w:rsidRDefault="003C54E6" w:rsidP="003C54E6">
      <w:r w:rsidRPr="003C54E6">
        <w:t xml:space="preserve">Organisms </w:t>
      </w:r>
    </w:p>
    <w:p w14:paraId="5767B1BA" w14:textId="77777777" w:rsidR="003C54E6" w:rsidRPr="003C54E6" w:rsidRDefault="003C54E6" w:rsidP="003C54E6">
      <w:pPr>
        <w:numPr>
          <w:ilvl w:val="0"/>
          <w:numId w:val="21"/>
        </w:numPr>
      </w:pPr>
      <w:r w:rsidRPr="003C54E6">
        <w:t xml:space="preserve">Identify using codes from the SNOMED CT “organism” hierarchy </w:t>
      </w:r>
    </w:p>
    <w:p w14:paraId="4019FED8" w14:textId="77777777" w:rsidR="003C54E6" w:rsidRPr="003C54E6" w:rsidRDefault="003C54E6" w:rsidP="003C54E6">
      <w:pPr>
        <w:numPr>
          <w:ilvl w:val="1"/>
          <w:numId w:val="21"/>
        </w:numPr>
      </w:pPr>
      <w:r w:rsidRPr="003C54E6">
        <w:t>This will normally exclude the use of codes from the “clinical finding” hierarchy representing the presence of a specific organism (e.g., "312210001^methicillin resistant staphylococcus aureus positive^SCT”, "431256002^culture positive for vancomycin resistant enterococcus^SCT”, "441070005^Human enterovirus present^SCT”). However, in some cases a specific absence finding may be appropriate (e.g., "404520004^no Chlamydia trachomatis found^SCT”).</w:t>
      </w:r>
    </w:p>
    <w:p w14:paraId="405268E1" w14:textId="77777777" w:rsidR="003C54E6" w:rsidRPr="003C54E6" w:rsidRDefault="003C54E6" w:rsidP="00575131">
      <w:r w:rsidRPr="003C54E6">
        <w:t xml:space="preserve">Organism-related substances (e.g. toxin, DNA, RNA, antigen, antibody, etc.) </w:t>
      </w:r>
    </w:p>
    <w:p w14:paraId="348E535C" w14:textId="77777777" w:rsidR="003C54E6" w:rsidRPr="003C54E6" w:rsidRDefault="003C54E6" w:rsidP="00575131">
      <w:pPr>
        <w:numPr>
          <w:ilvl w:val="0"/>
          <w:numId w:val="21"/>
        </w:numPr>
      </w:pPr>
      <w:r w:rsidRPr="003C54E6">
        <w:t xml:space="preserve">Identify using codes from the SNOMED CT “substance” hierarchy (e.g., "12671002^Clostridium difficile toxin^SCT”, "121181000^Chlamydia trachomatis DNA^SCT”, "121006005^influenza virus A antigen^SCT”) </w:t>
      </w:r>
    </w:p>
    <w:p w14:paraId="5320BF2C" w14:textId="77777777" w:rsidR="003C54E6" w:rsidRPr="003C54E6" w:rsidRDefault="003C54E6" w:rsidP="00575131">
      <w:pPr>
        <w:numPr>
          <w:ilvl w:val="1"/>
          <w:numId w:val="21"/>
        </w:numPr>
      </w:pPr>
      <w:r w:rsidRPr="003C54E6">
        <w:t>This will normally exclude the use of codes from the “clinical finding” hierarchy representing the presence of a specific organism-related substance (e.g., "310541005^Clostridium difficile toxin A detected^SCT”). Currently (as of the January 2011 release) we are not aware of any SNOMED CT codes representing the absence of an organism-related substance.</w:t>
      </w:r>
    </w:p>
    <w:p w14:paraId="2A52D127" w14:textId="77777777" w:rsidR="003C54E6" w:rsidRPr="003C54E6" w:rsidRDefault="003C54E6" w:rsidP="00575131">
      <w:r w:rsidRPr="003C54E6">
        <w:t xml:space="preserve">Presence and absence findings </w:t>
      </w:r>
    </w:p>
    <w:p w14:paraId="462E9AA9" w14:textId="77777777" w:rsidR="003C54E6" w:rsidRPr="003C54E6" w:rsidRDefault="003C54E6" w:rsidP="003C54E6">
      <w:pPr>
        <w:numPr>
          <w:ilvl w:val="0"/>
          <w:numId w:val="21"/>
        </w:numPr>
      </w:pPr>
      <w:r w:rsidRPr="003C54E6">
        <w:t>Identify using codes from the SNOMED CT “qualifier value" hierarchy (e.g., "52101004^present^SCT”, "10828004^positive^SCT”, "2667000^absent^SCT”, "260385009^negative^SCT”)</w:t>
      </w:r>
    </w:p>
    <w:p w14:paraId="04F028E7" w14:textId="77777777" w:rsidR="003C54E6" w:rsidRPr="003C54E6" w:rsidRDefault="003C54E6" w:rsidP="00575131">
      <w:r w:rsidRPr="003C54E6">
        <w:t xml:space="preserve">Anatomic Pathology </w:t>
      </w:r>
    </w:p>
    <w:p w14:paraId="0C5DE1CA" w14:textId="77777777" w:rsidR="003C54E6" w:rsidRPr="003C54E6" w:rsidRDefault="003C54E6" w:rsidP="003C54E6">
      <w:pPr>
        <w:numPr>
          <w:ilvl w:val="0"/>
          <w:numId w:val="21"/>
        </w:numPr>
      </w:pPr>
      <w:r w:rsidRPr="003C54E6">
        <w:t xml:space="preserve">Use of SNOMED CT codes is recommended, but further evaluation is needed to determine which hierarchies are appropriate for use </w:t>
      </w:r>
    </w:p>
    <w:p w14:paraId="08ABBAE2" w14:textId="77777777" w:rsidR="003C54E6" w:rsidRPr="003C54E6" w:rsidRDefault="003C54E6" w:rsidP="00575131">
      <w:pPr>
        <w:numPr>
          <w:ilvl w:val="1"/>
          <w:numId w:val="21"/>
        </w:numPr>
      </w:pPr>
      <w:r w:rsidRPr="003C54E6">
        <w:t>The NAACCR examples list "abnormal morphology" codes</w:t>
      </w:r>
    </w:p>
    <w:p w14:paraId="3F2D21EE" w14:textId="77777777" w:rsidR="003C54E6" w:rsidRPr="003C54E6" w:rsidRDefault="003C54E6" w:rsidP="00575131">
      <w:r w:rsidRPr="003C54E6">
        <w:t xml:space="preserve">Clinical genomics and additional clinical areas </w:t>
      </w:r>
    </w:p>
    <w:p w14:paraId="417B7948" w14:textId="77777777" w:rsidR="00667BA9" w:rsidRPr="00D4120B" w:rsidRDefault="003C54E6" w:rsidP="00667BA9">
      <w:pPr>
        <w:numPr>
          <w:ilvl w:val="0"/>
          <w:numId w:val="21"/>
        </w:numPr>
      </w:pPr>
      <w:r w:rsidRPr="003C54E6">
        <w:t>Consider whether other vocabularies in addition to, or in place of, SNOMED CT might apply</w:t>
      </w:r>
    </w:p>
    <w:p w14:paraId="38E8A67C" w14:textId="77777777" w:rsidR="00667BA9" w:rsidRDefault="00DC0A68" w:rsidP="00A6434E">
      <w:pPr>
        <w:pStyle w:val="Heading2"/>
        <w:numPr>
          <w:ilvl w:val="1"/>
          <w:numId w:val="24"/>
        </w:numPr>
        <w:tabs>
          <w:tab w:val="left" w:pos="630"/>
        </w:tabs>
      </w:pPr>
      <w:bookmarkStart w:id="5643" w:name="_Toc206996327"/>
      <w:bookmarkStart w:id="5644" w:name="_Toc207006399"/>
      <w:bookmarkStart w:id="5645" w:name="_Toc207007308"/>
      <w:bookmarkStart w:id="5646" w:name="_Toc207094143"/>
      <w:bookmarkStart w:id="5647" w:name="_Toc207095049"/>
      <w:bookmarkStart w:id="5648" w:name="_Toc206996329"/>
      <w:bookmarkStart w:id="5649" w:name="_Toc207006401"/>
      <w:bookmarkStart w:id="5650" w:name="_Toc207007310"/>
      <w:bookmarkStart w:id="5651" w:name="_Toc207094145"/>
      <w:bookmarkStart w:id="5652" w:name="_Toc207095051"/>
      <w:bookmarkStart w:id="5653" w:name="_Toc207006406"/>
      <w:bookmarkStart w:id="5654" w:name="_Toc169057939"/>
      <w:bookmarkEnd w:id="5643"/>
      <w:bookmarkEnd w:id="5644"/>
      <w:bookmarkEnd w:id="5645"/>
      <w:bookmarkEnd w:id="5646"/>
      <w:bookmarkEnd w:id="5647"/>
      <w:bookmarkEnd w:id="5648"/>
      <w:bookmarkEnd w:id="5649"/>
      <w:bookmarkEnd w:id="5650"/>
      <w:bookmarkEnd w:id="5651"/>
      <w:bookmarkEnd w:id="5652"/>
      <w:r>
        <w:br w:type="page"/>
      </w:r>
      <w:bookmarkStart w:id="5655" w:name="_Toc189112015"/>
      <w:r w:rsidR="00667BA9" w:rsidRPr="00D4120B">
        <w:t>HL7 Tables</w:t>
      </w:r>
      <w:bookmarkEnd w:id="5653"/>
      <w:bookmarkEnd w:id="5655"/>
    </w:p>
    <w:p w14:paraId="5047A907" w14:textId="77777777" w:rsidR="00EB73EE" w:rsidRDefault="00667BA9" w:rsidP="00667BA9">
      <w:r w:rsidRPr="00D4120B">
        <w:t>This section provides values for HL7 tables that have had constraints applied to them in this IG.</w:t>
      </w:r>
    </w:p>
    <w:p w14:paraId="682C6468" w14:textId="77777777" w:rsidR="00667BA9" w:rsidRPr="00D4120B" w:rsidRDefault="00EB73EE" w:rsidP="00865276">
      <w:pPr>
        <w:pStyle w:val="Heading2"/>
        <w:numPr>
          <w:ilvl w:val="2"/>
          <w:numId w:val="24"/>
        </w:numPr>
        <w:tabs>
          <w:tab w:val="left" w:pos="630"/>
        </w:tabs>
      </w:pPr>
      <w:bookmarkStart w:id="5656" w:name="_Toc189112016"/>
      <w:r>
        <w:t xml:space="preserve">HL7 Table 0065 </w:t>
      </w:r>
      <w:r w:rsidR="005F6D75">
        <w:t xml:space="preserve">– </w:t>
      </w:r>
      <w:r>
        <w:t>Specimen Action Code from HL7 V</w:t>
      </w:r>
      <w:del w:id="5657" w:author="Bob Yencha" w:date="2011-11-21T17:59:00Z">
        <w:r w:rsidDel="00C42B2B">
          <w:delText>2.7</w:delText>
        </w:r>
      </w:del>
      <w:ins w:id="5658" w:author="Bob Yencha" w:date="2011-11-21T17:59:00Z">
        <w:r w:rsidR="00C42B2B">
          <w:t>2.7.1</w:t>
        </w:r>
      </w:ins>
      <w:r>
        <w:t xml:space="preserve"> Message - Constrained</w:t>
      </w:r>
      <w:bookmarkEnd w:id="5656"/>
    </w:p>
    <w:tbl>
      <w:tblPr>
        <w:tblW w:w="4952" w:type="pct"/>
        <w:tblInd w:w="58" w:type="dxa"/>
        <w:tblBorders>
          <w:top w:val="single" w:sz="12" w:space="0" w:color="943634" w:themeColor="accent2" w:themeShade="BF"/>
          <w:left w:val="single" w:sz="4" w:space="0" w:color="C0C0C0"/>
          <w:bottom w:val="single" w:sz="12" w:space="0" w:color="943634" w:themeColor="accent2" w:themeShade="BF"/>
          <w:right w:val="single" w:sz="4" w:space="0" w:color="C0C0C0"/>
          <w:insideH w:val="single" w:sz="12" w:space="0" w:color="943634" w:themeColor="accent2" w:themeShade="BF"/>
          <w:insideV w:val="single" w:sz="4" w:space="0" w:color="C0C0C0"/>
        </w:tblBorders>
        <w:tblCellMar>
          <w:left w:w="58" w:type="dxa"/>
          <w:right w:w="58" w:type="dxa"/>
        </w:tblCellMar>
        <w:tblLook w:val="01E0" w:firstRow="1" w:lastRow="1" w:firstColumn="1" w:lastColumn="1" w:noHBand="0" w:noVBand="0"/>
      </w:tblPr>
      <w:tblGrid>
        <w:gridCol w:w="1350"/>
        <w:gridCol w:w="8640"/>
        <w:gridCol w:w="3959"/>
      </w:tblGrid>
      <w:tr w:rsidR="0045070B" w:rsidRPr="00D4120B" w14:paraId="5C3F3E4D" w14:textId="77777777">
        <w:trPr>
          <w:cantSplit/>
          <w:trHeight w:val="378"/>
          <w:tblHeader/>
        </w:trPr>
        <w:tc>
          <w:tcPr>
            <w:tcW w:w="5000" w:type="pct"/>
            <w:gridSpan w:val="3"/>
            <w:shd w:val="clear" w:color="auto" w:fill="F3F3F3"/>
            <w:vAlign w:val="center"/>
          </w:tcPr>
          <w:p w14:paraId="0A14D515" w14:textId="77777777" w:rsidR="0045070B" w:rsidRDefault="0045070B" w:rsidP="0055423F">
            <w:pPr>
              <w:pStyle w:val="Caption"/>
            </w:pPr>
            <w:bookmarkStart w:id="5659" w:name="_Toc189111916"/>
            <w:bookmarkStart w:id="5660" w:name="_Ref206566065"/>
            <w:r>
              <w:t xml:space="preserve">Table </w:t>
            </w:r>
            <w:r w:rsidR="001C047D">
              <w:fldChar w:fldCharType="begin"/>
            </w:r>
            <w:r w:rsidR="001C047D">
              <w:instrText xml:space="preserve"> STYLEREF 1 \s </w:instrText>
            </w:r>
            <w:r w:rsidR="001C047D">
              <w:fldChar w:fldCharType="separate"/>
            </w:r>
            <w:r w:rsidR="002B0A1D">
              <w:rPr>
                <w:noProof/>
              </w:rPr>
              <w:t>4</w:t>
            </w:r>
            <w:r w:rsidR="001C047D">
              <w:rPr>
                <w:noProof/>
              </w:rPr>
              <w:fldChar w:fldCharType="end"/>
            </w:r>
            <w:r>
              <w:noBreakHyphen/>
            </w:r>
            <w:r w:rsidR="001C047D">
              <w:fldChar w:fldCharType="begin"/>
            </w:r>
            <w:r w:rsidR="001C047D">
              <w:instrText xml:space="preserve"> SEQ Table \* ARABIC \s 1 </w:instrText>
            </w:r>
            <w:r w:rsidR="001C047D">
              <w:fldChar w:fldCharType="separate"/>
            </w:r>
            <w:ins w:id="5661" w:author="Bob Yencha" w:date="2011-12-20T14:38:00Z">
              <w:r w:rsidR="002B0A1D">
                <w:rPr>
                  <w:noProof/>
                </w:rPr>
                <w:t>2</w:t>
              </w:r>
            </w:ins>
            <w:ins w:id="5662" w:author=" Bob Yencha" w:date="2011-12-20T10:54:00Z">
              <w:del w:id="5663" w:author="Bob Yencha" w:date="2011-12-20T14:38:00Z">
                <w:r w:rsidR="006018A5" w:rsidDel="002B0A1D">
                  <w:rPr>
                    <w:noProof/>
                  </w:rPr>
                  <w:delText>2</w:delText>
                </w:r>
              </w:del>
            </w:ins>
            <w:del w:id="5664" w:author="Bob Yencha" w:date="2011-12-20T14:38:00Z">
              <w:r w:rsidR="00073DF5" w:rsidDel="002B0A1D">
                <w:rPr>
                  <w:noProof/>
                </w:rPr>
                <w:delText>2</w:delText>
              </w:r>
            </w:del>
            <w:r w:rsidR="001C047D">
              <w:rPr>
                <w:noProof/>
              </w:rPr>
              <w:fldChar w:fldCharType="end"/>
            </w:r>
            <w:r>
              <w:t xml:space="preserve">. </w:t>
            </w:r>
            <w:r w:rsidRPr="000B0CEC">
              <w:t>HL7 Table 00</w:t>
            </w:r>
            <w:r>
              <w:t>65</w:t>
            </w:r>
            <w:r w:rsidRPr="000B0CEC">
              <w:t xml:space="preserve"> </w:t>
            </w:r>
            <w:r>
              <w:t>Specimen Action Code - constrained</w:t>
            </w:r>
            <w:bookmarkEnd w:id="5659"/>
          </w:p>
        </w:tc>
      </w:tr>
      <w:tr w:rsidR="00EB73EE" w:rsidRPr="00D4120B" w14:paraId="2C62C3F2" w14:textId="77777777" w:rsidTr="000A1D70">
        <w:trPr>
          <w:cantSplit/>
          <w:trHeight w:val="378"/>
          <w:tblHeader/>
        </w:trPr>
        <w:tc>
          <w:tcPr>
            <w:tcW w:w="484" w:type="pct"/>
            <w:shd w:val="clear" w:color="auto" w:fill="F3F3F3"/>
            <w:vAlign w:val="center"/>
          </w:tcPr>
          <w:p w14:paraId="0145E83E" w14:textId="77777777" w:rsidR="00EB73EE" w:rsidRPr="00D4120B" w:rsidRDefault="00EB73EE" w:rsidP="0055423F">
            <w:pPr>
              <w:pStyle w:val="TableHeadingA"/>
            </w:pPr>
            <w:r w:rsidRPr="00D4120B">
              <w:t>Value</w:t>
            </w:r>
          </w:p>
        </w:tc>
        <w:tc>
          <w:tcPr>
            <w:tcW w:w="3097" w:type="pct"/>
            <w:shd w:val="clear" w:color="auto" w:fill="F3F3F3"/>
            <w:vAlign w:val="center"/>
          </w:tcPr>
          <w:p w14:paraId="71EB44F3" w14:textId="77777777" w:rsidR="00EB73EE" w:rsidRPr="00D4120B" w:rsidRDefault="00EB73EE" w:rsidP="0055423F">
            <w:pPr>
              <w:pStyle w:val="TableHeadingA"/>
            </w:pPr>
            <w:r w:rsidRPr="00D4120B">
              <w:t>Description</w:t>
            </w:r>
          </w:p>
        </w:tc>
        <w:tc>
          <w:tcPr>
            <w:tcW w:w="1419" w:type="pct"/>
            <w:shd w:val="clear" w:color="auto" w:fill="F3F3F3"/>
            <w:vAlign w:val="center"/>
          </w:tcPr>
          <w:p w14:paraId="69C1017B" w14:textId="77777777" w:rsidR="00EB73EE" w:rsidRPr="00D4120B" w:rsidRDefault="00EB73EE" w:rsidP="0055423F">
            <w:pPr>
              <w:pStyle w:val="TableHeadingA"/>
            </w:pPr>
            <w:r>
              <w:t>Comment</w:t>
            </w:r>
          </w:p>
        </w:tc>
      </w:tr>
      <w:tr w:rsidR="00EB73EE" w:rsidRPr="00D4120B" w14:paraId="144BEAE9" w14:textId="77777777" w:rsidTr="000A1D70">
        <w:trPr>
          <w:cantSplit/>
          <w:trHeight w:val="378"/>
        </w:trPr>
        <w:tc>
          <w:tcPr>
            <w:tcW w:w="484" w:type="pct"/>
          </w:tcPr>
          <w:p w14:paraId="6403E2D8" w14:textId="77777777" w:rsidR="004C4B5B" w:rsidRDefault="00EB73EE" w:rsidP="000A1D70">
            <w:pPr>
              <w:pStyle w:val="TableContent"/>
              <w:jc w:val="center"/>
            </w:pPr>
            <w:r>
              <w:t>A</w:t>
            </w:r>
          </w:p>
        </w:tc>
        <w:tc>
          <w:tcPr>
            <w:tcW w:w="3097" w:type="pct"/>
          </w:tcPr>
          <w:p w14:paraId="042260B3" w14:textId="77777777" w:rsidR="00EB73EE" w:rsidRPr="00D4120B" w:rsidRDefault="00EB73EE" w:rsidP="00A914E1">
            <w:pPr>
              <w:pStyle w:val="TableContent"/>
            </w:pPr>
            <w:r w:rsidRPr="006324ED">
              <w:t>Add ordered tests to the existing specimen</w:t>
            </w:r>
          </w:p>
        </w:tc>
        <w:tc>
          <w:tcPr>
            <w:tcW w:w="1419" w:type="pct"/>
            <w:vAlign w:val="center"/>
          </w:tcPr>
          <w:p w14:paraId="35E4598B" w14:textId="77777777" w:rsidR="00EB73EE" w:rsidRPr="00D4120B" w:rsidRDefault="00EB73EE" w:rsidP="00A914E1">
            <w:pPr>
              <w:pStyle w:val="TableContent"/>
            </w:pPr>
          </w:p>
        </w:tc>
      </w:tr>
      <w:tr w:rsidR="00EB73EE" w:rsidRPr="00D4120B" w14:paraId="7CA85F9D" w14:textId="77777777" w:rsidTr="000A1D70">
        <w:trPr>
          <w:cantSplit/>
          <w:trHeight w:val="378"/>
        </w:trPr>
        <w:tc>
          <w:tcPr>
            <w:tcW w:w="484" w:type="pct"/>
          </w:tcPr>
          <w:p w14:paraId="3F7FB613" w14:textId="77777777" w:rsidR="004C4B5B" w:rsidRDefault="00EB73EE" w:rsidP="000A1D70">
            <w:pPr>
              <w:pStyle w:val="TableContent"/>
              <w:jc w:val="center"/>
            </w:pPr>
            <w:r>
              <w:t>G</w:t>
            </w:r>
          </w:p>
        </w:tc>
        <w:tc>
          <w:tcPr>
            <w:tcW w:w="3097" w:type="pct"/>
          </w:tcPr>
          <w:p w14:paraId="2178D10B" w14:textId="77777777" w:rsidR="00EB73EE" w:rsidRPr="006324ED" w:rsidRDefault="00EB73EE" w:rsidP="00A914E1">
            <w:pPr>
              <w:pStyle w:val="TableContent"/>
            </w:pPr>
            <w:r w:rsidRPr="00EB7F4F">
              <w:t>Generated order; reflex order</w:t>
            </w:r>
          </w:p>
        </w:tc>
        <w:tc>
          <w:tcPr>
            <w:tcW w:w="1419" w:type="pct"/>
            <w:vAlign w:val="center"/>
          </w:tcPr>
          <w:p w14:paraId="32F85A2E" w14:textId="77777777" w:rsidR="00EB73EE" w:rsidRPr="00D4120B" w:rsidRDefault="00EB73EE" w:rsidP="00A914E1">
            <w:pPr>
              <w:pStyle w:val="TableContent"/>
            </w:pPr>
          </w:p>
        </w:tc>
      </w:tr>
      <w:tr w:rsidR="00EB73EE" w:rsidRPr="00D4120B" w14:paraId="6142CB91" w14:textId="77777777" w:rsidTr="000A1D70">
        <w:trPr>
          <w:cantSplit/>
          <w:trHeight w:val="378"/>
        </w:trPr>
        <w:tc>
          <w:tcPr>
            <w:tcW w:w="484" w:type="pct"/>
          </w:tcPr>
          <w:p w14:paraId="6269001F" w14:textId="77777777" w:rsidR="004C4B5B" w:rsidRDefault="00EB73EE" w:rsidP="000A1D70">
            <w:pPr>
              <w:pStyle w:val="TableContent"/>
              <w:jc w:val="center"/>
            </w:pPr>
            <w:r w:rsidRPr="00D4120B">
              <w:t>L</w:t>
            </w:r>
          </w:p>
        </w:tc>
        <w:tc>
          <w:tcPr>
            <w:tcW w:w="3097" w:type="pct"/>
          </w:tcPr>
          <w:p w14:paraId="7136894A" w14:textId="77777777" w:rsidR="00EB73EE" w:rsidRPr="006324ED" w:rsidRDefault="00EB73EE" w:rsidP="00A914E1">
            <w:pPr>
              <w:pStyle w:val="TableContent"/>
            </w:pPr>
            <w:r w:rsidRPr="00EB7F4F">
              <w:t>Lab to obtain specimen from patient</w:t>
            </w:r>
          </w:p>
        </w:tc>
        <w:tc>
          <w:tcPr>
            <w:tcW w:w="1419" w:type="pct"/>
            <w:vAlign w:val="center"/>
          </w:tcPr>
          <w:p w14:paraId="543DC887" w14:textId="77777777" w:rsidR="00EB73EE" w:rsidRPr="00D4120B" w:rsidRDefault="00EB73EE" w:rsidP="00A914E1">
            <w:pPr>
              <w:pStyle w:val="TableContent"/>
            </w:pPr>
          </w:p>
        </w:tc>
      </w:tr>
      <w:tr w:rsidR="00EB73EE" w:rsidRPr="00D4120B" w14:paraId="32345588" w14:textId="77777777" w:rsidTr="000A1D70">
        <w:trPr>
          <w:cantSplit/>
          <w:trHeight w:val="378"/>
        </w:trPr>
        <w:tc>
          <w:tcPr>
            <w:tcW w:w="484" w:type="pct"/>
          </w:tcPr>
          <w:p w14:paraId="5A88626D" w14:textId="77777777" w:rsidR="004C4B5B" w:rsidRDefault="00EB73EE" w:rsidP="000A1D70">
            <w:pPr>
              <w:pStyle w:val="TableContent"/>
              <w:jc w:val="center"/>
            </w:pPr>
            <w:r>
              <w:t>O</w:t>
            </w:r>
          </w:p>
        </w:tc>
        <w:tc>
          <w:tcPr>
            <w:tcW w:w="3097" w:type="pct"/>
          </w:tcPr>
          <w:p w14:paraId="3D34C6E4" w14:textId="77777777" w:rsidR="00EB73EE" w:rsidRPr="006324ED" w:rsidRDefault="00EB73EE" w:rsidP="00A914E1">
            <w:pPr>
              <w:pStyle w:val="TableContent"/>
            </w:pPr>
            <w:r w:rsidRPr="00EB7F4F">
              <w:t>Specimen obtained by service other than Lab</w:t>
            </w:r>
          </w:p>
        </w:tc>
        <w:tc>
          <w:tcPr>
            <w:tcW w:w="1419" w:type="pct"/>
            <w:vAlign w:val="center"/>
          </w:tcPr>
          <w:p w14:paraId="2CBEE3C2" w14:textId="77777777" w:rsidR="00EB73EE" w:rsidRPr="00D4120B" w:rsidRDefault="00EB73EE" w:rsidP="00A914E1">
            <w:pPr>
              <w:pStyle w:val="TableContent"/>
            </w:pPr>
          </w:p>
        </w:tc>
      </w:tr>
    </w:tbl>
    <w:p w14:paraId="1CC203E5" w14:textId="77777777" w:rsidR="00EB73EE" w:rsidRDefault="00EB73EE" w:rsidP="00865276">
      <w:pPr>
        <w:pStyle w:val="Heading2"/>
        <w:numPr>
          <w:ilvl w:val="2"/>
          <w:numId w:val="24"/>
        </w:numPr>
        <w:tabs>
          <w:tab w:val="left" w:pos="630"/>
        </w:tabs>
      </w:pPr>
      <w:bookmarkStart w:id="5665" w:name="_Toc189112017"/>
      <w:r>
        <w:t>HL7 T</w:t>
      </w:r>
      <w:r w:rsidR="005F6D75">
        <w:t xml:space="preserve">able 0076 – </w:t>
      </w:r>
      <w:r>
        <w:t>Message Type 2.5.1 (constrained)</w:t>
      </w:r>
      <w:bookmarkEnd w:id="5665"/>
    </w:p>
    <w:tbl>
      <w:tblPr>
        <w:tblW w:w="4952" w:type="pct"/>
        <w:tblInd w:w="58" w:type="dxa"/>
        <w:tblBorders>
          <w:top w:val="single" w:sz="12" w:space="0" w:color="943634" w:themeColor="accent2" w:themeShade="BF"/>
          <w:left w:val="single" w:sz="4" w:space="0" w:color="C0C0C0"/>
          <w:bottom w:val="single" w:sz="12" w:space="0" w:color="943634" w:themeColor="accent2" w:themeShade="BF"/>
          <w:right w:val="single" w:sz="4" w:space="0" w:color="C0C0C0"/>
          <w:insideH w:val="single" w:sz="12" w:space="0" w:color="943634" w:themeColor="accent2" w:themeShade="BF"/>
          <w:insideV w:val="single" w:sz="4" w:space="0" w:color="C0C0C0"/>
        </w:tblBorders>
        <w:tblCellMar>
          <w:left w:w="58" w:type="dxa"/>
          <w:right w:w="58" w:type="dxa"/>
        </w:tblCellMar>
        <w:tblLook w:val="01E0" w:firstRow="1" w:lastRow="1" w:firstColumn="1" w:lastColumn="1" w:noHBand="0" w:noVBand="0"/>
      </w:tblPr>
      <w:tblGrid>
        <w:gridCol w:w="1350"/>
        <w:gridCol w:w="8640"/>
        <w:gridCol w:w="3959"/>
      </w:tblGrid>
      <w:tr w:rsidR="0045070B" w:rsidRPr="00D4120B" w14:paraId="07B3CEE0" w14:textId="77777777">
        <w:trPr>
          <w:cantSplit/>
          <w:trHeight w:hRule="exact" w:val="374"/>
          <w:tblHeader/>
        </w:trPr>
        <w:tc>
          <w:tcPr>
            <w:tcW w:w="5000" w:type="pct"/>
            <w:gridSpan w:val="3"/>
            <w:shd w:val="clear" w:color="auto" w:fill="F3F3F3"/>
            <w:vAlign w:val="center"/>
          </w:tcPr>
          <w:p w14:paraId="5A1C3897" w14:textId="77777777" w:rsidR="0045070B" w:rsidRDefault="0045070B" w:rsidP="0055423F">
            <w:pPr>
              <w:pStyle w:val="Caption"/>
            </w:pPr>
            <w:r>
              <w:t xml:space="preserve">Table </w:t>
            </w:r>
            <w:r w:rsidR="001C047D">
              <w:fldChar w:fldCharType="begin"/>
            </w:r>
            <w:r w:rsidR="001C047D">
              <w:instrText xml:space="preserve"> STYLEREF 1 \s </w:instrText>
            </w:r>
            <w:r w:rsidR="001C047D">
              <w:fldChar w:fldCharType="separate"/>
            </w:r>
            <w:r w:rsidR="002B0A1D">
              <w:rPr>
                <w:noProof/>
              </w:rPr>
              <w:t>4</w:t>
            </w:r>
            <w:r w:rsidR="001C047D">
              <w:rPr>
                <w:noProof/>
              </w:rPr>
              <w:fldChar w:fldCharType="end"/>
            </w:r>
            <w:r>
              <w:noBreakHyphen/>
              <w:t xml:space="preserve">3. </w:t>
            </w:r>
            <w:r w:rsidRPr="000B0CEC">
              <w:t>HL7 Table 00</w:t>
            </w:r>
            <w:r>
              <w:t>76</w:t>
            </w:r>
            <w:r w:rsidRPr="000B0CEC">
              <w:t xml:space="preserve"> from 2.</w:t>
            </w:r>
            <w:r>
              <w:t>5.1 - constrained</w:t>
            </w:r>
          </w:p>
        </w:tc>
      </w:tr>
      <w:tr w:rsidR="00EB73EE" w:rsidRPr="00D4120B" w14:paraId="511E0833" w14:textId="77777777">
        <w:trPr>
          <w:cantSplit/>
          <w:trHeight w:hRule="exact" w:val="374"/>
          <w:tblHeader/>
        </w:trPr>
        <w:tc>
          <w:tcPr>
            <w:tcW w:w="484" w:type="pct"/>
            <w:shd w:val="clear" w:color="auto" w:fill="F3F3F3"/>
            <w:vAlign w:val="center"/>
          </w:tcPr>
          <w:p w14:paraId="18142EEF" w14:textId="77777777" w:rsidR="00EB73EE" w:rsidRPr="00D4120B" w:rsidRDefault="00EB73EE" w:rsidP="0055423F">
            <w:pPr>
              <w:pStyle w:val="TableHeadingA"/>
            </w:pPr>
            <w:r w:rsidRPr="00D4120B">
              <w:t>Value</w:t>
            </w:r>
          </w:p>
        </w:tc>
        <w:tc>
          <w:tcPr>
            <w:tcW w:w="3097" w:type="pct"/>
            <w:shd w:val="clear" w:color="auto" w:fill="F3F3F3"/>
            <w:vAlign w:val="center"/>
          </w:tcPr>
          <w:p w14:paraId="59594C35" w14:textId="77777777" w:rsidR="00EB73EE" w:rsidRPr="00D4120B" w:rsidRDefault="00EB73EE" w:rsidP="0055423F">
            <w:pPr>
              <w:pStyle w:val="TableHeadingA"/>
            </w:pPr>
            <w:r w:rsidRPr="00D4120B">
              <w:t>Description</w:t>
            </w:r>
          </w:p>
        </w:tc>
        <w:tc>
          <w:tcPr>
            <w:tcW w:w="1419" w:type="pct"/>
            <w:shd w:val="clear" w:color="auto" w:fill="F3F3F3"/>
            <w:vAlign w:val="center"/>
          </w:tcPr>
          <w:p w14:paraId="51CD6EBC" w14:textId="77777777" w:rsidR="00EB73EE" w:rsidRPr="00D4120B" w:rsidRDefault="00EB73EE" w:rsidP="0055423F">
            <w:pPr>
              <w:pStyle w:val="TableHeadingA"/>
            </w:pPr>
            <w:r>
              <w:t>Comment</w:t>
            </w:r>
          </w:p>
        </w:tc>
      </w:tr>
      <w:tr w:rsidR="00EB73EE" w:rsidRPr="00D4120B" w14:paraId="7348AEAD" w14:textId="77777777">
        <w:trPr>
          <w:cantSplit/>
        </w:trPr>
        <w:tc>
          <w:tcPr>
            <w:tcW w:w="484" w:type="pct"/>
          </w:tcPr>
          <w:p w14:paraId="082D6792" w14:textId="77777777" w:rsidR="004C4B5B" w:rsidRDefault="00EB73EE" w:rsidP="000A1D70">
            <w:pPr>
              <w:pStyle w:val="TableContent"/>
              <w:jc w:val="center"/>
            </w:pPr>
            <w:r>
              <w:t>ORU</w:t>
            </w:r>
          </w:p>
        </w:tc>
        <w:tc>
          <w:tcPr>
            <w:tcW w:w="3097" w:type="pct"/>
          </w:tcPr>
          <w:p w14:paraId="50EAF3C0" w14:textId="77777777" w:rsidR="00EB73EE" w:rsidRPr="00D60622" w:rsidRDefault="00EB73EE" w:rsidP="00A914E1">
            <w:pPr>
              <w:pStyle w:val="TableContent"/>
            </w:pPr>
            <w:r w:rsidRPr="00EB7F4F">
              <w:t>Unsolicited transmission of an observation message</w:t>
            </w:r>
          </w:p>
        </w:tc>
        <w:tc>
          <w:tcPr>
            <w:tcW w:w="1419" w:type="pct"/>
            <w:vAlign w:val="center"/>
          </w:tcPr>
          <w:p w14:paraId="6095F0ED" w14:textId="77777777" w:rsidR="00EB73EE" w:rsidRPr="00D4120B" w:rsidRDefault="00EB73EE" w:rsidP="00A914E1">
            <w:pPr>
              <w:pStyle w:val="TableContent"/>
            </w:pPr>
          </w:p>
        </w:tc>
      </w:tr>
      <w:tr w:rsidR="00EB73EE" w:rsidRPr="00D4120B" w14:paraId="6481CDC6" w14:textId="77777777">
        <w:trPr>
          <w:cantSplit/>
        </w:trPr>
        <w:tc>
          <w:tcPr>
            <w:tcW w:w="484" w:type="pct"/>
          </w:tcPr>
          <w:p w14:paraId="46622958" w14:textId="77777777" w:rsidR="004C4B5B" w:rsidRDefault="00EB73EE" w:rsidP="000A1D70">
            <w:pPr>
              <w:pStyle w:val="TableContent"/>
              <w:jc w:val="center"/>
            </w:pPr>
            <w:r>
              <w:t>ACK</w:t>
            </w:r>
          </w:p>
        </w:tc>
        <w:tc>
          <w:tcPr>
            <w:tcW w:w="3097" w:type="pct"/>
          </w:tcPr>
          <w:p w14:paraId="3ED8F09B" w14:textId="77777777" w:rsidR="00EB73EE" w:rsidRPr="00D60622" w:rsidRDefault="00EB73EE" w:rsidP="00A914E1">
            <w:pPr>
              <w:pStyle w:val="TableContent"/>
            </w:pPr>
            <w:r w:rsidRPr="00EB7F4F">
              <w:t>General acknowledgment message</w:t>
            </w:r>
          </w:p>
        </w:tc>
        <w:tc>
          <w:tcPr>
            <w:tcW w:w="1419" w:type="pct"/>
            <w:vAlign w:val="center"/>
          </w:tcPr>
          <w:p w14:paraId="239349C5" w14:textId="77777777" w:rsidR="00EB73EE" w:rsidRPr="00D4120B" w:rsidRDefault="00EB73EE" w:rsidP="00A914E1">
            <w:pPr>
              <w:pStyle w:val="TableContent"/>
            </w:pPr>
          </w:p>
        </w:tc>
      </w:tr>
    </w:tbl>
    <w:p w14:paraId="62C02282" w14:textId="77777777" w:rsidR="00667BA9" w:rsidRDefault="005F6D75" w:rsidP="00865276">
      <w:pPr>
        <w:pStyle w:val="Heading2"/>
        <w:numPr>
          <w:ilvl w:val="2"/>
          <w:numId w:val="24"/>
        </w:numPr>
        <w:tabs>
          <w:tab w:val="left" w:pos="630"/>
        </w:tabs>
      </w:pPr>
      <w:bookmarkStart w:id="5666" w:name="_Toc189112018"/>
      <w:r>
        <w:t xml:space="preserve">HL7 Table 0078 – </w:t>
      </w:r>
      <w:r w:rsidR="009764BD">
        <w:t>Interpretation Codes</w:t>
      </w:r>
      <w:r w:rsidR="00EB73EE">
        <w:t xml:space="preserve"> </w:t>
      </w:r>
      <w:r w:rsidR="00667BA9" w:rsidRPr="00D4120B">
        <w:t xml:space="preserve">from </w:t>
      </w:r>
      <w:r w:rsidR="00EB73EE">
        <w:t>HL7 V</w:t>
      </w:r>
      <w:del w:id="5667" w:author="Bob Yencha" w:date="2011-11-21T17:59:00Z">
        <w:r w:rsidR="00667BA9" w:rsidRPr="00D4120B" w:rsidDel="00C42B2B">
          <w:delText>2.7</w:delText>
        </w:r>
      </w:del>
      <w:bookmarkEnd w:id="5660"/>
      <w:ins w:id="5668" w:author="Bob Yencha" w:date="2011-11-21T17:59:00Z">
        <w:r w:rsidR="00C42B2B">
          <w:t>2.7.1</w:t>
        </w:r>
      </w:ins>
      <w:r w:rsidR="00EB73EE">
        <w:t xml:space="preserve"> Message</w:t>
      </w:r>
      <w:bookmarkEnd w:id="5666"/>
    </w:p>
    <w:tbl>
      <w:tblPr>
        <w:tblW w:w="4952" w:type="pct"/>
        <w:tblInd w:w="58" w:type="dxa"/>
        <w:tblBorders>
          <w:top w:val="single" w:sz="12" w:space="0" w:color="943634" w:themeColor="accent2" w:themeShade="BF"/>
          <w:left w:val="single" w:sz="4" w:space="0" w:color="C0C0C0"/>
          <w:bottom w:val="single" w:sz="12" w:space="0" w:color="943634" w:themeColor="accent2" w:themeShade="BF"/>
          <w:right w:val="single" w:sz="4" w:space="0" w:color="C0C0C0"/>
          <w:insideH w:val="single" w:sz="12" w:space="0" w:color="943634" w:themeColor="accent2" w:themeShade="BF"/>
          <w:insideV w:val="single" w:sz="4" w:space="0" w:color="C0C0C0"/>
        </w:tblBorders>
        <w:tblCellMar>
          <w:left w:w="58" w:type="dxa"/>
          <w:right w:w="58" w:type="dxa"/>
        </w:tblCellMar>
        <w:tblLook w:val="01E0" w:firstRow="1" w:lastRow="1" w:firstColumn="1" w:lastColumn="1" w:noHBand="0" w:noVBand="0"/>
      </w:tblPr>
      <w:tblGrid>
        <w:gridCol w:w="1350"/>
        <w:gridCol w:w="8640"/>
        <w:gridCol w:w="3959"/>
      </w:tblGrid>
      <w:tr w:rsidR="0055423F" w:rsidRPr="00D4120B" w14:paraId="04D95466" w14:textId="77777777">
        <w:trPr>
          <w:cantSplit/>
          <w:trHeight w:val="378"/>
          <w:tblHeader/>
        </w:trPr>
        <w:tc>
          <w:tcPr>
            <w:tcW w:w="5000" w:type="pct"/>
            <w:gridSpan w:val="3"/>
            <w:shd w:val="clear" w:color="auto" w:fill="F3F3F3"/>
            <w:vAlign w:val="center"/>
          </w:tcPr>
          <w:p w14:paraId="7FF8BF8C" w14:textId="77777777" w:rsidR="0055423F" w:rsidRDefault="0055423F" w:rsidP="0055423F">
            <w:pPr>
              <w:pStyle w:val="Caption"/>
            </w:pPr>
            <w:bookmarkStart w:id="5669" w:name="_Toc189111917"/>
            <w:r>
              <w:t xml:space="preserve">Table </w:t>
            </w:r>
            <w:r w:rsidR="001C047D">
              <w:fldChar w:fldCharType="begin"/>
            </w:r>
            <w:r w:rsidR="001C047D">
              <w:instrText xml:space="preserve"> STYLEREF 1 \s </w:instrText>
            </w:r>
            <w:r w:rsidR="001C047D">
              <w:fldChar w:fldCharType="separate"/>
            </w:r>
            <w:r w:rsidR="002B0A1D">
              <w:rPr>
                <w:noProof/>
              </w:rPr>
              <w:t>4</w:t>
            </w:r>
            <w:r w:rsidR="001C047D">
              <w:rPr>
                <w:noProof/>
              </w:rPr>
              <w:fldChar w:fldCharType="end"/>
            </w:r>
            <w:r>
              <w:noBreakHyphen/>
            </w:r>
            <w:r w:rsidR="001C047D">
              <w:fldChar w:fldCharType="begin"/>
            </w:r>
            <w:r w:rsidR="001C047D">
              <w:instrText xml:space="preserve"> SEQ Table \* ARABIC \s 1 </w:instrText>
            </w:r>
            <w:r w:rsidR="001C047D">
              <w:fldChar w:fldCharType="separate"/>
            </w:r>
            <w:ins w:id="5670" w:author="Bob Yencha" w:date="2011-12-20T14:38:00Z">
              <w:r w:rsidR="002B0A1D">
                <w:rPr>
                  <w:noProof/>
                </w:rPr>
                <w:t>3</w:t>
              </w:r>
            </w:ins>
            <w:ins w:id="5671" w:author=" Bob Yencha" w:date="2011-12-20T10:54:00Z">
              <w:del w:id="5672" w:author="Bob Yencha" w:date="2011-12-20T14:38:00Z">
                <w:r w:rsidR="006018A5" w:rsidDel="002B0A1D">
                  <w:rPr>
                    <w:noProof/>
                  </w:rPr>
                  <w:delText>3</w:delText>
                </w:r>
              </w:del>
            </w:ins>
            <w:del w:id="5673" w:author="Bob Yencha" w:date="2011-12-20T14:38:00Z">
              <w:r w:rsidR="00073DF5" w:rsidDel="002B0A1D">
                <w:rPr>
                  <w:noProof/>
                </w:rPr>
                <w:delText>3</w:delText>
              </w:r>
            </w:del>
            <w:r w:rsidR="001C047D">
              <w:rPr>
                <w:noProof/>
              </w:rPr>
              <w:fldChar w:fldCharType="end"/>
            </w:r>
            <w:r>
              <w:t xml:space="preserve">. </w:t>
            </w:r>
            <w:r w:rsidRPr="000B0CEC">
              <w:t xml:space="preserve">HL7 Table 0078 from </w:t>
            </w:r>
            <w:del w:id="5674" w:author="Bob Yencha" w:date="2011-11-21T17:59:00Z">
              <w:r w:rsidRPr="000B0CEC" w:rsidDel="00C42B2B">
                <w:delText>2.7</w:delText>
              </w:r>
            </w:del>
            <w:ins w:id="5675" w:author="Bob Yencha" w:date="2011-11-21T17:59:00Z">
              <w:r w:rsidR="00C42B2B">
                <w:t>2.7.1</w:t>
              </w:r>
            </w:ins>
            <w:bookmarkEnd w:id="5669"/>
          </w:p>
        </w:tc>
      </w:tr>
      <w:tr w:rsidR="00EB73EE" w:rsidRPr="00D4120B" w14:paraId="042EA392" w14:textId="77777777" w:rsidTr="000A1D70">
        <w:trPr>
          <w:cantSplit/>
          <w:trHeight w:val="378"/>
          <w:tblHeader/>
        </w:trPr>
        <w:tc>
          <w:tcPr>
            <w:tcW w:w="484" w:type="pct"/>
            <w:shd w:val="clear" w:color="auto" w:fill="F3F3F3"/>
            <w:vAlign w:val="center"/>
          </w:tcPr>
          <w:p w14:paraId="20878E52" w14:textId="77777777" w:rsidR="00EB73EE" w:rsidRPr="00D4120B" w:rsidRDefault="00EB73EE" w:rsidP="0055423F">
            <w:pPr>
              <w:pStyle w:val="TableHeadingA"/>
            </w:pPr>
            <w:bookmarkStart w:id="5676" w:name="_Ref233088683"/>
            <w:r w:rsidRPr="00D4120B">
              <w:t>Value</w:t>
            </w:r>
          </w:p>
        </w:tc>
        <w:tc>
          <w:tcPr>
            <w:tcW w:w="3097" w:type="pct"/>
            <w:shd w:val="clear" w:color="auto" w:fill="F3F3F3"/>
            <w:vAlign w:val="center"/>
          </w:tcPr>
          <w:p w14:paraId="0B6B9B49" w14:textId="77777777" w:rsidR="00EB73EE" w:rsidRPr="00D4120B" w:rsidRDefault="00EB73EE" w:rsidP="0055423F">
            <w:pPr>
              <w:pStyle w:val="TableHeadingA"/>
            </w:pPr>
            <w:r w:rsidRPr="00D4120B">
              <w:t>Description</w:t>
            </w:r>
          </w:p>
        </w:tc>
        <w:tc>
          <w:tcPr>
            <w:tcW w:w="1419" w:type="pct"/>
            <w:shd w:val="clear" w:color="auto" w:fill="F3F3F3"/>
            <w:vAlign w:val="center"/>
          </w:tcPr>
          <w:p w14:paraId="3A30FB8A" w14:textId="77777777" w:rsidR="00EB73EE" w:rsidRPr="00D4120B" w:rsidRDefault="00EB73EE" w:rsidP="0055423F">
            <w:pPr>
              <w:pStyle w:val="TableHeadingA"/>
            </w:pPr>
            <w:r>
              <w:t>Comment</w:t>
            </w:r>
          </w:p>
        </w:tc>
      </w:tr>
      <w:tr w:rsidR="00EB73EE" w:rsidRPr="00D4120B" w14:paraId="54FBFA7D" w14:textId="77777777" w:rsidTr="000A1D70">
        <w:trPr>
          <w:cantSplit/>
          <w:trHeight w:val="378"/>
        </w:trPr>
        <w:tc>
          <w:tcPr>
            <w:tcW w:w="484" w:type="pct"/>
          </w:tcPr>
          <w:p w14:paraId="0C45C1A1" w14:textId="77777777" w:rsidR="00EB73EE" w:rsidRPr="00D4120B" w:rsidRDefault="00EB73EE" w:rsidP="00A914E1">
            <w:pPr>
              <w:pStyle w:val="TableContent"/>
            </w:pPr>
            <w:r w:rsidRPr="00D4120B">
              <w:t>L</w:t>
            </w:r>
          </w:p>
        </w:tc>
        <w:tc>
          <w:tcPr>
            <w:tcW w:w="3097" w:type="pct"/>
          </w:tcPr>
          <w:p w14:paraId="6B21E9B2" w14:textId="77777777" w:rsidR="00EB73EE" w:rsidRPr="00D4120B" w:rsidRDefault="00EB73EE" w:rsidP="00A914E1">
            <w:pPr>
              <w:pStyle w:val="TableContent"/>
            </w:pPr>
            <w:r w:rsidRPr="00D4120B">
              <w:t>Below low normal</w:t>
            </w:r>
          </w:p>
        </w:tc>
        <w:tc>
          <w:tcPr>
            <w:tcW w:w="1419" w:type="pct"/>
            <w:vAlign w:val="center"/>
          </w:tcPr>
          <w:p w14:paraId="0F0F31F3" w14:textId="77777777" w:rsidR="00EB73EE" w:rsidRPr="00D4120B" w:rsidRDefault="00EB73EE" w:rsidP="00A914E1">
            <w:pPr>
              <w:pStyle w:val="TableContent"/>
            </w:pPr>
          </w:p>
        </w:tc>
      </w:tr>
      <w:tr w:rsidR="00EB73EE" w:rsidRPr="00D4120B" w14:paraId="1E0348E8" w14:textId="77777777" w:rsidTr="000A1D70">
        <w:trPr>
          <w:cantSplit/>
          <w:trHeight w:val="378"/>
        </w:trPr>
        <w:tc>
          <w:tcPr>
            <w:tcW w:w="484" w:type="pct"/>
          </w:tcPr>
          <w:p w14:paraId="61C564A0" w14:textId="77777777" w:rsidR="00EB73EE" w:rsidRPr="00D4120B" w:rsidRDefault="00EB73EE" w:rsidP="00A914E1">
            <w:pPr>
              <w:pStyle w:val="TableContent"/>
            </w:pPr>
            <w:r w:rsidRPr="00D4120B">
              <w:t>H</w:t>
            </w:r>
          </w:p>
        </w:tc>
        <w:tc>
          <w:tcPr>
            <w:tcW w:w="3097" w:type="pct"/>
          </w:tcPr>
          <w:p w14:paraId="6CB23872" w14:textId="77777777" w:rsidR="00EB73EE" w:rsidRPr="00D4120B" w:rsidRDefault="00EB73EE" w:rsidP="00A914E1">
            <w:pPr>
              <w:pStyle w:val="TableContent"/>
            </w:pPr>
            <w:r w:rsidRPr="00D4120B">
              <w:t>Above high normal</w:t>
            </w:r>
          </w:p>
        </w:tc>
        <w:tc>
          <w:tcPr>
            <w:tcW w:w="1419" w:type="pct"/>
            <w:vAlign w:val="center"/>
          </w:tcPr>
          <w:p w14:paraId="0C2C63F4" w14:textId="77777777" w:rsidR="00EB73EE" w:rsidRPr="00D4120B" w:rsidRDefault="00EB73EE" w:rsidP="00A914E1">
            <w:pPr>
              <w:pStyle w:val="TableContent"/>
            </w:pPr>
          </w:p>
        </w:tc>
      </w:tr>
      <w:tr w:rsidR="00EB73EE" w:rsidRPr="00D4120B" w14:paraId="741E4FF4" w14:textId="77777777" w:rsidTr="000A1D70">
        <w:trPr>
          <w:cantSplit/>
          <w:trHeight w:val="378"/>
        </w:trPr>
        <w:tc>
          <w:tcPr>
            <w:tcW w:w="484" w:type="pct"/>
          </w:tcPr>
          <w:p w14:paraId="7F10A7C5" w14:textId="77777777" w:rsidR="00EB73EE" w:rsidRPr="00D4120B" w:rsidRDefault="00EB73EE" w:rsidP="00A914E1">
            <w:pPr>
              <w:pStyle w:val="TableContent"/>
            </w:pPr>
            <w:r w:rsidRPr="00D4120B">
              <w:t>LL</w:t>
            </w:r>
          </w:p>
        </w:tc>
        <w:tc>
          <w:tcPr>
            <w:tcW w:w="3097" w:type="pct"/>
          </w:tcPr>
          <w:p w14:paraId="3D013950" w14:textId="77777777" w:rsidR="00EB73EE" w:rsidRPr="00D4120B" w:rsidRDefault="00EB73EE" w:rsidP="00A914E1">
            <w:pPr>
              <w:pStyle w:val="TableContent"/>
            </w:pPr>
            <w:r w:rsidRPr="00D4120B">
              <w:t>Below lower panic limits</w:t>
            </w:r>
          </w:p>
        </w:tc>
        <w:tc>
          <w:tcPr>
            <w:tcW w:w="1419" w:type="pct"/>
            <w:vAlign w:val="center"/>
          </w:tcPr>
          <w:p w14:paraId="73007891" w14:textId="77777777" w:rsidR="00EB73EE" w:rsidRPr="00D4120B" w:rsidRDefault="00EB73EE" w:rsidP="00A914E1">
            <w:pPr>
              <w:pStyle w:val="TableContent"/>
            </w:pPr>
          </w:p>
        </w:tc>
      </w:tr>
      <w:tr w:rsidR="00EB73EE" w:rsidRPr="00D4120B" w14:paraId="70D419E3" w14:textId="77777777" w:rsidTr="000A1D70">
        <w:trPr>
          <w:cantSplit/>
          <w:trHeight w:val="378"/>
        </w:trPr>
        <w:tc>
          <w:tcPr>
            <w:tcW w:w="484" w:type="pct"/>
          </w:tcPr>
          <w:p w14:paraId="49EE3874" w14:textId="77777777" w:rsidR="00EB73EE" w:rsidRPr="00D4120B" w:rsidRDefault="00EB73EE" w:rsidP="00A914E1">
            <w:pPr>
              <w:pStyle w:val="TableContent"/>
            </w:pPr>
            <w:r w:rsidRPr="00D4120B">
              <w:t>HH</w:t>
            </w:r>
          </w:p>
        </w:tc>
        <w:tc>
          <w:tcPr>
            <w:tcW w:w="3097" w:type="pct"/>
          </w:tcPr>
          <w:p w14:paraId="52F89ADF" w14:textId="77777777" w:rsidR="00EB73EE" w:rsidRPr="00D4120B" w:rsidRDefault="00EB73EE" w:rsidP="00A914E1">
            <w:pPr>
              <w:pStyle w:val="TableContent"/>
            </w:pPr>
            <w:r w:rsidRPr="00D4120B">
              <w:t>Above upper panic limits</w:t>
            </w:r>
          </w:p>
        </w:tc>
        <w:tc>
          <w:tcPr>
            <w:tcW w:w="1419" w:type="pct"/>
            <w:vAlign w:val="center"/>
          </w:tcPr>
          <w:p w14:paraId="265A49F6" w14:textId="77777777" w:rsidR="00EB73EE" w:rsidRPr="00D4120B" w:rsidRDefault="00EB73EE" w:rsidP="00A914E1">
            <w:pPr>
              <w:pStyle w:val="TableContent"/>
            </w:pPr>
          </w:p>
        </w:tc>
      </w:tr>
      <w:tr w:rsidR="00EB73EE" w:rsidRPr="00D4120B" w14:paraId="5F3179F7" w14:textId="77777777" w:rsidTr="000A1D70">
        <w:trPr>
          <w:cantSplit/>
          <w:trHeight w:val="378"/>
        </w:trPr>
        <w:tc>
          <w:tcPr>
            <w:tcW w:w="484" w:type="pct"/>
          </w:tcPr>
          <w:p w14:paraId="13F20A29" w14:textId="77777777" w:rsidR="00EB73EE" w:rsidRPr="00D4120B" w:rsidRDefault="00EB73EE" w:rsidP="00A914E1">
            <w:pPr>
              <w:pStyle w:val="TableContent"/>
            </w:pPr>
            <w:r w:rsidRPr="00D4120B">
              <w:t>&lt;</w:t>
            </w:r>
          </w:p>
        </w:tc>
        <w:tc>
          <w:tcPr>
            <w:tcW w:w="3097" w:type="pct"/>
          </w:tcPr>
          <w:p w14:paraId="477C8190" w14:textId="77777777" w:rsidR="00EB73EE" w:rsidRPr="00D4120B" w:rsidRDefault="00EB73EE" w:rsidP="00A914E1">
            <w:pPr>
              <w:pStyle w:val="TableContent"/>
            </w:pPr>
            <w:r w:rsidRPr="00D4120B">
              <w:t>Below absolute low-off instrument scale</w:t>
            </w:r>
          </w:p>
        </w:tc>
        <w:tc>
          <w:tcPr>
            <w:tcW w:w="1419" w:type="pct"/>
            <w:vAlign w:val="center"/>
          </w:tcPr>
          <w:p w14:paraId="0E8353C6" w14:textId="77777777" w:rsidR="00EB73EE" w:rsidRPr="00D4120B" w:rsidRDefault="00EB73EE" w:rsidP="00A914E1">
            <w:pPr>
              <w:pStyle w:val="TableContent"/>
            </w:pPr>
          </w:p>
        </w:tc>
      </w:tr>
      <w:tr w:rsidR="00EB73EE" w:rsidRPr="00D4120B" w14:paraId="398B3A80" w14:textId="77777777" w:rsidTr="000A1D70">
        <w:trPr>
          <w:cantSplit/>
          <w:trHeight w:val="378"/>
        </w:trPr>
        <w:tc>
          <w:tcPr>
            <w:tcW w:w="484" w:type="pct"/>
          </w:tcPr>
          <w:p w14:paraId="0820EAED" w14:textId="77777777" w:rsidR="00EB73EE" w:rsidRPr="00D4120B" w:rsidRDefault="00EB73EE" w:rsidP="00A914E1">
            <w:pPr>
              <w:pStyle w:val="TableContent"/>
            </w:pPr>
            <w:r w:rsidRPr="00D4120B">
              <w:t>&gt;</w:t>
            </w:r>
          </w:p>
        </w:tc>
        <w:tc>
          <w:tcPr>
            <w:tcW w:w="3097" w:type="pct"/>
          </w:tcPr>
          <w:p w14:paraId="71E132AD" w14:textId="77777777" w:rsidR="00EB73EE" w:rsidRPr="00D4120B" w:rsidRDefault="00EB73EE" w:rsidP="00A914E1">
            <w:pPr>
              <w:pStyle w:val="TableContent"/>
            </w:pPr>
            <w:r w:rsidRPr="00D4120B">
              <w:t>Above absolute high-off instrument scale</w:t>
            </w:r>
          </w:p>
        </w:tc>
        <w:tc>
          <w:tcPr>
            <w:tcW w:w="1419" w:type="pct"/>
            <w:vAlign w:val="center"/>
          </w:tcPr>
          <w:p w14:paraId="676219F8" w14:textId="77777777" w:rsidR="00EB73EE" w:rsidRPr="00D4120B" w:rsidRDefault="00EB73EE" w:rsidP="00A914E1">
            <w:pPr>
              <w:pStyle w:val="TableContent"/>
            </w:pPr>
          </w:p>
        </w:tc>
      </w:tr>
      <w:tr w:rsidR="00EB73EE" w:rsidRPr="00D4120B" w14:paraId="28C4B821" w14:textId="77777777" w:rsidTr="000A1D70">
        <w:trPr>
          <w:cantSplit/>
          <w:trHeight w:val="378"/>
        </w:trPr>
        <w:tc>
          <w:tcPr>
            <w:tcW w:w="484" w:type="pct"/>
          </w:tcPr>
          <w:p w14:paraId="2D50208F" w14:textId="77777777" w:rsidR="00EB73EE" w:rsidRPr="00D4120B" w:rsidRDefault="00EB73EE" w:rsidP="00A914E1">
            <w:pPr>
              <w:pStyle w:val="TableContent"/>
            </w:pPr>
            <w:r w:rsidRPr="00D4120B">
              <w:t>N</w:t>
            </w:r>
          </w:p>
        </w:tc>
        <w:tc>
          <w:tcPr>
            <w:tcW w:w="3097" w:type="pct"/>
          </w:tcPr>
          <w:p w14:paraId="75FDE28A" w14:textId="77777777" w:rsidR="00EB73EE" w:rsidRPr="00D4120B" w:rsidRDefault="00EB73EE" w:rsidP="00A914E1">
            <w:pPr>
              <w:pStyle w:val="TableContent"/>
            </w:pPr>
            <w:r w:rsidRPr="00D4120B">
              <w:t>Normal (applies to non-numeric results)</w:t>
            </w:r>
          </w:p>
        </w:tc>
        <w:tc>
          <w:tcPr>
            <w:tcW w:w="1419" w:type="pct"/>
            <w:vAlign w:val="center"/>
          </w:tcPr>
          <w:p w14:paraId="27E8CB1C" w14:textId="77777777" w:rsidR="00EB73EE" w:rsidRPr="00D4120B" w:rsidRDefault="00EB73EE" w:rsidP="00A914E1">
            <w:pPr>
              <w:pStyle w:val="TableContent"/>
            </w:pPr>
          </w:p>
        </w:tc>
      </w:tr>
      <w:tr w:rsidR="00EB73EE" w:rsidRPr="00D4120B" w14:paraId="3A384029" w14:textId="77777777" w:rsidTr="000A1D70">
        <w:trPr>
          <w:cantSplit/>
          <w:trHeight w:val="378"/>
        </w:trPr>
        <w:tc>
          <w:tcPr>
            <w:tcW w:w="484" w:type="pct"/>
          </w:tcPr>
          <w:p w14:paraId="1DD8A45B" w14:textId="77777777" w:rsidR="00EB73EE" w:rsidRPr="00D4120B" w:rsidRDefault="00EB73EE" w:rsidP="00A914E1">
            <w:pPr>
              <w:pStyle w:val="TableContent"/>
            </w:pPr>
            <w:r w:rsidRPr="00D4120B">
              <w:t>A</w:t>
            </w:r>
          </w:p>
        </w:tc>
        <w:tc>
          <w:tcPr>
            <w:tcW w:w="3097" w:type="pct"/>
          </w:tcPr>
          <w:p w14:paraId="1B25ECC9" w14:textId="77777777" w:rsidR="00EB73EE" w:rsidRPr="00D4120B" w:rsidRDefault="00EB73EE" w:rsidP="00A914E1">
            <w:pPr>
              <w:pStyle w:val="TableContent"/>
            </w:pPr>
            <w:r w:rsidRPr="00D4120B">
              <w:t>Abnormal (applies to non-numeric results)</w:t>
            </w:r>
          </w:p>
        </w:tc>
        <w:tc>
          <w:tcPr>
            <w:tcW w:w="1419" w:type="pct"/>
            <w:vAlign w:val="center"/>
          </w:tcPr>
          <w:p w14:paraId="18F99790" w14:textId="77777777" w:rsidR="00EB73EE" w:rsidRPr="00D4120B" w:rsidRDefault="00EB73EE" w:rsidP="00A914E1">
            <w:pPr>
              <w:pStyle w:val="TableContent"/>
            </w:pPr>
          </w:p>
        </w:tc>
      </w:tr>
      <w:tr w:rsidR="00EB73EE" w:rsidRPr="00D4120B" w14:paraId="12B1C443" w14:textId="77777777" w:rsidTr="000A1D70">
        <w:trPr>
          <w:cantSplit/>
          <w:trHeight w:val="378"/>
        </w:trPr>
        <w:tc>
          <w:tcPr>
            <w:tcW w:w="484" w:type="pct"/>
          </w:tcPr>
          <w:p w14:paraId="1B023E5D" w14:textId="77777777" w:rsidR="00EB73EE" w:rsidRPr="00D4120B" w:rsidRDefault="00EB73EE" w:rsidP="00A914E1">
            <w:pPr>
              <w:pStyle w:val="TableContent"/>
            </w:pPr>
            <w:r w:rsidRPr="00D4120B">
              <w:t>AA</w:t>
            </w:r>
          </w:p>
        </w:tc>
        <w:tc>
          <w:tcPr>
            <w:tcW w:w="3097" w:type="pct"/>
          </w:tcPr>
          <w:p w14:paraId="401F249E" w14:textId="77777777" w:rsidR="00EB73EE" w:rsidRPr="00D4120B" w:rsidRDefault="00EB73EE" w:rsidP="00A914E1">
            <w:pPr>
              <w:pStyle w:val="TableContent"/>
            </w:pPr>
            <w:r w:rsidRPr="00D4120B">
              <w:t>Very abnormal (applies to non-numeric units, analogous to panic limits for numeric units)</w:t>
            </w:r>
          </w:p>
        </w:tc>
        <w:tc>
          <w:tcPr>
            <w:tcW w:w="1419" w:type="pct"/>
            <w:vAlign w:val="center"/>
          </w:tcPr>
          <w:p w14:paraId="05CC8909" w14:textId="77777777" w:rsidR="00EB73EE" w:rsidRPr="00D4120B" w:rsidRDefault="00EB73EE" w:rsidP="00A914E1">
            <w:pPr>
              <w:pStyle w:val="TableContent"/>
            </w:pPr>
          </w:p>
        </w:tc>
      </w:tr>
      <w:tr w:rsidR="00EB73EE" w:rsidRPr="00D4120B" w14:paraId="452CF636" w14:textId="77777777" w:rsidTr="000A1D70">
        <w:trPr>
          <w:cantSplit/>
          <w:trHeight w:val="378"/>
        </w:trPr>
        <w:tc>
          <w:tcPr>
            <w:tcW w:w="484" w:type="pct"/>
          </w:tcPr>
          <w:p w14:paraId="48C2F556" w14:textId="77777777" w:rsidR="00EB73EE" w:rsidRPr="00D4120B" w:rsidRDefault="00EB73EE" w:rsidP="00A914E1">
            <w:pPr>
              <w:pStyle w:val="TableContent"/>
            </w:pPr>
            <w:r w:rsidRPr="00D4120B">
              <w:t>null</w:t>
            </w:r>
          </w:p>
        </w:tc>
        <w:tc>
          <w:tcPr>
            <w:tcW w:w="3097" w:type="pct"/>
          </w:tcPr>
          <w:p w14:paraId="7A4ACA84" w14:textId="77777777" w:rsidR="00EB73EE" w:rsidRPr="00D4120B" w:rsidRDefault="00EB73EE" w:rsidP="00A914E1">
            <w:pPr>
              <w:pStyle w:val="TableContent"/>
            </w:pPr>
            <w:r w:rsidRPr="00D4120B">
              <w:t>No range defined, or normal ranges don't apply</w:t>
            </w:r>
          </w:p>
        </w:tc>
        <w:tc>
          <w:tcPr>
            <w:tcW w:w="1419" w:type="pct"/>
            <w:vAlign w:val="center"/>
          </w:tcPr>
          <w:p w14:paraId="224827D6" w14:textId="77777777" w:rsidR="00EB73EE" w:rsidRPr="00D4120B" w:rsidRDefault="00EB73EE" w:rsidP="00A914E1">
            <w:pPr>
              <w:pStyle w:val="TableContent"/>
            </w:pPr>
          </w:p>
        </w:tc>
      </w:tr>
      <w:tr w:rsidR="00EB73EE" w:rsidRPr="00D4120B" w14:paraId="23EE41F0" w14:textId="77777777" w:rsidTr="000A1D70">
        <w:trPr>
          <w:cantSplit/>
          <w:trHeight w:val="378"/>
        </w:trPr>
        <w:tc>
          <w:tcPr>
            <w:tcW w:w="484" w:type="pct"/>
          </w:tcPr>
          <w:p w14:paraId="68EE5BAB" w14:textId="77777777" w:rsidR="00EB73EE" w:rsidRPr="00D4120B" w:rsidRDefault="00EB73EE" w:rsidP="00A914E1">
            <w:pPr>
              <w:pStyle w:val="TableContent"/>
            </w:pPr>
            <w:r w:rsidRPr="00D4120B">
              <w:t>U</w:t>
            </w:r>
          </w:p>
        </w:tc>
        <w:tc>
          <w:tcPr>
            <w:tcW w:w="3097" w:type="pct"/>
          </w:tcPr>
          <w:p w14:paraId="1B3F9819" w14:textId="77777777" w:rsidR="00EB73EE" w:rsidRPr="00D4120B" w:rsidRDefault="00EB73EE" w:rsidP="00A914E1">
            <w:pPr>
              <w:pStyle w:val="TableContent"/>
            </w:pPr>
            <w:r w:rsidRPr="00D4120B">
              <w:t>Significant change up</w:t>
            </w:r>
          </w:p>
        </w:tc>
        <w:tc>
          <w:tcPr>
            <w:tcW w:w="1419" w:type="pct"/>
            <w:vAlign w:val="center"/>
          </w:tcPr>
          <w:p w14:paraId="71BABCEA" w14:textId="77777777" w:rsidR="00EB73EE" w:rsidRPr="00D4120B" w:rsidRDefault="00EB73EE" w:rsidP="00A914E1">
            <w:pPr>
              <w:pStyle w:val="TableContent"/>
            </w:pPr>
          </w:p>
        </w:tc>
      </w:tr>
      <w:tr w:rsidR="00EB73EE" w:rsidRPr="00D4120B" w14:paraId="45C937AC" w14:textId="77777777" w:rsidTr="000A1D70">
        <w:trPr>
          <w:cantSplit/>
          <w:trHeight w:val="378"/>
        </w:trPr>
        <w:tc>
          <w:tcPr>
            <w:tcW w:w="484" w:type="pct"/>
          </w:tcPr>
          <w:p w14:paraId="06646171" w14:textId="77777777" w:rsidR="00EB73EE" w:rsidRPr="00D4120B" w:rsidRDefault="00EB73EE" w:rsidP="00A914E1">
            <w:pPr>
              <w:pStyle w:val="TableContent"/>
            </w:pPr>
            <w:r w:rsidRPr="00D4120B">
              <w:t>D</w:t>
            </w:r>
          </w:p>
        </w:tc>
        <w:tc>
          <w:tcPr>
            <w:tcW w:w="3097" w:type="pct"/>
          </w:tcPr>
          <w:p w14:paraId="53FAE9F1" w14:textId="77777777" w:rsidR="00EB73EE" w:rsidRPr="00D4120B" w:rsidRDefault="00EB73EE" w:rsidP="00A914E1">
            <w:pPr>
              <w:pStyle w:val="TableContent"/>
            </w:pPr>
            <w:r w:rsidRPr="00D4120B">
              <w:t>Significant change down</w:t>
            </w:r>
          </w:p>
        </w:tc>
        <w:tc>
          <w:tcPr>
            <w:tcW w:w="1419" w:type="pct"/>
            <w:vAlign w:val="center"/>
          </w:tcPr>
          <w:p w14:paraId="5BED9DBD" w14:textId="77777777" w:rsidR="00EB73EE" w:rsidRPr="00D4120B" w:rsidRDefault="00EB73EE" w:rsidP="00A914E1">
            <w:pPr>
              <w:pStyle w:val="TableContent"/>
            </w:pPr>
          </w:p>
        </w:tc>
      </w:tr>
      <w:tr w:rsidR="00EB73EE" w:rsidRPr="00D4120B" w14:paraId="3E57E1E6" w14:textId="77777777" w:rsidTr="000A1D70">
        <w:trPr>
          <w:cantSplit/>
          <w:trHeight w:val="378"/>
        </w:trPr>
        <w:tc>
          <w:tcPr>
            <w:tcW w:w="484" w:type="pct"/>
          </w:tcPr>
          <w:p w14:paraId="53699D6C" w14:textId="77777777" w:rsidR="00EB73EE" w:rsidRPr="00D4120B" w:rsidRDefault="00EB73EE" w:rsidP="00A914E1">
            <w:pPr>
              <w:pStyle w:val="TableContent"/>
            </w:pPr>
            <w:r w:rsidRPr="00D4120B">
              <w:t>B</w:t>
            </w:r>
          </w:p>
        </w:tc>
        <w:tc>
          <w:tcPr>
            <w:tcW w:w="3097" w:type="pct"/>
          </w:tcPr>
          <w:p w14:paraId="15C90D35" w14:textId="77777777" w:rsidR="00EB73EE" w:rsidRPr="00D4120B" w:rsidRDefault="00EB73EE" w:rsidP="00A914E1">
            <w:pPr>
              <w:pStyle w:val="TableContent"/>
            </w:pPr>
            <w:r w:rsidRPr="00D4120B">
              <w:t>Better—use when direction not relevant</w:t>
            </w:r>
          </w:p>
        </w:tc>
        <w:tc>
          <w:tcPr>
            <w:tcW w:w="1419" w:type="pct"/>
            <w:vAlign w:val="center"/>
          </w:tcPr>
          <w:p w14:paraId="5D0C5CFB" w14:textId="77777777" w:rsidR="00EB73EE" w:rsidRPr="00D4120B" w:rsidRDefault="00EB73EE" w:rsidP="00A914E1">
            <w:pPr>
              <w:pStyle w:val="TableContent"/>
            </w:pPr>
          </w:p>
        </w:tc>
      </w:tr>
      <w:tr w:rsidR="00EB73EE" w:rsidRPr="00D4120B" w14:paraId="72BF720F" w14:textId="77777777" w:rsidTr="000A1D70">
        <w:trPr>
          <w:cantSplit/>
          <w:trHeight w:val="378"/>
        </w:trPr>
        <w:tc>
          <w:tcPr>
            <w:tcW w:w="484" w:type="pct"/>
          </w:tcPr>
          <w:p w14:paraId="4C8210CA" w14:textId="77777777" w:rsidR="00EB73EE" w:rsidRPr="00D4120B" w:rsidRDefault="00EB73EE" w:rsidP="00A914E1">
            <w:pPr>
              <w:pStyle w:val="TableContent"/>
            </w:pPr>
            <w:r w:rsidRPr="00D4120B">
              <w:t>W</w:t>
            </w:r>
          </w:p>
        </w:tc>
        <w:tc>
          <w:tcPr>
            <w:tcW w:w="3097" w:type="pct"/>
          </w:tcPr>
          <w:p w14:paraId="34CB063A" w14:textId="77777777" w:rsidR="00EB73EE" w:rsidRPr="00D4120B" w:rsidRDefault="00EB73EE" w:rsidP="00A914E1">
            <w:pPr>
              <w:pStyle w:val="TableContent"/>
            </w:pPr>
            <w:r w:rsidRPr="00D4120B">
              <w:t>Worse—use when direction not relevant</w:t>
            </w:r>
          </w:p>
        </w:tc>
        <w:tc>
          <w:tcPr>
            <w:tcW w:w="1419" w:type="pct"/>
            <w:vAlign w:val="center"/>
          </w:tcPr>
          <w:p w14:paraId="6BBAA7AC" w14:textId="77777777" w:rsidR="00EB73EE" w:rsidRPr="00D4120B" w:rsidRDefault="00EB73EE" w:rsidP="00A914E1">
            <w:pPr>
              <w:pStyle w:val="TableContent"/>
            </w:pPr>
          </w:p>
        </w:tc>
      </w:tr>
      <w:tr w:rsidR="00EB73EE" w:rsidRPr="00D4120B" w14:paraId="72C88E1E" w14:textId="77777777" w:rsidTr="000A1D70">
        <w:trPr>
          <w:cantSplit/>
          <w:trHeight w:val="378"/>
        </w:trPr>
        <w:tc>
          <w:tcPr>
            <w:tcW w:w="484" w:type="pct"/>
          </w:tcPr>
          <w:p w14:paraId="35879DF7" w14:textId="77777777" w:rsidR="00EB73EE" w:rsidRPr="00D4120B" w:rsidRDefault="00EB73EE" w:rsidP="00A914E1">
            <w:pPr>
              <w:pStyle w:val="TableContent"/>
            </w:pPr>
            <w:r w:rsidRPr="00D4120B">
              <w:t>S</w:t>
            </w:r>
          </w:p>
        </w:tc>
        <w:tc>
          <w:tcPr>
            <w:tcW w:w="3097" w:type="pct"/>
          </w:tcPr>
          <w:p w14:paraId="2EC3D197" w14:textId="77777777" w:rsidR="00EB73EE" w:rsidRPr="00D4120B" w:rsidRDefault="00EB73EE" w:rsidP="00A914E1">
            <w:pPr>
              <w:pStyle w:val="TableContent"/>
            </w:pPr>
            <w:r w:rsidRPr="00D4120B">
              <w:t>Susceptible</w:t>
            </w:r>
            <w:r>
              <w:t xml:space="preserve">. </w:t>
            </w:r>
            <w:r w:rsidRPr="00D4120B">
              <w:t>Indicates for microbiology susceptibilities only.</w:t>
            </w:r>
          </w:p>
        </w:tc>
        <w:tc>
          <w:tcPr>
            <w:tcW w:w="1419" w:type="pct"/>
            <w:vAlign w:val="center"/>
          </w:tcPr>
          <w:p w14:paraId="294C64ED" w14:textId="77777777" w:rsidR="00EB73EE" w:rsidRPr="00D4120B" w:rsidRDefault="00EB73EE" w:rsidP="00A914E1">
            <w:pPr>
              <w:pStyle w:val="TableContent"/>
            </w:pPr>
          </w:p>
        </w:tc>
      </w:tr>
      <w:tr w:rsidR="00EB73EE" w:rsidRPr="00D4120B" w14:paraId="6B730141" w14:textId="77777777" w:rsidTr="000A1D70">
        <w:trPr>
          <w:cantSplit/>
          <w:trHeight w:val="378"/>
        </w:trPr>
        <w:tc>
          <w:tcPr>
            <w:tcW w:w="484" w:type="pct"/>
          </w:tcPr>
          <w:p w14:paraId="130113AE" w14:textId="77777777" w:rsidR="00EB73EE" w:rsidRPr="00D4120B" w:rsidRDefault="00EB73EE" w:rsidP="00A914E1">
            <w:pPr>
              <w:pStyle w:val="TableContent"/>
            </w:pPr>
            <w:r w:rsidRPr="00D4120B">
              <w:t>R</w:t>
            </w:r>
          </w:p>
        </w:tc>
        <w:tc>
          <w:tcPr>
            <w:tcW w:w="3097" w:type="pct"/>
          </w:tcPr>
          <w:p w14:paraId="2B5CBA93" w14:textId="77777777" w:rsidR="00EB73EE" w:rsidRPr="00D4120B" w:rsidRDefault="00EB73EE" w:rsidP="00A914E1">
            <w:pPr>
              <w:pStyle w:val="TableContent"/>
            </w:pPr>
            <w:r w:rsidRPr="00D4120B">
              <w:t>Resistant</w:t>
            </w:r>
            <w:r>
              <w:t xml:space="preserve">. </w:t>
            </w:r>
            <w:r w:rsidRPr="00D4120B">
              <w:t>Indicates for microbiology susceptibilities only.</w:t>
            </w:r>
          </w:p>
        </w:tc>
        <w:tc>
          <w:tcPr>
            <w:tcW w:w="1419" w:type="pct"/>
            <w:vAlign w:val="center"/>
          </w:tcPr>
          <w:p w14:paraId="1F6E745E" w14:textId="77777777" w:rsidR="00EB73EE" w:rsidRPr="00D4120B" w:rsidRDefault="00EB73EE" w:rsidP="00A914E1">
            <w:pPr>
              <w:pStyle w:val="TableContent"/>
            </w:pPr>
          </w:p>
        </w:tc>
      </w:tr>
      <w:tr w:rsidR="00EB73EE" w:rsidRPr="00D4120B" w14:paraId="636018FF" w14:textId="77777777" w:rsidTr="000A1D70">
        <w:trPr>
          <w:cantSplit/>
          <w:trHeight w:val="378"/>
        </w:trPr>
        <w:tc>
          <w:tcPr>
            <w:tcW w:w="484" w:type="pct"/>
          </w:tcPr>
          <w:p w14:paraId="360402EA" w14:textId="77777777" w:rsidR="00EB73EE" w:rsidRPr="00D4120B" w:rsidRDefault="00EB73EE" w:rsidP="00A914E1">
            <w:pPr>
              <w:pStyle w:val="TableContent"/>
            </w:pPr>
            <w:r w:rsidRPr="00D4120B">
              <w:t>I</w:t>
            </w:r>
          </w:p>
        </w:tc>
        <w:tc>
          <w:tcPr>
            <w:tcW w:w="3097" w:type="pct"/>
          </w:tcPr>
          <w:p w14:paraId="52F09EDA" w14:textId="77777777" w:rsidR="00EB73EE" w:rsidRPr="00D4120B" w:rsidRDefault="00EB73EE" w:rsidP="00A914E1">
            <w:pPr>
              <w:pStyle w:val="TableContent"/>
            </w:pPr>
            <w:r w:rsidRPr="00D4120B">
              <w:t>Intermediate</w:t>
            </w:r>
            <w:r>
              <w:t xml:space="preserve">. </w:t>
            </w:r>
            <w:r w:rsidRPr="00D4120B">
              <w:t>Indicates for microbiology susceptibilities only.</w:t>
            </w:r>
          </w:p>
        </w:tc>
        <w:tc>
          <w:tcPr>
            <w:tcW w:w="1419" w:type="pct"/>
            <w:vAlign w:val="center"/>
          </w:tcPr>
          <w:p w14:paraId="740AF4D9" w14:textId="77777777" w:rsidR="00EB73EE" w:rsidRPr="00D4120B" w:rsidRDefault="00EB73EE" w:rsidP="00A914E1">
            <w:pPr>
              <w:pStyle w:val="TableContent"/>
            </w:pPr>
          </w:p>
        </w:tc>
      </w:tr>
      <w:tr w:rsidR="00EB73EE" w:rsidRPr="00D4120B" w14:paraId="68D0B55B" w14:textId="77777777" w:rsidTr="000A1D70">
        <w:trPr>
          <w:cantSplit/>
          <w:trHeight w:val="378"/>
        </w:trPr>
        <w:tc>
          <w:tcPr>
            <w:tcW w:w="484" w:type="pct"/>
          </w:tcPr>
          <w:p w14:paraId="78ABEBB0" w14:textId="77777777" w:rsidR="00EB73EE" w:rsidRPr="00D4120B" w:rsidRDefault="00EB73EE" w:rsidP="00A914E1">
            <w:pPr>
              <w:pStyle w:val="TableContent"/>
            </w:pPr>
            <w:r w:rsidRPr="00D4120B">
              <w:t>MS</w:t>
            </w:r>
          </w:p>
        </w:tc>
        <w:tc>
          <w:tcPr>
            <w:tcW w:w="3097" w:type="pct"/>
          </w:tcPr>
          <w:p w14:paraId="767DC535" w14:textId="77777777" w:rsidR="00EB73EE" w:rsidRPr="00D4120B" w:rsidRDefault="00EB73EE" w:rsidP="00A914E1">
            <w:pPr>
              <w:pStyle w:val="TableContent"/>
            </w:pPr>
            <w:r w:rsidRPr="00D4120B">
              <w:t>Moderately susceptible</w:t>
            </w:r>
            <w:r>
              <w:t xml:space="preserve">. </w:t>
            </w:r>
            <w:r w:rsidRPr="00D4120B">
              <w:t>Indicates for microbiology susceptibilities only.</w:t>
            </w:r>
          </w:p>
        </w:tc>
        <w:tc>
          <w:tcPr>
            <w:tcW w:w="1419" w:type="pct"/>
            <w:vAlign w:val="center"/>
          </w:tcPr>
          <w:p w14:paraId="52036F46" w14:textId="77777777" w:rsidR="00EB73EE" w:rsidRPr="00D4120B" w:rsidRDefault="00EB73EE" w:rsidP="00A914E1">
            <w:pPr>
              <w:pStyle w:val="TableContent"/>
            </w:pPr>
          </w:p>
        </w:tc>
      </w:tr>
      <w:tr w:rsidR="00EB73EE" w:rsidRPr="00D4120B" w14:paraId="5F4D96A4" w14:textId="77777777" w:rsidTr="000A1D70">
        <w:trPr>
          <w:cantSplit/>
          <w:trHeight w:val="378"/>
        </w:trPr>
        <w:tc>
          <w:tcPr>
            <w:tcW w:w="484" w:type="pct"/>
          </w:tcPr>
          <w:p w14:paraId="29CA579A" w14:textId="77777777" w:rsidR="00EB73EE" w:rsidRPr="00D4120B" w:rsidRDefault="00EB73EE" w:rsidP="00A914E1">
            <w:pPr>
              <w:pStyle w:val="TableContent"/>
            </w:pPr>
            <w:r w:rsidRPr="00D4120B">
              <w:t>VS</w:t>
            </w:r>
          </w:p>
        </w:tc>
        <w:tc>
          <w:tcPr>
            <w:tcW w:w="3097" w:type="pct"/>
          </w:tcPr>
          <w:p w14:paraId="528F65DE" w14:textId="77777777" w:rsidR="00EB73EE" w:rsidRPr="00D4120B" w:rsidRDefault="00EB73EE" w:rsidP="00A914E1">
            <w:pPr>
              <w:pStyle w:val="TableContent"/>
            </w:pPr>
            <w:r w:rsidRPr="00D4120B">
              <w:t>Very susceptible</w:t>
            </w:r>
            <w:r>
              <w:t xml:space="preserve">. </w:t>
            </w:r>
            <w:r w:rsidRPr="00D4120B">
              <w:t>Indicates for microbiology susceptibilities only.</w:t>
            </w:r>
          </w:p>
        </w:tc>
        <w:tc>
          <w:tcPr>
            <w:tcW w:w="1419" w:type="pct"/>
            <w:vAlign w:val="center"/>
          </w:tcPr>
          <w:p w14:paraId="6243D4F5" w14:textId="77777777" w:rsidR="00EB73EE" w:rsidRPr="00D4120B" w:rsidRDefault="00EB73EE" w:rsidP="00A914E1">
            <w:pPr>
              <w:pStyle w:val="TableContent"/>
            </w:pPr>
          </w:p>
        </w:tc>
      </w:tr>
      <w:tr w:rsidR="00EB73EE" w:rsidRPr="00D4120B" w14:paraId="0BA1EBE7" w14:textId="77777777" w:rsidTr="000A1D70">
        <w:trPr>
          <w:cantSplit/>
          <w:trHeight w:val="378"/>
        </w:trPr>
        <w:tc>
          <w:tcPr>
            <w:tcW w:w="484" w:type="pct"/>
          </w:tcPr>
          <w:p w14:paraId="3E98F10A" w14:textId="77777777" w:rsidR="00EB73EE" w:rsidRPr="00D4120B" w:rsidRDefault="00EB73EE" w:rsidP="00A914E1">
            <w:pPr>
              <w:pStyle w:val="TableContent"/>
            </w:pPr>
            <w:r w:rsidRPr="00D4120B">
              <w:t>POS</w:t>
            </w:r>
          </w:p>
        </w:tc>
        <w:tc>
          <w:tcPr>
            <w:tcW w:w="3097" w:type="pct"/>
          </w:tcPr>
          <w:p w14:paraId="0C63CFD9" w14:textId="77777777" w:rsidR="00EB73EE" w:rsidRPr="00D4120B" w:rsidRDefault="00EB73EE" w:rsidP="00A914E1">
            <w:pPr>
              <w:pStyle w:val="TableContent"/>
            </w:pPr>
            <w:r w:rsidRPr="00D4120B">
              <w:t>Positive</w:t>
            </w:r>
          </w:p>
        </w:tc>
        <w:tc>
          <w:tcPr>
            <w:tcW w:w="1419" w:type="pct"/>
            <w:vAlign w:val="center"/>
          </w:tcPr>
          <w:p w14:paraId="6C2968AF" w14:textId="77777777" w:rsidR="00EB73EE" w:rsidRPr="00D4120B" w:rsidRDefault="00EB73EE" w:rsidP="00A914E1">
            <w:pPr>
              <w:pStyle w:val="TableContent"/>
            </w:pPr>
            <w:r w:rsidRPr="00D4120B">
              <w:t xml:space="preserve">Added in HL7 Version </w:t>
            </w:r>
            <w:del w:id="5677" w:author="Bob Yencha" w:date="2011-11-21T17:59:00Z">
              <w:r w:rsidRPr="00D4120B" w:rsidDel="00C42B2B">
                <w:delText>2.7</w:delText>
              </w:r>
            </w:del>
            <w:ins w:id="5678" w:author="Bob Yencha" w:date="2011-11-21T17:59:00Z">
              <w:r w:rsidR="00C42B2B">
                <w:t>2.7.1</w:t>
              </w:r>
            </w:ins>
          </w:p>
        </w:tc>
      </w:tr>
      <w:tr w:rsidR="00EB73EE" w:rsidRPr="00D4120B" w14:paraId="06857BA0" w14:textId="77777777" w:rsidTr="000A1D70">
        <w:trPr>
          <w:cantSplit/>
          <w:trHeight w:val="378"/>
        </w:trPr>
        <w:tc>
          <w:tcPr>
            <w:tcW w:w="484" w:type="pct"/>
          </w:tcPr>
          <w:p w14:paraId="5DE3A6CD" w14:textId="77777777" w:rsidR="00EB73EE" w:rsidRPr="00D4120B" w:rsidRDefault="00EB73EE" w:rsidP="00A914E1">
            <w:pPr>
              <w:pStyle w:val="TableContent"/>
            </w:pPr>
            <w:r w:rsidRPr="00D4120B">
              <w:t>NEG</w:t>
            </w:r>
          </w:p>
        </w:tc>
        <w:tc>
          <w:tcPr>
            <w:tcW w:w="3097" w:type="pct"/>
          </w:tcPr>
          <w:p w14:paraId="0182F4EC" w14:textId="77777777" w:rsidR="00EB73EE" w:rsidRPr="00D4120B" w:rsidRDefault="00EB73EE" w:rsidP="00A914E1">
            <w:pPr>
              <w:pStyle w:val="TableContent"/>
            </w:pPr>
            <w:r w:rsidRPr="00D4120B">
              <w:t>Negative</w:t>
            </w:r>
          </w:p>
        </w:tc>
        <w:tc>
          <w:tcPr>
            <w:tcW w:w="1419" w:type="pct"/>
          </w:tcPr>
          <w:p w14:paraId="17FAAB2C" w14:textId="77777777" w:rsidR="00EB73EE" w:rsidRPr="00D4120B" w:rsidRDefault="00EB73EE" w:rsidP="00A914E1">
            <w:pPr>
              <w:pStyle w:val="TableContent"/>
            </w:pPr>
            <w:r w:rsidRPr="00D4120B">
              <w:t xml:space="preserve">Added in HL7 Version </w:t>
            </w:r>
            <w:del w:id="5679" w:author="Bob Yencha" w:date="2011-11-21T17:59:00Z">
              <w:r w:rsidRPr="00D4120B" w:rsidDel="00C42B2B">
                <w:delText>2.7</w:delText>
              </w:r>
            </w:del>
            <w:ins w:id="5680" w:author="Bob Yencha" w:date="2011-11-21T17:59:00Z">
              <w:r w:rsidR="00C42B2B">
                <w:t>2.7.1</w:t>
              </w:r>
            </w:ins>
          </w:p>
        </w:tc>
      </w:tr>
      <w:tr w:rsidR="00EB73EE" w:rsidRPr="00D4120B" w14:paraId="62F701B9" w14:textId="77777777" w:rsidTr="000A1D70">
        <w:trPr>
          <w:cantSplit/>
          <w:trHeight w:val="378"/>
        </w:trPr>
        <w:tc>
          <w:tcPr>
            <w:tcW w:w="484" w:type="pct"/>
          </w:tcPr>
          <w:p w14:paraId="49E4506D" w14:textId="77777777" w:rsidR="00EB73EE" w:rsidRPr="00D4120B" w:rsidRDefault="00EB73EE" w:rsidP="00A914E1">
            <w:pPr>
              <w:pStyle w:val="TableContent"/>
            </w:pPr>
            <w:r w:rsidRPr="00D4120B">
              <w:t>IND</w:t>
            </w:r>
          </w:p>
        </w:tc>
        <w:tc>
          <w:tcPr>
            <w:tcW w:w="3097" w:type="pct"/>
          </w:tcPr>
          <w:p w14:paraId="56EE36A2" w14:textId="77777777" w:rsidR="00EB73EE" w:rsidRPr="00D4120B" w:rsidRDefault="00EB73EE" w:rsidP="00A914E1">
            <w:pPr>
              <w:pStyle w:val="TableContent"/>
            </w:pPr>
            <w:r w:rsidRPr="00D4120B">
              <w:t>Indeterminate</w:t>
            </w:r>
          </w:p>
        </w:tc>
        <w:tc>
          <w:tcPr>
            <w:tcW w:w="1419" w:type="pct"/>
          </w:tcPr>
          <w:p w14:paraId="0BB2BC85" w14:textId="77777777" w:rsidR="00EB73EE" w:rsidRPr="00D4120B" w:rsidRDefault="00EB73EE" w:rsidP="00A914E1">
            <w:pPr>
              <w:pStyle w:val="TableContent"/>
            </w:pPr>
            <w:r w:rsidRPr="00D4120B">
              <w:t xml:space="preserve">Added in HL7 Version </w:t>
            </w:r>
            <w:del w:id="5681" w:author="Bob Yencha" w:date="2011-11-21T17:59:00Z">
              <w:r w:rsidRPr="00D4120B" w:rsidDel="00C42B2B">
                <w:delText>2.7</w:delText>
              </w:r>
            </w:del>
            <w:ins w:id="5682" w:author="Bob Yencha" w:date="2011-11-21T17:59:00Z">
              <w:r w:rsidR="00C42B2B">
                <w:t>2.7.1</w:t>
              </w:r>
            </w:ins>
          </w:p>
        </w:tc>
      </w:tr>
      <w:tr w:rsidR="00EB73EE" w:rsidRPr="00D4120B" w14:paraId="4F98E695" w14:textId="77777777" w:rsidTr="000A1D70">
        <w:trPr>
          <w:cantSplit/>
          <w:trHeight w:val="378"/>
        </w:trPr>
        <w:tc>
          <w:tcPr>
            <w:tcW w:w="484" w:type="pct"/>
          </w:tcPr>
          <w:p w14:paraId="3909F405" w14:textId="77777777" w:rsidR="00EB73EE" w:rsidRPr="00D4120B" w:rsidRDefault="00EB73EE" w:rsidP="00A914E1">
            <w:pPr>
              <w:pStyle w:val="TableContent"/>
            </w:pPr>
            <w:r w:rsidRPr="00D4120B">
              <w:t>DET</w:t>
            </w:r>
          </w:p>
        </w:tc>
        <w:tc>
          <w:tcPr>
            <w:tcW w:w="3097" w:type="pct"/>
          </w:tcPr>
          <w:p w14:paraId="4DE3272D" w14:textId="77777777" w:rsidR="00EB73EE" w:rsidRPr="00D4120B" w:rsidRDefault="00EB73EE" w:rsidP="00A914E1">
            <w:pPr>
              <w:pStyle w:val="TableContent"/>
            </w:pPr>
            <w:r w:rsidRPr="00D4120B">
              <w:t>Detected</w:t>
            </w:r>
          </w:p>
        </w:tc>
        <w:tc>
          <w:tcPr>
            <w:tcW w:w="1419" w:type="pct"/>
          </w:tcPr>
          <w:p w14:paraId="1E62CE81" w14:textId="77777777" w:rsidR="00EB73EE" w:rsidRPr="00D4120B" w:rsidRDefault="00EB73EE" w:rsidP="00A914E1">
            <w:pPr>
              <w:pStyle w:val="TableContent"/>
            </w:pPr>
            <w:r w:rsidRPr="00D4120B">
              <w:t xml:space="preserve">Added in HL7 Version </w:t>
            </w:r>
            <w:del w:id="5683" w:author="Bob Yencha" w:date="2011-11-21T17:59:00Z">
              <w:r w:rsidRPr="00D4120B" w:rsidDel="00C42B2B">
                <w:delText>2.7</w:delText>
              </w:r>
            </w:del>
            <w:ins w:id="5684" w:author="Bob Yencha" w:date="2011-11-21T17:59:00Z">
              <w:r w:rsidR="00C42B2B">
                <w:t>2.7.1</w:t>
              </w:r>
            </w:ins>
          </w:p>
        </w:tc>
      </w:tr>
      <w:tr w:rsidR="00EB73EE" w:rsidRPr="00D4120B" w14:paraId="15135F51" w14:textId="77777777" w:rsidTr="000A1D70">
        <w:trPr>
          <w:cantSplit/>
          <w:trHeight w:val="378"/>
        </w:trPr>
        <w:tc>
          <w:tcPr>
            <w:tcW w:w="484" w:type="pct"/>
          </w:tcPr>
          <w:p w14:paraId="37D2B30D" w14:textId="77777777" w:rsidR="00EB73EE" w:rsidRPr="00D4120B" w:rsidRDefault="00EB73EE" w:rsidP="00A914E1">
            <w:pPr>
              <w:pStyle w:val="TableContent"/>
            </w:pPr>
            <w:r w:rsidRPr="00D4120B">
              <w:t>ND</w:t>
            </w:r>
          </w:p>
        </w:tc>
        <w:tc>
          <w:tcPr>
            <w:tcW w:w="3097" w:type="pct"/>
          </w:tcPr>
          <w:p w14:paraId="292BDA28" w14:textId="77777777" w:rsidR="00EB73EE" w:rsidRPr="00D4120B" w:rsidRDefault="00EB73EE" w:rsidP="00A914E1">
            <w:pPr>
              <w:pStyle w:val="TableContent"/>
            </w:pPr>
            <w:r w:rsidRPr="00D4120B">
              <w:t>Not Detected</w:t>
            </w:r>
          </w:p>
        </w:tc>
        <w:tc>
          <w:tcPr>
            <w:tcW w:w="1419" w:type="pct"/>
          </w:tcPr>
          <w:p w14:paraId="125D019B" w14:textId="77777777" w:rsidR="00EB73EE" w:rsidRPr="00D4120B" w:rsidRDefault="00EB73EE" w:rsidP="00A914E1">
            <w:pPr>
              <w:pStyle w:val="TableContent"/>
            </w:pPr>
            <w:r w:rsidRPr="00D4120B">
              <w:t xml:space="preserve">Added in HL7 Version </w:t>
            </w:r>
            <w:del w:id="5685" w:author="Bob Yencha" w:date="2011-11-21T17:59:00Z">
              <w:r w:rsidRPr="00D4120B" w:rsidDel="00C42B2B">
                <w:delText>2.7</w:delText>
              </w:r>
            </w:del>
            <w:ins w:id="5686" w:author="Bob Yencha" w:date="2011-11-21T17:59:00Z">
              <w:r w:rsidR="00C42B2B">
                <w:t>2.7.1</w:t>
              </w:r>
            </w:ins>
          </w:p>
        </w:tc>
      </w:tr>
      <w:tr w:rsidR="00EB73EE" w:rsidRPr="00D4120B" w14:paraId="45F1BEE6" w14:textId="77777777" w:rsidTr="000A1D70">
        <w:trPr>
          <w:cantSplit/>
          <w:trHeight w:val="378"/>
        </w:trPr>
        <w:tc>
          <w:tcPr>
            <w:tcW w:w="484" w:type="pct"/>
          </w:tcPr>
          <w:p w14:paraId="233C6F42" w14:textId="77777777" w:rsidR="00EB73EE" w:rsidRPr="00D4120B" w:rsidRDefault="00EB73EE" w:rsidP="00A914E1">
            <w:pPr>
              <w:pStyle w:val="TableContent"/>
            </w:pPr>
            <w:r w:rsidRPr="00D4120B">
              <w:t>AC</w:t>
            </w:r>
          </w:p>
        </w:tc>
        <w:tc>
          <w:tcPr>
            <w:tcW w:w="3097" w:type="pct"/>
          </w:tcPr>
          <w:p w14:paraId="6084FFBB" w14:textId="77777777" w:rsidR="00EB73EE" w:rsidRPr="00D4120B" w:rsidRDefault="00EB73EE" w:rsidP="00A914E1">
            <w:pPr>
              <w:pStyle w:val="TableContent"/>
            </w:pPr>
            <w:r w:rsidRPr="00D4120B">
              <w:t>Anti-complementary substances present</w:t>
            </w:r>
          </w:p>
        </w:tc>
        <w:tc>
          <w:tcPr>
            <w:tcW w:w="1419" w:type="pct"/>
          </w:tcPr>
          <w:p w14:paraId="69539115" w14:textId="77777777" w:rsidR="00EB73EE" w:rsidRPr="00D4120B" w:rsidRDefault="00EB73EE" w:rsidP="00A914E1">
            <w:pPr>
              <w:pStyle w:val="TableContent"/>
            </w:pPr>
            <w:r w:rsidRPr="00D4120B">
              <w:t xml:space="preserve">Added in HL7 Version </w:t>
            </w:r>
            <w:del w:id="5687" w:author="Bob Yencha" w:date="2011-11-21T17:59:00Z">
              <w:r w:rsidRPr="00D4120B" w:rsidDel="00C42B2B">
                <w:delText>2.7</w:delText>
              </w:r>
            </w:del>
            <w:ins w:id="5688" w:author="Bob Yencha" w:date="2011-11-21T17:59:00Z">
              <w:r w:rsidR="00C42B2B">
                <w:t>2.7.1</w:t>
              </w:r>
            </w:ins>
          </w:p>
        </w:tc>
      </w:tr>
      <w:tr w:rsidR="00EB73EE" w:rsidRPr="00D4120B" w14:paraId="60955970" w14:textId="77777777" w:rsidTr="000A1D70">
        <w:trPr>
          <w:cantSplit/>
          <w:trHeight w:val="378"/>
        </w:trPr>
        <w:tc>
          <w:tcPr>
            <w:tcW w:w="484" w:type="pct"/>
          </w:tcPr>
          <w:p w14:paraId="66356973" w14:textId="77777777" w:rsidR="00EB73EE" w:rsidRPr="00D4120B" w:rsidRDefault="00EB73EE" w:rsidP="00A914E1">
            <w:pPr>
              <w:pStyle w:val="TableContent"/>
            </w:pPr>
            <w:r w:rsidRPr="00D4120B">
              <w:t>TOX</w:t>
            </w:r>
          </w:p>
        </w:tc>
        <w:tc>
          <w:tcPr>
            <w:tcW w:w="3097" w:type="pct"/>
          </w:tcPr>
          <w:p w14:paraId="2A1B5033" w14:textId="77777777" w:rsidR="00EB73EE" w:rsidRPr="00D4120B" w:rsidRDefault="00EB73EE" w:rsidP="00A914E1">
            <w:pPr>
              <w:pStyle w:val="TableContent"/>
            </w:pPr>
            <w:r w:rsidRPr="00D4120B">
              <w:t>Cytotoxic substance present</w:t>
            </w:r>
          </w:p>
        </w:tc>
        <w:tc>
          <w:tcPr>
            <w:tcW w:w="1419" w:type="pct"/>
          </w:tcPr>
          <w:p w14:paraId="74E06BD2" w14:textId="77777777" w:rsidR="00EB73EE" w:rsidRPr="00D4120B" w:rsidRDefault="00EB73EE" w:rsidP="00A914E1">
            <w:pPr>
              <w:pStyle w:val="TableContent"/>
            </w:pPr>
            <w:r w:rsidRPr="00D4120B">
              <w:t xml:space="preserve">Added in HL7 Version </w:t>
            </w:r>
            <w:del w:id="5689" w:author="Bob Yencha" w:date="2011-11-21T17:59:00Z">
              <w:r w:rsidRPr="00D4120B" w:rsidDel="00C42B2B">
                <w:delText>2.7</w:delText>
              </w:r>
            </w:del>
            <w:ins w:id="5690" w:author="Bob Yencha" w:date="2011-11-21T17:59:00Z">
              <w:r w:rsidR="00C42B2B">
                <w:t>2.7.1</w:t>
              </w:r>
            </w:ins>
          </w:p>
        </w:tc>
      </w:tr>
      <w:tr w:rsidR="00EB73EE" w:rsidRPr="00D4120B" w14:paraId="3ED69E5D" w14:textId="77777777" w:rsidTr="000A1D70">
        <w:trPr>
          <w:cantSplit/>
          <w:trHeight w:val="378"/>
        </w:trPr>
        <w:tc>
          <w:tcPr>
            <w:tcW w:w="484" w:type="pct"/>
          </w:tcPr>
          <w:p w14:paraId="5C950B28" w14:textId="77777777" w:rsidR="00EB73EE" w:rsidRPr="00D4120B" w:rsidRDefault="00EB73EE" w:rsidP="00A914E1">
            <w:pPr>
              <w:pStyle w:val="TableContent"/>
            </w:pPr>
            <w:r w:rsidRPr="00D4120B">
              <w:t>QCF</w:t>
            </w:r>
          </w:p>
        </w:tc>
        <w:tc>
          <w:tcPr>
            <w:tcW w:w="3097" w:type="pct"/>
          </w:tcPr>
          <w:p w14:paraId="5CD9E5D4" w14:textId="77777777" w:rsidR="00EB73EE" w:rsidRPr="00D4120B" w:rsidRDefault="00EB73EE" w:rsidP="00A914E1">
            <w:pPr>
              <w:pStyle w:val="TableContent"/>
            </w:pPr>
            <w:r w:rsidRPr="00D4120B">
              <w:t>Quality Control Failure</w:t>
            </w:r>
          </w:p>
        </w:tc>
        <w:tc>
          <w:tcPr>
            <w:tcW w:w="1419" w:type="pct"/>
          </w:tcPr>
          <w:p w14:paraId="2E52F03A" w14:textId="77777777" w:rsidR="00EB73EE" w:rsidRPr="00D4120B" w:rsidRDefault="00EB73EE" w:rsidP="00A914E1">
            <w:pPr>
              <w:pStyle w:val="TableContent"/>
            </w:pPr>
            <w:r w:rsidRPr="00D4120B">
              <w:t xml:space="preserve">Added in HL7 Version </w:t>
            </w:r>
            <w:del w:id="5691" w:author="Bob Yencha" w:date="2011-11-21T17:59:00Z">
              <w:r w:rsidRPr="00D4120B" w:rsidDel="00C42B2B">
                <w:delText>2.7</w:delText>
              </w:r>
            </w:del>
            <w:ins w:id="5692" w:author="Bob Yencha" w:date="2011-11-21T17:59:00Z">
              <w:r w:rsidR="00C42B2B">
                <w:t>2.7.1</w:t>
              </w:r>
            </w:ins>
          </w:p>
        </w:tc>
      </w:tr>
      <w:tr w:rsidR="00EB73EE" w:rsidRPr="00D4120B" w14:paraId="1F161E56" w14:textId="77777777" w:rsidTr="000A1D70">
        <w:trPr>
          <w:cantSplit/>
          <w:trHeight w:val="378"/>
        </w:trPr>
        <w:tc>
          <w:tcPr>
            <w:tcW w:w="484" w:type="pct"/>
          </w:tcPr>
          <w:p w14:paraId="4A861F97" w14:textId="77777777" w:rsidR="00EB73EE" w:rsidRPr="00D4120B" w:rsidRDefault="00EB73EE" w:rsidP="00A914E1">
            <w:pPr>
              <w:pStyle w:val="TableContent"/>
            </w:pPr>
            <w:r w:rsidRPr="00D4120B">
              <w:t>RR</w:t>
            </w:r>
          </w:p>
        </w:tc>
        <w:tc>
          <w:tcPr>
            <w:tcW w:w="3097" w:type="pct"/>
          </w:tcPr>
          <w:p w14:paraId="1676BA7A" w14:textId="77777777" w:rsidR="00EB73EE" w:rsidRPr="00D4120B" w:rsidRDefault="00EB73EE" w:rsidP="00A914E1">
            <w:pPr>
              <w:pStyle w:val="TableContent"/>
            </w:pPr>
            <w:r w:rsidRPr="00D4120B">
              <w:t>Reactive</w:t>
            </w:r>
          </w:p>
        </w:tc>
        <w:tc>
          <w:tcPr>
            <w:tcW w:w="1419" w:type="pct"/>
          </w:tcPr>
          <w:p w14:paraId="63DC8CE5" w14:textId="77777777" w:rsidR="00EB73EE" w:rsidRPr="00D4120B" w:rsidRDefault="00EB73EE" w:rsidP="00A914E1">
            <w:pPr>
              <w:pStyle w:val="TableContent"/>
            </w:pPr>
            <w:r w:rsidRPr="00D4120B">
              <w:t xml:space="preserve">Added in HL7 Version </w:t>
            </w:r>
            <w:del w:id="5693" w:author="Bob Yencha" w:date="2011-11-21T17:59:00Z">
              <w:r w:rsidRPr="00D4120B" w:rsidDel="00C42B2B">
                <w:delText>2.7</w:delText>
              </w:r>
            </w:del>
            <w:ins w:id="5694" w:author="Bob Yencha" w:date="2011-11-21T17:59:00Z">
              <w:r w:rsidR="00C42B2B">
                <w:t>2.7.1</w:t>
              </w:r>
            </w:ins>
          </w:p>
        </w:tc>
      </w:tr>
      <w:tr w:rsidR="00EB73EE" w:rsidRPr="00D4120B" w14:paraId="1089E7FD" w14:textId="77777777" w:rsidTr="000A1D70">
        <w:trPr>
          <w:cantSplit/>
          <w:trHeight w:val="378"/>
        </w:trPr>
        <w:tc>
          <w:tcPr>
            <w:tcW w:w="484" w:type="pct"/>
          </w:tcPr>
          <w:p w14:paraId="2E96875C" w14:textId="77777777" w:rsidR="00EB73EE" w:rsidRPr="00D4120B" w:rsidRDefault="00EB73EE" w:rsidP="00A914E1">
            <w:pPr>
              <w:pStyle w:val="TableContent"/>
            </w:pPr>
            <w:r w:rsidRPr="00D4120B">
              <w:t>WR</w:t>
            </w:r>
          </w:p>
        </w:tc>
        <w:tc>
          <w:tcPr>
            <w:tcW w:w="3097" w:type="pct"/>
          </w:tcPr>
          <w:p w14:paraId="5FD39E26" w14:textId="77777777" w:rsidR="00EB73EE" w:rsidRPr="00D4120B" w:rsidRDefault="00EB73EE" w:rsidP="00A914E1">
            <w:pPr>
              <w:pStyle w:val="TableContent"/>
            </w:pPr>
            <w:r w:rsidRPr="00D4120B">
              <w:t>Weakly reactive</w:t>
            </w:r>
          </w:p>
        </w:tc>
        <w:tc>
          <w:tcPr>
            <w:tcW w:w="1419" w:type="pct"/>
          </w:tcPr>
          <w:p w14:paraId="54670DD1" w14:textId="77777777" w:rsidR="00EB73EE" w:rsidRPr="00D4120B" w:rsidRDefault="00EB73EE" w:rsidP="00A914E1">
            <w:pPr>
              <w:pStyle w:val="TableContent"/>
            </w:pPr>
            <w:r w:rsidRPr="00D4120B">
              <w:t xml:space="preserve">Added in HL7 Version </w:t>
            </w:r>
            <w:del w:id="5695" w:author="Bob Yencha" w:date="2011-11-21T17:59:00Z">
              <w:r w:rsidRPr="00D4120B" w:rsidDel="00C42B2B">
                <w:delText>2.7</w:delText>
              </w:r>
            </w:del>
            <w:ins w:id="5696" w:author="Bob Yencha" w:date="2011-11-21T17:59:00Z">
              <w:r w:rsidR="00C42B2B">
                <w:t>2.7.1</w:t>
              </w:r>
            </w:ins>
          </w:p>
        </w:tc>
      </w:tr>
      <w:tr w:rsidR="00EB73EE" w:rsidRPr="00D4120B" w14:paraId="13771B95" w14:textId="77777777" w:rsidTr="000A1D70">
        <w:trPr>
          <w:cantSplit/>
          <w:trHeight w:val="378"/>
        </w:trPr>
        <w:tc>
          <w:tcPr>
            <w:tcW w:w="484" w:type="pct"/>
          </w:tcPr>
          <w:p w14:paraId="15959F51" w14:textId="77777777" w:rsidR="00EB73EE" w:rsidRPr="00D4120B" w:rsidRDefault="00EB73EE" w:rsidP="00A914E1">
            <w:pPr>
              <w:pStyle w:val="TableContent"/>
            </w:pPr>
            <w:r w:rsidRPr="00D4120B">
              <w:t>NR</w:t>
            </w:r>
          </w:p>
        </w:tc>
        <w:tc>
          <w:tcPr>
            <w:tcW w:w="3097" w:type="pct"/>
          </w:tcPr>
          <w:p w14:paraId="280DA811" w14:textId="77777777" w:rsidR="00EB73EE" w:rsidRPr="00D4120B" w:rsidRDefault="00EB73EE" w:rsidP="00A914E1">
            <w:pPr>
              <w:pStyle w:val="TableContent"/>
            </w:pPr>
            <w:r w:rsidRPr="00D4120B">
              <w:t>Non-reactive</w:t>
            </w:r>
          </w:p>
        </w:tc>
        <w:tc>
          <w:tcPr>
            <w:tcW w:w="1419" w:type="pct"/>
          </w:tcPr>
          <w:p w14:paraId="2EF54C26" w14:textId="77777777" w:rsidR="00EB73EE" w:rsidRPr="00D4120B" w:rsidRDefault="00EB73EE" w:rsidP="00A914E1">
            <w:pPr>
              <w:pStyle w:val="TableContent"/>
            </w:pPr>
            <w:r w:rsidRPr="00D4120B">
              <w:t xml:space="preserve">Added in HL7 Version </w:t>
            </w:r>
            <w:del w:id="5697" w:author="Bob Yencha" w:date="2011-11-21T17:59:00Z">
              <w:r w:rsidRPr="00D4120B" w:rsidDel="00C42B2B">
                <w:delText>2.7</w:delText>
              </w:r>
            </w:del>
            <w:ins w:id="5698" w:author="Bob Yencha" w:date="2011-11-21T17:59:00Z">
              <w:r w:rsidR="00C42B2B">
                <w:t>2.7.1</w:t>
              </w:r>
            </w:ins>
          </w:p>
        </w:tc>
      </w:tr>
    </w:tbl>
    <w:p w14:paraId="5B69EB6F" w14:textId="77777777" w:rsidR="00667BA9" w:rsidRDefault="00667BA9" w:rsidP="00865276">
      <w:pPr>
        <w:pStyle w:val="Heading2"/>
        <w:numPr>
          <w:ilvl w:val="2"/>
          <w:numId w:val="24"/>
        </w:numPr>
        <w:tabs>
          <w:tab w:val="left" w:pos="630"/>
        </w:tabs>
      </w:pPr>
      <w:bookmarkStart w:id="5699" w:name="_Toc189112019"/>
      <w:r w:rsidRPr="00D4120B">
        <w:t>HL7 Table 0125 – Value Type (Constrained from the Full HL7 Table)</w:t>
      </w:r>
      <w:bookmarkEnd w:id="5676"/>
      <w:bookmarkEnd w:id="5699"/>
    </w:p>
    <w:tbl>
      <w:tblPr>
        <w:tblW w:w="4892" w:type="pct"/>
        <w:tblInd w:w="149" w:type="dxa"/>
        <w:tblBorders>
          <w:top w:val="single" w:sz="12" w:space="0" w:color="943634" w:themeColor="accent2" w:themeShade="BF"/>
          <w:left w:val="single" w:sz="4" w:space="0" w:color="C0C0C0"/>
          <w:bottom w:val="single" w:sz="12" w:space="0" w:color="943634" w:themeColor="accent2" w:themeShade="BF"/>
          <w:right w:val="single" w:sz="4" w:space="0" w:color="C0C0C0"/>
          <w:insideH w:val="single" w:sz="12" w:space="0" w:color="943634" w:themeColor="accent2" w:themeShade="BF"/>
          <w:insideV w:val="single" w:sz="4" w:space="0" w:color="C0C0C0"/>
        </w:tblBorders>
        <w:tblLayout w:type="fixed"/>
        <w:tblCellMar>
          <w:left w:w="149" w:type="dxa"/>
          <w:right w:w="149" w:type="dxa"/>
        </w:tblCellMar>
        <w:tblLook w:val="0000" w:firstRow="0" w:lastRow="0" w:firstColumn="0" w:lastColumn="0" w:noHBand="0" w:noVBand="0"/>
      </w:tblPr>
      <w:tblGrid>
        <w:gridCol w:w="1315"/>
        <w:gridCol w:w="3185"/>
        <w:gridCol w:w="1619"/>
        <w:gridCol w:w="1290"/>
        <w:gridCol w:w="6549"/>
      </w:tblGrid>
      <w:tr w:rsidR="00C319B7" w:rsidRPr="00D4120B" w14:paraId="247A792E" w14:textId="77777777">
        <w:trPr>
          <w:cantSplit/>
          <w:trHeight w:val="360"/>
          <w:tblHeader/>
        </w:trPr>
        <w:tc>
          <w:tcPr>
            <w:tcW w:w="5000" w:type="pct"/>
            <w:gridSpan w:val="5"/>
            <w:shd w:val="clear" w:color="auto" w:fill="F3F3F3"/>
            <w:vAlign w:val="center"/>
          </w:tcPr>
          <w:p w14:paraId="0979E608" w14:textId="77777777" w:rsidR="00C319B7" w:rsidRPr="00D4120B" w:rsidRDefault="00C319B7" w:rsidP="00C319B7">
            <w:pPr>
              <w:pStyle w:val="Caption"/>
            </w:pPr>
            <w:bookmarkStart w:id="5700" w:name="_Toc189111918"/>
            <w:r>
              <w:t xml:space="preserve">Table </w:t>
            </w:r>
            <w:r w:rsidR="001C047D">
              <w:fldChar w:fldCharType="begin"/>
            </w:r>
            <w:r w:rsidR="001C047D">
              <w:instrText xml:space="preserve"> STYLEREF 1 \s </w:instrText>
            </w:r>
            <w:r w:rsidR="001C047D">
              <w:fldChar w:fldCharType="separate"/>
            </w:r>
            <w:r w:rsidR="002B0A1D">
              <w:rPr>
                <w:noProof/>
              </w:rPr>
              <w:t>4</w:t>
            </w:r>
            <w:r w:rsidR="001C047D">
              <w:rPr>
                <w:noProof/>
              </w:rPr>
              <w:fldChar w:fldCharType="end"/>
            </w:r>
            <w:r>
              <w:noBreakHyphen/>
            </w:r>
            <w:r w:rsidR="001C047D">
              <w:fldChar w:fldCharType="begin"/>
            </w:r>
            <w:r w:rsidR="001C047D">
              <w:instrText xml:space="preserve"> SEQ Table \* ARABIC \s 1 </w:instrText>
            </w:r>
            <w:r w:rsidR="001C047D">
              <w:fldChar w:fldCharType="separate"/>
            </w:r>
            <w:ins w:id="5701" w:author="Bob Yencha" w:date="2011-12-20T14:38:00Z">
              <w:r w:rsidR="002B0A1D">
                <w:rPr>
                  <w:noProof/>
                </w:rPr>
                <w:t>4</w:t>
              </w:r>
            </w:ins>
            <w:ins w:id="5702" w:author=" Bob Yencha" w:date="2011-12-20T10:54:00Z">
              <w:del w:id="5703" w:author="Bob Yencha" w:date="2011-12-20T14:38:00Z">
                <w:r w:rsidR="006018A5" w:rsidDel="002B0A1D">
                  <w:rPr>
                    <w:noProof/>
                  </w:rPr>
                  <w:delText>4</w:delText>
                </w:r>
              </w:del>
            </w:ins>
            <w:del w:id="5704" w:author="Bob Yencha" w:date="2011-12-20T14:38:00Z">
              <w:r w:rsidR="00073DF5" w:rsidDel="002B0A1D">
                <w:rPr>
                  <w:noProof/>
                </w:rPr>
                <w:delText>4</w:delText>
              </w:r>
            </w:del>
            <w:r w:rsidR="001C047D">
              <w:rPr>
                <w:noProof/>
              </w:rPr>
              <w:fldChar w:fldCharType="end"/>
            </w:r>
            <w:r>
              <w:t xml:space="preserve">. </w:t>
            </w:r>
            <w:r w:rsidRPr="000B0CEC">
              <w:t>HL7 Table 0125 – Value Type</w:t>
            </w:r>
            <w:bookmarkEnd w:id="5700"/>
          </w:p>
        </w:tc>
      </w:tr>
      <w:tr w:rsidR="00C91689" w:rsidRPr="00D4120B" w14:paraId="0E720FB4" w14:textId="77777777">
        <w:trPr>
          <w:cantSplit/>
          <w:trHeight w:val="360"/>
          <w:tblHeader/>
        </w:trPr>
        <w:tc>
          <w:tcPr>
            <w:tcW w:w="471" w:type="pct"/>
            <w:shd w:val="clear" w:color="auto" w:fill="F3F3F3"/>
            <w:vAlign w:val="center"/>
          </w:tcPr>
          <w:p w14:paraId="09879D00" w14:textId="77777777" w:rsidR="006D6BF8" w:rsidRPr="00D4120B" w:rsidRDefault="006D6BF8" w:rsidP="00C91689">
            <w:pPr>
              <w:pStyle w:val="TableHeadingA"/>
            </w:pPr>
            <w:bookmarkStart w:id="5705" w:name="_Ref236462400"/>
            <w:bookmarkStart w:id="5706" w:name="_Ref206569475"/>
            <w:r w:rsidRPr="00D4120B">
              <w:t>Value</w:t>
            </w:r>
          </w:p>
        </w:tc>
        <w:tc>
          <w:tcPr>
            <w:tcW w:w="1141" w:type="pct"/>
            <w:shd w:val="clear" w:color="auto" w:fill="F3F3F3"/>
            <w:vAlign w:val="center"/>
          </w:tcPr>
          <w:p w14:paraId="329EC0D3" w14:textId="77777777" w:rsidR="006D6BF8" w:rsidRPr="00D4120B" w:rsidRDefault="006D6BF8" w:rsidP="00C91689">
            <w:pPr>
              <w:pStyle w:val="TableHeadingA"/>
            </w:pPr>
            <w:r w:rsidRPr="00D4120B">
              <w:t>Description</w:t>
            </w:r>
          </w:p>
        </w:tc>
        <w:tc>
          <w:tcPr>
            <w:tcW w:w="580" w:type="pct"/>
            <w:shd w:val="clear" w:color="auto" w:fill="F3F3F3"/>
            <w:vAlign w:val="center"/>
          </w:tcPr>
          <w:p w14:paraId="0F581E7F" w14:textId="77777777" w:rsidR="006D6BF8" w:rsidRPr="00D4120B" w:rsidRDefault="006D6BF8" w:rsidP="00C91689">
            <w:pPr>
              <w:pStyle w:val="TableHeadingA"/>
            </w:pPr>
            <w:r>
              <w:t>Use</w:t>
            </w:r>
          </w:p>
        </w:tc>
        <w:tc>
          <w:tcPr>
            <w:tcW w:w="462" w:type="pct"/>
            <w:shd w:val="clear" w:color="auto" w:fill="F3F3F3"/>
            <w:vAlign w:val="center"/>
          </w:tcPr>
          <w:p w14:paraId="42969852" w14:textId="77777777" w:rsidR="006D6BF8" w:rsidRPr="00D4120B" w:rsidRDefault="006D6BF8" w:rsidP="00C91689">
            <w:pPr>
              <w:pStyle w:val="TableHeadingA"/>
            </w:pPr>
            <w:r>
              <w:t>C.LEN</w:t>
            </w:r>
          </w:p>
        </w:tc>
        <w:tc>
          <w:tcPr>
            <w:tcW w:w="2346" w:type="pct"/>
            <w:shd w:val="clear" w:color="auto" w:fill="F3F3F3"/>
            <w:vAlign w:val="center"/>
          </w:tcPr>
          <w:p w14:paraId="265E65BF" w14:textId="77777777" w:rsidR="006D6BF8" w:rsidRPr="00D4120B" w:rsidRDefault="006D6BF8" w:rsidP="00C91689">
            <w:pPr>
              <w:pStyle w:val="TableHeadingA"/>
            </w:pPr>
            <w:r w:rsidRPr="00D4120B">
              <w:t>Comment</w:t>
            </w:r>
          </w:p>
        </w:tc>
      </w:tr>
      <w:tr w:rsidR="006D6BF8" w:rsidRPr="00D4120B" w14:paraId="4CB8913B" w14:textId="77777777">
        <w:trPr>
          <w:cantSplit/>
        </w:trPr>
        <w:tc>
          <w:tcPr>
            <w:tcW w:w="471" w:type="pct"/>
          </w:tcPr>
          <w:p w14:paraId="48D13286" w14:textId="77777777" w:rsidR="006D6BF8" w:rsidRPr="00D4120B" w:rsidRDefault="006D6BF8" w:rsidP="00A914E1">
            <w:pPr>
              <w:pStyle w:val="TableContent"/>
            </w:pPr>
            <w:r w:rsidRPr="00D4120B">
              <w:t>CE</w:t>
            </w:r>
          </w:p>
        </w:tc>
        <w:tc>
          <w:tcPr>
            <w:tcW w:w="1141" w:type="pct"/>
          </w:tcPr>
          <w:p w14:paraId="1C8C191F" w14:textId="77777777" w:rsidR="006D6BF8" w:rsidRPr="00D4120B" w:rsidRDefault="006D6BF8" w:rsidP="00A914E1">
            <w:pPr>
              <w:pStyle w:val="TableContent"/>
            </w:pPr>
            <w:r w:rsidRPr="00D4120B">
              <w:t>Coded Entry</w:t>
            </w:r>
          </w:p>
        </w:tc>
        <w:tc>
          <w:tcPr>
            <w:tcW w:w="580" w:type="pct"/>
            <w:shd w:val="clear" w:color="auto" w:fill="auto"/>
          </w:tcPr>
          <w:p w14:paraId="45AC76F4" w14:textId="77777777" w:rsidR="006D6BF8" w:rsidRPr="00D4120B" w:rsidRDefault="006D6BF8" w:rsidP="00A914E1">
            <w:pPr>
              <w:pStyle w:val="TableContent"/>
            </w:pPr>
            <w:r w:rsidRPr="00D4120B">
              <w:t>R</w:t>
            </w:r>
          </w:p>
        </w:tc>
        <w:tc>
          <w:tcPr>
            <w:tcW w:w="462" w:type="pct"/>
            <w:shd w:val="clear" w:color="auto" w:fill="auto"/>
          </w:tcPr>
          <w:p w14:paraId="045C4D6E" w14:textId="77777777" w:rsidR="006D6BF8" w:rsidRPr="00D4120B" w:rsidRDefault="006D6BF8" w:rsidP="00A914E1">
            <w:pPr>
              <w:pStyle w:val="TableContent"/>
              <w:rPr>
                <w:highlight w:val="yellow"/>
              </w:rPr>
            </w:pPr>
          </w:p>
        </w:tc>
        <w:tc>
          <w:tcPr>
            <w:tcW w:w="2346" w:type="pct"/>
          </w:tcPr>
          <w:p w14:paraId="64131FD1" w14:textId="77777777" w:rsidR="006D6BF8" w:rsidRPr="00D4120B" w:rsidRDefault="006D6BF8" w:rsidP="00A914E1">
            <w:pPr>
              <w:pStyle w:val="TableContent"/>
            </w:pPr>
          </w:p>
        </w:tc>
      </w:tr>
      <w:tr w:rsidR="006D6BF8" w:rsidRPr="00D4120B" w14:paraId="357037EE" w14:textId="77777777">
        <w:trPr>
          <w:cantSplit/>
        </w:trPr>
        <w:tc>
          <w:tcPr>
            <w:tcW w:w="471" w:type="pct"/>
          </w:tcPr>
          <w:p w14:paraId="5FA86B62" w14:textId="77777777" w:rsidR="006D6BF8" w:rsidRPr="00D4120B" w:rsidRDefault="006D6BF8" w:rsidP="00A914E1">
            <w:pPr>
              <w:pStyle w:val="TableContent"/>
            </w:pPr>
            <w:r w:rsidRPr="00D4120B">
              <w:t>CWE</w:t>
            </w:r>
          </w:p>
        </w:tc>
        <w:tc>
          <w:tcPr>
            <w:tcW w:w="1141" w:type="pct"/>
          </w:tcPr>
          <w:p w14:paraId="5B2C7E78" w14:textId="77777777" w:rsidR="006D6BF8" w:rsidRPr="00D4120B" w:rsidRDefault="006D6BF8" w:rsidP="00A914E1">
            <w:pPr>
              <w:pStyle w:val="TableContent"/>
            </w:pPr>
            <w:r w:rsidRPr="00D4120B">
              <w:t>Coded with Exceptions</w:t>
            </w:r>
          </w:p>
        </w:tc>
        <w:tc>
          <w:tcPr>
            <w:tcW w:w="580" w:type="pct"/>
            <w:shd w:val="clear" w:color="auto" w:fill="auto"/>
          </w:tcPr>
          <w:p w14:paraId="54FCA2B3" w14:textId="77777777" w:rsidR="006D6BF8" w:rsidRPr="00D4120B" w:rsidRDefault="006D6BF8" w:rsidP="00A914E1">
            <w:pPr>
              <w:pStyle w:val="TableContent"/>
            </w:pPr>
            <w:r w:rsidRPr="00D4120B">
              <w:t>R</w:t>
            </w:r>
          </w:p>
        </w:tc>
        <w:tc>
          <w:tcPr>
            <w:tcW w:w="462" w:type="pct"/>
            <w:shd w:val="clear" w:color="auto" w:fill="auto"/>
          </w:tcPr>
          <w:p w14:paraId="7AFA9673" w14:textId="77777777" w:rsidR="006D6BF8" w:rsidRPr="00D4120B" w:rsidRDefault="006D6BF8" w:rsidP="00A914E1">
            <w:pPr>
              <w:pStyle w:val="TableContent"/>
            </w:pPr>
          </w:p>
        </w:tc>
        <w:tc>
          <w:tcPr>
            <w:tcW w:w="2346" w:type="pct"/>
          </w:tcPr>
          <w:p w14:paraId="7A6AA96B" w14:textId="77777777" w:rsidR="006D6BF8" w:rsidRPr="00D4120B" w:rsidRDefault="006D6BF8" w:rsidP="00A914E1">
            <w:pPr>
              <w:pStyle w:val="TableContent"/>
            </w:pPr>
            <w:r w:rsidRPr="00D4120B">
              <w:t xml:space="preserve">This Implementation Guide has a specially constrained version of the CWE data type in section </w:t>
            </w:r>
            <w:r w:rsidR="000A1D70">
              <w:fldChar w:fldCharType="begin"/>
            </w:r>
            <w:r w:rsidR="000A1D70">
              <w:instrText xml:space="preserve"> REF _Ref204410559 \w \p \h  \* MERGEFORMAT </w:instrText>
            </w:r>
            <w:r w:rsidR="000A1D70">
              <w:fldChar w:fldCharType="separate"/>
            </w:r>
            <w:ins w:id="5707" w:author="Bob Yencha" w:date="2011-12-20T14:38:00Z">
              <w:r w:rsidR="002B0A1D">
                <w:t>0 above</w:t>
              </w:r>
            </w:ins>
            <w:ins w:id="5708" w:author=" Bob Yencha" w:date="2011-12-20T10:54:00Z">
              <w:del w:id="5709" w:author="Bob Yencha" w:date="2011-12-20T14:38:00Z">
                <w:r w:rsidR="006018A5" w:rsidDel="002B0A1D">
                  <w:delText>0 above</w:delText>
                </w:r>
              </w:del>
            </w:ins>
            <w:del w:id="5710" w:author="Bob Yencha" w:date="2011-12-20T14:38:00Z">
              <w:r w:rsidR="002D1651" w:rsidDel="002B0A1D">
                <w:delText>2.3 above</w:delText>
              </w:r>
            </w:del>
            <w:r w:rsidR="000A1D70">
              <w:fldChar w:fldCharType="end"/>
            </w:r>
            <w:r w:rsidRPr="00D4120B">
              <w:t xml:space="preserve"> which is used for OBX-5</w:t>
            </w:r>
            <w:r>
              <w:t xml:space="preserve">. </w:t>
            </w:r>
            <w:r w:rsidRPr="00D4120B">
              <w:t xml:space="preserve">The </w:t>
            </w:r>
            <w:del w:id="5711" w:author="Bob Yencha" w:date="2011-12-20T00:30:00Z">
              <w:r w:rsidRPr="00D4120B" w:rsidDel="00B354E3">
                <w:delText xml:space="preserve">version of the </w:delText>
              </w:r>
            </w:del>
            <w:r w:rsidRPr="00D4120B">
              <w:t>CWE</w:t>
            </w:r>
            <w:ins w:id="5712" w:author="Bob Yencha" w:date="2011-12-20T00:30:00Z">
              <w:r w:rsidR="00B354E3">
                <w:t>_CRE</w:t>
              </w:r>
            </w:ins>
            <w:r w:rsidRPr="00D4120B">
              <w:t xml:space="preserve"> </w:t>
            </w:r>
            <w:del w:id="5713" w:author="Bob Yencha" w:date="2011-12-20T00:31:00Z">
              <w:r w:rsidRPr="00D4120B" w:rsidDel="00B354E3">
                <w:delText xml:space="preserve">documented in </w:delText>
              </w:r>
              <w:r w:rsidRPr="007B49BF" w:rsidDel="00B354E3">
                <w:rPr>
                  <w:highlight w:val="cyan"/>
                </w:rPr>
                <w:delText xml:space="preserve">section </w:delText>
              </w:r>
              <w:r w:rsidR="00D826AD" w:rsidRPr="007B49BF" w:rsidDel="00B354E3">
                <w:rPr>
                  <w:highlight w:val="cyan"/>
                </w:rPr>
                <w:fldChar w:fldCharType="begin"/>
              </w:r>
              <w:r w:rsidRPr="007B49BF" w:rsidDel="00B354E3">
                <w:rPr>
                  <w:highlight w:val="cyan"/>
                </w:rPr>
                <w:delInstrText xml:space="preserve"> REF _Ref250465870 \w \p \h </w:delInstrText>
              </w:r>
              <w:r w:rsidR="00D826AD" w:rsidRPr="007B49BF" w:rsidDel="00B354E3">
                <w:rPr>
                  <w:highlight w:val="cyan"/>
                </w:rPr>
              </w:r>
              <w:r w:rsidR="00D826AD" w:rsidRPr="007B49BF" w:rsidDel="00B354E3">
                <w:rPr>
                  <w:highlight w:val="cyan"/>
                </w:rPr>
                <w:fldChar w:fldCharType="separate"/>
              </w:r>
            </w:del>
            <w:del w:id="5714" w:author="Bob Yencha" w:date="2011-12-19T00:32:00Z">
              <w:r w:rsidR="00073DF5" w:rsidDel="002D1651">
                <w:rPr>
                  <w:b/>
                  <w:bCs w:val="0"/>
                  <w:highlight w:val="cyan"/>
                </w:rPr>
                <w:delText>Error! Reference source not found.</w:delText>
              </w:r>
            </w:del>
            <w:del w:id="5715" w:author="Bob Yencha" w:date="2011-12-20T00:31:00Z">
              <w:r w:rsidR="00D826AD" w:rsidRPr="007B49BF" w:rsidDel="00B354E3">
                <w:rPr>
                  <w:highlight w:val="cyan"/>
                </w:rPr>
                <w:fldChar w:fldCharType="end"/>
              </w:r>
              <w:r w:rsidRPr="00D4120B" w:rsidDel="00B354E3">
                <w:delText xml:space="preserve"> </w:delText>
              </w:r>
            </w:del>
            <w:r w:rsidRPr="00D4120B">
              <w:t>shall not be used for OBX-5</w:t>
            </w:r>
            <w:r>
              <w:t xml:space="preserve">. </w:t>
            </w:r>
            <w:r w:rsidRPr="00D4120B">
              <w:t>The version of the CWE constrained for use with OBX-5 requires sending coded data</w:t>
            </w:r>
            <w:r>
              <w:t xml:space="preserve">. </w:t>
            </w:r>
            <w:r w:rsidRPr="00D4120B">
              <w:t>If the lab is trying to send only string data, the ST, TX or FT data types should be used.</w:t>
            </w:r>
          </w:p>
          <w:p w14:paraId="68F26096" w14:textId="77777777" w:rsidR="006D6BF8" w:rsidRPr="00D4120B" w:rsidRDefault="006D6BF8" w:rsidP="00A914E1">
            <w:pPr>
              <w:pStyle w:val="TableContent"/>
              <w:rPr>
                <w:i/>
              </w:rPr>
            </w:pPr>
            <w:r w:rsidRPr="00D4120B">
              <w:t>Data type to be used where it is important to communicate the coding system and coding system version with the coded result being reported</w:t>
            </w:r>
            <w:r>
              <w:t xml:space="preserve">. </w:t>
            </w:r>
            <w:r w:rsidRPr="00D4120B">
              <w:t xml:space="preserve">Pre-adopted from </w:t>
            </w:r>
            <w:r w:rsidRPr="00D4120B">
              <w:rPr>
                <w:i/>
              </w:rPr>
              <w:t>Version 2.6.</w:t>
            </w:r>
          </w:p>
        </w:tc>
      </w:tr>
      <w:tr w:rsidR="006D6BF8" w:rsidRPr="00D4120B" w14:paraId="11CCB443" w14:textId="77777777">
        <w:trPr>
          <w:cantSplit/>
        </w:trPr>
        <w:tc>
          <w:tcPr>
            <w:tcW w:w="471" w:type="pct"/>
          </w:tcPr>
          <w:p w14:paraId="2D1E6C58" w14:textId="77777777" w:rsidR="006D6BF8" w:rsidRPr="00D4120B" w:rsidRDefault="006D6BF8" w:rsidP="00A914E1">
            <w:pPr>
              <w:pStyle w:val="TableContent"/>
            </w:pPr>
            <w:r w:rsidRPr="00D4120B">
              <w:t>CX</w:t>
            </w:r>
          </w:p>
        </w:tc>
        <w:tc>
          <w:tcPr>
            <w:tcW w:w="1141" w:type="pct"/>
          </w:tcPr>
          <w:p w14:paraId="032F3F5E" w14:textId="77777777" w:rsidR="006D6BF8" w:rsidRPr="00D4120B" w:rsidRDefault="006D6BF8" w:rsidP="00A914E1">
            <w:pPr>
              <w:pStyle w:val="TableContent"/>
            </w:pPr>
            <w:r w:rsidRPr="00D4120B">
              <w:t>Extended Composite ID With Check Digit</w:t>
            </w:r>
          </w:p>
        </w:tc>
        <w:tc>
          <w:tcPr>
            <w:tcW w:w="580" w:type="pct"/>
            <w:shd w:val="clear" w:color="auto" w:fill="auto"/>
          </w:tcPr>
          <w:p w14:paraId="469EB2FE" w14:textId="77777777" w:rsidR="006D6BF8" w:rsidRPr="00D4120B" w:rsidRDefault="0095143F" w:rsidP="00A914E1">
            <w:pPr>
              <w:pStyle w:val="TableContent"/>
            </w:pPr>
            <w:r>
              <w:t>O</w:t>
            </w:r>
          </w:p>
        </w:tc>
        <w:tc>
          <w:tcPr>
            <w:tcW w:w="462" w:type="pct"/>
            <w:shd w:val="clear" w:color="auto" w:fill="auto"/>
          </w:tcPr>
          <w:p w14:paraId="51459CCE" w14:textId="77777777" w:rsidR="006D6BF8" w:rsidRPr="00D4120B" w:rsidRDefault="006D6BF8" w:rsidP="00A914E1">
            <w:pPr>
              <w:pStyle w:val="TableContent"/>
            </w:pPr>
          </w:p>
        </w:tc>
        <w:tc>
          <w:tcPr>
            <w:tcW w:w="2346" w:type="pct"/>
          </w:tcPr>
          <w:p w14:paraId="769D7635" w14:textId="77777777" w:rsidR="006D6BF8" w:rsidRPr="00D4120B" w:rsidRDefault="006D6BF8" w:rsidP="00A914E1">
            <w:pPr>
              <w:pStyle w:val="TableContent"/>
            </w:pPr>
          </w:p>
        </w:tc>
      </w:tr>
      <w:tr w:rsidR="006D6BF8" w:rsidRPr="00D4120B" w14:paraId="555D42C0" w14:textId="77777777">
        <w:trPr>
          <w:cantSplit/>
        </w:trPr>
        <w:tc>
          <w:tcPr>
            <w:tcW w:w="471" w:type="pct"/>
          </w:tcPr>
          <w:p w14:paraId="752C1C1E" w14:textId="77777777" w:rsidR="006D6BF8" w:rsidRPr="00D4120B" w:rsidRDefault="006D6BF8" w:rsidP="00A914E1">
            <w:pPr>
              <w:pStyle w:val="TableContent"/>
            </w:pPr>
            <w:r w:rsidRPr="00D4120B">
              <w:t>DT</w:t>
            </w:r>
          </w:p>
        </w:tc>
        <w:tc>
          <w:tcPr>
            <w:tcW w:w="1141" w:type="pct"/>
          </w:tcPr>
          <w:p w14:paraId="383FAA6D" w14:textId="77777777" w:rsidR="006D6BF8" w:rsidRPr="00D4120B" w:rsidRDefault="006D6BF8" w:rsidP="00A914E1">
            <w:pPr>
              <w:pStyle w:val="TableContent"/>
            </w:pPr>
            <w:r w:rsidRPr="00D4120B">
              <w:t>Date</w:t>
            </w:r>
          </w:p>
        </w:tc>
        <w:tc>
          <w:tcPr>
            <w:tcW w:w="580" w:type="pct"/>
            <w:shd w:val="clear" w:color="auto" w:fill="auto"/>
          </w:tcPr>
          <w:p w14:paraId="7D79F76D" w14:textId="77777777" w:rsidR="006D6BF8" w:rsidRPr="00D4120B" w:rsidRDefault="006D6BF8" w:rsidP="00A914E1">
            <w:pPr>
              <w:pStyle w:val="TableContent"/>
            </w:pPr>
            <w:r w:rsidRPr="00D4120B">
              <w:t>R</w:t>
            </w:r>
          </w:p>
        </w:tc>
        <w:tc>
          <w:tcPr>
            <w:tcW w:w="462" w:type="pct"/>
            <w:shd w:val="clear" w:color="auto" w:fill="auto"/>
          </w:tcPr>
          <w:p w14:paraId="4B161D03" w14:textId="77777777" w:rsidR="006D6BF8" w:rsidRPr="00D4120B" w:rsidRDefault="006D6BF8" w:rsidP="00A914E1">
            <w:pPr>
              <w:pStyle w:val="TableContent"/>
            </w:pPr>
          </w:p>
        </w:tc>
        <w:tc>
          <w:tcPr>
            <w:tcW w:w="2346" w:type="pct"/>
          </w:tcPr>
          <w:p w14:paraId="2A63E537" w14:textId="77777777" w:rsidR="006D6BF8" w:rsidRPr="00D4120B" w:rsidRDefault="006D6BF8" w:rsidP="00A914E1">
            <w:pPr>
              <w:pStyle w:val="TableContent"/>
            </w:pPr>
          </w:p>
        </w:tc>
      </w:tr>
      <w:tr w:rsidR="006D6BF8" w:rsidRPr="00D4120B" w14:paraId="6F1D1DBB" w14:textId="77777777">
        <w:trPr>
          <w:cantSplit/>
        </w:trPr>
        <w:tc>
          <w:tcPr>
            <w:tcW w:w="471" w:type="pct"/>
          </w:tcPr>
          <w:p w14:paraId="75D69C6F" w14:textId="77777777" w:rsidR="006D6BF8" w:rsidRPr="00D4120B" w:rsidRDefault="006D6BF8" w:rsidP="00A914E1">
            <w:pPr>
              <w:pStyle w:val="TableContent"/>
            </w:pPr>
            <w:r w:rsidRPr="00D4120B">
              <w:t>ED</w:t>
            </w:r>
          </w:p>
        </w:tc>
        <w:tc>
          <w:tcPr>
            <w:tcW w:w="1141" w:type="pct"/>
          </w:tcPr>
          <w:p w14:paraId="453C429D" w14:textId="77777777" w:rsidR="006D6BF8" w:rsidRPr="00D4120B" w:rsidRDefault="006D6BF8" w:rsidP="00A914E1">
            <w:pPr>
              <w:pStyle w:val="TableContent"/>
            </w:pPr>
            <w:r w:rsidRPr="00D4120B">
              <w:t>Encapsulated Data</w:t>
            </w:r>
          </w:p>
        </w:tc>
        <w:tc>
          <w:tcPr>
            <w:tcW w:w="580" w:type="pct"/>
            <w:shd w:val="clear" w:color="auto" w:fill="auto"/>
          </w:tcPr>
          <w:p w14:paraId="33D45747" w14:textId="77777777" w:rsidR="006D6BF8" w:rsidRPr="00D4120B" w:rsidRDefault="006D6BF8" w:rsidP="00A914E1">
            <w:pPr>
              <w:pStyle w:val="TableContent"/>
            </w:pPr>
            <w:r>
              <w:t>O</w:t>
            </w:r>
          </w:p>
        </w:tc>
        <w:tc>
          <w:tcPr>
            <w:tcW w:w="462" w:type="pct"/>
            <w:shd w:val="clear" w:color="auto" w:fill="auto"/>
          </w:tcPr>
          <w:p w14:paraId="74251B40" w14:textId="77777777" w:rsidR="006D6BF8" w:rsidRPr="00D4120B" w:rsidRDefault="006D6BF8" w:rsidP="00A914E1">
            <w:pPr>
              <w:pStyle w:val="TableContent"/>
            </w:pPr>
          </w:p>
        </w:tc>
        <w:tc>
          <w:tcPr>
            <w:tcW w:w="2346" w:type="pct"/>
          </w:tcPr>
          <w:p w14:paraId="4E936BFF" w14:textId="77777777" w:rsidR="006D6BF8" w:rsidRDefault="006D6BF8" w:rsidP="00A914E1">
            <w:pPr>
              <w:pStyle w:val="TableContent"/>
            </w:pPr>
            <w:r w:rsidRPr="00D4120B">
              <w:t>Field using the ED data type to allow communication of images, sound clips, XML documents, html markup, etc.</w:t>
            </w:r>
          </w:p>
          <w:p w14:paraId="08A2F852" w14:textId="77777777" w:rsidR="006D6BF8" w:rsidRPr="00D4120B" w:rsidRDefault="006D6BF8" w:rsidP="00A914E1">
            <w:pPr>
              <w:pStyle w:val="TableContent"/>
            </w:pPr>
            <w:r>
              <w:t>R</w:t>
            </w:r>
            <w:r w:rsidRPr="00D60622">
              <w:t>equires agreement between trading partners</w:t>
            </w:r>
          </w:p>
        </w:tc>
      </w:tr>
      <w:tr w:rsidR="006D6BF8" w:rsidRPr="00D4120B" w14:paraId="1A9BD87E" w14:textId="77777777">
        <w:trPr>
          <w:cantSplit/>
        </w:trPr>
        <w:tc>
          <w:tcPr>
            <w:tcW w:w="471" w:type="pct"/>
          </w:tcPr>
          <w:p w14:paraId="4B0A74C3" w14:textId="77777777" w:rsidR="006D6BF8" w:rsidRPr="00D4120B" w:rsidRDefault="006D6BF8" w:rsidP="00A914E1">
            <w:pPr>
              <w:pStyle w:val="TableContent"/>
            </w:pPr>
            <w:r w:rsidRPr="00D4120B">
              <w:t>FT</w:t>
            </w:r>
          </w:p>
        </w:tc>
        <w:tc>
          <w:tcPr>
            <w:tcW w:w="1141" w:type="pct"/>
          </w:tcPr>
          <w:p w14:paraId="6B2E30FB" w14:textId="77777777" w:rsidR="006D6BF8" w:rsidRPr="00D4120B" w:rsidRDefault="006D6BF8" w:rsidP="00A914E1">
            <w:pPr>
              <w:pStyle w:val="TableContent"/>
            </w:pPr>
            <w:r w:rsidRPr="00D4120B">
              <w:t>Formatted Text (Display)</w:t>
            </w:r>
          </w:p>
        </w:tc>
        <w:tc>
          <w:tcPr>
            <w:tcW w:w="580" w:type="pct"/>
            <w:shd w:val="clear" w:color="auto" w:fill="auto"/>
          </w:tcPr>
          <w:p w14:paraId="661A0CB6" w14:textId="77777777" w:rsidR="006D6BF8" w:rsidRPr="00D4120B" w:rsidRDefault="006D6BF8" w:rsidP="00A914E1">
            <w:pPr>
              <w:pStyle w:val="TableContent"/>
            </w:pPr>
            <w:r w:rsidRPr="00D4120B">
              <w:t>R</w:t>
            </w:r>
          </w:p>
        </w:tc>
        <w:tc>
          <w:tcPr>
            <w:tcW w:w="462" w:type="pct"/>
            <w:shd w:val="clear" w:color="auto" w:fill="auto"/>
          </w:tcPr>
          <w:p w14:paraId="106681F4" w14:textId="77777777" w:rsidR="006D6BF8" w:rsidRPr="00D4120B" w:rsidRDefault="006D6BF8" w:rsidP="00A914E1">
            <w:pPr>
              <w:pStyle w:val="TableContent"/>
            </w:pPr>
          </w:p>
        </w:tc>
        <w:tc>
          <w:tcPr>
            <w:tcW w:w="2346" w:type="pct"/>
          </w:tcPr>
          <w:p w14:paraId="47942D54" w14:textId="77777777" w:rsidR="006D6BF8" w:rsidRPr="00D4120B" w:rsidRDefault="006D6BF8" w:rsidP="00A914E1">
            <w:pPr>
              <w:pStyle w:val="TableContent"/>
            </w:pPr>
            <w:r w:rsidRPr="00D4120B">
              <w:t>Field using the FT data type to carry a text result value</w:t>
            </w:r>
            <w:r>
              <w:t xml:space="preserve">. </w:t>
            </w:r>
            <w:r w:rsidRPr="00D4120B">
              <w:t>This is intended for display</w:t>
            </w:r>
            <w:r>
              <w:t xml:space="preserve">. </w:t>
            </w:r>
            <w:r w:rsidRPr="00D4120B">
              <w:t xml:space="preserve">The text may contain formatting </w:t>
            </w:r>
            <w:r>
              <w:t xml:space="preserve">escape sequences </w:t>
            </w:r>
            <w:r w:rsidRPr="00D4120B">
              <w:t>as described in the data types section</w:t>
            </w:r>
            <w:r>
              <w:t xml:space="preserve">. </w:t>
            </w:r>
            <w:r w:rsidRPr="00D4120B">
              <w:t>Numeric results and numeric results with units of measure should not be reported as text</w:t>
            </w:r>
            <w:r>
              <w:t xml:space="preserve">. </w:t>
            </w:r>
            <w:r w:rsidRPr="00D4120B">
              <w:t>These should be reported as NM or SN numeric results, with the units of measure in OBX-6.</w:t>
            </w:r>
          </w:p>
        </w:tc>
      </w:tr>
      <w:tr w:rsidR="006D6BF8" w:rsidRPr="00D4120B" w14:paraId="174A4156" w14:textId="77777777">
        <w:trPr>
          <w:cantSplit/>
        </w:trPr>
        <w:tc>
          <w:tcPr>
            <w:tcW w:w="471" w:type="pct"/>
          </w:tcPr>
          <w:p w14:paraId="67CD1F9B" w14:textId="77777777" w:rsidR="006D6BF8" w:rsidRPr="00D4120B" w:rsidRDefault="006D6BF8" w:rsidP="00A914E1">
            <w:pPr>
              <w:pStyle w:val="TableContent"/>
            </w:pPr>
            <w:r w:rsidRPr="00D4120B">
              <w:t>NM</w:t>
            </w:r>
          </w:p>
        </w:tc>
        <w:tc>
          <w:tcPr>
            <w:tcW w:w="1141" w:type="pct"/>
          </w:tcPr>
          <w:p w14:paraId="4342623D" w14:textId="77777777" w:rsidR="006D6BF8" w:rsidRPr="00D4120B" w:rsidRDefault="006D6BF8" w:rsidP="00A914E1">
            <w:pPr>
              <w:pStyle w:val="TableContent"/>
            </w:pPr>
            <w:r w:rsidRPr="00D4120B">
              <w:t>Numeric</w:t>
            </w:r>
          </w:p>
        </w:tc>
        <w:tc>
          <w:tcPr>
            <w:tcW w:w="580" w:type="pct"/>
            <w:shd w:val="clear" w:color="auto" w:fill="auto"/>
          </w:tcPr>
          <w:p w14:paraId="64BF8B56" w14:textId="77777777" w:rsidR="006D6BF8" w:rsidRPr="00D4120B" w:rsidRDefault="006D6BF8" w:rsidP="00A914E1">
            <w:pPr>
              <w:pStyle w:val="TableContent"/>
            </w:pPr>
            <w:r w:rsidRPr="00D4120B">
              <w:t>R</w:t>
            </w:r>
          </w:p>
        </w:tc>
        <w:tc>
          <w:tcPr>
            <w:tcW w:w="462" w:type="pct"/>
            <w:shd w:val="clear" w:color="auto" w:fill="auto"/>
          </w:tcPr>
          <w:p w14:paraId="23513F88" w14:textId="77777777" w:rsidR="006D6BF8" w:rsidRPr="00D4120B" w:rsidRDefault="006D6BF8" w:rsidP="00A914E1">
            <w:pPr>
              <w:pStyle w:val="TableContent"/>
            </w:pPr>
          </w:p>
        </w:tc>
        <w:tc>
          <w:tcPr>
            <w:tcW w:w="2346" w:type="pct"/>
          </w:tcPr>
          <w:p w14:paraId="7EFEFD59" w14:textId="77777777" w:rsidR="006D6BF8" w:rsidRPr="00D4120B" w:rsidRDefault="006D6BF8" w:rsidP="00A914E1">
            <w:pPr>
              <w:pStyle w:val="TableContent"/>
            </w:pPr>
            <w:r w:rsidRPr="00D4120B">
              <w:t>Field using the NM data type to carry a numeric result value</w:t>
            </w:r>
            <w:r>
              <w:t xml:space="preserve">. </w:t>
            </w:r>
            <w:r w:rsidRPr="00D4120B">
              <w:t>The only non-numeric characters allowed in this field are a leading plus (+) or minus (-) sign</w:t>
            </w:r>
            <w:r>
              <w:t xml:space="preserve">. </w:t>
            </w:r>
            <w:r w:rsidRPr="00D4120B">
              <w:t>The structured numeric (SN) data type should be used for conveying inequalities, ranges, ratios, etc</w:t>
            </w:r>
            <w:r>
              <w:t xml:space="preserve">. </w:t>
            </w:r>
            <w:r w:rsidRPr="00D4120B">
              <w:t>The units for the numeric value should be reported in OBX-6.</w:t>
            </w:r>
          </w:p>
        </w:tc>
      </w:tr>
      <w:tr w:rsidR="006D6BF8" w:rsidRPr="00D4120B" w14:paraId="7ABE89A7" w14:textId="77777777">
        <w:trPr>
          <w:cantSplit/>
        </w:trPr>
        <w:tc>
          <w:tcPr>
            <w:tcW w:w="471" w:type="pct"/>
          </w:tcPr>
          <w:p w14:paraId="16B9396A" w14:textId="77777777" w:rsidR="006D6BF8" w:rsidRPr="00D4120B" w:rsidRDefault="006D6BF8" w:rsidP="00A914E1">
            <w:pPr>
              <w:pStyle w:val="TableContent"/>
            </w:pPr>
            <w:r w:rsidRPr="00D4120B">
              <w:t>RP</w:t>
            </w:r>
          </w:p>
        </w:tc>
        <w:tc>
          <w:tcPr>
            <w:tcW w:w="1141" w:type="pct"/>
          </w:tcPr>
          <w:p w14:paraId="5ADC61AF" w14:textId="77777777" w:rsidR="006D6BF8" w:rsidRPr="00D4120B" w:rsidRDefault="006D6BF8" w:rsidP="00A914E1">
            <w:pPr>
              <w:pStyle w:val="TableContent"/>
            </w:pPr>
            <w:r w:rsidRPr="00D4120B">
              <w:t>Reference Pointer</w:t>
            </w:r>
          </w:p>
        </w:tc>
        <w:tc>
          <w:tcPr>
            <w:tcW w:w="580" w:type="pct"/>
            <w:shd w:val="clear" w:color="auto" w:fill="auto"/>
          </w:tcPr>
          <w:p w14:paraId="539C7008" w14:textId="77777777" w:rsidR="006D6BF8" w:rsidRPr="00D4120B" w:rsidRDefault="006D6BF8" w:rsidP="00A914E1">
            <w:pPr>
              <w:pStyle w:val="TableContent"/>
            </w:pPr>
            <w:r>
              <w:t>O</w:t>
            </w:r>
          </w:p>
        </w:tc>
        <w:tc>
          <w:tcPr>
            <w:tcW w:w="462" w:type="pct"/>
            <w:shd w:val="clear" w:color="auto" w:fill="auto"/>
          </w:tcPr>
          <w:p w14:paraId="3382CD9B" w14:textId="77777777" w:rsidR="006D6BF8" w:rsidRPr="00D4120B" w:rsidRDefault="006D6BF8" w:rsidP="00A914E1">
            <w:pPr>
              <w:pStyle w:val="TableContent"/>
            </w:pPr>
          </w:p>
        </w:tc>
        <w:tc>
          <w:tcPr>
            <w:tcW w:w="2346" w:type="pct"/>
          </w:tcPr>
          <w:p w14:paraId="3C167FF6" w14:textId="77777777" w:rsidR="006D6BF8" w:rsidRPr="00D4120B" w:rsidRDefault="006D6BF8" w:rsidP="00A914E1">
            <w:pPr>
              <w:pStyle w:val="TableContent"/>
            </w:pPr>
            <w:r w:rsidRPr="00D4120B">
              <w:t>Field using the RP data type to allow communication of pointers to images, sound clips, XML documents, html markup, etc</w:t>
            </w:r>
            <w:r>
              <w:t xml:space="preserve">. </w:t>
            </w:r>
            <w:r w:rsidRPr="00D4120B">
              <w:t>The RP data type is used when the object being pointed to is too large to transmit directly.</w:t>
            </w:r>
          </w:p>
          <w:p w14:paraId="4637D33D" w14:textId="77777777" w:rsidR="006D6BF8" w:rsidRPr="00D4120B" w:rsidRDefault="006D6BF8" w:rsidP="00A914E1">
            <w:pPr>
              <w:pStyle w:val="TableContent"/>
            </w:pPr>
            <w:r w:rsidRPr="00D4120B">
              <w:t>This specification defines the mechanism for exchanging pointers to objects, but it does not address the details of applications actually accessing and retrieving the objects over a network.</w:t>
            </w:r>
          </w:p>
          <w:p w14:paraId="66AFA0F3" w14:textId="77777777" w:rsidR="006D6BF8" w:rsidRPr="00D4120B" w:rsidRDefault="006D6BF8" w:rsidP="00A914E1">
            <w:pPr>
              <w:pStyle w:val="TableContent"/>
            </w:pPr>
            <w:r w:rsidRPr="00D4120B">
              <w:t>The most common scheme for passing a pointer is to use a Universal Resource Identifier (URI)</w:t>
            </w:r>
            <w:r>
              <w:t xml:space="preserve">. </w:t>
            </w:r>
            <w:r w:rsidRPr="00D4120B">
              <w:t xml:space="preserve">See </w:t>
            </w:r>
            <w:hyperlink r:id="rId167" w:history="1">
              <w:r w:rsidRPr="00D4120B">
                <w:rPr>
                  <w:rStyle w:val="Hyperlink"/>
                </w:rPr>
                <w:t>http://ietf.org/rfc/rfc2396.txt</w:t>
              </w:r>
            </w:hyperlink>
            <w:r w:rsidRPr="00D4120B">
              <w:t xml:space="preserve"> for detailed definition</w:t>
            </w:r>
            <w:r>
              <w:t xml:space="preserve">. </w:t>
            </w:r>
            <w:r w:rsidRPr="00D4120B">
              <w:t xml:space="preserve">The general format of a URI is in the form:  </w:t>
            </w:r>
            <w:r w:rsidRPr="00D4120B">
              <w:rPr>
                <w:rFonts w:ascii="Courier New" w:hAnsi="Courier New" w:cs="Courier New"/>
                <w:sz w:val="16"/>
                <w:szCs w:val="16"/>
              </w:rPr>
              <w:t>&lt;scheme&gt;://&lt;authority&gt;&lt;path&gt;?&lt;query&gt;</w:t>
            </w:r>
            <w:r>
              <w:t xml:space="preserve">. </w:t>
            </w:r>
            <w:r w:rsidRPr="00D4120B">
              <w:t>The scheme and authority portions appear in the Application ID component, Universal ID subcomponent</w:t>
            </w:r>
            <w:r>
              <w:t xml:space="preserve">. </w:t>
            </w:r>
            <w:r w:rsidRPr="00D4120B">
              <w:t>The path and query portion of the URI appear in the Pointer component of the RP data type.</w:t>
            </w:r>
          </w:p>
        </w:tc>
      </w:tr>
      <w:tr w:rsidR="006D6BF8" w:rsidRPr="00D4120B" w14:paraId="2EE26422" w14:textId="77777777">
        <w:trPr>
          <w:cantSplit/>
        </w:trPr>
        <w:tc>
          <w:tcPr>
            <w:tcW w:w="471" w:type="pct"/>
          </w:tcPr>
          <w:p w14:paraId="7AB3C3C6" w14:textId="77777777" w:rsidR="006D6BF8" w:rsidRPr="00D4120B" w:rsidRDefault="006D6BF8" w:rsidP="00A914E1">
            <w:pPr>
              <w:pStyle w:val="TableContent"/>
            </w:pPr>
            <w:r w:rsidRPr="00D4120B">
              <w:t>SN</w:t>
            </w:r>
          </w:p>
        </w:tc>
        <w:tc>
          <w:tcPr>
            <w:tcW w:w="1141" w:type="pct"/>
          </w:tcPr>
          <w:p w14:paraId="5D6A89B9" w14:textId="77777777" w:rsidR="006D6BF8" w:rsidRPr="00D4120B" w:rsidRDefault="006D6BF8" w:rsidP="00A914E1">
            <w:pPr>
              <w:pStyle w:val="TableContent"/>
            </w:pPr>
            <w:r w:rsidRPr="00D4120B">
              <w:t>Structured Numeric</w:t>
            </w:r>
          </w:p>
        </w:tc>
        <w:tc>
          <w:tcPr>
            <w:tcW w:w="580" w:type="pct"/>
            <w:shd w:val="clear" w:color="auto" w:fill="auto"/>
          </w:tcPr>
          <w:p w14:paraId="5B3275B7" w14:textId="77777777" w:rsidR="006D6BF8" w:rsidRPr="00D4120B" w:rsidRDefault="006D6BF8" w:rsidP="00A914E1">
            <w:pPr>
              <w:pStyle w:val="TableContent"/>
            </w:pPr>
            <w:r w:rsidRPr="00D4120B">
              <w:t>R</w:t>
            </w:r>
          </w:p>
        </w:tc>
        <w:tc>
          <w:tcPr>
            <w:tcW w:w="462" w:type="pct"/>
            <w:shd w:val="clear" w:color="auto" w:fill="auto"/>
          </w:tcPr>
          <w:p w14:paraId="39DAE2D2" w14:textId="77777777" w:rsidR="006D6BF8" w:rsidRPr="00D4120B" w:rsidRDefault="006D6BF8" w:rsidP="00A914E1">
            <w:pPr>
              <w:pStyle w:val="TableContent"/>
            </w:pPr>
          </w:p>
        </w:tc>
        <w:tc>
          <w:tcPr>
            <w:tcW w:w="2346" w:type="pct"/>
          </w:tcPr>
          <w:p w14:paraId="1D3C5700" w14:textId="77777777" w:rsidR="006D6BF8" w:rsidRPr="00D4120B" w:rsidRDefault="006D6BF8" w:rsidP="00A914E1">
            <w:pPr>
              <w:pStyle w:val="TableContent"/>
            </w:pPr>
            <w:r w:rsidRPr="00D4120B">
              <w:t>Field using the SN data type to carry a structured numeric result value</w:t>
            </w:r>
            <w:r>
              <w:t xml:space="preserve">. </w:t>
            </w:r>
            <w:r w:rsidRPr="00D4120B">
              <w:t>Structured numeric include intervals (^0^-^1), ratios (^1^/^2 or ^1^:^2), inequalities (&lt;^10), or categorical results (2^+)</w:t>
            </w:r>
            <w:r>
              <w:t xml:space="preserve">. </w:t>
            </w:r>
            <w:r w:rsidRPr="00D4120B">
              <w:t>The units for the structured numeric value should be reported in OBX-6.</w:t>
            </w:r>
          </w:p>
        </w:tc>
      </w:tr>
      <w:tr w:rsidR="006D6BF8" w:rsidRPr="00D4120B" w14:paraId="0F7EBEE0" w14:textId="77777777">
        <w:trPr>
          <w:cantSplit/>
        </w:trPr>
        <w:tc>
          <w:tcPr>
            <w:tcW w:w="471" w:type="pct"/>
          </w:tcPr>
          <w:p w14:paraId="3E282A9E" w14:textId="77777777" w:rsidR="006D6BF8" w:rsidRPr="00D4120B" w:rsidRDefault="006D6BF8" w:rsidP="00A914E1">
            <w:pPr>
              <w:pStyle w:val="TableContent"/>
            </w:pPr>
            <w:r w:rsidRPr="00D4120B">
              <w:t>ST</w:t>
            </w:r>
          </w:p>
        </w:tc>
        <w:tc>
          <w:tcPr>
            <w:tcW w:w="1141" w:type="pct"/>
          </w:tcPr>
          <w:p w14:paraId="25F7C711" w14:textId="77777777" w:rsidR="006D6BF8" w:rsidRPr="00D4120B" w:rsidRDefault="006D6BF8" w:rsidP="00A914E1">
            <w:pPr>
              <w:pStyle w:val="TableContent"/>
            </w:pPr>
            <w:r w:rsidRPr="00D4120B">
              <w:t>String Data</w:t>
            </w:r>
          </w:p>
        </w:tc>
        <w:tc>
          <w:tcPr>
            <w:tcW w:w="580" w:type="pct"/>
            <w:shd w:val="clear" w:color="auto" w:fill="auto"/>
          </w:tcPr>
          <w:p w14:paraId="2D9C9E95" w14:textId="77777777" w:rsidR="006D6BF8" w:rsidRPr="00D4120B" w:rsidRDefault="006D6BF8" w:rsidP="00A914E1">
            <w:pPr>
              <w:pStyle w:val="TableContent"/>
            </w:pPr>
            <w:r w:rsidRPr="00D4120B">
              <w:t>R</w:t>
            </w:r>
          </w:p>
        </w:tc>
        <w:tc>
          <w:tcPr>
            <w:tcW w:w="462" w:type="pct"/>
            <w:shd w:val="clear" w:color="auto" w:fill="auto"/>
          </w:tcPr>
          <w:p w14:paraId="6C7C97F0" w14:textId="77777777" w:rsidR="006D6BF8" w:rsidRPr="00D4120B" w:rsidRDefault="006D6BF8" w:rsidP="00A914E1">
            <w:pPr>
              <w:pStyle w:val="TableContent"/>
            </w:pPr>
          </w:p>
        </w:tc>
        <w:tc>
          <w:tcPr>
            <w:tcW w:w="2346" w:type="pct"/>
          </w:tcPr>
          <w:p w14:paraId="02DDBBEA" w14:textId="77777777" w:rsidR="006D6BF8" w:rsidRPr="00D4120B" w:rsidRDefault="006D6BF8" w:rsidP="00A914E1">
            <w:pPr>
              <w:pStyle w:val="TableContent"/>
            </w:pPr>
            <w:r w:rsidRPr="00D4120B">
              <w:t>Field using the ST data type to carry a short text result value</w:t>
            </w:r>
            <w:r>
              <w:t xml:space="preserve">. </w:t>
            </w:r>
            <w:r w:rsidRPr="00D4120B">
              <w:t>Numeric results and numeric results with units of measure should not be reported as text</w:t>
            </w:r>
            <w:r>
              <w:t xml:space="preserve">. </w:t>
            </w:r>
            <w:r w:rsidRPr="00D4120B">
              <w:t>These shall be reported as NM or SN numeric results, with the units of measure in OBX-6.</w:t>
            </w:r>
          </w:p>
        </w:tc>
      </w:tr>
      <w:tr w:rsidR="006D6BF8" w:rsidRPr="00D4120B" w14:paraId="37A7AD1D" w14:textId="77777777">
        <w:trPr>
          <w:cantSplit/>
        </w:trPr>
        <w:tc>
          <w:tcPr>
            <w:tcW w:w="471" w:type="pct"/>
          </w:tcPr>
          <w:p w14:paraId="0C6D5A11" w14:textId="77777777" w:rsidR="006D6BF8" w:rsidRPr="00D4120B" w:rsidRDefault="006D6BF8" w:rsidP="00A914E1">
            <w:pPr>
              <w:pStyle w:val="TableContent"/>
            </w:pPr>
            <w:r w:rsidRPr="00D4120B">
              <w:t>TM</w:t>
            </w:r>
          </w:p>
        </w:tc>
        <w:tc>
          <w:tcPr>
            <w:tcW w:w="1141" w:type="pct"/>
          </w:tcPr>
          <w:p w14:paraId="5A24FB9E" w14:textId="77777777" w:rsidR="006D6BF8" w:rsidRPr="00D4120B" w:rsidRDefault="006D6BF8" w:rsidP="00A914E1">
            <w:pPr>
              <w:pStyle w:val="TableContent"/>
            </w:pPr>
            <w:r w:rsidRPr="00D4120B">
              <w:t>Time</w:t>
            </w:r>
          </w:p>
        </w:tc>
        <w:tc>
          <w:tcPr>
            <w:tcW w:w="580" w:type="pct"/>
            <w:shd w:val="clear" w:color="auto" w:fill="auto"/>
          </w:tcPr>
          <w:p w14:paraId="57D5B423" w14:textId="77777777" w:rsidR="006D6BF8" w:rsidRPr="00D4120B" w:rsidRDefault="006D6BF8" w:rsidP="00A914E1">
            <w:pPr>
              <w:pStyle w:val="TableContent"/>
            </w:pPr>
            <w:r w:rsidRPr="00D4120B">
              <w:t>R</w:t>
            </w:r>
          </w:p>
        </w:tc>
        <w:tc>
          <w:tcPr>
            <w:tcW w:w="462" w:type="pct"/>
            <w:shd w:val="clear" w:color="auto" w:fill="auto"/>
          </w:tcPr>
          <w:p w14:paraId="3C6C9774" w14:textId="77777777" w:rsidR="006D6BF8" w:rsidRPr="00D4120B" w:rsidRDefault="006D6BF8" w:rsidP="00A914E1">
            <w:pPr>
              <w:pStyle w:val="TableContent"/>
            </w:pPr>
          </w:p>
        </w:tc>
        <w:tc>
          <w:tcPr>
            <w:tcW w:w="2346" w:type="pct"/>
          </w:tcPr>
          <w:p w14:paraId="2CFB16D5" w14:textId="77777777" w:rsidR="006D6BF8" w:rsidRPr="00D4120B" w:rsidRDefault="006D6BF8" w:rsidP="00A914E1">
            <w:pPr>
              <w:pStyle w:val="TableContent"/>
            </w:pPr>
          </w:p>
        </w:tc>
      </w:tr>
      <w:tr w:rsidR="006D6BF8" w:rsidRPr="00D4120B" w14:paraId="21012B27" w14:textId="77777777">
        <w:trPr>
          <w:cantSplit/>
        </w:trPr>
        <w:tc>
          <w:tcPr>
            <w:tcW w:w="471" w:type="pct"/>
          </w:tcPr>
          <w:p w14:paraId="36A9132B" w14:textId="77777777" w:rsidR="006D6BF8" w:rsidRPr="00D4120B" w:rsidRDefault="006D6BF8" w:rsidP="00A914E1">
            <w:pPr>
              <w:pStyle w:val="TableContent"/>
            </w:pPr>
            <w:r w:rsidRPr="00D4120B">
              <w:t>TS</w:t>
            </w:r>
          </w:p>
        </w:tc>
        <w:tc>
          <w:tcPr>
            <w:tcW w:w="1141" w:type="pct"/>
          </w:tcPr>
          <w:p w14:paraId="0F51261A" w14:textId="77777777" w:rsidR="006D6BF8" w:rsidRPr="00D4120B" w:rsidRDefault="006D6BF8" w:rsidP="00A914E1">
            <w:pPr>
              <w:pStyle w:val="TableContent"/>
            </w:pPr>
            <w:r w:rsidRPr="00D4120B">
              <w:t>Time Stamp (Date &amp; Time)</w:t>
            </w:r>
          </w:p>
        </w:tc>
        <w:tc>
          <w:tcPr>
            <w:tcW w:w="580" w:type="pct"/>
            <w:shd w:val="clear" w:color="auto" w:fill="auto"/>
          </w:tcPr>
          <w:p w14:paraId="372F5FE1" w14:textId="77777777" w:rsidR="006D6BF8" w:rsidRPr="00D4120B" w:rsidRDefault="006D6BF8" w:rsidP="00A914E1">
            <w:pPr>
              <w:pStyle w:val="TableContent"/>
            </w:pPr>
            <w:r w:rsidRPr="00D4120B">
              <w:t>R</w:t>
            </w:r>
          </w:p>
        </w:tc>
        <w:tc>
          <w:tcPr>
            <w:tcW w:w="462" w:type="pct"/>
            <w:shd w:val="clear" w:color="auto" w:fill="auto"/>
          </w:tcPr>
          <w:p w14:paraId="2F7E0990" w14:textId="77777777" w:rsidR="006D6BF8" w:rsidRPr="00D4120B" w:rsidRDefault="006D6BF8" w:rsidP="00A914E1">
            <w:pPr>
              <w:pStyle w:val="TableContent"/>
            </w:pPr>
          </w:p>
        </w:tc>
        <w:tc>
          <w:tcPr>
            <w:tcW w:w="2346" w:type="pct"/>
          </w:tcPr>
          <w:p w14:paraId="1141B674" w14:textId="77777777" w:rsidR="006D6BF8" w:rsidRPr="00D4120B" w:rsidRDefault="006D6BF8" w:rsidP="00A914E1">
            <w:pPr>
              <w:pStyle w:val="TableContent"/>
            </w:pPr>
          </w:p>
        </w:tc>
      </w:tr>
      <w:tr w:rsidR="006D6BF8" w:rsidRPr="00D4120B" w14:paraId="43CEA139" w14:textId="77777777">
        <w:trPr>
          <w:cantSplit/>
        </w:trPr>
        <w:tc>
          <w:tcPr>
            <w:tcW w:w="471" w:type="pct"/>
          </w:tcPr>
          <w:p w14:paraId="44E134AF" w14:textId="77777777" w:rsidR="006D6BF8" w:rsidRPr="00D4120B" w:rsidRDefault="006D6BF8" w:rsidP="00A914E1">
            <w:pPr>
              <w:pStyle w:val="TableContent"/>
            </w:pPr>
            <w:r w:rsidRPr="00D4120B">
              <w:t>TX</w:t>
            </w:r>
          </w:p>
        </w:tc>
        <w:tc>
          <w:tcPr>
            <w:tcW w:w="1141" w:type="pct"/>
          </w:tcPr>
          <w:p w14:paraId="0EAEFC49" w14:textId="77777777" w:rsidR="006D6BF8" w:rsidRPr="00D4120B" w:rsidRDefault="006D6BF8" w:rsidP="00A914E1">
            <w:pPr>
              <w:pStyle w:val="TableContent"/>
            </w:pPr>
            <w:r w:rsidRPr="00D4120B">
              <w:t>Text Data (Display)</w:t>
            </w:r>
          </w:p>
        </w:tc>
        <w:tc>
          <w:tcPr>
            <w:tcW w:w="580" w:type="pct"/>
            <w:shd w:val="clear" w:color="auto" w:fill="auto"/>
          </w:tcPr>
          <w:p w14:paraId="6A1146C5" w14:textId="77777777" w:rsidR="006D6BF8" w:rsidRPr="00D4120B" w:rsidRDefault="006D6BF8" w:rsidP="00A914E1">
            <w:pPr>
              <w:pStyle w:val="TableContent"/>
            </w:pPr>
            <w:r w:rsidRPr="00D4120B">
              <w:t>R</w:t>
            </w:r>
          </w:p>
        </w:tc>
        <w:tc>
          <w:tcPr>
            <w:tcW w:w="462" w:type="pct"/>
            <w:shd w:val="clear" w:color="auto" w:fill="auto"/>
          </w:tcPr>
          <w:p w14:paraId="33D4F3FF" w14:textId="77777777" w:rsidR="006D6BF8" w:rsidRPr="00D4120B" w:rsidRDefault="006D6BF8" w:rsidP="00A914E1">
            <w:pPr>
              <w:pStyle w:val="TableContent"/>
            </w:pPr>
          </w:p>
        </w:tc>
        <w:tc>
          <w:tcPr>
            <w:tcW w:w="2346" w:type="pct"/>
          </w:tcPr>
          <w:p w14:paraId="0BA13DDB" w14:textId="77777777" w:rsidR="006D6BF8" w:rsidRPr="00D4120B" w:rsidRDefault="006D6BF8" w:rsidP="00A914E1">
            <w:pPr>
              <w:pStyle w:val="TableContent"/>
            </w:pPr>
            <w:r w:rsidRPr="00D4120B">
              <w:t>Field using the TX data type to carry a text result value this is intended for display</w:t>
            </w:r>
            <w:r>
              <w:t xml:space="preserve">. </w:t>
            </w:r>
            <w:r w:rsidRPr="00D4120B">
              <w:t>Numeric results and numeric results with units of measure should not be reported as text</w:t>
            </w:r>
            <w:r>
              <w:t xml:space="preserve">. </w:t>
            </w:r>
            <w:r w:rsidRPr="00D4120B">
              <w:t>These should be reported as NM or SN numeric results, with the units of measure in OBX-6.</w:t>
            </w:r>
          </w:p>
        </w:tc>
      </w:tr>
    </w:tbl>
    <w:p w14:paraId="690BD70E" w14:textId="77777777" w:rsidR="00667BA9" w:rsidRDefault="00667BA9" w:rsidP="005F6D75">
      <w:pPr>
        <w:pStyle w:val="NormalIndented"/>
        <w:ind w:left="0"/>
        <w:rPr>
          <w:rFonts w:ascii="Arial" w:hAnsi="Arial"/>
          <w:highlight w:val="lightGray"/>
        </w:rPr>
      </w:pPr>
    </w:p>
    <w:p w14:paraId="06461BA4" w14:textId="77777777" w:rsidR="007B0B9E" w:rsidRDefault="007B0B9E" w:rsidP="00865276">
      <w:pPr>
        <w:pStyle w:val="Heading2"/>
        <w:numPr>
          <w:ilvl w:val="2"/>
          <w:numId w:val="24"/>
        </w:numPr>
        <w:tabs>
          <w:tab w:val="left" w:pos="630"/>
        </w:tabs>
      </w:pPr>
      <w:bookmarkStart w:id="5716" w:name="_Toc189112020"/>
      <w:bookmarkEnd w:id="5705"/>
      <w:r w:rsidRPr="00D4120B">
        <w:t>HL7 Table 02</w:t>
      </w:r>
      <w:r>
        <w:t>03</w:t>
      </w:r>
      <w:r w:rsidRPr="00D4120B">
        <w:t xml:space="preserve"> – </w:t>
      </w:r>
      <w:r>
        <w:t xml:space="preserve">Identifier Type from </w:t>
      </w:r>
      <w:r w:rsidR="005F6D75">
        <w:t>HL7 V</w:t>
      </w:r>
      <w:del w:id="5717" w:author="Bob Yencha" w:date="2011-11-21T18:00:00Z">
        <w:r w:rsidDel="00C42B2B">
          <w:delText>2.7</w:delText>
        </w:r>
      </w:del>
      <w:ins w:id="5718" w:author="Bob Yencha" w:date="2011-11-21T18:00:00Z">
        <w:r w:rsidR="00C42B2B">
          <w:t>2.7.1</w:t>
        </w:r>
      </w:ins>
      <w:bookmarkEnd w:id="5716"/>
    </w:p>
    <w:tbl>
      <w:tblPr>
        <w:tblW w:w="4959" w:type="pct"/>
        <w:tblInd w:w="58" w:type="dxa"/>
        <w:tblBorders>
          <w:top w:val="single" w:sz="4" w:space="0" w:color="C0C0C0"/>
          <w:left w:val="single" w:sz="4" w:space="0" w:color="C0C0C0"/>
          <w:bottom w:val="single" w:sz="12" w:space="0" w:color="CC3300"/>
          <w:right w:val="single" w:sz="4" w:space="0" w:color="C0C0C0"/>
          <w:insideH w:val="single" w:sz="12" w:space="0" w:color="CC3300"/>
          <w:insideV w:val="single" w:sz="4" w:space="0" w:color="C0C0C0"/>
        </w:tblBorders>
        <w:tblCellMar>
          <w:left w:w="58" w:type="dxa"/>
          <w:right w:w="58" w:type="dxa"/>
        </w:tblCellMar>
        <w:tblLook w:val="01E0" w:firstRow="1" w:lastRow="1" w:firstColumn="1" w:lastColumn="1" w:noHBand="0" w:noVBand="0"/>
      </w:tblPr>
      <w:tblGrid>
        <w:gridCol w:w="1349"/>
        <w:gridCol w:w="9002"/>
        <w:gridCol w:w="3618"/>
      </w:tblGrid>
      <w:tr w:rsidR="00003DB3" w:rsidRPr="006E2B4A" w14:paraId="544626F2" w14:textId="77777777">
        <w:trPr>
          <w:cantSplit/>
          <w:trHeight w:hRule="exact" w:val="360"/>
          <w:tblHeader/>
        </w:trPr>
        <w:tc>
          <w:tcPr>
            <w:tcW w:w="5000" w:type="pct"/>
            <w:gridSpan w:val="3"/>
            <w:tcBorders>
              <w:top w:val="single" w:sz="12" w:space="0" w:color="CC0000"/>
            </w:tcBorders>
            <w:shd w:val="clear" w:color="auto" w:fill="F3F3F3"/>
            <w:vAlign w:val="center"/>
          </w:tcPr>
          <w:p w14:paraId="4A9F171A" w14:textId="77777777" w:rsidR="00003DB3" w:rsidRPr="00D4120B" w:rsidRDefault="00003DB3" w:rsidP="009D2554">
            <w:pPr>
              <w:pStyle w:val="Caption"/>
            </w:pPr>
            <w:r>
              <w:t xml:space="preserve">Table </w:t>
            </w:r>
            <w:r w:rsidR="001C047D">
              <w:fldChar w:fldCharType="begin"/>
            </w:r>
            <w:r w:rsidR="001C047D">
              <w:instrText xml:space="preserve"> STYLEREF 1 \s </w:instrText>
            </w:r>
            <w:r w:rsidR="001C047D">
              <w:fldChar w:fldCharType="separate"/>
            </w:r>
            <w:r w:rsidR="002B0A1D">
              <w:rPr>
                <w:noProof/>
              </w:rPr>
              <w:t>4</w:t>
            </w:r>
            <w:r w:rsidR="001C047D">
              <w:rPr>
                <w:noProof/>
              </w:rPr>
              <w:fldChar w:fldCharType="end"/>
            </w:r>
            <w:r>
              <w:noBreakHyphen/>
              <w:t xml:space="preserve">6. </w:t>
            </w:r>
            <w:r w:rsidRPr="000252C3">
              <w:t>HL7 Table 02</w:t>
            </w:r>
            <w:r>
              <w:t>03</w:t>
            </w:r>
            <w:r w:rsidRPr="000252C3">
              <w:t xml:space="preserve"> – </w:t>
            </w:r>
            <w:r w:rsidRPr="000B0CEC">
              <w:t xml:space="preserve">from </w:t>
            </w:r>
            <w:del w:id="5719" w:author="Bob Yencha" w:date="2011-11-21T18:00:00Z">
              <w:r w:rsidRPr="000B0CEC" w:rsidDel="00C42B2B">
                <w:delText>2</w:delText>
              </w:r>
              <w:r w:rsidDel="00C42B2B">
                <w:delText>.7</w:delText>
              </w:r>
            </w:del>
            <w:ins w:id="5720" w:author="Bob Yencha" w:date="2011-11-21T18:00:00Z">
              <w:r w:rsidR="00C42B2B">
                <w:t>2.7.1</w:t>
              </w:r>
            </w:ins>
          </w:p>
        </w:tc>
      </w:tr>
      <w:tr w:rsidR="007B0B9E" w:rsidRPr="006E2B4A" w14:paraId="47F150A8" w14:textId="77777777">
        <w:trPr>
          <w:cantSplit/>
          <w:trHeight w:hRule="exact" w:val="360"/>
          <w:tblHeader/>
        </w:trPr>
        <w:tc>
          <w:tcPr>
            <w:tcW w:w="483" w:type="pct"/>
            <w:tcBorders>
              <w:top w:val="single" w:sz="12" w:space="0" w:color="CC0000"/>
            </w:tcBorders>
            <w:shd w:val="clear" w:color="auto" w:fill="F3F3F3"/>
            <w:vAlign w:val="center"/>
          </w:tcPr>
          <w:p w14:paraId="2250FE56" w14:textId="77777777" w:rsidR="007B0B9E" w:rsidRPr="00D4120B" w:rsidRDefault="007B0B9E" w:rsidP="009D2554">
            <w:pPr>
              <w:pStyle w:val="TableHeadingA"/>
            </w:pPr>
            <w:r w:rsidRPr="00D4120B">
              <w:t>Value</w:t>
            </w:r>
          </w:p>
        </w:tc>
        <w:tc>
          <w:tcPr>
            <w:tcW w:w="3222" w:type="pct"/>
            <w:tcBorders>
              <w:top w:val="single" w:sz="12" w:space="0" w:color="CC0000"/>
            </w:tcBorders>
            <w:shd w:val="clear" w:color="auto" w:fill="F3F3F3"/>
            <w:vAlign w:val="center"/>
          </w:tcPr>
          <w:p w14:paraId="1839FCB7" w14:textId="77777777" w:rsidR="007B0B9E" w:rsidRPr="00D4120B" w:rsidRDefault="007B0B9E" w:rsidP="009D2554">
            <w:pPr>
              <w:pStyle w:val="TableHeadingA"/>
            </w:pPr>
            <w:r w:rsidRPr="00D4120B">
              <w:t>Description</w:t>
            </w:r>
          </w:p>
        </w:tc>
        <w:tc>
          <w:tcPr>
            <w:tcW w:w="1295" w:type="pct"/>
            <w:tcBorders>
              <w:top w:val="single" w:sz="12" w:space="0" w:color="CC0000"/>
            </w:tcBorders>
            <w:shd w:val="clear" w:color="auto" w:fill="F3F3F3"/>
            <w:vAlign w:val="center"/>
          </w:tcPr>
          <w:p w14:paraId="03A0B94C" w14:textId="77777777" w:rsidR="007B0B9E" w:rsidRPr="00D4120B" w:rsidRDefault="007B0B9E" w:rsidP="009D2554">
            <w:pPr>
              <w:pStyle w:val="TableHeadingA"/>
            </w:pPr>
            <w:r w:rsidRPr="00D4120B">
              <w:t>Comment</w:t>
            </w:r>
          </w:p>
        </w:tc>
      </w:tr>
      <w:tr w:rsidR="007B0B9E" w:rsidRPr="00D4120B" w14:paraId="2403983F" w14:textId="77777777">
        <w:trPr>
          <w:cantSplit/>
          <w:trHeight w:val="378"/>
        </w:trPr>
        <w:tc>
          <w:tcPr>
            <w:tcW w:w="483" w:type="pct"/>
          </w:tcPr>
          <w:p w14:paraId="0FB011C7" w14:textId="77777777" w:rsidR="007B0B9E" w:rsidRPr="00D4120B" w:rsidRDefault="007B0B9E" w:rsidP="00A914E1">
            <w:pPr>
              <w:pStyle w:val="TableContent"/>
            </w:pPr>
            <w:r>
              <w:t>AM</w:t>
            </w:r>
          </w:p>
        </w:tc>
        <w:tc>
          <w:tcPr>
            <w:tcW w:w="3222" w:type="pct"/>
          </w:tcPr>
          <w:p w14:paraId="70A6C37A" w14:textId="77777777" w:rsidR="007B0B9E" w:rsidRPr="00D4120B" w:rsidRDefault="007B0B9E" w:rsidP="00A914E1">
            <w:pPr>
              <w:pStyle w:val="TableContent"/>
            </w:pPr>
            <w:r w:rsidRPr="009479E9">
              <w:t>American Express</w:t>
            </w:r>
          </w:p>
        </w:tc>
        <w:tc>
          <w:tcPr>
            <w:tcW w:w="1295" w:type="pct"/>
          </w:tcPr>
          <w:p w14:paraId="48A60466" w14:textId="77777777" w:rsidR="007B0B9E" w:rsidRPr="00D4120B" w:rsidRDefault="007B0B9E" w:rsidP="00A914E1">
            <w:pPr>
              <w:pStyle w:val="TableContent"/>
            </w:pPr>
          </w:p>
        </w:tc>
      </w:tr>
      <w:tr w:rsidR="007B0B9E" w:rsidRPr="00D4120B" w14:paraId="3767C74C" w14:textId="77777777">
        <w:trPr>
          <w:cantSplit/>
          <w:trHeight w:val="378"/>
        </w:trPr>
        <w:tc>
          <w:tcPr>
            <w:tcW w:w="483" w:type="pct"/>
          </w:tcPr>
          <w:p w14:paraId="38F45E89" w14:textId="77777777" w:rsidR="007B0B9E" w:rsidRPr="00D4120B" w:rsidRDefault="007B0B9E" w:rsidP="00A914E1">
            <w:pPr>
              <w:pStyle w:val="TableContent"/>
            </w:pPr>
            <w:r>
              <w:t>AN</w:t>
            </w:r>
          </w:p>
        </w:tc>
        <w:tc>
          <w:tcPr>
            <w:tcW w:w="3222" w:type="pct"/>
          </w:tcPr>
          <w:p w14:paraId="11DB89B6" w14:textId="77777777" w:rsidR="007B0B9E" w:rsidRDefault="007B0B9E">
            <w:pPr>
              <w:pStyle w:val="TableContent"/>
              <w:tabs>
                <w:tab w:val="left" w:pos="1552"/>
              </w:tabs>
            </w:pPr>
            <w:r w:rsidRPr="009479E9">
              <w:t>Account number</w:t>
            </w:r>
          </w:p>
        </w:tc>
        <w:tc>
          <w:tcPr>
            <w:tcW w:w="1295" w:type="pct"/>
          </w:tcPr>
          <w:p w14:paraId="2E3EB9B9" w14:textId="77777777" w:rsidR="007B0B9E" w:rsidRPr="00D4120B" w:rsidRDefault="007B0B9E" w:rsidP="00A914E1">
            <w:pPr>
              <w:pStyle w:val="TableContent"/>
            </w:pPr>
          </w:p>
        </w:tc>
      </w:tr>
      <w:tr w:rsidR="007B0B9E" w:rsidRPr="00D4120B" w14:paraId="02C30ACF" w14:textId="77777777">
        <w:trPr>
          <w:cantSplit/>
          <w:trHeight w:val="378"/>
        </w:trPr>
        <w:tc>
          <w:tcPr>
            <w:tcW w:w="483" w:type="pct"/>
          </w:tcPr>
          <w:p w14:paraId="23558754" w14:textId="77777777" w:rsidR="007B0B9E" w:rsidRPr="00D4120B" w:rsidRDefault="007B0B9E" w:rsidP="00A914E1">
            <w:pPr>
              <w:pStyle w:val="TableContent"/>
            </w:pPr>
            <w:r>
              <w:t>ANC</w:t>
            </w:r>
          </w:p>
        </w:tc>
        <w:tc>
          <w:tcPr>
            <w:tcW w:w="3222" w:type="pct"/>
          </w:tcPr>
          <w:p w14:paraId="23355764" w14:textId="77777777" w:rsidR="007B0B9E" w:rsidRPr="00D4120B" w:rsidRDefault="007B0B9E" w:rsidP="00A914E1">
            <w:pPr>
              <w:pStyle w:val="TableContent"/>
            </w:pPr>
            <w:r w:rsidRPr="009479E9">
              <w:t>Account number Creditor</w:t>
            </w:r>
          </w:p>
        </w:tc>
        <w:tc>
          <w:tcPr>
            <w:tcW w:w="1295" w:type="pct"/>
          </w:tcPr>
          <w:p w14:paraId="506661CE" w14:textId="77777777" w:rsidR="007B0B9E" w:rsidRPr="00D4120B" w:rsidRDefault="007B0B9E" w:rsidP="00A914E1">
            <w:pPr>
              <w:pStyle w:val="TableContent"/>
            </w:pPr>
          </w:p>
        </w:tc>
      </w:tr>
      <w:tr w:rsidR="007B0B9E" w:rsidRPr="00D4120B" w14:paraId="6717324A" w14:textId="77777777">
        <w:trPr>
          <w:cantSplit/>
          <w:trHeight w:val="378"/>
        </w:trPr>
        <w:tc>
          <w:tcPr>
            <w:tcW w:w="483" w:type="pct"/>
          </w:tcPr>
          <w:p w14:paraId="0F825B0E" w14:textId="77777777" w:rsidR="007B0B9E" w:rsidRPr="00D4120B" w:rsidRDefault="007B0B9E" w:rsidP="00A914E1">
            <w:pPr>
              <w:pStyle w:val="TableContent"/>
            </w:pPr>
            <w:r>
              <w:t>AND</w:t>
            </w:r>
          </w:p>
        </w:tc>
        <w:tc>
          <w:tcPr>
            <w:tcW w:w="3222" w:type="pct"/>
          </w:tcPr>
          <w:p w14:paraId="16EBCFE1" w14:textId="77777777" w:rsidR="007B0B9E" w:rsidRPr="00D4120B" w:rsidRDefault="007B0B9E" w:rsidP="00A914E1">
            <w:pPr>
              <w:pStyle w:val="TableContent"/>
            </w:pPr>
            <w:r w:rsidRPr="009479E9">
              <w:t>Account number debitor</w:t>
            </w:r>
          </w:p>
        </w:tc>
        <w:tc>
          <w:tcPr>
            <w:tcW w:w="1295" w:type="pct"/>
          </w:tcPr>
          <w:p w14:paraId="6F92A029" w14:textId="77777777" w:rsidR="007B0B9E" w:rsidRPr="00D4120B" w:rsidRDefault="007B0B9E" w:rsidP="00A914E1">
            <w:pPr>
              <w:pStyle w:val="TableContent"/>
            </w:pPr>
          </w:p>
        </w:tc>
      </w:tr>
      <w:tr w:rsidR="007B0B9E" w:rsidRPr="00D4120B" w14:paraId="2F135D3C" w14:textId="77777777">
        <w:trPr>
          <w:cantSplit/>
          <w:trHeight w:val="378"/>
        </w:trPr>
        <w:tc>
          <w:tcPr>
            <w:tcW w:w="483" w:type="pct"/>
          </w:tcPr>
          <w:p w14:paraId="7FF12236" w14:textId="77777777" w:rsidR="007B0B9E" w:rsidRPr="00D4120B" w:rsidRDefault="007B0B9E" w:rsidP="00A914E1">
            <w:pPr>
              <w:pStyle w:val="TableContent"/>
            </w:pPr>
            <w:r>
              <w:t>ANON</w:t>
            </w:r>
          </w:p>
        </w:tc>
        <w:tc>
          <w:tcPr>
            <w:tcW w:w="3222" w:type="pct"/>
          </w:tcPr>
          <w:p w14:paraId="60BA6FF2" w14:textId="77777777" w:rsidR="007B0B9E" w:rsidRPr="00D4120B" w:rsidRDefault="007B0B9E" w:rsidP="00A914E1">
            <w:pPr>
              <w:pStyle w:val="TableContent"/>
            </w:pPr>
            <w:r w:rsidRPr="009479E9">
              <w:t>Anonymous identifier</w:t>
            </w:r>
          </w:p>
        </w:tc>
        <w:tc>
          <w:tcPr>
            <w:tcW w:w="1295" w:type="pct"/>
          </w:tcPr>
          <w:p w14:paraId="6B657A57" w14:textId="77777777" w:rsidR="007B0B9E" w:rsidRPr="00D4120B" w:rsidRDefault="007B0B9E" w:rsidP="00A914E1">
            <w:pPr>
              <w:pStyle w:val="TableContent"/>
            </w:pPr>
          </w:p>
        </w:tc>
      </w:tr>
      <w:tr w:rsidR="007B0B9E" w:rsidRPr="00D4120B" w14:paraId="26FB281D" w14:textId="77777777">
        <w:trPr>
          <w:cantSplit/>
          <w:trHeight w:val="378"/>
        </w:trPr>
        <w:tc>
          <w:tcPr>
            <w:tcW w:w="483" w:type="pct"/>
          </w:tcPr>
          <w:p w14:paraId="14EC8391" w14:textId="77777777" w:rsidR="007B0B9E" w:rsidRPr="00D4120B" w:rsidRDefault="007B0B9E" w:rsidP="00A914E1">
            <w:pPr>
              <w:pStyle w:val="TableContent"/>
            </w:pPr>
            <w:r>
              <w:t>ANT</w:t>
            </w:r>
          </w:p>
        </w:tc>
        <w:tc>
          <w:tcPr>
            <w:tcW w:w="3222" w:type="pct"/>
          </w:tcPr>
          <w:p w14:paraId="50801110" w14:textId="77777777" w:rsidR="007B0B9E" w:rsidRPr="00D4120B" w:rsidRDefault="007B0B9E" w:rsidP="00A914E1">
            <w:pPr>
              <w:pStyle w:val="TableContent"/>
            </w:pPr>
            <w:r w:rsidRPr="009479E9">
              <w:t>Temporary Account Number</w:t>
            </w:r>
          </w:p>
        </w:tc>
        <w:tc>
          <w:tcPr>
            <w:tcW w:w="1295" w:type="pct"/>
          </w:tcPr>
          <w:p w14:paraId="5C1B8647" w14:textId="77777777" w:rsidR="007B0B9E" w:rsidRPr="00D4120B" w:rsidRDefault="007B0B9E" w:rsidP="00A914E1">
            <w:pPr>
              <w:pStyle w:val="TableContent"/>
            </w:pPr>
          </w:p>
        </w:tc>
      </w:tr>
      <w:tr w:rsidR="007B0B9E" w:rsidRPr="00D4120B" w14:paraId="3FA9919D" w14:textId="77777777">
        <w:trPr>
          <w:cantSplit/>
          <w:trHeight w:val="378"/>
        </w:trPr>
        <w:tc>
          <w:tcPr>
            <w:tcW w:w="483" w:type="pct"/>
          </w:tcPr>
          <w:p w14:paraId="0C3E9D9B" w14:textId="77777777" w:rsidR="007B0B9E" w:rsidRPr="00D4120B" w:rsidRDefault="007B0B9E" w:rsidP="00A914E1">
            <w:pPr>
              <w:pStyle w:val="TableContent"/>
            </w:pPr>
            <w:r>
              <w:t>APRN</w:t>
            </w:r>
          </w:p>
        </w:tc>
        <w:tc>
          <w:tcPr>
            <w:tcW w:w="3222" w:type="pct"/>
          </w:tcPr>
          <w:p w14:paraId="5930F835" w14:textId="77777777" w:rsidR="007B0B9E" w:rsidRPr="00D4120B" w:rsidRDefault="007B0B9E" w:rsidP="00A914E1">
            <w:pPr>
              <w:pStyle w:val="TableContent"/>
            </w:pPr>
            <w:r w:rsidRPr="009479E9">
              <w:t>Advanced Practice Registered Nurse number</w:t>
            </w:r>
          </w:p>
        </w:tc>
        <w:tc>
          <w:tcPr>
            <w:tcW w:w="1295" w:type="pct"/>
          </w:tcPr>
          <w:p w14:paraId="46AEEC3C" w14:textId="77777777" w:rsidR="007B0B9E" w:rsidRPr="00D4120B" w:rsidRDefault="007B0B9E" w:rsidP="00A914E1">
            <w:pPr>
              <w:pStyle w:val="TableContent"/>
            </w:pPr>
          </w:p>
        </w:tc>
      </w:tr>
      <w:tr w:rsidR="007B0B9E" w:rsidRPr="00D4120B" w14:paraId="2F15B4CF" w14:textId="77777777">
        <w:trPr>
          <w:cantSplit/>
          <w:trHeight w:val="378"/>
        </w:trPr>
        <w:tc>
          <w:tcPr>
            <w:tcW w:w="483" w:type="pct"/>
          </w:tcPr>
          <w:p w14:paraId="67440960" w14:textId="77777777" w:rsidR="007B0B9E" w:rsidRPr="00D4120B" w:rsidRDefault="007B0B9E" w:rsidP="00A914E1">
            <w:pPr>
              <w:pStyle w:val="TableContent"/>
            </w:pPr>
            <w:r>
              <w:t>BA</w:t>
            </w:r>
          </w:p>
        </w:tc>
        <w:tc>
          <w:tcPr>
            <w:tcW w:w="3222" w:type="pct"/>
          </w:tcPr>
          <w:p w14:paraId="3828A3CF" w14:textId="77777777" w:rsidR="007B0B9E" w:rsidRPr="00D4120B" w:rsidRDefault="007B0B9E" w:rsidP="00A914E1">
            <w:pPr>
              <w:pStyle w:val="TableContent"/>
            </w:pPr>
            <w:r w:rsidRPr="009479E9">
              <w:t>Bank Account Number</w:t>
            </w:r>
          </w:p>
        </w:tc>
        <w:tc>
          <w:tcPr>
            <w:tcW w:w="1295" w:type="pct"/>
          </w:tcPr>
          <w:p w14:paraId="0A210050" w14:textId="77777777" w:rsidR="007B0B9E" w:rsidRPr="00D4120B" w:rsidRDefault="007B0B9E" w:rsidP="00A914E1">
            <w:pPr>
              <w:pStyle w:val="TableContent"/>
            </w:pPr>
          </w:p>
        </w:tc>
      </w:tr>
      <w:tr w:rsidR="007B0B9E" w:rsidRPr="00D4120B" w14:paraId="0B26A924" w14:textId="77777777">
        <w:trPr>
          <w:cantSplit/>
          <w:trHeight w:val="378"/>
        </w:trPr>
        <w:tc>
          <w:tcPr>
            <w:tcW w:w="483" w:type="pct"/>
          </w:tcPr>
          <w:p w14:paraId="6EC6486E" w14:textId="77777777" w:rsidR="007B0B9E" w:rsidRPr="00D4120B" w:rsidRDefault="007B0B9E" w:rsidP="00A914E1">
            <w:pPr>
              <w:pStyle w:val="TableContent"/>
            </w:pPr>
            <w:r>
              <w:t>BC</w:t>
            </w:r>
          </w:p>
        </w:tc>
        <w:tc>
          <w:tcPr>
            <w:tcW w:w="3222" w:type="pct"/>
          </w:tcPr>
          <w:p w14:paraId="47D59EFE" w14:textId="77777777" w:rsidR="007B0B9E" w:rsidRPr="00D4120B" w:rsidRDefault="007B0B9E" w:rsidP="00A914E1">
            <w:pPr>
              <w:pStyle w:val="TableContent"/>
            </w:pPr>
            <w:r w:rsidRPr="009479E9">
              <w:t>Bank Card Number</w:t>
            </w:r>
          </w:p>
        </w:tc>
        <w:tc>
          <w:tcPr>
            <w:tcW w:w="1295" w:type="pct"/>
          </w:tcPr>
          <w:p w14:paraId="69415A00" w14:textId="77777777" w:rsidR="007B0B9E" w:rsidRPr="00D4120B" w:rsidRDefault="007B0B9E" w:rsidP="00A914E1">
            <w:pPr>
              <w:pStyle w:val="TableContent"/>
            </w:pPr>
          </w:p>
        </w:tc>
      </w:tr>
      <w:tr w:rsidR="007B0B9E" w:rsidRPr="00D4120B" w14:paraId="6B18EB81" w14:textId="77777777">
        <w:trPr>
          <w:cantSplit/>
          <w:trHeight w:val="378"/>
        </w:trPr>
        <w:tc>
          <w:tcPr>
            <w:tcW w:w="483" w:type="pct"/>
          </w:tcPr>
          <w:p w14:paraId="65337635" w14:textId="77777777" w:rsidR="007B0B9E" w:rsidRPr="00D4120B" w:rsidRDefault="007B0B9E" w:rsidP="00A914E1">
            <w:pPr>
              <w:pStyle w:val="TableContent"/>
            </w:pPr>
            <w:r>
              <w:t>BR</w:t>
            </w:r>
          </w:p>
        </w:tc>
        <w:tc>
          <w:tcPr>
            <w:tcW w:w="3222" w:type="pct"/>
          </w:tcPr>
          <w:p w14:paraId="024ACEF0" w14:textId="77777777" w:rsidR="007B0B9E" w:rsidRPr="00D4120B" w:rsidRDefault="007B0B9E" w:rsidP="00A914E1">
            <w:pPr>
              <w:pStyle w:val="TableContent"/>
            </w:pPr>
            <w:r w:rsidRPr="009479E9">
              <w:t>Birth registry number</w:t>
            </w:r>
          </w:p>
        </w:tc>
        <w:tc>
          <w:tcPr>
            <w:tcW w:w="1295" w:type="pct"/>
          </w:tcPr>
          <w:p w14:paraId="0AF16E16" w14:textId="77777777" w:rsidR="007B0B9E" w:rsidRPr="00D4120B" w:rsidRDefault="007B0B9E" w:rsidP="00A914E1">
            <w:pPr>
              <w:pStyle w:val="TableContent"/>
            </w:pPr>
          </w:p>
        </w:tc>
      </w:tr>
      <w:tr w:rsidR="007B0B9E" w:rsidRPr="00D4120B" w14:paraId="2B3529E3" w14:textId="77777777">
        <w:trPr>
          <w:cantSplit/>
          <w:trHeight w:val="378"/>
        </w:trPr>
        <w:tc>
          <w:tcPr>
            <w:tcW w:w="483" w:type="pct"/>
          </w:tcPr>
          <w:p w14:paraId="360F9676" w14:textId="77777777" w:rsidR="007B0B9E" w:rsidRPr="00D4120B" w:rsidRDefault="007B0B9E" w:rsidP="00A914E1">
            <w:pPr>
              <w:pStyle w:val="TableContent"/>
            </w:pPr>
            <w:r>
              <w:t>BRN</w:t>
            </w:r>
          </w:p>
        </w:tc>
        <w:tc>
          <w:tcPr>
            <w:tcW w:w="3222" w:type="pct"/>
          </w:tcPr>
          <w:p w14:paraId="0F0BF913" w14:textId="77777777" w:rsidR="007B0B9E" w:rsidRPr="00D4120B" w:rsidRDefault="007B0B9E" w:rsidP="00A914E1">
            <w:pPr>
              <w:pStyle w:val="TableContent"/>
            </w:pPr>
            <w:r w:rsidRPr="009479E9">
              <w:t>Breed Registry Number</w:t>
            </w:r>
          </w:p>
        </w:tc>
        <w:tc>
          <w:tcPr>
            <w:tcW w:w="1295" w:type="pct"/>
          </w:tcPr>
          <w:p w14:paraId="595EF6F6" w14:textId="77777777" w:rsidR="007B0B9E" w:rsidRPr="00D4120B" w:rsidRDefault="007B0B9E" w:rsidP="00A914E1">
            <w:pPr>
              <w:pStyle w:val="TableContent"/>
            </w:pPr>
          </w:p>
        </w:tc>
      </w:tr>
      <w:tr w:rsidR="007B0B9E" w:rsidRPr="00D4120B" w14:paraId="20BB23D0" w14:textId="77777777">
        <w:trPr>
          <w:cantSplit/>
          <w:trHeight w:val="378"/>
        </w:trPr>
        <w:tc>
          <w:tcPr>
            <w:tcW w:w="483" w:type="pct"/>
          </w:tcPr>
          <w:p w14:paraId="3194C03C" w14:textId="77777777" w:rsidR="007B0B9E" w:rsidRPr="00D4120B" w:rsidRDefault="007B0B9E" w:rsidP="00A914E1">
            <w:pPr>
              <w:pStyle w:val="TableContent"/>
            </w:pPr>
            <w:r>
              <w:t>CC</w:t>
            </w:r>
          </w:p>
        </w:tc>
        <w:tc>
          <w:tcPr>
            <w:tcW w:w="3222" w:type="pct"/>
          </w:tcPr>
          <w:p w14:paraId="329F7E50" w14:textId="77777777" w:rsidR="007B0B9E" w:rsidRPr="00D4120B" w:rsidRDefault="007B0B9E" w:rsidP="00A914E1">
            <w:pPr>
              <w:pStyle w:val="TableContent"/>
            </w:pPr>
            <w:r w:rsidRPr="009479E9">
              <w:t>Cost Center number</w:t>
            </w:r>
          </w:p>
        </w:tc>
        <w:tc>
          <w:tcPr>
            <w:tcW w:w="1295" w:type="pct"/>
          </w:tcPr>
          <w:p w14:paraId="2BBD859A" w14:textId="77777777" w:rsidR="007B0B9E" w:rsidRPr="00D4120B" w:rsidRDefault="007B0B9E" w:rsidP="00A914E1">
            <w:pPr>
              <w:pStyle w:val="TableContent"/>
            </w:pPr>
          </w:p>
        </w:tc>
      </w:tr>
      <w:tr w:rsidR="007B0B9E" w:rsidRPr="00D4120B" w14:paraId="72E692F4" w14:textId="77777777">
        <w:trPr>
          <w:cantSplit/>
          <w:trHeight w:val="378"/>
        </w:trPr>
        <w:tc>
          <w:tcPr>
            <w:tcW w:w="483" w:type="pct"/>
          </w:tcPr>
          <w:p w14:paraId="4659A540" w14:textId="77777777" w:rsidR="007B0B9E" w:rsidRPr="00D4120B" w:rsidRDefault="007B0B9E" w:rsidP="00A914E1">
            <w:pPr>
              <w:pStyle w:val="TableContent"/>
            </w:pPr>
            <w:r>
              <w:t>CY</w:t>
            </w:r>
          </w:p>
        </w:tc>
        <w:tc>
          <w:tcPr>
            <w:tcW w:w="3222" w:type="pct"/>
          </w:tcPr>
          <w:p w14:paraId="7825550C" w14:textId="77777777" w:rsidR="007B0B9E" w:rsidRPr="00D4120B" w:rsidRDefault="007B0B9E" w:rsidP="00A914E1">
            <w:pPr>
              <w:pStyle w:val="TableContent"/>
            </w:pPr>
            <w:r w:rsidRPr="009479E9">
              <w:t>County number</w:t>
            </w:r>
          </w:p>
        </w:tc>
        <w:tc>
          <w:tcPr>
            <w:tcW w:w="1295" w:type="pct"/>
          </w:tcPr>
          <w:p w14:paraId="4B3CB488" w14:textId="77777777" w:rsidR="007B0B9E" w:rsidRPr="00D4120B" w:rsidRDefault="007B0B9E" w:rsidP="00A914E1">
            <w:pPr>
              <w:pStyle w:val="TableContent"/>
            </w:pPr>
          </w:p>
        </w:tc>
      </w:tr>
      <w:tr w:rsidR="007B0B9E" w:rsidRPr="00D4120B" w14:paraId="45918566" w14:textId="77777777">
        <w:trPr>
          <w:cantSplit/>
          <w:trHeight w:val="378"/>
        </w:trPr>
        <w:tc>
          <w:tcPr>
            <w:tcW w:w="483" w:type="pct"/>
          </w:tcPr>
          <w:p w14:paraId="12A09AC5" w14:textId="77777777" w:rsidR="007B0B9E" w:rsidRPr="00D4120B" w:rsidRDefault="007B0B9E" w:rsidP="00A914E1">
            <w:pPr>
              <w:pStyle w:val="TableContent"/>
            </w:pPr>
            <w:r>
              <w:t>DDS</w:t>
            </w:r>
          </w:p>
        </w:tc>
        <w:tc>
          <w:tcPr>
            <w:tcW w:w="3222" w:type="pct"/>
          </w:tcPr>
          <w:p w14:paraId="365E426C" w14:textId="77777777" w:rsidR="007B0B9E" w:rsidRPr="00D4120B" w:rsidRDefault="007B0B9E" w:rsidP="00A914E1">
            <w:pPr>
              <w:pStyle w:val="TableContent"/>
            </w:pPr>
            <w:r w:rsidRPr="009479E9">
              <w:t>Dentist license number</w:t>
            </w:r>
          </w:p>
        </w:tc>
        <w:tc>
          <w:tcPr>
            <w:tcW w:w="1295" w:type="pct"/>
          </w:tcPr>
          <w:p w14:paraId="5926EE51" w14:textId="77777777" w:rsidR="007B0B9E" w:rsidRPr="00D4120B" w:rsidRDefault="007B0B9E" w:rsidP="00A914E1">
            <w:pPr>
              <w:pStyle w:val="TableContent"/>
            </w:pPr>
          </w:p>
        </w:tc>
      </w:tr>
      <w:tr w:rsidR="007B0B9E" w:rsidRPr="00D4120B" w14:paraId="20023C62" w14:textId="77777777">
        <w:trPr>
          <w:cantSplit/>
          <w:trHeight w:val="378"/>
        </w:trPr>
        <w:tc>
          <w:tcPr>
            <w:tcW w:w="483" w:type="pct"/>
          </w:tcPr>
          <w:p w14:paraId="7AB76A13" w14:textId="77777777" w:rsidR="007B0B9E" w:rsidRPr="00D4120B" w:rsidRDefault="007B0B9E" w:rsidP="00A914E1">
            <w:pPr>
              <w:pStyle w:val="TableContent"/>
            </w:pPr>
            <w:r>
              <w:t>DEA</w:t>
            </w:r>
          </w:p>
        </w:tc>
        <w:tc>
          <w:tcPr>
            <w:tcW w:w="3222" w:type="pct"/>
          </w:tcPr>
          <w:p w14:paraId="696D5ACE" w14:textId="77777777" w:rsidR="007B0B9E" w:rsidRPr="00D4120B" w:rsidRDefault="007B0B9E" w:rsidP="00A914E1">
            <w:pPr>
              <w:pStyle w:val="TableContent"/>
            </w:pPr>
            <w:r w:rsidRPr="009479E9">
              <w:t>Drug Enforcement Administration registration number</w:t>
            </w:r>
          </w:p>
        </w:tc>
        <w:tc>
          <w:tcPr>
            <w:tcW w:w="1295" w:type="pct"/>
          </w:tcPr>
          <w:p w14:paraId="23416D13" w14:textId="77777777" w:rsidR="007B0B9E" w:rsidRPr="00D4120B" w:rsidRDefault="007B0B9E" w:rsidP="00A914E1">
            <w:pPr>
              <w:pStyle w:val="TableContent"/>
            </w:pPr>
          </w:p>
        </w:tc>
      </w:tr>
      <w:tr w:rsidR="007B0B9E" w:rsidRPr="00D4120B" w14:paraId="06A1202D" w14:textId="77777777">
        <w:trPr>
          <w:cantSplit/>
          <w:trHeight w:val="378"/>
        </w:trPr>
        <w:tc>
          <w:tcPr>
            <w:tcW w:w="483" w:type="pct"/>
          </w:tcPr>
          <w:p w14:paraId="10D34436" w14:textId="77777777" w:rsidR="007B0B9E" w:rsidRPr="00D4120B" w:rsidRDefault="007B0B9E" w:rsidP="00A914E1">
            <w:pPr>
              <w:pStyle w:val="TableContent"/>
            </w:pPr>
            <w:r>
              <w:t>DFN</w:t>
            </w:r>
          </w:p>
        </w:tc>
        <w:tc>
          <w:tcPr>
            <w:tcW w:w="3222" w:type="pct"/>
          </w:tcPr>
          <w:p w14:paraId="13EC7F78" w14:textId="77777777" w:rsidR="007B0B9E" w:rsidRPr="00D4120B" w:rsidRDefault="007B0B9E" w:rsidP="00A914E1">
            <w:pPr>
              <w:pStyle w:val="TableContent"/>
            </w:pPr>
            <w:r w:rsidRPr="009479E9">
              <w:t>Drug Furnishing or prescriptive authority Number</w:t>
            </w:r>
          </w:p>
        </w:tc>
        <w:tc>
          <w:tcPr>
            <w:tcW w:w="1295" w:type="pct"/>
          </w:tcPr>
          <w:p w14:paraId="72E2ECBE" w14:textId="77777777" w:rsidR="007B0B9E" w:rsidRPr="00D4120B" w:rsidRDefault="007B0B9E" w:rsidP="00A914E1">
            <w:pPr>
              <w:pStyle w:val="TableContent"/>
            </w:pPr>
          </w:p>
        </w:tc>
      </w:tr>
      <w:tr w:rsidR="007B0B9E" w:rsidRPr="00D4120B" w14:paraId="5AAD1282" w14:textId="77777777">
        <w:trPr>
          <w:cantSplit/>
          <w:trHeight w:val="378"/>
        </w:trPr>
        <w:tc>
          <w:tcPr>
            <w:tcW w:w="483" w:type="pct"/>
          </w:tcPr>
          <w:p w14:paraId="6E5C083B" w14:textId="77777777" w:rsidR="007B0B9E" w:rsidRPr="00D4120B" w:rsidRDefault="007B0B9E" w:rsidP="00A914E1">
            <w:pPr>
              <w:pStyle w:val="TableContent"/>
            </w:pPr>
            <w:r>
              <w:t>DI</w:t>
            </w:r>
          </w:p>
        </w:tc>
        <w:tc>
          <w:tcPr>
            <w:tcW w:w="3222" w:type="pct"/>
          </w:tcPr>
          <w:p w14:paraId="5BB4ADE0" w14:textId="77777777" w:rsidR="007B0B9E" w:rsidRPr="00D4120B" w:rsidRDefault="007B0B9E" w:rsidP="00A914E1">
            <w:pPr>
              <w:pStyle w:val="TableContent"/>
            </w:pPr>
            <w:r w:rsidRPr="009479E9">
              <w:t>Diner_s Club card</w:t>
            </w:r>
          </w:p>
        </w:tc>
        <w:tc>
          <w:tcPr>
            <w:tcW w:w="1295" w:type="pct"/>
          </w:tcPr>
          <w:p w14:paraId="3D7F60B0" w14:textId="77777777" w:rsidR="007B0B9E" w:rsidRPr="00D4120B" w:rsidRDefault="007B0B9E" w:rsidP="00A914E1">
            <w:pPr>
              <w:pStyle w:val="TableContent"/>
            </w:pPr>
          </w:p>
        </w:tc>
      </w:tr>
      <w:tr w:rsidR="007B0B9E" w:rsidRPr="00D4120B" w14:paraId="0E73D060" w14:textId="77777777">
        <w:trPr>
          <w:cantSplit/>
          <w:trHeight w:val="378"/>
        </w:trPr>
        <w:tc>
          <w:tcPr>
            <w:tcW w:w="483" w:type="pct"/>
          </w:tcPr>
          <w:p w14:paraId="3CABE583" w14:textId="77777777" w:rsidR="007B0B9E" w:rsidRPr="00D4120B" w:rsidRDefault="007B0B9E" w:rsidP="00A914E1">
            <w:pPr>
              <w:pStyle w:val="TableContent"/>
            </w:pPr>
            <w:r>
              <w:t>DL</w:t>
            </w:r>
          </w:p>
        </w:tc>
        <w:tc>
          <w:tcPr>
            <w:tcW w:w="3222" w:type="pct"/>
          </w:tcPr>
          <w:p w14:paraId="299095BA" w14:textId="77777777" w:rsidR="007B0B9E" w:rsidRPr="00D4120B" w:rsidRDefault="007B0B9E" w:rsidP="00A914E1">
            <w:pPr>
              <w:pStyle w:val="TableContent"/>
            </w:pPr>
            <w:r w:rsidRPr="009479E9">
              <w:t>Driver_s license number</w:t>
            </w:r>
          </w:p>
        </w:tc>
        <w:tc>
          <w:tcPr>
            <w:tcW w:w="1295" w:type="pct"/>
          </w:tcPr>
          <w:p w14:paraId="2ACCD0D2" w14:textId="77777777" w:rsidR="007B0B9E" w:rsidRPr="00D4120B" w:rsidRDefault="007B0B9E" w:rsidP="00A914E1">
            <w:pPr>
              <w:pStyle w:val="TableContent"/>
            </w:pPr>
          </w:p>
        </w:tc>
      </w:tr>
      <w:tr w:rsidR="007B0B9E" w:rsidRPr="00D4120B" w14:paraId="56A3D030" w14:textId="77777777">
        <w:trPr>
          <w:cantSplit/>
          <w:trHeight w:val="378"/>
        </w:trPr>
        <w:tc>
          <w:tcPr>
            <w:tcW w:w="483" w:type="pct"/>
          </w:tcPr>
          <w:p w14:paraId="0C0D9C50" w14:textId="77777777" w:rsidR="007B0B9E" w:rsidRPr="00D4120B" w:rsidRDefault="007B0B9E" w:rsidP="00A914E1">
            <w:pPr>
              <w:pStyle w:val="TableContent"/>
            </w:pPr>
            <w:r>
              <w:t>DN</w:t>
            </w:r>
          </w:p>
        </w:tc>
        <w:tc>
          <w:tcPr>
            <w:tcW w:w="3222" w:type="pct"/>
          </w:tcPr>
          <w:p w14:paraId="01326DB3" w14:textId="77777777" w:rsidR="007B0B9E" w:rsidRPr="00D4120B" w:rsidRDefault="007B0B9E" w:rsidP="00A914E1">
            <w:pPr>
              <w:pStyle w:val="TableContent"/>
            </w:pPr>
            <w:r w:rsidRPr="009479E9">
              <w:t>Doctor number</w:t>
            </w:r>
          </w:p>
        </w:tc>
        <w:tc>
          <w:tcPr>
            <w:tcW w:w="1295" w:type="pct"/>
          </w:tcPr>
          <w:p w14:paraId="06A72E31" w14:textId="77777777" w:rsidR="007B0B9E" w:rsidRPr="00D4120B" w:rsidRDefault="007B0B9E" w:rsidP="00A914E1">
            <w:pPr>
              <w:pStyle w:val="TableContent"/>
            </w:pPr>
          </w:p>
        </w:tc>
      </w:tr>
      <w:tr w:rsidR="007B0B9E" w:rsidRPr="00D4120B" w14:paraId="4EB3684C" w14:textId="77777777">
        <w:trPr>
          <w:cantSplit/>
          <w:trHeight w:val="378"/>
        </w:trPr>
        <w:tc>
          <w:tcPr>
            <w:tcW w:w="483" w:type="pct"/>
          </w:tcPr>
          <w:p w14:paraId="6576A439" w14:textId="77777777" w:rsidR="007B0B9E" w:rsidRPr="00D4120B" w:rsidRDefault="007B0B9E" w:rsidP="00A914E1">
            <w:pPr>
              <w:pStyle w:val="TableContent"/>
            </w:pPr>
            <w:r>
              <w:t>DO</w:t>
            </w:r>
          </w:p>
        </w:tc>
        <w:tc>
          <w:tcPr>
            <w:tcW w:w="3222" w:type="pct"/>
          </w:tcPr>
          <w:p w14:paraId="1387170B" w14:textId="77777777" w:rsidR="007B0B9E" w:rsidRPr="00D4120B" w:rsidRDefault="007B0B9E" w:rsidP="00A914E1">
            <w:pPr>
              <w:pStyle w:val="TableContent"/>
            </w:pPr>
            <w:r w:rsidRPr="009479E9">
              <w:t>Osteopathic License number</w:t>
            </w:r>
          </w:p>
        </w:tc>
        <w:tc>
          <w:tcPr>
            <w:tcW w:w="1295" w:type="pct"/>
          </w:tcPr>
          <w:p w14:paraId="408BCFE5" w14:textId="77777777" w:rsidR="007B0B9E" w:rsidRPr="00D4120B" w:rsidRDefault="007B0B9E" w:rsidP="00A914E1">
            <w:pPr>
              <w:pStyle w:val="TableContent"/>
            </w:pPr>
          </w:p>
        </w:tc>
      </w:tr>
      <w:tr w:rsidR="007B0B9E" w:rsidRPr="00D4120B" w14:paraId="1CAC8CC9" w14:textId="77777777">
        <w:trPr>
          <w:cantSplit/>
          <w:trHeight w:val="378"/>
        </w:trPr>
        <w:tc>
          <w:tcPr>
            <w:tcW w:w="483" w:type="pct"/>
          </w:tcPr>
          <w:p w14:paraId="53B4F8DC" w14:textId="77777777" w:rsidR="007B0B9E" w:rsidRPr="00D4120B" w:rsidRDefault="007B0B9E" w:rsidP="00A914E1">
            <w:pPr>
              <w:pStyle w:val="TableContent"/>
            </w:pPr>
            <w:r>
              <w:t>DPM</w:t>
            </w:r>
          </w:p>
        </w:tc>
        <w:tc>
          <w:tcPr>
            <w:tcW w:w="3222" w:type="pct"/>
          </w:tcPr>
          <w:p w14:paraId="60BBF42D" w14:textId="77777777" w:rsidR="007B0B9E" w:rsidRPr="00D4120B" w:rsidRDefault="007B0B9E" w:rsidP="00A914E1">
            <w:pPr>
              <w:pStyle w:val="TableContent"/>
            </w:pPr>
            <w:r w:rsidRPr="009479E9">
              <w:t>Podiatrist license number</w:t>
            </w:r>
          </w:p>
        </w:tc>
        <w:tc>
          <w:tcPr>
            <w:tcW w:w="1295" w:type="pct"/>
          </w:tcPr>
          <w:p w14:paraId="25933D8A" w14:textId="77777777" w:rsidR="007B0B9E" w:rsidRPr="00D4120B" w:rsidRDefault="007B0B9E" w:rsidP="00A914E1">
            <w:pPr>
              <w:pStyle w:val="TableContent"/>
            </w:pPr>
          </w:p>
        </w:tc>
      </w:tr>
      <w:tr w:rsidR="007B0B9E" w:rsidRPr="00D4120B" w14:paraId="76AEA1C1" w14:textId="77777777">
        <w:trPr>
          <w:cantSplit/>
          <w:trHeight w:val="378"/>
        </w:trPr>
        <w:tc>
          <w:tcPr>
            <w:tcW w:w="483" w:type="pct"/>
          </w:tcPr>
          <w:p w14:paraId="22A1B098" w14:textId="77777777" w:rsidR="007B0B9E" w:rsidRPr="00D4120B" w:rsidRDefault="007B0B9E" w:rsidP="00A914E1">
            <w:pPr>
              <w:pStyle w:val="TableContent"/>
            </w:pPr>
            <w:r>
              <w:t>DR</w:t>
            </w:r>
          </w:p>
        </w:tc>
        <w:tc>
          <w:tcPr>
            <w:tcW w:w="3222" w:type="pct"/>
          </w:tcPr>
          <w:p w14:paraId="30008C30" w14:textId="77777777" w:rsidR="007B0B9E" w:rsidRPr="00D4120B" w:rsidRDefault="007B0B9E" w:rsidP="00A914E1">
            <w:pPr>
              <w:pStyle w:val="TableContent"/>
            </w:pPr>
            <w:r w:rsidRPr="009479E9">
              <w:t>Donor Registration Number</w:t>
            </w:r>
          </w:p>
        </w:tc>
        <w:tc>
          <w:tcPr>
            <w:tcW w:w="1295" w:type="pct"/>
          </w:tcPr>
          <w:p w14:paraId="200EE688" w14:textId="77777777" w:rsidR="007B0B9E" w:rsidRPr="00D4120B" w:rsidRDefault="007B0B9E" w:rsidP="00A914E1">
            <w:pPr>
              <w:pStyle w:val="TableContent"/>
            </w:pPr>
          </w:p>
        </w:tc>
      </w:tr>
      <w:tr w:rsidR="007B0B9E" w:rsidRPr="00D4120B" w14:paraId="508A02B6" w14:textId="77777777">
        <w:trPr>
          <w:cantSplit/>
          <w:trHeight w:val="378"/>
        </w:trPr>
        <w:tc>
          <w:tcPr>
            <w:tcW w:w="483" w:type="pct"/>
          </w:tcPr>
          <w:p w14:paraId="24806BB7" w14:textId="77777777" w:rsidR="007B0B9E" w:rsidRPr="00D4120B" w:rsidRDefault="007B0B9E" w:rsidP="00A914E1">
            <w:pPr>
              <w:pStyle w:val="TableContent"/>
            </w:pPr>
            <w:r>
              <w:t>DS</w:t>
            </w:r>
          </w:p>
        </w:tc>
        <w:tc>
          <w:tcPr>
            <w:tcW w:w="3222" w:type="pct"/>
          </w:tcPr>
          <w:p w14:paraId="6DB11608" w14:textId="77777777" w:rsidR="007B0B9E" w:rsidRPr="00D4120B" w:rsidRDefault="007B0B9E" w:rsidP="00A914E1">
            <w:pPr>
              <w:pStyle w:val="TableContent"/>
            </w:pPr>
            <w:r w:rsidRPr="00473222">
              <w:t>Discover Card</w:t>
            </w:r>
          </w:p>
        </w:tc>
        <w:tc>
          <w:tcPr>
            <w:tcW w:w="1295" w:type="pct"/>
          </w:tcPr>
          <w:p w14:paraId="3DA726D8" w14:textId="77777777" w:rsidR="007B0B9E" w:rsidRPr="00D4120B" w:rsidRDefault="007B0B9E" w:rsidP="00A914E1">
            <w:pPr>
              <w:pStyle w:val="TableContent"/>
            </w:pPr>
          </w:p>
        </w:tc>
      </w:tr>
      <w:tr w:rsidR="007B0B9E" w:rsidRPr="00D4120B" w14:paraId="04C4DC7C" w14:textId="77777777">
        <w:trPr>
          <w:cantSplit/>
          <w:trHeight w:val="378"/>
        </w:trPr>
        <w:tc>
          <w:tcPr>
            <w:tcW w:w="483" w:type="pct"/>
          </w:tcPr>
          <w:p w14:paraId="5996DC94" w14:textId="77777777" w:rsidR="007B0B9E" w:rsidRPr="00D4120B" w:rsidRDefault="007B0B9E" w:rsidP="00A914E1">
            <w:pPr>
              <w:pStyle w:val="TableContent"/>
            </w:pPr>
            <w:r>
              <w:t>EI</w:t>
            </w:r>
          </w:p>
        </w:tc>
        <w:tc>
          <w:tcPr>
            <w:tcW w:w="3222" w:type="pct"/>
          </w:tcPr>
          <w:p w14:paraId="0B98F927" w14:textId="77777777" w:rsidR="007B0B9E" w:rsidRPr="00D4120B" w:rsidRDefault="007B0B9E" w:rsidP="00A914E1">
            <w:pPr>
              <w:pStyle w:val="TableContent"/>
            </w:pPr>
            <w:r w:rsidRPr="00473222">
              <w:t>Employee number</w:t>
            </w:r>
          </w:p>
        </w:tc>
        <w:tc>
          <w:tcPr>
            <w:tcW w:w="1295" w:type="pct"/>
          </w:tcPr>
          <w:p w14:paraId="069B096A" w14:textId="77777777" w:rsidR="007B0B9E" w:rsidRPr="00D4120B" w:rsidRDefault="007B0B9E" w:rsidP="00A914E1">
            <w:pPr>
              <w:pStyle w:val="TableContent"/>
            </w:pPr>
          </w:p>
        </w:tc>
      </w:tr>
      <w:tr w:rsidR="007B0B9E" w:rsidRPr="00D4120B" w14:paraId="3B374DD0" w14:textId="77777777">
        <w:trPr>
          <w:cantSplit/>
          <w:trHeight w:val="378"/>
        </w:trPr>
        <w:tc>
          <w:tcPr>
            <w:tcW w:w="483" w:type="pct"/>
          </w:tcPr>
          <w:p w14:paraId="0F4B44A3" w14:textId="77777777" w:rsidR="007B0B9E" w:rsidRPr="00D4120B" w:rsidRDefault="007B0B9E" w:rsidP="00A914E1">
            <w:pPr>
              <w:pStyle w:val="TableContent"/>
            </w:pPr>
            <w:r>
              <w:t>EN</w:t>
            </w:r>
          </w:p>
        </w:tc>
        <w:tc>
          <w:tcPr>
            <w:tcW w:w="3222" w:type="pct"/>
          </w:tcPr>
          <w:p w14:paraId="5594CE8C" w14:textId="77777777" w:rsidR="007B0B9E" w:rsidRPr="00D4120B" w:rsidRDefault="007B0B9E" w:rsidP="00A914E1">
            <w:pPr>
              <w:pStyle w:val="TableContent"/>
            </w:pPr>
            <w:r w:rsidRPr="00473222">
              <w:t>Employer number</w:t>
            </w:r>
          </w:p>
        </w:tc>
        <w:tc>
          <w:tcPr>
            <w:tcW w:w="1295" w:type="pct"/>
          </w:tcPr>
          <w:p w14:paraId="48C4A694" w14:textId="77777777" w:rsidR="007B0B9E" w:rsidRPr="00D4120B" w:rsidRDefault="007B0B9E" w:rsidP="00A914E1">
            <w:pPr>
              <w:pStyle w:val="TableContent"/>
            </w:pPr>
          </w:p>
        </w:tc>
      </w:tr>
      <w:tr w:rsidR="007B0B9E" w:rsidRPr="00D4120B" w14:paraId="137B10DE" w14:textId="77777777">
        <w:trPr>
          <w:cantSplit/>
          <w:trHeight w:val="378"/>
        </w:trPr>
        <w:tc>
          <w:tcPr>
            <w:tcW w:w="483" w:type="pct"/>
          </w:tcPr>
          <w:p w14:paraId="53B0FA6E" w14:textId="77777777" w:rsidR="007B0B9E" w:rsidRPr="00D4120B" w:rsidRDefault="007B0B9E" w:rsidP="00A914E1">
            <w:pPr>
              <w:pStyle w:val="TableContent"/>
            </w:pPr>
            <w:r>
              <w:t>FI</w:t>
            </w:r>
          </w:p>
        </w:tc>
        <w:tc>
          <w:tcPr>
            <w:tcW w:w="3222" w:type="pct"/>
          </w:tcPr>
          <w:p w14:paraId="47842DF2" w14:textId="77777777" w:rsidR="007B0B9E" w:rsidRPr="00D4120B" w:rsidRDefault="007B0B9E" w:rsidP="00A914E1">
            <w:pPr>
              <w:pStyle w:val="TableContent"/>
            </w:pPr>
            <w:r w:rsidRPr="00473222">
              <w:t>Facility ID</w:t>
            </w:r>
          </w:p>
        </w:tc>
        <w:tc>
          <w:tcPr>
            <w:tcW w:w="1295" w:type="pct"/>
          </w:tcPr>
          <w:p w14:paraId="34E36A8A" w14:textId="77777777" w:rsidR="007B0B9E" w:rsidRPr="00D4120B" w:rsidRDefault="007B0B9E" w:rsidP="00A914E1">
            <w:pPr>
              <w:pStyle w:val="TableContent"/>
            </w:pPr>
          </w:p>
        </w:tc>
      </w:tr>
      <w:tr w:rsidR="007B0B9E" w:rsidRPr="00D4120B" w14:paraId="7E3AE7CC" w14:textId="77777777">
        <w:trPr>
          <w:cantSplit/>
          <w:trHeight w:val="378"/>
        </w:trPr>
        <w:tc>
          <w:tcPr>
            <w:tcW w:w="483" w:type="pct"/>
          </w:tcPr>
          <w:p w14:paraId="7342DB3A" w14:textId="77777777" w:rsidR="007B0B9E" w:rsidRPr="00D4120B" w:rsidRDefault="007B0B9E" w:rsidP="00A914E1">
            <w:pPr>
              <w:pStyle w:val="TableContent"/>
            </w:pPr>
            <w:r>
              <w:t>GI</w:t>
            </w:r>
          </w:p>
        </w:tc>
        <w:tc>
          <w:tcPr>
            <w:tcW w:w="3222" w:type="pct"/>
          </w:tcPr>
          <w:p w14:paraId="66E14451" w14:textId="77777777" w:rsidR="007B0B9E" w:rsidRPr="00D4120B" w:rsidRDefault="007B0B9E" w:rsidP="00A914E1">
            <w:pPr>
              <w:pStyle w:val="TableContent"/>
            </w:pPr>
            <w:r w:rsidRPr="00473222">
              <w:t>Guarantor internal identifier</w:t>
            </w:r>
          </w:p>
        </w:tc>
        <w:tc>
          <w:tcPr>
            <w:tcW w:w="1295" w:type="pct"/>
          </w:tcPr>
          <w:p w14:paraId="6B06C831" w14:textId="77777777" w:rsidR="007B0B9E" w:rsidRPr="00D4120B" w:rsidRDefault="007B0B9E" w:rsidP="00A914E1">
            <w:pPr>
              <w:pStyle w:val="TableContent"/>
            </w:pPr>
          </w:p>
        </w:tc>
      </w:tr>
      <w:tr w:rsidR="007B0B9E" w:rsidRPr="00D4120B" w14:paraId="15766439" w14:textId="77777777">
        <w:trPr>
          <w:cantSplit/>
          <w:trHeight w:val="378"/>
        </w:trPr>
        <w:tc>
          <w:tcPr>
            <w:tcW w:w="483" w:type="pct"/>
          </w:tcPr>
          <w:p w14:paraId="34DB81CF" w14:textId="77777777" w:rsidR="007B0B9E" w:rsidRPr="00D4120B" w:rsidRDefault="007B0B9E" w:rsidP="00A914E1">
            <w:pPr>
              <w:pStyle w:val="TableContent"/>
            </w:pPr>
            <w:r>
              <w:t>GL</w:t>
            </w:r>
          </w:p>
        </w:tc>
        <w:tc>
          <w:tcPr>
            <w:tcW w:w="3222" w:type="pct"/>
          </w:tcPr>
          <w:p w14:paraId="640FB00C" w14:textId="77777777" w:rsidR="007B0B9E" w:rsidRPr="00D4120B" w:rsidRDefault="007B0B9E" w:rsidP="00A914E1">
            <w:pPr>
              <w:pStyle w:val="TableContent"/>
            </w:pPr>
            <w:r w:rsidRPr="00473222">
              <w:t>General ledger number</w:t>
            </w:r>
          </w:p>
        </w:tc>
        <w:tc>
          <w:tcPr>
            <w:tcW w:w="1295" w:type="pct"/>
          </w:tcPr>
          <w:p w14:paraId="48E1B1FF" w14:textId="77777777" w:rsidR="007B0B9E" w:rsidRPr="00D4120B" w:rsidRDefault="007B0B9E" w:rsidP="00A914E1">
            <w:pPr>
              <w:pStyle w:val="TableContent"/>
            </w:pPr>
          </w:p>
        </w:tc>
      </w:tr>
      <w:tr w:rsidR="007B0B9E" w:rsidRPr="00D4120B" w14:paraId="76614C74" w14:textId="77777777">
        <w:trPr>
          <w:cantSplit/>
          <w:trHeight w:val="378"/>
        </w:trPr>
        <w:tc>
          <w:tcPr>
            <w:tcW w:w="483" w:type="pct"/>
          </w:tcPr>
          <w:p w14:paraId="79EF975A" w14:textId="77777777" w:rsidR="007B0B9E" w:rsidRPr="00D4120B" w:rsidRDefault="007B0B9E" w:rsidP="00A914E1">
            <w:pPr>
              <w:pStyle w:val="TableContent"/>
            </w:pPr>
            <w:r>
              <w:t>GN</w:t>
            </w:r>
          </w:p>
        </w:tc>
        <w:tc>
          <w:tcPr>
            <w:tcW w:w="3222" w:type="pct"/>
          </w:tcPr>
          <w:p w14:paraId="778E3DD2" w14:textId="77777777" w:rsidR="007B0B9E" w:rsidRPr="00D4120B" w:rsidRDefault="007B0B9E" w:rsidP="00A914E1">
            <w:pPr>
              <w:pStyle w:val="TableContent"/>
            </w:pPr>
            <w:r w:rsidRPr="00473222">
              <w:t>Guarantor external identifier</w:t>
            </w:r>
          </w:p>
        </w:tc>
        <w:tc>
          <w:tcPr>
            <w:tcW w:w="1295" w:type="pct"/>
          </w:tcPr>
          <w:p w14:paraId="26E6914F" w14:textId="77777777" w:rsidR="007B0B9E" w:rsidRPr="00D4120B" w:rsidRDefault="007B0B9E" w:rsidP="00A914E1">
            <w:pPr>
              <w:pStyle w:val="TableContent"/>
            </w:pPr>
          </w:p>
        </w:tc>
      </w:tr>
      <w:tr w:rsidR="007B0B9E" w:rsidRPr="00D4120B" w14:paraId="4E013629" w14:textId="77777777">
        <w:trPr>
          <w:cantSplit/>
          <w:trHeight w:val="378"/>
        </w:trPr>
        <w:tc>
          <w:tcPr>
            <w:tcW w:w="483" w:type="pct"/>
          </w:tcPr>
          <w:p w14:paraId="0DBEE64B" w14:textId="77777777" w:rsidR="007B0B9E" w:rsidRPr="00D4120B" w:rsidRDefault="007B0B9E" w:rsidP="00A914E1">
            <w:pPr>
              <w:pStyle w:val="TableContent"/>
            </w:pPr>
            <w:r>
              <w:t>HC</w:t>
            </w:r>
          </w:p>
        </w:tc>
        <w:tc>
          <w:tcPr>
            <w:tcW w:w="3222" w:type="pct"/>
          </w:tcPr>
          <w:p w14:paraId="6F95914D" w14:textId="77777777" w:rsidR="007B0B9E" w:rsidRPr="00D4120B" w:rsidRDefault="007B0B9E" w:rsidP="00A914E1">
            <w:pPr>
              <w:pStyle w:val="TableContent"/>
            </w:pPr>
            <w:r w:rsidRPr="00473222">
              <w:t>Health Card Number</w:t>
            </w:r>
          </w:p>
        </w:tc>
        <w:tc>
          <w:tcPr>
            <w:tcW w:w="1295" w:type="pct"/>
          </w:tcPr>
          <w:p w14:paraId="57F430CE" w14:textId="77777777" w:rsidR="007B0B9E" w:rsidRPr="00D4120B" w:rsidRDefault="007B0B9E" w:rsidP="00A914E1">
            <w:pPr>
              <w:pStyle w:val="TableContent"/>
            </w:pPr>
          </w:p>
        </w:tc>
      </w:tr>
      <w:tr w:rsidR="007B0B9E" w:rsidRPr="00D4120B" w14:paraId="13DB8D5C" w14:textId="77777777">
        <w:trPr>
          <w:cantSplit/>
          <w:trHeight w:val="378"/>
        </w:trPr>
        <w:tc>
          <w:tcPr>
            <w:tcW w:w="483" w:type="pct"/>
          </w:tcPr>
          <w:p w14:paraId="1F87AF3E" w14:textId="77777777" w:rsidR="007B0B9E" w:rsidRPr="00D4120B" w:rsidRDefault="007B0B9E" w:rsidP="00A914E1">
            <w:pPr>
              <w:pStyle w:val="TableContent"/>
            </w:pPr>
            <w:r>
              <w:t>IND</w:t>
            </w:r>
          </w:p>
        </w:tc>
        <w:tc>
          <w:tcPr>
            <w:tcW w:w="3222" w:type="pct"/>
          </w:tcPr>
          <w:p w14:paraId="335AAA07" w14:textId="77777777" w:rsidR="007B0B9E" w:rsidRPr="00D4120B" w:rsidRDefault="007B0B9E" w:rsidP="00A914E1">
            <w:pPr>
              <w:pStyle w:val="TableContent"/>
            </w:pPr>
            <w:r w:rsidRPr="00473222">
              <w:t>Indigenous/Aboriginal</w:t>
            </w:r>
          </w:p>
        </w:tc>
        <w:tc>
          <w:tcPr>
            <w:tcW w:w="1295" w:type="pct"/>
          </w:tcPr>
          <w:p w14:paraId="3839937A" w14:textId="77777777" w:rsidR="007B0B9E" w:rsidRPr="00D4120B" w:rsidRDefault="007B0B9E" w:rsidP="00A914E1">
            <w:pPr>
              <w:pStyle w:val="TableContent"/>
            </w:pPr>
          </w:p>
        </w:tc>
      </w:tr>
      <w:tr w:rsidR="007B0B9E" w:rsidRPr="00D4120B" w14:paraId="2F8DE4D6" w14:textId="77777777">
        <w:trPr>
          <w:cantSplit/>
          <w:trHeight w:val="378"/>
        </w:trPr>
        <w:tc>
          <w:tcPr>
            <w:tcW w:w="483" w:type="pct"/>
          </w:tcPr>
          <w:p w14:paraId="68CAB452" w14:textId="77777777" w:rsidR="007B0B9E" w:rsidRPr="00D4120B" w:rsidRDefault="007B0B9E" w:rsidP="00A914E1">
            <w:pPr>
              <w:pStyle w:val="TableContent"/>
            </w:pPr>
            <w:r>
              <w:t>JHN</w:t>
            </w:r>
          </w:p>
        </w:tc>
        <w:tc>
          <w:tcPr>
            <w:tcW w:w="3222" w:type="pct"/>
          </w:tcPr>
          <w:p w14:paraId="4374ACF1" w14:textId="77777777" w:rsidR="007B0B9E" w:rsidRPr="00D4120B" w:rsidRDefault="007B0B9E" w:rsidP="00A914E1">
            <w:pPr>
              <w:pStyle w:val="TableContent"/>
            </w:pPr>
            <w:r w:rsidRPr="00473222">
              <w:t>Jurisdictional health number (Canada)</w:t>
            </w:r>
          </w:p>
        </w:tc>
        <w:tc>
          <w:tcPr>
            <w:tcW w:w="1295" w:type="pct"/>
          </w:tcPr>
          <w:p w14:paraId="6E1B7CC1" w14:textId="77777777" w:rsidR="007B0B9E" w:rsidRPr="00D4120B" w:rsidRDefault="007B0B9E" w:rsidP="00A914E1">
            <w:pPr>
              <w:pStyle w:val="TableContent"/>
            </w:pPr>
          </w:p>
        </w:tc>
      </w:tr>
      <w:tr w:rsidR="007B0B9E" w:rsidRPr="00D4120B" w14:paraId="24BBF3D5" w14:textId="77777777">
        <w:trPr>
          <w:cantSplit/>
          <w:trHeight w:val="378"/>
        </w:trPr>
        <w:tc>
          <w:tcPr>
            <w:tcW w:w="483" w:type="pct"/>
          </w:tcPr>
          <w:p w14:paraId="7190AECB" w14:textId="77777777" w:rsidR="007B0B9E" w:rsidRPr="00D4120B" w:rsidRDefault="007B0B9E" w:rsidP="00A914E1">
            <w:pPr>
              <w:pStyle w:val="TableContent"/>
            </w:pPr>
            <w:r>
              <w:t>LI</w:t>
            </w:r>
          </w:p>
        </w:tc>
        <w:tc>
          <w:tcPr>
            <w:tcW w:w="3222" w:type="pct"/>
          </w:tcPr>
          <w:p w14:paraId="568EA5C5" w14:textId="77777777" w:rsidR="007B0B9E" w:rsidRPr="00D4120B" w:rsidRDefault="007B0B9E" w:rsidP="00A914E1">
            <w:pPr>
              <w:pStyle w:val="TableContent"/>
            </w:pPr>
            <w:r w:rsidRPr="00473222">
              <w:t>Labor and industries number</w:t>
            </w:r>
          </w:p>
        </w:tc>
        <w:tc>
          <w:tcPr>
            <w:tcW w:w="1295" w:type="pct"/>
          </w:tcPr>
          <w:p w14:paraId="397A5281" w14:textId="77777777" w:rsidR="007B0B9E" w:rsidRPr="00D4120B" w:rsidRDefault="007B0B9E" w:rsidP="00A914E1">
            <w:pPr>
              <w:pStyle w:val="TableContent"/>
            </w:pPr>
          </w:p>
        </w:tc>
      </w:tr>
      <w:tr w:rsidR="007B0B9E" w:rsidRPr="00D4120B" w14:paraId="608416AA" w14:textId="77777777">
        <w:trPr>
          <w:cantSplit/>
          <w:trHeight w:val="378"/>
        </w:trPr>
        <w:tc>
          <w:tcPr>
            <w:tcW w:w="483" w:type="pct"/>
          </w:tcPr>
          <w:p w14:paraId="59860B78" w14:textId="77777777" w:rsidR="007B0B9E" w:rsidRPr="00D4120B" w:rsidRDefault="007B0B9E" w:rsidP="00A914E1">
            <w:pPr>
              <w:pStyle w:val="TableContent"/>
            </w:pPr>
            <w:r>
              <w:t>LN</w:t>
            </w:r>
          </w:p>
        </w:tc>
        <w:tc>
          <w:tcPr>
            <w:tcW w:w="3222" w:type="pct"/>
          </w:tcPr>
          <w:p w14:paraId="0672D350" w14:textId="77777777" w:rsidR="007B0B9E" w:rsidRPr="00D4120B" w:rsidRDefault="007B0B9E" w:rsidP="00A914E1">
            <w:pPr>
              <w:pStyle w:val="TableContent"/>
            </w:pPr>
            <w:r w:rsidRPr="00473222">
              <w:t>License number</w:t>
            </w:r>
          </w:p>
        </w:tc>
        <w:tc>
          <w:tcPr>
            <w:tcW w:w="1295" w:type="pct"/>
          </w:tcPr>
          <w:p w14:paraId="7E2159EF" w14:textId="77777777" w:rsidR="007B0B9E" w:rsidRPr="00D4120B" w:rsidRDefault="007B0B9E" w:rsidP="00A914E1">
            <w:pPr>
              <w:pStyle w:val="TableContent"/>
            </w:pPr>
          </w:p>
        </w:tc>
      </w:tr>
      <w:tr w:rsidR="007B0B9E" w:rsidRPr="00D4120B" w14:paraId="3BB0552D" w14:textId="77777777">
        <w:trPr>
          <w:cantSplit/>
          <w:trHeight w:val="378"/>
        </w:trPr>
        <w:tc>
          <w:tcPr>
            <w:tcW w:w="483" w:type="pct"/>
          </w:tcPr>
          <w:p w14:paraId="466666E0" w14:textId="77777777" w:rsidR="007B0B9E" w:rsidRPr="00D4120B" w:rsidRDefault="007B0B9E" w:rsidP="00A914E1">
            <w:pPr>
              <w:pStyle w:val="TableContent"/>
            </w:pPr>
            <w:r>
              <w:t>LR</w:t>
            </w:r>
          </w:p>
        </w:tc>
        <w:tc>
          <w:tcPr>
            <w:tcW w:w="3222" w:type="pct"/>
          </w:tcPr>
          <w:p w14:paraId="61858786" w14:textId="77777777" w:rsidR="007B0B9E" w:rsidRPr="00D4120B" w:rsidRDefault="007B0B9E" w:rsidP="00A914E1">
            <w:pPr>
              <w:pStyle w:val="TableContent"/>
            </w:pPr>
            <w:r w:rsidRPr="00473222">
              <w:t>Local Registry ID</w:t>
            </w:r>
          </w:p>
        </w:tc>
        <w:tc>
          <w:tcPr>
            <w:tcW w:w="1295" w:type="pct"/>
          </w:tcPr>
          <w:p w14:paraId="5AAD0BF3" w14:textId="77777777" w:rsidR="007B0B9E" w:rsidRPr="00D4120B" w:rsidRDefault="007B0B9E" w:rsidP="00A914E1">
            <w:pPr>
              <w:pStyle w:val="TableContent"/>
            </w:pPr>
          </w:p>
        </w:tc>
      </w:tr>
      <w:tr w:rsidR="007B0B9E" w:rsidRPr="00D4120B" w14:paraId="466CABDC" w14:textId="77777777">
        <w:trPr>
          <w:cantSplit/>
          <w:trHeight w:val="378"/>
        </w:trPr>
        <w:tc>
          <w:tcPr>
            <w:tcW w:w="483" w:type="pct"/>
          </w:tcPr>
          <w:p w14:paraId="76C06866" w14:textId="77777777" w:rsidR="007B0B9E" w:rsidRPr="00D4120B" w:rsidRDefault="007B0B9E" w:rsidP="00A914E1">
            <w:pPr>
              <w:pStyle w:val="TableContent"/>
            </w:pPr>
            <w:r>
              <w:t>MA</w:t>
            </w:r>
          </w:p>
        </w:tc>
        <w:tc>
          <w:tcPr>
            <w:tcW w:w="3222" w:type="pct"/>
          </w:tcPr>
          <w:p w14:paraId="4E721514" w14:textId="77777777" w:rsidR="007B0B9E" w:rsidRPr="00D4120B" w:rsidRDefault="007B0B9E" w:rsidP="00A914E1">
            <w:pPr>
              <w:pStyle w:val="TableContent"/>
            </w:pPr>
            <w:r w:rsidRPr="00473222">
              <w:t>Patient Medicaid number</w:t>
            </w:r>
          </w:p>
        </w:tc>
        <w:tc>
          <w:tcPr>
            <w:tcW w:w="1295" w:type="pct"/>
          </w:tcPr>
          <w:p w14:paraId="099F7C35" w14:textId="77777777" w:rsidR="007B0B9E" w:rsidRPr="00D4120B" w:rsidRDefault="007B0B9E" w:rsidP="00A914E1">
            <w:pPr>
              <w:pStyle w:val="TableContent"/>
            </w:pPr>
          </w:p>
        </w:tc>
      </w:tr>
      <w:tr w:rsidR="007B0B9E" w:rsidRPr="00D4120B" w14:paraId="28352562" w14:textId="77777777">
        <w:trPr>
          <w:cantSplit/>
          <w:trHeight w:val="378"/>
        </w:trPr>
        <w:tc>
          <w:tcPr>
            <w:tcW w:w="483" w:type="pct"/>
          </w:tcPr>
          <w:p w14:paraId="5209F003" w14:textId="77777777" w:rsidR="007B0B9E" w:rsidRPr="00D4120B" w:rsidRDefault="007B0B9E" w:rsidP="00A914E1">
            <w:pPr>
              <w:pStyle w:val="TableContent"/>
            </w:pPr>
            <w:r>
              <w:t>MB</w:t>
            </w:r>
          </w:p>
        </w:tc>
        <w:tc>
          <w:tcPr>
            <w:tcW w:w="3222" w:type="pct"/>
          </w:tcPr>
          <w:p w14:paraId="62497BCE" w14:textId="77777777" w:rsidR="007B0B9E" w:rsidRPr="00D4120B" w:rsidRDefault="007B0B9E" w:rsidP="00A914E1">
            <w:pPr>
              <w:pStyle w:val="TableContent"/>
            </w:pPr>
            <w:r w:rsidRPr="00473222">
              <w:t>Member Number</w:t>
            </w:r>
          </w:p>
        </w:tc>
        <w:tc>
          <w:tcPr>
            <w:tcW w:w="1295" w:type="pct"/>
          </w:tcPr>
          <w:p w14:paraId="381F6A13" w14:textId="77777777" w:rsidR="007B0B9E" w:rsidRPr="00D4120B" w:rsidRDefault="007B0B9E" w:rsidP="00A914E1">
            <w:pPr>
              <w:pStyle w:val="TableContent"/>
            </w:pPr>
          </w:p>
        </w:tc>
      </w:tr>
      <w:tr w:rsidR="007B0B9E" w:rsidRPr="00D4120B" w14:paraId="53F0593F" w14:textId="77777777">
        <w:trPr>
          <w:cantSplit/>
          <w:trHeight w:val="378"/>
        </w:trPr>
        <w:tc>
          <w:tcPr>
            <w:tcW w:w="483" w:type="pct"/>
          </w:tcPr>
          <w:p w14:paraId="19E7E936" w14:textId="77777777" w:rsidR="007B0B9E" w:rsidRPr="00D4120B" w:rsidRDefault="007B0B9E" w:rsidP="00A914E1">
            <w:pPr>
              <w:pStyle w:val="TableContent"/>
            </w:pPr>
            <w:r>
              <w:t>MC</w:t>
            </w:r>
          </w:p>
        </w:tc>
        <w:tc>
          <w:tcPr>
            <w:tcW w:w="3222" w:type="pct"/>
          </w:tcPr>
          <w:p w14:paraId="70EA7077" w14:textId="77777777" w:rsidR="007B0B9E" w:rsidRPr="00D4120B" w:rsidRDefault="007B0B9E" w:rsidP="00A914E1">
            <w:pPr>
              <w:pStyle w:val="TableContent"/>
            </w:pPr>
            <w:r w:rsidRPr="00473222">
              <w:t>Patient's Medicare number</w:t>
            </w:r>
          </w:p>
        </w:tc>
        <w:tc>
          <w:tcPr>
            <w:tcW w:w="1295" w:type="pct"/>
          </w:tcPr>
          <w:p w14:paraId="6CE979BE" w14:textId="77777777" w:rsidR="007B0B9E" w:rsidRPr="00D4120B" w:rsidRDefault="007B0B9E" w:rsidP="00A914E1">
            <w:pPr>
              <w:pStyle w:val="TableContent"/>
            </w:pPr>
          </w:p>
        </w:tc>
      </w:tr>
      <w:tr w:rsidR="007B0B9E" w:rsidRPr="00D4120B" w14:paraId="7B9862EE" w14:textId="77777777">
        <w:trPr>
          <w:cantSplit/>
          <w:trHeight w:val="378"/>
        </w:trPr>
        <w:tc>
          <w:tcPr>
            <w:tcW w:w="483" w:type="pct"/>
          </w:tcPr>
          <w:p w14:paraId="469C9D07" w14:textId="77777777" w:rsidR="007B0B9E" w:rsidRPr="00D4120B" w:rsidRDefault="007B0B9E" w:rsidP="00A914E1">
            <w:pPr>
              <w:pStyle w:val="TableContent"/>
            </w:pPr>
            <w:r>
              <w:t>MCD</w:t>
            </w:r>
          </w:p>
        </w:tc>
        <w:tc>
          <w:tcPr>
            <w:tcW w:w="3222" w:type="pct"/>
          </w:tcPr>
          <w:p w14:paraId="0140F8E7" w14:textId="77777777" w:rsidR="007B0B9E" w:rsidRPr="00D4120B" w:rsidRDefault="007B0B9E" w:rsidP="00A914E1">
            <w:pPr>
              <w:pStyle w:val="TableContent"/>
            </w:pPr>
            <w:r w:rsidRPr="00473222">
              <w:t>Practitioner Medicaid number</w:t>
            </w:r>
          </w:p>
        </w:tc>
        <w:tc>
          <w:tcPr>
            <w:tcW w:w="1295" w:type="pct"/>
          </w:tcPr>
          <w:p w14:paraId="349963DA" w14:textId="77777777" w:rsidR="007B0B9E" w:rsidRPr="00D4120B" w:rsidRDefault="007B0B9E" w:rsidP="00A914E1">
            <w:pPr>
              <w:pStyle w:val="TableContent"/>
            </w:pPr>
          </w:p>
        </w:tc>
      </w:tr>
      <w:tr w:rsidR="007B0B9E" w:rsidRPr="00D4120B" w14:paraId="728B1264" w14:textId="77777777">
        <w:trPr>
          <w:cantSplit/>
          <w:trHeight w:val="378"/>
        </w:trPr>
        <w:tc>
          <w:tcPr>
            <w:tcW w:w="483" w:type="pct"/>
          </w:tcPr>
          <w:p w14:paraId="20184DC5" w14:textId="77777777" w:rsidR="007B0B9E" w:rsidRPr="00D4120B" w:rsidRDefault="007B0B9E" w:rsidP="00A914E1">
            <w:pPr>
              <w:pStyle w:val="TableContent"/>
            </w:pPr>
            <w:r>
              <w:t>MCN</w:t>
            </w:r>
          </w:p>
        </w:tc>
        <w:tc>
          <w:tcPr>
            <w:tcW w:w="3222" w:type="pct"/>
          </w:tcPr>
          <w:p w14:paraId="5F6C3FD4" w14:textId="77777777" w:rsidR="007B0B9E" w:rsidRPr="00D4120B" w:rsidRDefault="007B0B9E" w:rsidP="00A914E1">
            <w:pPr>
              <w:pStyle w:val="TableContent"/>
            </w:pPr>
            <w:r w:rsidRPr="00473222">
              <w:t>Microchip Number</w:t>
            </w:r>
          </w:p>
        </w:tc>
        <w:tc>
          <w:tcPr>
            <w:tcW w:w="1295" w:type="pct"/>
          </w:tcPr>
          <w:p w14:paraId="56D989DF" w14:textId="77777777" w:rsidR="007B0B9E" w:rsidRPr="00D4120B" w:rsidRDefault="007B0B9E" w:rsidP="00A914E1">
            <w:pPr>
              <w:pStyle w:val="TableContent"/>
            </w:pPr>
          </w:p>
        </w:tc>
      </w:tr>
      <w:tr w:rsidR="007B0B9E" w:rsidRPr="00D4120B" w14:paraId="20ADF7BE" w14:textId="77777777">
        <w:trPr>
          <w:cantSplit/>
          <w:trHeight w:val="378"/>
        </w:trPr>
        <w:tc>
          <w:tcPr>
            <w:tcW w:w="483" w:type="pct"/>
          </w:tcPr>
          <w:p w14:paraId="5C4D731F" w14:textId="77777777" w:rsidR="007B0B9E" w:rsidRPr="00D4120B" w:rsidRDefault="007B0B9E" w:rsidP="00A914E1">
            <w:pPr>
              <w:pStyle w:val="TableContent"/>
            </w:pPr>
            <w:r>
              <w:t>MCR</w:t>
            </w:r>
          </w:p>
        </w:tc>
        <w:tc>
          <w:tcPr>
            <w:tcW w:w="3222" w:type="pct"/>
          </w:tcPr>
          <w:p w14:paraId="22466293" w14:textId="77777777" w:rsidR="007B0B9E" w:rsidRPr="00D4120B" w:rsidRDefault="007B0B9E" w:rsidP="00A914E1">
            <w:pPr>
              <w:pStyle w:val="TableContent"/>
            </w:pPr>
            <w:r w:rsidRPr="00473222">
              <w:t>Practitioner Medicare number</w:t>
            </w:r>
          </w:p>
        </w:tc>
        <w:tc>
          <w:tcPr>
            <w:tcW w:w="1295" w:type="pct"/>
          </w:tcPr>
          <w:p w14:paraId="014073FA" w14:textId="77777777" w:rsidR="007B0B9E" w:rsidRPr="00D4120B" w:rsidRDefault="007B0B9E" w:rsidP="00A914E1">
            <w:pPr>
              <w:pStyle w:val="TableContent"/>
            </w:pPr>
          </w:p>
        </w:tc>
      </w:tr>
      <w:tr w:rsidR="007B0B9E" w:rsidRPr="00D4120B" w14:paraId="132E29C9" w14:textId="77777777">
        <w:trPr>
          <w:cantSplit/>
          <w:trHeight w:val="378"/>
        </w:trPr>
        <w:tc>
          <w:tcPr>
            <w:tcW w:w="483" w:type="pct"/>
          </w:tcPr>
          <w:p w14:paraId="4D05F729" w14:textId="77777777" w:rsidR="007B0B9E" w:rsidRPr="00D4120B" w:rsidRDefault="007B0B9E" w:rsidP="00A914E1">
            <w:pPr>
              <w:pStyle w:val="TableContent"/>
            </w:pPr>
            <w:r>
              <w:t>MD</w:t>
            </w:r>
          </w:p>
        </w:tc>
        <w:tc>
          <w:tcPr>
            <w:tcW w:w="3222" w:type="pct"/>
          </w:tcPr>
          <w:p w14:paraId="78E7BBA4" w14:textId="77777777" w:rsidR="007B0B9E" w:rsidRPr="00D4120B" w:rsidRDefault="007B0B9E" w:rsidP="00A914E1">
            <w:pPr>
              <w:pStyle w:val="TableContent"/>
            </w:pPr>
            <w:r w:rsidRPr="00473222">
              <w:t>Medical License number</w:t>
            </w:r>
          </w:p>
        </w:tc>
        <w:tc>
          <w:tcPr>
            <w:tcW w:w="1295" w:type="pct"/>
          </w:tcPr>
          <w:p w14:paraId="6D167FB5" w14:textId="77777777" w:rsidR="007B0B9E" w:rsidRPr="00D4120B" w:rsidRDefault="007B0B9E" w:rsidP="00A914E1">
            <w:pPr>
              <w:pStyle w:val="TableContent"/>
            </w:pPr>
          </w:p>
        </w:tc>
      </w:tr>
      <w:tr w:rsidR="007B0B9E" w:rsidRPr="00D4120B" w14:paraId="0760EFAF" w14:textId="77777777">
        <w:trPr>
          <w:cantSplit/>
          <w:trHeight w:val="378"/>
        </w:trPr>
        <w:tc>
          <w:tcPr>
            <w:tcW w:w="483" w:type="pct"/>
          </w:tcPr>
          <w:p w14:paraId="6D05AE34" w14:textId="77777777" w:rsidR="007B0B9E" w:rsidRPr="00D4120B" w:rsidRDefault="007B0B9E" w:rsidP="00A914E1">
            <w:pPr>
              <w:pStyle w:val="TableContent"/>
            </w:pPr>
            <w:r>
              <w:t>MI</w:t>
            </w:r>
          </w:p>
        </w:tc>
        <w:tc>
          <w:tcPr>
            <w:tcW w:w="3222" w:type="pct"/>
          </w:tcPr>
          <w:p w14:paraId="0DF8E4D9" w14:textId="77777777" w:rsidR="007B0B9E" w:rsidRPr="00D4120B" w:rsidRDefault="007B0B9E" w:rsidP="00A914E1">
            <w:pPr>
              <w:pStyle w:val="TableContent"/>
            </w:pPr>
            <w:r w:rsidRPr="00473222">
              <w:t>Military ID number</w:t>
            </w:r>
          </w:p>
        </w:tc>
        <w:tc>
          <w:tcPr>
            <w:tcW w:w="1295" w:type="pct"/>
          </w:tcPr>
          <w:p w14:paraId="2070184C" w14:textId="77777777" w:rsidR="007B0B9E" w:rsidRPr="00D4120B" w:rsidRDefault="007B0B9E" w:rsidP="00A914E1">
            <w:pPr>
              <w:pStyle w:val="TableContent"/>
            </w:pPr>
          </w:p>
        </w:tc>
      </w:tr>
      <w:tr w:rsidR="007B0B9E" w:rsidRPr="00D4120B" w14:paraId="5ABD2F3F" w14:textId="77777777">
        <w:trPr>
          <w:cantSplit/>
          <w:trHeight w:val="378"/>
        </w:trPr>
        <w:tc>
          <w:tcPr>
            <w:tcW w:w="483" w:type="pct"/>
          </w:tcPr>
          <w:p w14:paraId="2CD7B869" w14:textId="77777777" w:rsidR="007B0B9E" w:rsidRPr="00D4120B" w:rsidRDefault="007B0B9E" w:rsidP="00A914E1">
            <w:pPr>
              <w:pStyle w:val="TableContent"/>
            </w:pPr>
            <w:r>
              <w:t>MR</w:t>
            </w:r>
          </w:p>
        </w:tc>
        <w:tc>
          <w:tcPr>
            <w:tcW w:w="3222" w:type="pct"/>
          </w:tcPr>
          <w:p w14:paraId="6ACA5195" w14:textId="77777777" w:rsidR="007B0B9E" w:rsidRPr="00D4120B" w:rsidRDefault="007B0B9E" w:rsidP="00A914E1">
            <w:pPr>
              <w:pStyle w:val="TableContent"/>
            </w:pPr>
            <w:r w:rsidRPr="00473222">
              <w:t>Medical record number</w:t>
            </w:r>
          </w:p>
        </w:tc>
        <w:tc>
          <w:tcPr>
            <w:tcW w:w="1295" w:type="pct"/>
          </w:tcPr>
          <w:p w14:paraId="6EA8BF3B" w14:textId="77777777" w:rsidR="007B0B9E" w:rsidRPr="00D4120B" w:rsidRDefault="007B0B9E" w:rsidP="00A914E1">
            <w:pPr>
              <w:pStyle w:val="TableContent"/>
            </w:pPr>
          </w:p>
        </w:tc>
      </w:tr>
      <w:tr w:rsidR="007B0B9E" w:rsidRPr="00D4120B" w14:paraId="591532E3" w14:textId="77777777">
        <w:trPr>
          <w:cantSplit/>
          <w:trHeight w:val="378"/>
        </w:trPr>
        <w:tc>
          <w:tcPr>
            <w:tcW w:w="483" w:type="pct"/>
          </w:tcPr>
          <w:p w14:paraId="26CA649F" w14:textId="77777777" w:rsidR="007B0B9E" w:rsidRPr="00D4120B" w:rsidRDefault="007B0B9E" w:rsidP="00A914E1">
            <w:pPr>
              <w:pStyle w:val="TableContent"/>
            </w:pPr>
            <w:r>
              <w:t>MRT</w:t>
            </w:r>
          </w:p>
        </w:tc>
        <w:tc>
          <w:tcPr>
            <w:tcW w:w="3222" w:type="pct"/>
          </w:tcPr>
          <w:p w14:paraId="3D82EE58" w14:textId="77777777" w:rsidR="007B0B9E" w:rsidRPr="00D4120B" w:rsidRDefault="007B0B9E" w:rsidP="00A914E1">
            <w:pPr>
              <w:pStyle w:val="TableContent"/>
            </w:pPr>
            <w:r w:rsidRPr="00473222">
              <w:t>Temporary Medical Record Number</w:t>
            </w:r>
          </w:p>
        </w:tc>
        <w:tc>
          <w:tcPr>
            <w:tcW w:w="1295" w:type="pct"/>
          </w:tcPr>
          <w:p w14:paraId="62FE83DA" w14:textId="77777777" w:rsidR="007B0B9E" w:rsidRPr="00D4120B" w:rsidRDefault="007B0B9E" w:rsidP="00A914E1">
            <w:pPr>
              <w:pStyle w:val="TableContent"/>
            </w:pPr>
          </w:p>
        </w:tc>
      </w:tr>
      <w:tr w:rsidR="007B0B9E" w:rsidRPr="00D4120B" w14:paraId="1C186897" w14:textId="77777777">
        <w:trPr>
          <w:cantSplit/>
          <w:trHeight w:val="378"/>
        </w:trPr>
        <w:tc>
          <w:tcPr>
            <w:tcW w:w="483" w:type="pct"/>
          </w:tcPr>
          <w:p w14:paraId="1D4E0F80" w14:textId="77777777" w:rsidR="007B0B9E" w:rsidRPr="00D4120B" w:rsidRDefault="007B0B9E" w:rsidP="00A914E1">
            <w:pPr>
              <w:pStyle w:val="TableContent"/>
            </w:pPr>
            <w:r>
              <w:t>MS</w:t>
            </w:r>
          </w:p>
        </w:tc>
        <w:tc>
          <w:tcPr>
            <w:tcW w:w="3222" w:type="pct"/>
          </w:tcPr>
          <w:p w14:paraId="56B55D97" w14:textId="77777777" w:rsidR="007B0B9E" w:rsidRPr="00D4120B" w:rsidRDefault="007B0B9E" w:rsidP="00A914E1">
            <w:pPr>
              <w:pStyle w:val="TableContent"/>
            </w:pPr>
            <w:r w:rsidRPr="00473222">
              <w:t>MasterCard</w:t>
            </w:r>
          </w:p>
        </w:tc>
        <w:tc>
          <w:tcPr>
            <w:tcW w:w="1295" w:type="pct"/>
          </w:tcPr>
          <w:p w14:paraId="06D45DA0" w14:textId="77777777" w:rsidR="007B0B9E" w:rsidRPr="00D4120B" w:rsidRDefault="007B0B9E" w:rsidP="00A914E1">
            <w:pPr>
              <w:pStyle w:val="TableContent"/>
            </w:pPr>
          </w:p>
        </w:tc>
      </w:tr>
      <w:tr w:rsidR="007B0B9E" w:rsidRPr="00D4120B" w14:paraId="20CD862A" w14:textId="77777777">
        <w:trPr>
          <w:cantSplit/>
          <w:trHeight w:val="378"/>
        </w:trPr>
        <w:tc>
          <w:tcPr>
            <w:tcW w:w="483" w:type="pct"/>
          </w:tcPr>
          <w:p w14:paraId="6F713BCC" w14:textId="77777777" w:rsidR="007B0B9E" w:rsidRPr="00D4120B" w:rsidRDefault="007B0B9E" w:rsidP="00A914E1">
            <w:pPr>
              <w:pStyle w:val="TableContent"/>
            </w:pPr>
            <w:r>
              <w:t>NE</w:t>
            </w:r>
          </w:p>
        </w:tc>
        <w:tc>
          <w:tcPr>
            <w:tcW w:w="3222" w:type="pct"/>
          </w:tcPr>
          <w:p w14:paraId="6610043B" w14:textId="77777777" w:rsidR="007B0B9E" w:rsidRPr="00D4120B" w:rsidRDefault="007B0B9E" w:rsidP="00A914E1">
            <w:pPr>
              <w:pStyle w:val="TableContent"/>
            </w:pPr>
            <w:r w:rsidRPr="00473222">
              <w:t>National employer identifier</w:t>
            </w:r>
          </w:p>
        </w:tc>
        <w:tc>
          <w:tcPr>
            <w:tcW w:w="1295" w:type="pct"/>
          </w:tcPr>
          <w:p w14:paraId="0F7F46D8" w14:textId="77777777" w:rsidR="007B0B9E" w:rsidRPr="00D4120B" w:rsidRDefault="007B0B9E" w:rsidP="00A914E1">
            <w:pPr>
              <w:pStyle w:val="TableContent"/>
            </w:pPr>
          </w:p>
        </w:tc>
      </w:tr>
      <w:tr w:rsidR="007B0B9E" w:rsidRPr="00D4120B" w14:paraId="63F9F4E5" w14:textId="77777777">
        <w:trPr>
          <w:cantSplit/>
          <w:trHeight w:val="378"/>
        </w:trPr>
        <w:tc>
          <w:tcPr>
            <w:tcW w:w="483" w:type="pct"/>
          </w:tcPr>
          <w:p w14:paraId="07A0CDDB" w14:textId="77777777" w:rsidR="007B0B9E" w:rsidRPr="00D4120B" w:rsidRDefault="007B0B9E" w:rsidP="00A914E1">
            <w:pPr>
              <w:pStyle w:val="TableContent"/>
            </w:pPr>
            <w:r>
              <w:t>NH</w:t>
            </w:r>
          </w:p>
        </w:tc>
        <w:tc>
          <w:tcPr>
            <w:tcW w:w="3222" w:type="pct"/>
          </w:tcPr>
          <w:p w14:paraId="3F0600CF" w14:textId="77777777" w:rsidR="007B0B9E" w:rsidRPr="00D4120B" w:rsidRDefault="007B0B9E" w:rsidP="00A914E1">
            <w:pPr>
              <w:pStyle w:val="TableContent"/>
            </w:pPr>
            <w:r w:rsidRPr="00473222">
              <w:t>National Health Plan Identifier</w:t>
            </w:r>
          </w:p>
        </w:tc>
        <w:tc>
          <w:tcPr>
            <w:tcW w:w="1295" w:type="pct"/>
          </w:tcPr>
          <w:p w14:paraId="6459CC28" w14:textId="77777777" w:rsidR="007B0B9E" w:rsidRPr="00D4120B" w:rsidRDefault="007B0B9E" w:rsidP="00A914E1">
            <w:pPr>
              <w:pStyle w:val="TableContent"/>
            </w:pPr>
          </w:p>
        </w:tc>
      </w:tr>
      <w:tr w:rsidR="007B0B9E" w:rsidRPr="00D4120B" w14:paraId="227CECD7" w14:textId="77777777">
        <w:trPr>
          <w:cantSplit/>
          <w:trHeight w:val="378"/>
        </w:trPr>
        <w:tc>
          <w:tcPr>
            <w:tcW w:w="483" w:type="pct"/>
          </w:tcPr>
          <w:p w14:paraId="0734D148" w14:textId="77777777" w:rsidR="007B0B9E" w:rsidRPr="00D4120B" w:rsidRDefault="007B0B9E" w:rsidP="00A914E1">
            <w:pPr>
              <w:pStyle w:val="TableContent"/>
            </w:pPr>
            <w:r>
              <w:t>NI</w:t>
            </w:r>
          </w:p>
        </w:tc>
        <w:tc>
          <w:tcPr>
            <w:tcW w:w="3222" w:type="pct"/>
          </w:tcPr>
          <w:p w14:paraId="104D73B4" w14:textId="77777777" w:rsidR="007B0B9E" w:rsidRPr="00D4120B" w:rsidRDefault="007B0B9E" w:rsidP="00A914E1">
            <w:pPr>
              <w:pStyle w:val="TableContent"/>
            </w:pPr>
            <w:r w:rsidRPr="00473222">
              <w:t>National unique individual identifier</w:t>
            </w:r>
          </w:p>
        </w:tc>
        <w:tc>
          <w:tcPr>
            <w:tcW w:w="1295" w:type="pct"/>
          </w:tcPr>
          <w:p w14:paraId="065C6AE1" w14:textId="77777777" w:rsidR="007B0B9E" w:rsidRPr="00D4120B" w:rsidRDefault="007B0B9E" w:rsidP="00A914E1">
            <w:pPr>
              <w:pStyle w:val="TableContent"/>
            </w:pPr>
          </w:p>
        </w:tc>
      </w:tr>
      <w:tr w:rsidR="007B0B9E" w:rsidRPr="00D4120B" w14:paraId="54FEE4C1" w14:textId="77777777">
        <w:trPr>
          <w:cantSplit/>
          <w:trHeight w:val="378"/>
        </w:trPr>
        <w:tc>
          <w:tcPr>
            <w:tcW w:w="483" w:type="pct"/>
          </w:tcPr>
          <w:p w14:paraId="2D96C94D" w14:textId="77777777" w:rsidR="007B0B9E" w:rsidRPr="00D4120B" w:rsidRDefault="007B0B9E" w:rsidP="00A914E1">
            <w:pPr>
              <w:pStyle w:val="TableContent"/>
            </w:pPr>
            <w:r>
              <w:t>NII</w:t>
            </w:r>
          </w:p>
        </w:tc>
        <w:tc>
          <w:tcPr>
            <w:tcW w:w="3222" w:type="pct"/>
          </w:tcPr>
          <w:p w14:paraId="0CB5569C" w14:textId="77777777" w:rsidR="007B0B9E" w:rsidRPr="00D4120B" w:rsidRDefault="007B0B9E" w:rsidP="00A914E1">
            <w:pPr>
              <w:pStyle w:val="TableContent"/>
            </w:pPr>
            <w:r w:rsidRPr="00473222">
              <w:t>National Insurance Organization Identifier</w:t>
            </w:r>
          </w:p>
        </w:tc>
        <w:tc>
          <w:tcPr>
            <w:tcW w:w="1295" w:type="pct"/>
          </w:tcPr>
          <w:p w14:paraId="23C844AA" w14:textId="77777777" w:rsidR="007B0B9E" w:rsidRPr="00D4120B" w:rsidRDefault="007B0B9E" w:rsidP="00A914E1">
            <w:pPr>
              <w:pStyle w:val="TableContent"/>
            </w:pPr>
          </w:p>
        </w:tc>
      </w:tr>
      <w:tr w:rsidR="007B0B9E" w:rsidRPr="00D4120B" w14:paraId="2E10DF07" w14:textId="77777777">
        <w:trPr>
          <w:cantSplit/>
          <w:trHeight w:val="378"/>
        </w:trPr>
        <w:tc>
          <w:tcPr>
            <w:tcW w:w="483" w:type="pct"/>
          </w:tcPr>
          <w:p w14:paraId="519AA664" w14:textId="77777777" w:rsidR="007B0B9E" w:rsidRPr="00D4120B" w:rsidRDefault="007B0B9E" w:rsidP="00A914E1">
            <w:pPr>
              <w:pStyle w:val="TableContent"/>
            </w:pPr>
            <w:r>
              <w:t>NIIP</w:t>
            </w:r>
          </w:p>
        </w:tc>
        <w:tc>
          <w:tcPr>
            <w:tcW w:w="3222" w:type="pct"/>
          </w:tcPr>
          <w:p w14:paraId="34EE21D8" w14:textId="77777777" w:rsidR="007B0B9E" w:rsidRPr="00D4120B" w:rsidRDefault="007B0B9E" w:rsidP="00A914E1">
            <w:pPr>
              <w:pStyle w:val="TableContent"/>
            </w:pPr>
            <w:r w:rsidRPr="00473222">
              <w:t>National Insurance Payor Identifier (Payor)</w:t>
            </w:r>
          </w:p>
        </w:tc>
        <w:tc>
          <w:tcPr>
            <w:tcW w:w="1295" w:type="pct"/>
          </w:tcPr>
          <w:p w14:paraId="2E953B4E" w14:textId="77777777" w:rsidR="007B0B9E" w:rsidRPr="00D4120B" w:rsidRDefault="007B0B9E" w:rsidP="00A914E1">
            <w:pPr>
              <w:pStyle w:val="TableContent"/>
            </w:pPr>
          </w:p>
        </w:tc>
      </w:tr>
      <w:tr w:rsidR="007B0B9E" w:rsidRPr="00D4120B" w14:paraId="7B4B3BBA" w14:textId="77777777">
        <w:trPr>
          <w:cantSplit/>
          <w:trHeight w:val="378"/>
        </w:trPr>
        <w:tc>
          <w:tcPr>
            <w:tcW w:w="483" w:type="pct"/>
          </w:tcPr>
          <w:p w14:paraId="5848D227" w14:textId="77777777" w:rsidR="007B0B9E" w:rsidRPr="00D4120B" w:rsidRDefault="007B0B9E" w:rsidP="00A914E1">
            <w:pPr>
              <w:pStyle w:val="TableContent"/>
            </w:pPr>
            <w:r>
              <w:t>NNxxx</w:t>
            </w:r>
          </w:p>
        </w:tc>
        <w:tc>
          <w:tcPr>
            <w:tcW w:w="3222" w:type="pct"/>
          </w:tcPr>
          <w:p w14:paraId="7CB30E5C" w14:textId="77777777" w:rsidR="007B0B9E" w:rsidRPr="00D4120B" w:rsidRDefault="007B0B9E" w:rsidP="00A914E1">
            <w:pPr>
              <w:pStyle w:val="TableContent"/>
            </w:pPr>
            <w:r w:rsidRPr="00473222">
              <w:t>National Person Identifier where the xxx is the ISO table 3166 3-character (alphabetic) country code</w:t>
            </w:r>
          </w:p>
        </w:tc>
        <w:tc>
          <w:tcPr>
            <w:tcW w:w="1295" w:type="pct"/>
          </w:tcPr>
          <w:p w14:paraId="7C3AEAB6" w14:textId="77777777" w:rsidR="007B0B9E" w:rsidRPr="00D4120B" w:rsidRDefault="007B0B9E" w:rsidP="00A914E1">
            <w:pPr>
              <w:pStyle w:val="TableContent"/>
            </w:pPr>
          </w:p>
        </w:tc>
      </w:tr>
      <w:tr w:rsidR="007B0B9E" w:rsidRPr="00D4120B" w14:paraId="0E28BBC0" w14:textId="77777777">
        <w:trPr>
          <w:cantSplit/>
          <w:trHeight w:val="378"/>
        </w:trPr>
        <w:tc>
          <w:tcPr>
            <w:tcW w:w="483" w:type="pct"/>
          </w:tcPr>
          <w:p w14:paraId="103F5944" w14:textId="77777777" w:rsidR="007B0B9E" w:rsidRPr="00D4120B" w:rsidRDefault="007B0B9E" w:rsidP="00A914E1">
            <w:pPr>
              <w:pStyle w:val="TableContent"/>
            </w:pPr>
            <w:r>
              <w:t>NP</w:t>
            </w:r>
          </w:p>
        </w:tc>
        <w:tc>
          <w:tcPr>
            <w:tcW w:w="3222" w:type="pct"/>
          </w:tcPr>
          <w:p w14:paraId="69504192" w14:textId="77777777" w:rsidR="007B0B9E" w:rsidRPr="00D4120B" w:rsidRDefault="007B0B9E" w:rsidP="00A914E1">
            <w:pPr>
              <w:pStyle w:val="TableContent"/>
            </w:pPr>
            <w:r w:rsidRPr="00473222">
              <w:t>Nurse practitioner number</w:t>
            </w:r>
          </w:p>
        </w:tc>
        <w:tc>
          <w:tcPr>
            <w:tcW w:w="1295" w:type="pct"/>
          </w:tcPr>
          <w:p w14:paraId="46F05CE6" w14:textId="77777777" w:rsidR="007B0B9E" w:rsidRPr="00D4120B" w:rsidRDefault="007B0B9E" w:rsidP="00A914E1">
            <w:pPr>
              <w:pStyle w:val="TableContent"/>
            </w:pPr>
          </w:p>
        </w:tc>
      </w:tr>
      <w:tr w:rsidR="007B0B9E" w:rsidRPr="00D4120B" w14:paraId="59180F09" w14:textId="77777777">
        <w:trPr>
          <w:cantSplit/>
          <w:trHeight w:val="378"/>
        </w:trPr>
        <w:tc>
          <w:tcPr>
            <w:tcW w:w="483" w:type="pct"/>
          </w:tcPr>
          <w:p w14:paraId="4BB76035" w14:textId="77777777" w:rsidR="007B0B9E" w:rsidRPr="00D4120B" w:rsidRDefault="007B0B9E" w:rsidP="00A914E1">
            <w:pPr>
              <w:pStyle w:val="TableContent"/>
            </w:pPr>
            <w:r>
              <w:t>NPI</w:t>
            </w:r>
          </w:p>
        </w:tc>
        <w:tc>
          <w:tcPr>
            <w:tcW w:w="3222" w:type="pct"/>
          </w:tcPr>
          <w:p w14:paraId="54F2B894" w14:textId="77777777" w:rsidR="007B0B9E" w:rsidRPr="00D4120B" w:rsidRDefault="007B0B9E" w:rsidP="00A914E1">
            <w:pPr>
              <w:pStyle w:val="TableContent"/>
            </w:pPr>
            <w:r w:rsidRPr="00473222">
              <w:t>National provider identifier</w:t>
            </w:r>
          </w:p>
        </w:tc>
        <w:tc>
          <w:tcPr>
            <w:tcW w:w="1295" w:type="pct"/>
          </w:tcPr>
          <w:p w14:paraId="7E9FF21C" w14:textId="77777777" w:rsidR="007B0B9E" w:rsidRPr="00D4120B" w:rsidRDefault="007B0B9E" w:rsidP="00A914E1">
            <w:pPr>
              <w:pStyle w:val="TableContent"/>
            </w:pPr>
          </w:p>
        </w:tc>
      </w:tr>
      <w:tr w:rsidR="007B0B9E" w:rsidRPr="00D4120B" w14:paraId="33E4A9AC" w14:textId="77777777">
        <w:trPr>
          <w:cantSplit/>
          <w:trHeight w:val="378"/>
        </w:trPr>
        <w:tc>
          <w:tcPr>
            <w:tcW w:w="483" w:type="pct"/>
          </w:tcPr>
          <w:p w14:paraId="0B05B7A5" w14:textId="77777777" w:rsidR="007B0B9E" w:rsidRPr="00D4120B" w:rsidRDefault="007B0B9E" w:rsidP="00A914E1">
            <w:pPr>
              <w:pStyle w:val="TableContent"/>
            </w:pPr>
            <w:r>
              <w:t>OD</w:t>
            </w:r>
          </w:p>
        </w:tc>
        <w:tc>
          <w:tcPr>
            <w:tcW w:w="3222" w:type="pct"/>
          </w:tcPr>
          <w:p w14:paraId="7562F394" w14:textId="77777777" w:rsidR="007B0B9E" w:rsidRPr="00D4120B" w:rsidRDefault="007B0B9E" w:rsidP="00A914E1">
            <w:pPr>
              <w:pStyle w:val="TableContent"/>
            </w:pPr>
            <w:r w:rsidRPr="00473222">
              <w:t>Optometrist license number</w:t>
            </w:r>
          </w:p>
        </w:tc>
        <w:tc>
          <w:tcPr>
            <w:tcW w:w="1295" w:type="pct"/>
          </w:tcPr>
          <w:p w14:paraId="70276F45" w14:textId="77777777" w:rsidR="007B0B9E" w:rsidRPr="00D4120B" w:rsidRDefault="007B0B9E" w:rsidP="00A914E1">
            <w:pPr>
              <w:pStyle w:val="TableContent"/>
            </w:pPr>
          </w:p>
        </w:tc>
      </w:tr>
      <w:tr w:rsidR="007B0B9E" w:rsidRPr="00D4120B" w14:paraId="2FEAA948" w14:textId="77777777">
        <w:trPr>
          <w:cantSplit/>
          <w:trHeight w:val="378"/>
        </w:trPr>
        <w:tc>
          <w:tcPr>
            <w:tcW w:w="483" w:type="pct"/>
          </w:tcPr>
          <w:p w14:paraId="664DEBD9" w14:textId="77777777" w:rsidR="007B0B9E" w:rsidRPr="00D4120B" w:rsidRDefault="007B0B9E" w:rsidP="00A914E1">
            <w:pPr>
              <w:pStyle w:val="TableContent"/>
            </w:pPr>
            <w:r>
              <w:t>PA</w:t>
            </w:r>
          </w:p>
        </w:tc>
        <w:tc>
          <w:tcPr>
            <w:tcW w:w="3222" w:type="pct"/>
          </w:tcPr>
          <w:p w14:paraId="565DBECB" w14:textId="77777777" w:rsidR="007B0B9E" w:rsidRPr="00D4120B" w:rsidRDefault="007B0B9E" w:rsidP="00A914E1">
            <w:pPr>
              <w:pStyle w:val="TableContent"/>
            </w:pPr>
            <w:r w:rsidRPr="00473222">
              <w:t>Physician Assistant number</w:t>
            </w:r>
          </w:p>
        </w:tc>
        <w:tc>
          <w:tcPr>
            <w:tcW w:w="1295" w:type="pct"/>
          </w:tcPr>
          <w:p w14:paraId="656D5F37" w14:textId="77777777" w:rsidR="007B0B9E" w:rsidRPr="00D4120B" w:rsidRDefault="007B0B9E" w:rsidP="00A914E1">
            <w:pPr>
              <w:pStyle w:val="TableContent"/>
            </w:pPr>
          </w:p>
        </w:tc>
      </w:tr>
      <w:tr w:rsidR="007B0B9E" w:rsidRPr="00D4120B" w14:paraId="15A9905D" w14:textId="77777777">
        <w:trPr>
          <w:cantSplit/>
          <w:trHeight w:val="378"/>
        </w:trPr>
        <w:tc>
          <w:tcPr>
            <w:tcW w:w="483" w:type="pct"/>
          </w:tcPr>
          <w:p w14:paraId="586D0300" w14:textId="77777777" w:rsidR="007B0B9E" w:rsidRPr="00D4120B" w:rsidRDefault="007B0B9E" w:rsidP="00A914E1">
            <w:pPr>
              <w:pStyle w:val="TableContent"/>
            </w:pPr>
            <w:r>
              <w:t>PCN</w:t>
            </w:r>
          </w:p>
        </w:tc>
        <w:tc>
          <w:tcPr>
            <w:tcW w:w="3222" w:type="pct"/>
          </w:tcPr>
          <w:p w14:paraId="6918FAA7" w14:textId="77777777" w:rsidR="007B0B9E" w:rsidRPr="00D4120B" w:rsidRDefault="007B0B9E" w:rsidP="00A914E1">
            <w:pPr>
              <w:pStyle w:val="TableContent"/>
            </w:pPr>
            <w:r w:rsidRPr="00473222">
              <w:t>Penitentiary/correctional institution Number</w:t>
            </w:r>
          </w:p>
        </w:tc>
        <w:tc>
          <w:tcPr>
            <w:tcW w:w="1295" w:type="pct"/>
          </w:tcPr>
          <w:p w14:paraId="7E54C8D5" w14:textId="77777777" w:rsidR="007B0B9E" w:rsidRPr="00D4120B" w:rsidRDefault="007B0B9E" w:rsidP="00A914E1">
            <w:pPr>
              <w:pStyle w:val="TableContent"/>
            </w:pPr>
          </w:p>
        </w:tc>
      </w:tr>
      <w:tr w:rsidR="007B0B9E" w:rsidRPr="00D4120B" w14:paraId="2242917A" w14:textId="77777777">
        <w:trPr>
          <w:cantSplit/>
          <w:trHeight w:val="378"/>
        </w:trPr>
        <w:tc>
          <w:tcPr>
            <w:tcW w:w="483" w:type="pct"/>
          </w:tcPr>
          <w:p w14:paraId="2513F25D" w14:textId="77777777" w:rsidR="007B0B9E" w:rsidRPr="00D4120B" w:rsidRDefault="007B0B9E" w:rsidP="00A914E1">
            <w:pPr>
              <w:pStyle w:val="TableContent"/>
            </w:pPr>
            <w:r>
              <w:t>PE</w:t>
            </w:r>
          </w:p>
        </w:tc>
        <w:tc>
          <w:tcPr>
            <w:tcW w:w="3222" w:type="pct"/>
          </w:tcPr>
          <w:p w14:paraId="0945A491" w14:textId="77777777" w:rsidR="007B0B9E" w:rsidRPr="00D4120B" w:rsidRDefault="007B0B9E" w:rsidP="00A914E1">
            <w:pPr>
              <w:pStyle w:val="TableContent"/>
            </w:pPr>
            <w:r w:rsidRPr="00473222">
              <w:t>Living Subject Enterprise Number</w:t>
            </w:r>
          </w:p>
        </w:tc>
        <w:tc>
          <w:tcPr>
            <w:tcW w:w="1295" w:type="pct"/>
          </w:tcPr>
          <w:p w14:paraId="4FC70CCA" w14:textId="77777777" w:rsidR="007B0B9E" w:rsidRPr="00D4120B" w:rsidRDefault="007B0B9E" w:rsidP="00A914E1">
            <w:pPr>
              <w:pStyle w:val="TableContent"/>
            </w:pPr>
          </w:p>
        </w:tc>
      </w:tr>
      <w:tr w:rsidR="007B0B9E" w:rsidRPr="00D4120B" w14:paraId="646E7390" w14:textId="77777777">
        <w:trPr>
          <w:cantSplit/>
          <w:trHeight w:val="378"/>
        </w:trPr>
        <w:tc>
          <w:tcPr>
            <w:tcW w:w="483" w:type="pct"/>
          </w:tcPr>
          <w:p w14:paraId="6ED3C4F7" w14:textId="77777777" w:rsidR="007B0B9E" w:rsidRPr="00D4120B" w:rsidRDefault="007B0B9E" w:rsidP="00A914E1">
            <w:pPr>
              <w:pStyle w:val="TableContent"/>
            </w:pPr>
            <w:r>
              <w:t>PEN</w:t>
            </w:r>
          </w:p>
        </w:tc>
        <w:tc>
          <w:tcPr>
            <w:tcW w:w="3222" w:type="pct"/>
          </w:tcPr>
          <w:p w14:paraId="4D383B27" w14:textId="77777777" w:rsidR="007B0B9E" w:rsidRPr="00D4120B" w:rsidRDefault="007B0B9E" w:rsidP="00A914E1">
            <w:pPr>
              <w:pStyle w:val="TableContent"/>
            </w:pPr>
            <w:r w:rsidRPr="00473222">
              <w:t>Pension Number</w:t>
            </w:r>
          </w:p>
        </w:tc>
        <w:tc>
          <w:tcPr>
            <w:tcW w:w="1295" w:type="pct"/>
          </w:tcPr>
          <w:p w14:paraId="01423817" w14:textId="77777777" w:rsidR="007B0B9E" w:rsidRPr="00D4120B" w:rsidRDefault="007B0B9E" w:rsidP="00A914E1">
            <w:pPr>
              <w:pStyle w:val="TableContent"/>
            </w:pPr>
          </w:p>
        </w:tc>
      </w:tr>
      <w:tr w:rsidR="007B0B9E" w:rsidRPr="00D4120B" w14:paraId="0C4EA430" w14:textId="77777777">
        <w:trPr>
          <w:cantSplit/>
          <w:trHeight w:val="378"/>
        </w:trPr>
        <w:tc>
          <w:tcPr>
            <w:tcW w:w="483" w:type="pct"/>
          </w:tcPr>
          <w:p w14:paraId="7C5457C4" w14:textId="77777777" w:rsidR="007B0B9E" w:rsidRPr="00D4120B" w:rsidRDefault="007B0B9E" w:rsidP="00A914E1">
            <w:pPr>
              <w:pStyle w:val="TableContent"/>
            </w:pPr>
            <w:r>
              <w:t>PI</w:t>
            </w:r>
          </w:p>
        </w:tc>
        <w:tc>
          <w:tcPr>
            <w:tcW w:w="3222" w:type="pct"/>
          </w:tcPr>
          <w:p w14:paraId="4AB7FA8E" w14:textId="77777777" w:rsidR="007B0B9E" w:rsidRPr="00D4120B" w:rsidRDefault="007B0B9E" w:rsidP="00A914E1">
            <w:pPr>
              <w:pStyle w:val="TableContent"/>
            </w:pPr>
            <w:r w:rsidRPr="00473222">
              <w:t>Patient internal identifier</w:t>
            </w:r>
          </w:p>
        </w:tc>
        <w:tc>
          <w:tcPr>
            <w:tcW w:w="1295" w:type="pct"/>
          </w:tcPr>
          <w:p w14:paraId="0F13F946" w14:textId="77777777" w:rsidR="007B0B9E" w:rsidRPr="00D4120B" w:rsidRDefault="007B0B9E" w:rsidP="00A914E1">
            <w:pPr>
              <w:pStyle w:val="TableContent"/>
            </w:pPr>
          </w:p>
        </w:tc>
      </w:tr>
      <w:tr w:rsidR="007B0B9E" w:rsidRPr="00D4120B" w14:paraId="29D6BFB2" w14:textId="77777777">
        <w:trPr>
          <w:cantSplit/>
          <w:trHeight w:val="378"/>
        </w:trPr>
        <w:tc>
          <w:tcPr>
            <w:tcW w:w="483" w:type="pct"/>
          </w:tcPr>
          <w:p w14:paraId="3FFD69EE" w14:textId="77777777" w:rsidR="007B0B9E" w:rsidRPr="00D4120B" w:rsidRDefault="007B0B9E" w:rsidP="00A914E1">
            <w:pPr>
              <w:pStyle w:val="TableContent"/>
            </w:pPr>
            <w:r>
              <w:t>PN</w:t>
            </w:r>
          </w:p>
        </w:tc>
        <w:tc>
          <w:tcPr>
            <w:tcW w:w="3222" w:type="pct"/>
          </w:tcPr>
          <w:p w14:paraId="77D5948B" w14:textId="77777777" w:rsidR="007B0B9E" w:rsidRPr="00D4120B" w:rsidRDefault="007B0B9E" w:rsidP="00A914E1">
            <w:pPr>
              <w:pStyle w:val="TableContent"/>
            </w:pPr>
            <w:r w:rsidRPr="00473222">
              <w:t>Person number</w:t>
            </w:r>
          </w:p>
        </w:tc>
        <w:tc>
          <w:tcPr>
            <w:tcW w:w="1295" w:type="pct"/>
          </w:tcPr>
          <w:p w14:paraId="57B08477" w14:textId="77777777" w:rsidR="007B0B9E" w:rsidRPr="00D4120B" w:rsidRDefault="007B0B9E" w:rsidP="00A914E1">
            <w:pPr>
              <w:pStyle w:val="TableContent"/>
            </w:pPr>
          </w:p>
        </w:tc>
      </w:tr>
      <w:tr w:rsidR="007B0B9E" w:rsidRPr="00D4120B" w14:paraId="236D0D5A" w14:textId="77777777">
        <w:trPr>
          <w:cantSplit/>
          <w:trHeight w:val="378"/>
        </w:trPr>
        <w:tc>
          <w:tcPr>
            <w:tcW w:w="483" w:type="pct"/>
          </w:tcPr>
          <w:p w14:paraId="2E84C9CF" w14:textId="77777777" w:rsidR="007B0B9E" w:rsidRPr="00D4120B" w:rsidRDefault="007B0B9E" w:rsidP="00A914E1">
            <w:pPr>
              <w:pStyle w:val="TableContent"/>
            </w:pPr>
            <w:r>
              <w:t>PNT</w:t>
            </w:r>
          </w:p>
        </w:tc>
        <w:tc>
          <w:tcPr>
            <w:tcW w:w="3222" w:type="pct"/>
          </w:tcPr>
          <w:p w14:paraId="373EE23E" w14:textId="77777777" w:rsidR="007B0B9E" w:rsidRPr="00D4120B" w:rsidRDefault="007B0B9E" w:rsidP="00A914E1">
            <w:pPr>
              <w:pStyle w:val="TableContent"/>
            </w:pPr>
            <w:r w:rsidRPr="00473222">
              <w:t>Temporary Living Subject Number</w:t>
            </w:r>
          </w:p>
        </w:tc>
        <w:tc>
          <w:tcPr>
            <w:tcW w:w="1295" w:type="pct"/>
          </w:tcPr>
          <w:p w14:paraId="027A286A" w14:textId="77777777" w:rsidR="007B0B9E" w:rsidRPr="00D4120B" w:rsidRDefault="007B0B9E" w:rsidP="00A914E1">
            <w:pPr>
              <w:pStyle w:val="TableContent"/>
            </w:pPr>
          </w:p>
        </w:tc>
      </w:tr>
      <w:tr w:rsidR="007B0B9E" w:rsidRPr="00D4120B" w14:paraId="4FF065F3" w14:textId="77777777">
        <w:trPr>
          <w:cantSplit/>
          <w:trHeight w:val="378"/>
        </w:trPr>
        <w:tc>
          <w:tcPr>
            <w:tcW w:w="483" w:type="pct"/>
          </w:tcPr>
          <w:p w14:paraId="29A5FAEF" w14:textId="77777777" w:rsidR="007B0B9E" w:rsidRPr="00D4120B" w:rsidRDefault="007B0B9E" w:rsidP="00A914E1">
            <w:pPr>
              <w:pStyle w:val="TableContent"/>
            </w:pPr>
            <w:r>
              <w:t>PPN</w:t>
            </w:r>
          </w:p>
        </w:tc>
        <w:tc>
          <w:tcPr>
            <w:tcW w:w="3222" w:type="pct"/>
          </w:tcPr>
          <w:p w14:paraId="5F986702" w14:textId="77777777" w:rsidR="007B0B9E" w:rsidRPr="00D4120B" w:rsidRDefault="007B0B9E" w:rsidP="00A914E1">
            <w:pPr>
              <w:pStyle w:val="TableContent"/>
            </w:pPr>
            <w:r w:rsidRPr="00473222">
              <w:t>Passport number</w:t>
            </w:r>
          </w:p>
        </w:tc>
        <w:tc>
          <w:tcPr>
            <w:tcW w:w="1295" w:type="pct"/>
          </w:tcPr>
          <w:p w14:paraId="74B49CCD" w14:textId="77777777" w:rsidR="007B0B9E" w:rsidRPr="00D4120B" w:rsidRDefault="007B0B9E" w:rsidP="00A914E1">
            <w:pPr>
              <w:pStyle w:val="TableContent"/>
            </w:pPr>
          </w:p>
        </w:tc>
      </w:tr>
      <w:tr w:rsidR="007B0B9E" w:rsidRPr="00D4120B" w14:paraId="30E66836" w14:textId="77777777">
        <w:trPr>
          <w:cantSplit/>
          <w:trHeight w:val="378"/>
        </w:trPr>
        <w:tc>
          <w:tcPr>
            <w:tcW w:w="483" w:type="pct"/>
          </w:tcPr>
          <w:p w14:paraId="5483F052" w14:textId="77777777" w:rsidR="007B0B9E" w:rsidRPr="00D4120B" w:rsidRDefault="007B0B9E" w:rsidP="00A914E1">
            <w:pPr>
              <w:pStyle w:val="TableContent"/>
            </w:pPr>
            <w:r>
              <w:t>PRC</w:t>
            </w:r>
          </w:p>
        </w:tc>
        <w:tc>
          <w:tcPr>
            <w:tcW w:w="3222" w:type="pct"/>
          </w:tcPr>
          <w:p w14:paraId="64A759D8" w14:textId="77777777" w:rsidR="007B0B9E" w:rsidRPr="00D4120B" w:rsidRDefault="007B0B9E" w:rsidP="00A914E1">
            <w:pPr>
              <w:pStyle w:val="TableContent"/>
            </w:pPr>
            <w:r w:rsidRPr="00473222">
              <w:t>Permanent Resident Card Number</w:t>
            </w:r>
          </w:p>
        </w:tc>
        <w:tc>
          <w:tcPr>
            <w:tcW w:w="1295" w:type="pct"/>
          </w:tcPr>
          <w:p w14:paraId="032EAE6E" w14:textId="77777777" w:rsidR="007B0B9E" w:rsidRPr="00D4120B" w:rsidRDefault="007B0B9E" w:rsidP="00A914E1">
            <w:pPr>
              <w:pStyle w:val="TableContent"/>
            </w:pPr>
          </w:p>
        </w:tc>
      </w:tr>
      <w:tr w:rsidR="007B0B9E" w:rsidRPr="00D4120B" w14:paraId="58ED4C38" w14:textId="77777777">
        <w:trPr>
          <w:cantSplit/>
          <w:trHeight w:val="378"/>
        </w:trPr>
        <w:tc>
          <w:tcPr>
            <w:tcW w:w="483" w:type="pct"/>
          </w:tcPr>
          <w:p w14:paraId="1238A694" w14:textId="77777777" w:rsidR="007B0B9E" w:rsidRPr="00D4120B" w:rsidRDefault="007B0B9E" w:rsidP="00A914E1">
            <w:pPr>
              <w:pStyle w:val="TableContent"/>
            </w:pPr>
            <w:r>
              <w:t>PRN</w:t>
            </w:r>
          </w:p>
        </w:tc>
        <w:tc>
          <w:tcPr>
            <w:tcW w:w="3222" w:type="pct"/>
          </w:tcPr>
          <w:p w14:paraId="225B46C5" w14:textId="77777777" w:rsidR="007B0B9E" w:rsidRPr="00D4120B" w:rsidRDefault="007B0B9E" w:rsidP="00A914E1">
            <w:pPr>
              <w:pStyle w:val="TableContent"/>
            </w:pPr>
            <w:r w:rsidRPr="00473222">
              <w:t>Provider number</w:t>
            </w:r>
          </w:p>
        </w:tc>
        <w:tc>
          <w:tcPr>
            <w:tcW w:w="1295" w:type="pct"/>
          </w:tcPr>
          <w:p w14:paraId="22B6C697" w14:textId="77777777" w:rsidR="007B0B9E" w:rsidRPr="00D4120B" w:rsidRDefault="007B0B9E" w:rsidP="00A914E1">
            <w:pPr>
              <w:pStyle w:val="TableContent"/>
            </w:pPr>
          </w:p>
        </w:tc>
      </w:tr>
      <w:tr w:rsidR="007B0B9E" w:rsidRPr="00D4120B" w14:paraId="07C6B5CE" w14:textId="77777777">
        <w:trPr>
          <w:cantSplit/>
          <w:trHeight w:val="378"/>
        </w:trPr>
        <w:tc>
          <w:tcPr>
            <w:tcW w:w="483" w:type="pct"/>
          </w:tcPr>
          <w:p w14:paraId="2291F77B" w14:textId="77777777" w:rsidR="007B0B9E" w:rsidRPr="00D4120B" w:rsidRDefault="007B0B9E" w:rsidP="00A914E1">
            <w:pPr>
              <w:pStyle w:val="TableContent"/>
            </w:pPr>
            <w:r>
              <w:t>PT</w:t>
            </w:r>
          </w:p>
        </w:tc>
        <w:tc>
          <w:tcPr>
            <w:tcW w:w="3222" w:type="pct"/>
          </w:tcPr>
          <w:p w14:paraId="54CFFC2E" w14:textId="77777777" w:rsidR="007B0B9E" w:rsidRPr="00D4120B" w:rsidRDefault="007B0B9E" w:rsidP="00A914E1">
            <w:pPr>
              <w:pStyle w:val="TableContent"/>
            </w:pPr>
            <w:r w:rsidRPr="00473222">
              <w:t>Patient external identifier</w:t>
            </w:r>
          </w:p>
        </w:tc>
        <w:tc>
          <w:tcPr>
            <w:tcW w:w="1295" w:type="pct"/>
          </w:tcPr>
          <w:p w14:paraId="4A0A4A06" w14:textId="77777777" w:rsidR="007B0B9E" w:rsidRPr="00D4120B" w:rsidRDefault="007B0B9E" w:rsidP="00A914E1">
            <w:pPr>
              <w:pStyle w:val="TableContent"/>
            </w:pPr>
          </w:p>
        </w:tc>
      </w:tr>
      <w:tr w:rsidR="007B0B9E" w:rsidRPr="00D4120B" w14:paraId="75AF9110" w14:textId="77777777">
        <w:trPr>
          <w:cantSplit/>
          <w:trHeight w:val="378"/>
        </w:trPr>
        <w:tc>
          <w:tcPr>
            <w:tcW w:w="483" w:type="pct"/>
          </w:tcPr>
          <w:p w14:paraId="6D394958" w14:textId="77777777" w:rsidR="007B0B9E" w:rsidRPr="00D4120B" w:rsidRDefault="007B0B9E" w:rsidP="00A914E1">
            <w:pPr>
              <w:pStyle w:val="TableContent"/>
            </w:pPr>
            <w:r>
              <w:t>QA</w:t>
            </w:r>
          </w:p>
        </w:tc>
        <w:tc>
          <w:tcPr>
            <w:tcW w:w="3222" w:type="pct"/>
          </w:tcPr>
          <w:p w14:paraId="49BFA6EF" w14:textId="77777777" w:rsidR="007B0B9E" w:rsidRPr="00D4120B" w:rsidRDefault="007B0B9E" w:rsidP="00A914E1">
            <w:pPr>
              <w:pStyle w:val="TableContent"/>
            </w:pPr>
            <w:r w:rsidRPr="004C5295">
              <w:t>QA number</w:t>
            </w:r>
          </w:p>
        </w:tc>
        <w:tc>
          <w:tcPr>
            <w:tcW w:w="1295" w:type="pct"/>
          </w:tcPr>
          <w:p w14:paraId="5874034D" w14:textId="77777777" w:rsidR="007B0B9E" w:rsidRPr="00D4120B" w:rsidRDefault="007B0B9E" w:rsidP="00A914E1">
            <w:pPr>
              <w:pStyle w:val="TableContent"/>
            </w:pPr>
          </w:p>
        </w:tc>
      </w:tr>
      <w:tr w:rsidR="007B0B9E" w:rsidRPr="00D4120B" w14:paraId="2FE468F1" w14:textId="77777777">
        <w:trPr>
          <w:cantSplit/>
          <w:trHeight w:val="378"/>
        </w:trPr>
        <w:tc>
          <w:tcPr>
            <w:tcW w:w="483" w:type="pct"/>
          </w:tcPr>
          <w:p w14:paraId="6B5D08D2" w14:textId="77777777" w:rsidR="007B0B9E" w:rsidRPr="00D4120B" w:rsidRDefault="007B0B9E" w:rsidP="00A914E1">
            <w:pPr>
              <w:pStyle w:val="TableContent"/>
            </w:pPr>
            <w:r>
              <w:t>RI</w:t>
            </w:r>
          </w:p>
        </w:tc>
        <w:tc>
          <w:tcPr>
            <w:tcW w:w="3222" w:type="pct"/>
          </w:tcPr>
          <w:p w14:paraId="6B2863C9" w14:textId="77777777" w:rsidR="007B0B9E" w:rsidRPr="00D4120B" w:rsidRDefault="007B0B9E" w:rsidP="00A914E1">
            <w:pPr>
              <w:pStyle w:val="TableContent"/>
            </w:pPr>
            <w:r w:rsidRPr="004C5295">
              <w:t>Resource identifier</w:t>
            </w:r>
          </w:p>
        </w:tc>
        <w:tc>
          <w:tcPr>
            <w:tcW w:w="1295" w:type="pct"/>
          </w:tcPr>
          <w:p w14:paraId="07890DD5" w14:textId="77777777" w:rsidR="007B0B9E" w:rsidRPr="00D4120B" w:rsidRDefault="007B0B9E" w:rsidP="00A914E1">
            <w:pPr>
              <w:pStyle w:val="TableContent"/>
            </w:pPr>
          </w:p>
        </w:tc>
      </w:tr>
      <w:tr w:rsidR="007B0B9E" w:rsidRPr="00D4120B" w14:paraId="7138F59E" w14:textId="77777777">
        <w:trPr>
          <w:cantSplit/>
          <w:trHeight w:val="378"/>
        </w:trPr>
        <w:tc>
          <w:tcPr>
            <w:tcW w:w="483" w:type="pct"/>
          </w:tcPr>
          <w:p w14:paraId="689AA0BE" w14:textId="77777777" w:rsidR="007B0B9E" w:rsidRPr="00D4120B" w:rsidRDefault="007B0B9E" w:rsidP="00A914E1">
            <w:pPr>
              <w:pStyle w:val="TableContent"/>
            </w:pPr>
            <w:r>
              <w:t>RN</w:t>
            </w:r>
          </w:p>
        </w:tc>
        <w:tc>
          <w:tcPr>
            <w:tcW w:w="3222" w:type="pct"/>
          </w:tcPr>
          <w:p w14:paraId="0F1585E6" w14:textId="77777777" w:rsidR="007B0B9E" w:rsidRPr="00D4120B" w:rsidRDefault="007B0B9E" w:rsidP="00A914E1">
            <w:pPr>
              <w:pStyle w:val="TableContent"/>
            </w:pPr>
            <w:r w:rsidRPr="004C5295">
              <w:t>Registered Nurse Number</w:t>
            </w:r>
          </w:p>
        </w:tc>
        <w:tc>
          <w:tcPr>
            <w:tcW w:w="1295" w:type="pct"/>
          </w:tcPr>
          <w:p w14:paraId="47BE791C" w14:textId="77777777" w:rsidR="007B0B9E" w:rsidRPr="00D4120B" w:rsidRDefault="007B0B9E" w:rsidP="00A914E1">
            <w:pPr>
              <w:pStyle w:val="TableContent"/>
            </w:pPr>
          </w:p>
        </w:tc>
      </w:tr>
      <w:tr w:rsidR="007B0B9E" w:rsidRPr="00D4120B" w14:paraId="56334AD7" w14:textId="77777777">
        <w:trPr>
          <w:cantSplit/>
          <w:trHeight w:val="378"/>
        </w:trPr>
        <w:tc>
          <w:tcPr>
            <w:tcW w:w="483" w:type="pct"/>
          </w:tcPr>
          <w:p w14:paraId="3133B56C" w14:textId="77777777" w:rsidR="007B0B9E" w:rsidRPr="00D4120B" w:rsidRDefault="007B0B9E" w:rsidP="00A914E1">
            <w:pPr>
              <w:pStyle w:val="TableContent"/>
            </w:pPr>
            <w:r>
              <w:t>RPH</w:t>
            </w:r>
          </w:p>
        </w:tc>
        <w:tc>
          <w:tcPr>
            <w:tcW w:w="3222" w:type="pct"/>
          </w:tcPr>
          <w:p w14:paraId="27C3B000" w14:textId="77777777" w:rsidR="007B0B9E" w:rsidRPr="00D4120B" w:rsidRDefault="007B0B9E" w:rsidP="00A914E1">
            <w:pPr>
              <w:pStyle w:val="TableContent"/>
            </w:pPr>
            <w:r w:rsidRPr="004C5295">
              <w:t>Pharmacist license number</w:t>
            </w:r>
          </w:p>
        </w:tc>
        <w:tc>
          <w:tcPr>
            <w:tcW w:w="1295" w:type="pct"/>
          </w:tcPr>
          <w:p w14:paraId="1943B995" w14:textId="77777777" w:rsidR="007B0B9E" w:rsidRPr="00D4120B" w:rsidRDefault="007B0B9E" w:rsidP="00A914E1">
            <w:pPr>
              <w:pStyle w:val="TableContent"/>
            </w:pPr>
          </w:p>
        </w:tc>
      </w:tr>
      <w:tr w:rsidR="007B0B9E" w:rsidRPr="00D4120B" w14:paraId="71CAFE7F" w14:textId="77777777">
        <w:trPr>
          <w:cantSplit/>
          <w:trHeight w:val="378"/>
        </w:trPr>
        <w:tc>
          <w:tcPr>
            <w:tcW w:w="483" w:type="pct"/>
          </w:tcPr>
          <w:p w14:paraId="08CAFF6A" w14:textId="77777777" w:rsidR="007B0B9E" w:rsidRPr="00D4120B" w:rsidRDefault="007B0B9E" w:rsidP="00A914E1">
            <w:pPr>
              <w:pStyle w:val="TableContent"/>
            </w:pPr>
            <w:r>
              <w:t>RR</w:t>
            </w:r>
          </w:p>
        </w:tc>
        <w:tc>
          <w:tcPr>
            <w:tcW w:w="3222" w:type="pct"/>
          </w:tcPr>
          <w:p w14:paraId="6EB528CC" w14:textId="77777777" w:rsidR="007B0B9E" w:rsidRPr="00D4120B" w:rsidRDefault="007B0B9E" w:rsidP="00A914E1">
            <w:pPr>
              <w:pStyle w:val="TableContent"/>
            </w:pPr>
            <w:r w:rsidRPr="004C5295">
              <w:t>Railroad Retirement number</w:t>
            </w:r>
          </w:p>
        </w:tc>
        <w:tc>
          <w:tcPr>
            <w:tcW w:w="1295" w:type="pct"/>
          </w:tcPr>
          <w:p w14:paraId="36EB0927" w14:textId="77777777" w:rsidR="007B0B9E" w:rsidRPr="00D4120B" w:rsidRDefault="007B0B9E" w:rsidP="00A914E1">
            <w:pPr>
              <w:pStyle w:val="TableContent"/>
            </w:pPr>
          </w:p>
        </w:tc>
      </w:tr>
      <w:tr w:rsidR="007B0B9E" w:rsidRPr="00D4120B" w14:paraId="350ABA2A" w14:textId="77777777">
        <w:trPr>
          <w:cantSplit/>
          <w:trHeight w:val="378"/>
        </w:trPr>
        <w:tc>
          <w:tcPr>
            <w:tcW w:w="483" w:type="pct"/>
          </w:tcPr>
          <w:p w14:paraId="13924C78" w14:textId="77777777" w:rsidR="007B0B9E" w:rsidRPr="00D4120B" w:rsidRDefault="007B0B9E" w:rsidP="00A914E1">
            <w:pPr>
              <w:pStyle w:val="TableContent"/>
            </w:pPr>
            <w:r>
              <w:t>RRI</w:t>
            </w:r>
          </w:p>
        </w:tc>
        <w:tc>
          <w:tcPr>
            <w:tcW w:w="3222" w:type="pct"/>
          </w:tcPr>
          <w:p w14:paraId="6E8C54A8" w14:textId="77777777" w:rsidR="007B0B9E" w:rsidRPr="00D4120B" w:rsidRDefault="007B0B9E" w:rsidP="00A914E1">
            <w:pPr>
              <w:pStyle w:val="TableContent"/>
            </w:pPr>
            <w:r w:rsidRPr="004C5295">
              <w:t>Regional registry ID</w:t>
            </w:r>
          </w:p>
        </w:tc>
        <w:tc>
          <w:tcPr>
            <w:tcW w:w="1295" w:type="pct"/>
          </w:tcPr>
          <w:p w14:paraId="1898B2A9" w14:textId="77777777" w:rsidR="007B0B9E" w:rsidRPr="00D4120B" w:rsidRDefault="007B0B9E" w:rsidP="00A914E1">
            <w:pPr>
              <w:pStyle w:val="TableContent"/>
            </w:pPr>
          </w:p>
        </w:tc>
      </w:tr>
      <w:tr w:rsidR="007B0B9E" w:rsidRPr="00D4120B" w14:paraId="64839F61" w14:textId="77777777">
        <w:trPr>
          <w:cantSplit/>
          <w:trHeight w:val="378"/>
        </w:trPr>
        <w:tc>
          <w:tcPr>
            <w:tcW w:w="483" w:type="pct"/>
          </w:tcPr>
          <w:p w14:paraId="77949CA5" w14:textId="77777777" w:rsidR="007B0B9E" w:rsidRDefault="007B0B9E" w:rsidP="00A914E1">
            <w:pPr>
              <w:pStyle w:val="TableContent"/>
            </w:pPr>
            <w:r>
              <w:t>SID</w:t>
            </w:r>
          </w:p>
        </w:tc>
        <w:tc>
          <w:tcPr>
            <w:tcW w:w="3222" w:type="pct"/>
          </w:tcPr>
          <w:p w14:paraId="1B4A5969" w14:textId="77777777" w:rsidR="007B0B9E" w:rsidRPr="004C5295" w:rsidRDefault="007B0B9E" w:rsidP="00A914E1">
            <w:pPr>
              <w:pStyle w:val="TableContent"/>
            </w:pPr>
            <w:r w:rsidRPr="004C5295">
              <w:t>Specimen identifier</w:t>
            </w:r>
          </w:p>
        </w:tc>
        <w:tc>
          <w:tcPr>
            <w:tcW w:w="1295" w:type="pct"/>
          </w:tcPr>
          <w:p w14:paraId="0E54C12D" w14:textId="77777777" w:rsidR="007B0B9E" w:rsidRPr="00D4120B" w:rsidRDefault="007B0B9E" w:rsidP="00A914E1">
            <w:pPr>
              <w:pStyle w:val="TableContent"/>
            </w:pPr>
          </w:p>
        </w:tc>
      </w:tr>
      <w:tr w:rsidR="007B0B9E" w:rsidRPr="00D4120B" w14:paraId="62ECBA81" w14:textId="77777777">
        <w:trPr>
          <w:cantSplit/>
          <w:trHeight w:val="378"/>
        </w:trPr>
        <w:tc>
          <w:tcPr>
            <w:tcW w:w="483" w:type="pct"/>
          </w:tcPr>
          <w:p w14:paraId="288649BF" w14:textId="77777777" w:rsidR="007B0B9E" w:rsidRPr="00D4120B" w:rsidRDefault="007B0B9E" w:rsidP="00A914E1">
            <w:pPr>
              <w:pStyle w:val="TableContent"/>
            </w:pPr>
            <w:r>
              <w:t>SL</w:t>
            </w:r>
          </w:p>
        </w:tc>
        <w:tc>
          <w:tcPr>
            <w:tcW w:w="3222" w:type="pct"/>
          </w:tcPr>
          <w:p w14:paraId="42C7E161" w14:textId="77777777" w:rsidR="007B0B9E" w:rsidRPr="00D4120B" w:rsidRDefault="007B0B9E" w:rsidP="00A914E1">
            <w:pPr>
              <w:pStyle w:val="TableContent"/>
            </w:pPr>
            <w:r w:rsidRPr="004C5295">
              <w:t>State license</w:t>
            </w:r>
          </w:p>
        </w:tc>
        <w:tc>
          <w:tcPr>
            <w:tcW w:w="1295" w:type="pct"/>
          </w:tcPr>
          <w:p w14:paraId="091E1A89" w14:textId="77777777" w:rsidR="007B0B9E" w:rsidRPr="00D4120B" w:rsidRDefault="007B0B9E" w:rsidP="00A914E1">
            <w:pPr>
              <w:pStyle w:val="TableContent"/>
            </w:pPr>
          </w:p>
        </w:tc>
      </w:tr>
      <w:tr w:rsidR="007B0B9E" w:rsidRPr="00D4120B" w14:paraId="61D70084" w14:textId="77777777">
        <w:trPr>
          <w:cantSplit/>
          <w:trHeight w:val="378"/>
        </w:trPr>
        <w:tc>
          <w:tcPr>
            <w:tcW w:w="483" w:type="pct"/>
          </w:tcPr>
          <w:p w14:paraId="2EBBE4AB" w14:textId="77777777" w:rsidR="007B0B9E" w:rsidRPr="00D4120B" w:rsidRDefault="007B0B9E" w:rsidP="00A914E1">
            <w:pPr>
              <w:pStyle w:val="TableContent"/>
            </w:pPr>
            <w:r>
              <w:t>SN</w:t>
            </w:r>
          </w:p>
        </w:tc>
        <w:tc>
          <w:tcPr>
            <w:tcW w:w="3222" w:type="pct"/>
          </w:tcPr>
          <w:p w14:paraId="79404CFC" w14:textId="77777777" w:rsidR="007B0B9E" w:rsidRPr="00D4120B" w:rsidRDefault="007B0B9E" w:rsidP="00A914E1">
            <w:pPr>
              <w:pStyle w:val="TableContent"/>
            </w:pPr>
            <w:r w:rsidRPr="004C5295">
              <w:t>Subscriber Number</w:t>
            </w:r>
          </w:p>
        </w:tc>
        <w:tc>
          <w:tcPr>
            <w:tcW w:w="1295" w:type="pct"/>
          </w:tcPr>
          <w:p w14:paraId="32D649B9" w14:textId="77777777" w:rsidR="007B0B9E" w:rsidRPr="00D4120B" w:rsidRDefault="007B0B9E" w:rsidP="00A914E1">
            <w:pPr>
              <w:pStyle w:val="TableContent"/>
            </w:pPr>
          </w:p>
        </w:tc>
      </w:tr>
      <w:tr w:rsidR="007B0B9E" w:rsidRPr="00D4120B" w14:paraId="11D39AA2" w14:textId="77777777">
        <w:trPr>
          <w:cantSplit/>
          <w:trHeight w:val="378"/>
        </w:trPr>
        <w:tc>
          <w:tcPr>
            <w:tcW w:w="483" w:type="pct"/>
          </w:tcPr>
          <w:p w14:paraId="103BBEA5" w14:textId="77777777" w:rsidR="007B0B9E" w:rsidRPr="00D4120B" w:rsidRDefault="007B0B9E" w:rsidP="00A914E1">
            <w:pPr>
              <w:pStyle w:val="TableContent"/>
            </w:pPr>
            <w:r>
              <w:t>SR</w:t>
            </w:r>
          </w:p>
        </w:tc>
        <w:tc>
          <w:tcPr>
            <w:tcW w:w="3222" w:type="pct"/>
          </w:tcPr>
          <w:p w14:paraId="5F0D68A0" w14:textId="77777777" w:rsidR="007B0B9E" w:rsidRPr="00D4120B" w:rsidRDefault="007B0B9E" w:rsidP="00A914E1">
            <w:pPr>
              <w:pStyle w:val="TableContent"/>
            </w:pPr>
            <w:r w:rsidRPr="004C5295">
              <w:t>State registry ID</w:t>
            </w:r>
          </w:p>
        </w:tc>
        <w:tc>
          <w:tcPr>
            <w:tcW w:w="1295" w:type="pct"/>
          </w:tcPr>
          <w:p w14:paraId="2073B42B" w14:textId="77777777" w:rsidR="007B0B9E" w:rsidRPr="00D4120B" w:rsidRDefault="007B0B9E" w:rsidP="00A914E1">
            <w:pPr>
              <w:pStyle w:val="TableContent"/>
            </w:pPr>
          </w:p>
        </w:tc>
      </w:tr>
      <w:tr w:rsidR="007B0B9E" w:rsidRPr="00D4120B" w14:paraId="60D80752" w14:textId="77777777">
        <w:trPr>
          <w:cantSplit/>
          <w:trHeight w:val="378"/>
        </w:trPr>
        <w:tc>
          <w:tcPr>
            <w:tcW w:w="483" w:type="pct"/>
          </w:tcPr>
          <w:p w14:paraId="7DDFF77D" w14:textId="77777777" w:rsidR="007B0B9E" w:rsidRPr="00D4120B" w:rsidRDefault="007B0B9E" w:rsidP="00A914E1">
            <w:pPr>
              <w:pStyle w:val="TableContent"/>
            </w:pPr>
            <w:r>
              <w:t>SS</w:t>
            </w:r>
          </w:p>
        </w:tc>
        <w:tc>
          <w:tcPr>
            <w:tcW w:w="3222" w:type="pct"/>
          </w:tcPr>
          <w:p w14:paraId="142670EC" w14:textId="77777777" w:rsidR="007B0B9E" w:rsidRPr="00D4120B" w:rsidRDefault="007B0B9E" w:rsidP="00A914E1">
            <w:pPr>
              <w:pStyle w:val="TableContent"/>
            </w:pPr>
            <w:r w:rsidRPr="004C5295">
              <w:t>Social Security number</w:t>
            </w:r>
          </w:p>
        </w:tc>
        <w:tc>
          <w:tcPr>
            <w:tcW w:w="1295" w:type="pct"/>
          </w:tcPr>
          <w:p w14:paraId="21C6C09D" w14:textId="77777777" w:rsidR="007B0B9E" w:rsidRPr="00D4120B" w:rsidRDefault="007B0B9E" w:rsidP="00A914E1">
            <w:pPr>
              <w:pStyle w:val="TableContent"/>
            </w:pPr>
          </w:p>
        </w:tc>
      </w:tr>
      <w:tr w:rsidR="007B0B9E" w:rsidRPr="00D4120B" w14:paraId="5DC264D2" w14:textId="77777777">
        <w:trPr>
          <w:cantSplit/>
          <w:trHeight w:val="378"/>
        </w:trPr>
        <w:tc>
          <w:tcPr>
            <w:tcW w:w="483" w:type="pct"/>
          </w:tcPr>
          <w:p w14:paraId="5A9DCF25" w14:textId="77777777" w:rsidR="007B0B9E" w:rsidRPr="00D4120B" w:rsidRDefault="007B0B9E" w:rsidP="00A914E1">
            <w:pPr>
              <w:pStyle w:val="TableContent"/>
            </w:pPr>
            <w:r>
              <w:t>TAX</w:t>
            </w:r>
          </w:p>
        </w:tc>
        <w:tc>
          <w:tcPr>
            <w:tcW w:w="3222" w:type="pct"/>
          </w:tcPr>
          <w:p w14:paraId="7320B008" w14:textId="77777777" w:rsidR="007B0B9E" w:rsidRPr="00D4120B" w:rsidRDefault="007B0B9E" w:rsidP="00A914E1">
            <w:pPr>
              <w:pStyle w:val="TableContent"/>
            </w:pPr>
            <w:r w:rsidRPr="004C5295">
              <w:t>Tax ID number</w:t>
            </w:r>
          </w:p>
        </w:tc>
        <w:tc>
          <w:tcPr>
            <w:tcW w:w="1295" w:type="pct"/>
          </w:tcPr>
          <w:p w14:paraId="480E0AD5" w14:textId="77777777" w:rsidR="007B0B9E" w:rsidRPr="00D4120B" w:rsidRDefault="007B0B9E" w:rsidP="00A914E1">
            <w:pPr>
              <w:pStyle w:val="TableContent"/>
            </w:pPr>
          </w:p>
        </w:tc>
      </w:tr>
      <w:tr w:rsidR="007B0B9E" w:rsidRPr="00D4120B" w14:paraId="52772F9C" w14:textId="77777777">
        <w:trPr>
          <w:cantSplit/>
          <w:trHeight w:val="378"/>
        </w:trPr>
        <w:tc>
          <w:tcPr>
            <w:tcW w:w="483" w:type="pct"/>
          </w:tcPr>
          <w:p w14:paraId="05A2A528" w14:textId="77777777" w:rsidR="007B0B9E" w:rsidRPr="00D4120B" w:rsidRDefault="007B0B9E" w:rsidP="00A914E1">
            <w:pPr>
              <w:pStyle w:val="TableContent"/>
            </w:pPr>
            <w:r>
              <w:t>TN</w:t>
            </w:r>
          </w:p>
        </w:tc>
        <w:tc>
          <w:tcPr>
            <w:tcW w:w="3222" w:type="pct"/>
          </w:tcPr>
          <w:p w14:paraId="4BA6B357" w14:textId="77777777" w:rsidR="007B0B9E" w:rsidRPr="00D4120B" w:rsidRDefault="007B0B9E" w:rsidP="00A914E1">
            <w:pPr>
              <w:pStyle w:val="TableContent"/>
            </w:pPr>
            <w:r w:rsidRPr="004C5295">
              <w:t>Treaty Number/ (Canada)</w:t>
            </w:r>
          </w:p>
        </w:tc>
        <w:tc>
          <w:tcPr>
            <w:tcW w:w="1295" w:type="pct"/>
          </w:tcPr>
          <w:p w14:paraId="553AF934" w14:textId="77777777" w:rsidR="007B0B9E" w:rsidRPr="00D4120B" w:rsidRDefault="007B0B9E" w:rsidP="00A914E1">
            <w:pPr>
              <w:pStyle w:val="TableContent"/>
            </w:pPr>
          </w:p>
        </w:tc>
      </w:tr>
      <w:tr w:rsidR="007B0B9E" w:rsidRPr="00D4120B" w14:paraId="0B40351E" w14:textId="77777777">
        <w:trPr>
          <w:cantSplit/>
          <w:trHeight w:val="378"/>
        </w:trPr>
        <w:tc>
          <w:tcPr>
            <w:tcW w:w="483" w:type="pct"/>
          </w:tcPr>
          <w:p w14:paraId="416A46D8" w14:textId="77777777" w:rsidR="007B0B9E" w:rsidRPr="00D4120B" w:rsidRDefault="007B0B9E" w:rsidP="00A914E1">
            <w:pPr>
              <w:pStyle w:val="TableContent"/>
            </w:pPr>
            <w:r>
              <w:t>U</w:t>
            </w:r>
          </w:p>
        </w:tc>
        <w:tc>
          <w:tcPr>
            <w:tcW w:w="3222" w:type="pct"/>
          </w:tcPr>
          <w:p w14:paraId="252C97C6" w14:textId="77777777" w:rsidR="007B0B9E" w:rsidRPr="00D4120B" w:rsidRDefault="007B0B9E" w:rsidP="00A914E1">
            <w:pPr>
              <w:pStyle w:val="TableContent"/>
            </w:pPr>
            <w:r w:rsidRPr="004C5295">
              <w:t>Unspecified identifier</w:t>
            </w:r>
          </w:p>
        </w:tc>
        <w:tc>
          <w:tcPr>
            <w:tcW w:w="1295" w:type="pct"/>
          </w:tcPr>
          <w:p w14:paraId="3AC74F76" w14:textId="77777777" w:rsidR="007B0B9E" w:rsidRPr="00D4120B" w:rsidRDefault="007B0B9E" w:rsidP="00A914E1">
            <w:pPr>
              <w:pStyle w:val="TableContent"/>
            </w:pPr>
          </w:p>
        </w:tc>
      </w:tr>
      <w:tr w:rsidR="007B0B9E" w:rsidRPr="00D4120B" w14:paraId="29A0D7FF" w14:textId="77777777">
        <w:trPr>
          <w:cantSplit/>
          <w:trHeight w:val="378"/>
        </w:trPr>
        <w:tc>
          <w:tcPr>
            <w:tcW w:w="483" w:type="pct"/>
          </w:tcPr>
          <w:p w14:paraId="39426BCF" w14:textId="77777777" w:rsidR="007B0B9E" w:rsidRPr="00D4120B" w:rsidRDefault="007B0B9E" w:rsidP="00A914E1">
            <w:pPr>
              <w:pStyle w:val="TableContent"/>
            </w:pPr>
            <w:r>
              <w:t>UPIN</w:t>
            </w:r>
          </w:p>
        </w:tc>
        <w:tc>
          <w:tcPr>
            <w:tcW w:w="3222" w:type="pct"/>
          </w:tcPr>
          <w:p w14:paraId="442EA89C" w14:textId="77777777" w:rsidR="007B0B9E" w:rsidRPr="00D4120B" w:rsidRDefault="007B0B9E" w:rsidP="00A914E1">
            <w:pPr>
              <w:pStyle w:val="TableContent"/>
            </w:pPr>
            <w:r w:rsidRPr="004C5295">
              <w:t>Medicare/CMS (formerly HCFA)_s Universal Physician Identification numbers</w:t>
            </w:r>
          </w:p>
        </w:tc>
        <w:tc>
          <w:tcPr>
            <w:tcW w:w="1295" w:type="pct"/>
          </w:tcPr>
          <w:p w14:paraId="4D073C4B" w14:textId="77777777" w:rsidR="007B0B9E" w:rsidRPr="00D4120B" w:rsidRDefault="007B0B9E" w:rsidP="00A914E1">
            <w:pPr>
              <w:pStyle w:val="TableContent"/>
            </w:pPr>
          </w:p>
        </w:tc>
      </w:tr>
      <w:tr w:rsidR="007B0B9E" w:rsidRPr="00D4120B" w14:paraId="00CF0B0D" w14:textId="77777777">
        <w:trPr>
          <w:cantSplit/>
          <w:trHeight w:val="378"/>
        </w:trPr>
        <w:tc>
          <w:tcPr>
            <w:tcW w:w="483" w:type="pct"/>
          </w:tcPr>
          <w:p w14:paraId="1A8B27CF" w14:textId="77777777" w:rsidR="007B0B9E" w:rsidRPr="00D4120B" w:rsidRDefault="007B0B9E" w:rsidP="00A914E1">
            <w:pPr>
              <w:pStyle w:val="TableContent"/>
            </w:pPr>
            <w:r>
              <w:t>VN</w:t>
            </w:r>
          </w:p>
        </w:tc>
        <w:tc>
          <w:tcPr>
            <w:tcW w:w="3222" w:type="pct"/>
          </w:tcPr>
          <w:p w14:paraId="6782DF54" w14:textId="77777777" w:rsidR="007B0B9E" w:rsidRPr="00D4120B" w:rsidRDefault="007B0B9E" w:rsidP="00A914E1">
            <w:pPr>
              <w:pStyle w:val="TableContent"/>
            </w:pPr>
            <w:r w:rsidRPr="004C5295">
              <w:t>Visit number</w:t>
            </w:r>
          </w:p>
        </w:tc>
        <w:tc>
          <w:tcPr>
            <w:tcW w:w="1295" w:type="pct"/>
          </w:tcPr>
          <w:p w14:paraId="22BE7D06" w14:textId="77777777" w:rsidR="007B0B9E" w:rsidRPr="00D4120B" w:rsidRDefault="007B0B9E" w:rsidP="00A914E1">
            <w:pPr>
              <w:pStyle w:val="TableContent"/>
            </w:pPr>
          </w:p>
        </w:tc>
      </w:tr>
      <w:tr w:rsidR="007B0B9E" w:rsidRPr="00D4120B" w14:paraId="647E874A" w14:textId="77777777">
        <w:trPr>
          <w:cantSplit/>
          <w:trHeight w:val="378"/>
        </w:trPr>
        <w:tc>
          <w:tcPr>
            <w:tcW w:w="483" w:type="pct"/>
          </w:tcPr>
          <w:p w14:paraId="21E7AA39" w14:textId="77777777" w:rsidR="007B0B9E" w:rsidRPr="00D4120B" w:rsidRDefault="007B0B9E" w:rsidP="00A914E1">
            <w:pPr>
              <w:pStyle w:val="TableContent"/>
            </w:pPr>
            <w:r>
              <w:t>VS</w:t>
            </w:r>
          </w:p>
        </w:tc>
        <w:tc>
          <w:tcPr>
            <w:tcW w:w="3222" w:type="pct"/>
          </w:tcPr>
          <w:p w14:paraId="4F79FE89" w14:textId="77777777" w:rsidR="007B0B9E" w:rsidRPr="00D4120B" w:rsidRDefault="007B0B9E" w:rsidP="00A914E1">
            <w:pPr>
              <w:pStyle w:val="TableContent"/>
            </w:pPr>
            <w:r>
              <w:t>VISA</w:t>
            </w:r>
          </w:p>
        </w:tc>
        <w:tc>
          <w:tcPr>
            <w:tcW w:w="1295" w:type="pct"/>
          </w:tcPr>
          <w:p w14:paraId="1626AB18" w14:textId="77777777" w:rsidR="007B0B9E" w:rsidRPr="00D4120B" w:rsidRDefault="007B0B9E" w:rsidP="00A914E1">
            <w:pPr>
              <w:pStyle w:val="TableContent"/>
            </w:pPr>
          </w:p>
        </w:tc>
      </w:tr>
      <w:tr w:rsidR="007B0B9E" w:rsidRPr="00D4120B" w14:paraId="6D866BE4" w14:textId="77777777">
        <w:trPr>
          <w:cantSplit/>
          <w:trHeight w:val="378"/>
        </w:trPr>
        <w:tc>
          <w:tcPr>
            <w:tcW w:w="483" w:type="pct"/>
          </w:tcPr>
          <w:p w14:paraId="65191E56" w14:textId="77777777" w:rsidR="007B0B9E" w:rsidRPr="00D4120B" w:rsidRDefault="007B0B9E" w:rsidP="00A914E1">
            <w:pPr>
              <w:pStyle w:val="TableContent"/>
            </w:pPr>
            <w:r>
              <w:t>WC</w:t>
            </w:r>
          </w:p>
        </w:tc>
        <w:tc>
          <w:tcPr>
            <w:tcW w:w="3222" w:type="pct"/>
          </w:tcPr>
          <w:p w14:paraId="0FADBE22" w14:textId="77777777" w:rsidR="007B0B9E" w:rsidRPr="00D4120B" w:rsidRDefault="007B0B9E" w:rsidP="00A914E1">
            <w:pPr>
              <w:pStyle w:val="TableContent"/>
            </w:pPr>
            <w:r w:rsidRPr="004C5295">
              <w:t>WIC identifier</w:t>
            </w:r>
          </w:p>
        </w:tc>
        <w:tc>
          <w:tcPr>
            <w:tcW w:w="1295" w:type="pct"/>
          </w:tcPr>
          <w:p w14:paraId="1763DF9E" w14:textId="77777777" w:rsidR="007B0B9E" w:rsidRPr="00D4120B" w:rsidRDefault="007B0B9E" w:rsidP="00A914E1">
            <w:pPr>
              <w:pStyle w:val="TableContent"/>
            </w:pPr>
          </w:p>
        </w:tc>
      </w:tr>
      <w:tr w:rsidR="007B0B9E" w:rsidRPr="00D4120B" w14:paraId="3CBB66F2" w14:textId="77777777">
        <w:trPr>
          <w:cantSplit/>
          <w:trHeight w:val="378"/>
        </w:trPr>
        <w:tc>
          <w:tcPr>
            <w:tcW w:w="483" w:type="pct"/>
          </w:tcPr>
          <w:p w14:paraId="58E5EC35" w14:textId="77777777" w:rsidR="007B0B9E" w:rsidRPr="00D4120B" w:rsidRDefault="007B0B9E" w:rsidP="00A914E1">
            <w:pPr>
              <w:pStyle w:val="TableContent"/>
            </w:pPr>
            <w:r>
              <w:t>WCN</w:t>
            </w:r>
          </w:p>
        </w:tc>
        <w:tc>
          <w:tcPr>
            <w:tcW w:w="3222" w:type="pct"/>
          </w:tcPr>
          <w:p w14:paraId="07A39A21" w14:textId="77777777" w:rsidR="007B0B9E" w:rsidRPr="00D4120B" w:rsidRDefault="007B0B9E" w:rsidP="00A914E1">
            <w:pPr>
              <w:pStyle w:val="TableContent"/>
            </w:pPr>
            <w:r w:rsidRPr="004C5295">
              <w:t>Workers_ Comp Number</w:t>
            </w:r>
          </w:p>
        </w:tc>
        <w:tc>
          <w:tcPr>
            <w:tcW w:w="1295" w:type="pct"/>
          </w:tcPr>
          <w:p w14:paraId="2A5C948B" w14:textId="77777777" w:rsidR="007B0B9E" w:rsidRPr="00D4120B" w:rsidRDefault="007B0B9E" w:rsidP="00A914E1">
            <w:pPr>
              <w:pStyle w:val="TableContent"/>
            </w:pPr>
          </w:p>
        </w:tc>
      </w:tr>
      <w:tr w:rsidR="007B0B9E" w:rsidRPr="00D4120B" w14:paraId="36A040C5" w14:textId="77777777">
        <w:trPr>
          <w:cantSplit/>
          <w:trHeight w:val="378"/>
        </w:trPr>
        <w:tc>
          <w:tcPr>
            <w:tcW w:w="483" w:type="pct"/>
          </w:tcPr>
          <w:p w14:paraId="7C693291" w14:textId="77777777" w:rsidR="007B0B9E" w:rsidRPr="00D4120B" w:rsidRDefault="007B0B9E" w:rsidP="00A914E1">
            <w:pPr>
              <w:pStyle w:val="TableContent"/>
            </w:pPr>
            <w:r>
              <w:t>XX</w:t>
            </w:r>
          </w:p>
        </w:tc>
        <w:tc>
          <w:tcPr>
            <w:tcW w:w="3222" w:type="pct"/>
          </w:tcPr>
          <w:p w14:paraId="6AC5F104" w14:textId="77777777" w:rsidR="007B0B9E" w:rsidRPr="00D4120B" w:rsidRDefault="007B0B9E" w:rsidP="00A914E1">
            <w:pPr>
              <w:pStyle w:val="TableContent"/>
            </w:pPr>
            <w:r w:rsidRPr="004C5295">
              <w:t>Organization identifier</w:t>
            </w:r>
          </w:p>
        </w:tc>
        <w:tc>
          <w:tcPr>
            <w:tcW w:w="1295" w:type="pct"/>
          </w:tcPr>
          <w:p w14:paraId="46BC0889" w14:textId="77777777" w:rsidR="007B0B9E" w:rsidRPr="00D4120B" w:rsidRDefault="007B0B9E" w:rsidP="00A914E1">
            <w:pPr>
              <w:pStyle w:val="TableContent"/>
            </w:pPr>
          </w:p>
        </w:tc>
      </w:tr>
    </w:tbl>
    <w:p w14:paraId="3CE1869B" w14:textId="77777777" w:rsidR="00C1173C" w:rsidRDefault="00C1173C"/>
    <w:p w14:paraId="32F5B543" w14:textId="77777777" w:rsidR="00667BA9" w:rsidRDefault="00667BA9" w:rsidP="00865276">
      <w:pPr>
        <w:pStyle w:val="Heading2"/>
        <w:numPr>
          <w:ilvl w:val="2"/>
          <w:numId w:val="24"/>
        </w:numPr>
        <w:tabs>
          <w:tab w:val="left" w:pos="630"/>
        </w:tabs>
      </w:pPr>
      <w:bookmarkStart w:id="5721" w:name="_Toc189112021"/>
      <w:r w:rsidRPr="00D4120B">
        <w:t>HL7 Table 0291 – Subtype Of Referenced Data</w:t>
      </w:r>
      <w:bookmarkStart w:id="5722" w:name="HL70291"/>
      <w:bookmarkEnd w:id="5706"/>
      <w:bookmarkEnd w:id="5721"/>
    </w:p>
    <w:tbl>
      <w:tblPr>
        <w:tblW w:w="4952" w:type="pct"/>
        <w:tblInd w:w="76" w:type="dxa"/>
        <w:tblBorders>
          <w:top w:val="single" w:sz="4" w:space="0" w:color="C0C0C0"/>
          <w:left w:val="single" w:sz="4" w:space="0" w:color="C0C0C0"/>
          <w:bottom w:val="single" w:sz="12" w:space="0" w:color="CC3300"/>
          <w:right w:val="single" w:sz="4" w:space="0" w:color="C0C0C0"/>
          <w:insideH w:val="single" w:sz="12" w:space="0" w:color="CC3300"/>
          <w:insideV w:val="single" w:sz="4" w:space="0" w:color="C0C0C0"/>
        </w:tblBorders>
        <w:tblCellMar>
          <w:left w:w="58" w:type="dxa"/>
          <w:right w:w="58" w:type="dxa"/>
        </w:tblCellMar>
        <w:tblLook w:val="01E0" w:firstRow="1" w:lastRow="1" w:firstColumn="1" w:lastColumn="1" w:noHBand="0" w:noVBand="0"/>
      </w:tblPr>
      <w:tblGrid>
        <w:gridCol w:w="4620"/>
        <w:gridCol w:w="4695"/>
        <w:gridCol w:w="4634"/>
      </w:tblGrid>
      <w:tr w:rsidR="009D2554" w:rsidRPr="006E2B4A" w14:paraId="4A2AE584" w14:textId="77777777">
        <w:trPr>
          <w:cantSplit/>
          <w:tblHeader/>
        </w:trPr>
        <w:tc>
          <w:tcPr>
            <w:tcW w:w="5000" w:type="pct"/>
            <w:gridSpan w:val="3"/>
            <w:tcBorders>
              <w:top w:val="single" w:sz="12" w:space="0" w:color="CC0000"/>
            </w:tcBorders>
            <w:shd w:val="clear" w:color="auto" w:fill="F3F3F3"/>
          </w:tcPr>
          <w:p w14:paraId="173793B9" w14:textId="77777777" w:rsidR="009D2554" w:rsidRPr="00D4120B" w:rsidRDefault="009D2554" w:rsidP="009D2554">
            <w:pPr>
              <w:pStyle w:val="Caption"/>
            </w:pPr>
            <w:bookmarkStart w:id="5723" w:name="_Toc189111919"/>
            <w:r>
              <w:t xml:space="preserve">Table </w:t>
            </w:r>
            <w:r w:rsidR="001C047D">
              <w:fldChar w:fldCharType="begin"/>
            </w:r>
            <w:r w:rsidR="001C047D">
              <w:instrText xml:space="preserve"> STYLEREF 1 \s </w:instrText>
            </w:r>
            <w:r w:rsidR="001C047D">
              <w:fldChar w:fldCharType="separate"/>
            </w:r>
            <w:r w:rsidR="002B0A1D">
              <w:rPr>
                <w:noProof/>
              </w:rPr>
              <w:t>4</w:t>
            </w:r>
            <w:r w:rsidR="001C047D">
              <w:rPr>
                <w:noProof/>
              </w:rPr>
              <w:fldChar w:fldCharType="end"/>
            </w:r>
            <w:r>
              <w:noBreakHyphen/>
            </w:r>
            <w:r w:rsidR="001C047D">
              <w:fldChar w:fldCharType="begin"/>
            </w:r>
            <w:r w:rsidR="001C047D">
              <w:instrText xml:space="preserve"> SEQ Table \* ARABIC \s 1 </w:instrText>
            </w:r>
            <w:r w:rsidR="001C047D">
              <w:fldChar w:fldCharType="separate"/>
            </w:r>
            <w:ins w:id="5724" w:author="Bob Yencha" w:date="2011-12-20T14:38:00Z">
              <w:r w:rsidR="002B0A1D">
                <w:rPr>
                  <w:noProof/>
                </w:rPr>
                <w:t>5</w:t>
              </w:r>
            </w:ins>
            <w:ins w:id="5725" w:author=" Bob Yencha" w:date="2011-12-20T10:54:00Z">
              <w:del w:id="5726" w:author="Bob Yencha" w:date="2011-12-20T14:38:00Z">
                <w:r w:rsidR="006018A5" w:rsidDel="002B0A1D">
                  <w:rPr>
                    <w:noProof/>
                  </w:rPr>
                  <w:delText>5</w:delText>
                </w:r>
              </w:del>
            </w:ins>
            <w:del w:id="5727" w:author="Bob Yencha" w:date="2011-12-20T14:38:00Z">
              <w:r w:rsidR="00073DF5" w:rsidDel="002B0A1D">
                <w:rPr>
                  <w:noProof/>
                </w:rPr>
                <w:delText>5</w:delText>
              </w:r>
            </w:del>
            <w:r w:rsidR="001C047D">
              <w:rPr>
                <w:noProof/>
              </w:rPr>
              <w:fldChar w:fldCharType="end"/>
            </w:r>
            <w:r>
              <w:t xml:space="preserve">. </w:t>
            </w:r>
            <w:r w:rsidRPr="000252C3">
              <w:t>HL7 Table 0291 – Subtype Of Referenced Data</w:t>
            </w:r>
            <w:bookmarkEnd w:id="5723"/>
          </w:p>
        </w:tc>
      </w:tr>
      <w:tr w:rsidR="00667BA9" w:rsidRPr="006E2B4A" w14:paraId="475EC364" w14:textId="77777777">
        <w:trPr>
          <w:cantSplit/>
          <w:tblHeader/>
        </w:trPr>
        <w:tc>
          <w:tcPr>
            <w:tcW w:w="1656" w:type="pct"/>
            <w:tcBorders>
              <w:top w:val="single" w:sz="12" w:space="0" w:color="CC0000"/>
            </w:tcBorders>
            <w:shd w:val="clear" w:color="auto" w:fill="F3F3F3"/>
          </w:tcPr>
          <w:p w14:paraId="6AB3D377" w14:textId="77777777" w:rsidR="00667BA9" w:rsidRPr="00D4120B" w:rsidRDefault="00667BA9" w:rsidP="00667BA9">
            <w:pPr>
              <w:pStyle w:val="TableHeadingA"/>
            </w:pPr>
            <w:r w:rsidRPr="00D4120B">
              <w:t>Value</w:t>
            </w:r>
          </w:p>
        </w:tc>
        <w:tc>
          <w:tcPr>
            <w:tcW w:w="1683" w:type="pct"/>
            <w:tcBorders>
              <w:top w:val="single" w:sz="12" w:space="0" w:color="CC0000"/>
            </w:tcBorders>
            <w:shd w:val="clear" w:color="auto" w:fill="F3F3F3"/>
          </w:tcPr>
          <w:p w14:paraId="0FC46642" w14:textId="77777777" w:rsidR="00667BA9" w:rsidRPr="00D4120B" w:rsidRDefault="00667BA9" w:rsidP="00667BA9">
            <w:pPr>
              <w:pStyle w:val="TableHeadingA"/>
            </w:pPr>
            <w:r w:rsidRPr="00D4120B">
              <w:t>Description</w:t>
            </w:r>
          </w:p>
        </w:tc>
        <w:tc>
          <w:tcPr>
            <w:tcW w:w="1661" w:type="pct"/>
            <w:tcBorders>
              <w:top w:val="single" w:sz="12" w:space="0" w:color="CC0000"/>
            </w:tcBorders>
            <w:shd w:val="clear" w:color="auto" w:fill="F3F3F3"/>
          </w:tcPr>
          <w:p w14:paraId="7C93A646" w14:textId="77777777" w:rsidR="00667BA9" w:rsidRPr="00D4120B" w:rsidRDefault="00667BA9" w:rsidP="00667BA9">
            <w:pPr>
              <w:pStyle w:val="TableHeadingA"/>
            </w:pPr>
            <w:r w:rsidRPr="00D4120B">
              <w:t>Comment</w:t>
            </w:r>
          </w:p>
        </w:tc>
      </w:tr>
      <w:tr w:rsidR="00667BA9" w:rsidRPr="00D4120B" w14:paraId="28168192" w14:textId="77777777">
        <w:trPr>
          <w:cantSplit/>
          <w:trHeight w:val="378"/>
        </w:trPr>
        <w:tc>
          <w:tcPr>
            <w:tcW w:w="1656" w:type="pct"/>
            <w:tcBorders>
              <w:bottom w:val="single" w:sz="12" w:space="0" w:color="CC3300"/>
            </w:tcBorders>
          </w:tcPr>
          <w:p w14:paraId="197AA5D4" w14:textId="77777777" w:rsidR="00667BA9" w:rsidRPr="00D4120B" w:rsidRDefault="00667BA9" w:rsidP="008F7891">
            <w:pPr>
              <w:pStyle w:val="TableContent"/>
            </w:pPr>
          </w:p>
        </w:tc>
        <w:tc>
          <w:tcPr>
            <w:tcW w:w="1683" w:type="pct"/>
            <w:tcBorders>
              <w:bottom w:val="single" w:sz="12" w:space="0" w:color="CC3300"/>
            </w:tcBorders>
          </w:tcPr>
          <w:p w14:paraId="113868F8" w14:textId="77777777" w:rsidR="00667BA9" w:rsidRPr="00D4120B" w:rsidRDefault="00667BA9" w:rsidP="008F7891">
            <w:pPr>
              <w:pStyle w:val="TableContent"/>
            </w:pPr>
            <w:r w:rsidRPr="00D4120B">
              <w:t>Source RFC 2046</w:t>
            </w:r>
          </w:p>
        </w:tc>
        <w:tc>
          <w:tcPr>
            <w:tcW w:w="1661" w:type="pct"/>
            <w:tcBorders>
              <w:bottom w:val="single" w:sz="12" w:space="0" w:color="CC3300"/>
            </w:tcBorders>
          </w:tcPr>
          <w:p w14:paraId="3C1FB95A" w14:textId="77777777" w:rsidR="00667BA9" w:rsidRPr="00D4120B" w:rsidRDefault="00667BA9" w:rsidP="008F7891">
            <w:pPr>
              <w:pStyle w:val="TableContent"/>
            </w:pPr>
            <w:r w:rsidRPr="00D4120B">
              <w:t>MIME media subtypes established in accordance with RFC 2046 (http://ietf.org/rfc/rfc2046.txt) and registered with the Internet Assigned Numbers Authority (http://www.iana.org/numbers.html)</w:t>
            </w:r>
            <w:r w:rsidR="00400CF4">
              <w:t xml:space="preserve">. </w:t>
            </w:r>
            <w:r w:rsidRPr="00D4120B">
              <w:t>Note that the MIME media subtype values are case-insensitive, in accordance with RFC 2045.</w:t>
            </w:r>
          </w:p>
        </w:tc>
      </w:tr>
      <w:tr w:rsidR="005F6D75" w:rsidRPr="00D4120B" w14:paraId="08F08B7A" w14:textId="77777777">
        <w:trPr>
          <w:cantSplit/>
          <w:trHeight w:val="378"/>
        </w:trPr>
        <w:tc>
          <w:tcPr>
            <w:tcW w:w="1656" w:type="pct"/>
            <w:tcBorders>
              <w:top w:val="single" w:sz="12" w:space="0" w:color="CC3300"/>
            </w:tcBorders>
            <w:shd w:val="clear" w:color="auto" w:fill="auto"/>
          </w:tcPr>
          <w:p w14:paraId="027589A5" w14:textId="77777777" w:rsidR="005F6D75" w:rsidRPr="00D4120B" w:rsidRDefault="005F6D75" w:rsidP="00A914E1">
            <w:pPr>
              <w:pStyle w:val="TableContent"/>
            </w:pPr>
            <w:r w:rsidRPr="00D4120B">
              <w:t>x-hl7-cda-level-one</w:t>
            </w:r>
          </w:p>
        </w:tc>
        <w:tc>
          <w:tcPr>
            <w:tcW w:w="1683" w:type="pct"/>
            <w:tcBorders>
              <w:top w:val="single" w:sz="12" w:space="0" w:color="CC3300"/>
            </w:tcBorders>
            <w:shd w:val="clear" w:color="auto" w:fill="auto"/>
          </w:tcPr>
          <w:p w14:paraId="722E3CFB" w14:textId="77777777" w:rsidR="005F6D75" w:rsidRPr="00D4120B" w:rsidRDefault="005F6D75" w:rsidP="00A914E1">
            <w:pPr>
              <w:pStyle w:val="TableContent"/>
            </w:pPr>
            <w:r w:rsidRPr="00D4120B">
              <w:rPr>
                <w:snapToGrid w:val="0"/>
              </w:rPr>
              <w:t>HL7 Clinical Document Architecture Level One document</w:t>
            </w:r>
          </w:p>
        </w:tc>
        <w:tc>
          <w:tcPr>
            <w:tcW w:w="1661" w:type="pct"/>
            <w:tcBorders>
              <w:top w:val="single" w:sz="12" w:space="0" w:color="CC3300"/>
            </w:tcBorders>
            <w:shd w:val="clear" w:color="auto" w:fill="auto"/>
          </w:tcPr>
          <w:p w14:paraId="72E6524F" w14:textId="77777777" w:rsidR="005F6D75" w:rsidRPr="00D4120B" w:rsidRDefault="005F6D75" w:rsidP="00A914E1">
            <w:pPr>
              <w:pStyle w:val="TableContent"/>
            </w:pPr>
            <w:r w:rsidRPr="00D4120B">
              <w:rPr>
                <w:snapToGrid w:val="0"/>
              </w:rPr>
              <w:t>Not s</w:t>
            </w:r>
            <w:r>
              <w:rPr>
                <w:snapToGrid w:val="0"/>
              </w:rPr>
              <w:t>upported</w:t>
            </w:r>
            <w:r w:rsidRPr="00D4120B">
              <w:rPr>
                <w:snapToGrid w:val="0"/>
              </w:rPr>
              <w:t>.</w:t>
            </w:r>
          </w:p>
        </w:tc>
      </w:tr>
    </w:tbl>
    <w:p w14:paraId="0F2374A8" w14:textId="77777777" w:rsidR="00667BA9" w:rsidRDefault="00667BA9" w:rsidP="00865276">
      <w:pPr>
        <w:pStyle w:val="Heading2"/>
        <w:numPr>
          <w:ilvl w:val="2"/>
          <w:numId w:val="24"/>
        </w:numPr>
        <w:tabs>
          <w:tab w:val="left" w:pos="630"/>
        </w:tabs>
      </w:pPr>
      <w:bookmarkStart w:id="5728" w:name="_Toc189112022"/>
      <w:bookmarkEnd w:id="5722"/>
      <w:r w:rsidRPr="00D4120B">
        <w:t>HL7 Table 0301 - Universal ID Type</w:t>
      </w:r>
      <w:bookmarkEnd w:id="5728"/>
    </w:p>
    <w:tbl>
      <w:tblPr>
        <w:tblW w:w="4909" w:type="pct"/>
        <w:tblInd w:w="138" w:type="dxa"/>
        <w:tblBorders>
          <w:top w:val="single" w:sz="12" w:space="0" w:color="943634" w:themeColor="accent2" w:themeShade="BF"/>
          <w:left w:val="single" w:sz="4" w:space="0" w:color="C0C0C0"/>
          <w:bottom w:val="single" w:sz="12" w:space="0" w:color="943634" w:themeColor="accent2" w:themeShade="BF"/>
          <w:right w:val="single" w:sz="4" w:space="0" w:color="C0C0C0"/>
          <w:insideH w:val="single" w:sz="12" w:space="0" w:color="943634" w:themeColor="accent2" w:themeShade="BF"/>
          <w:insideV w:val="single" w:sz="4" w:space="0" w:color="C0C0C0"/>
        </w:tblBorders>
        <w:tblCellMar>
          <w:left w:w="120" w:type="dxa"/>
          <w:right w:w="120" w:type="dxa"/>
        </w:tblCellMar>
        <w:tblLook w:val="0000" w:firstRow="0" w:lastRow="0" w:firstColumn="0" w:lastColumn="0" w:noHBand="0" w:noVBand="0"/>
      </w:tblPr>
      <w:tblGrid>
        <w:gridCol w:w="1241"/>
        <w:gridCol w:w="7742"/>
        <w:gridCol w:w="876"/>
        <w:gridCol w:w="4090"/>
      </w:tblGrid>
      <w:tr w:rsidR="00C319B7" w:rsidRPr="00D4120B" w14:paraId="31FEA803" w14:textId="77777777">
        <w:trPr>
          <w:cantSplit/>
          <w:trHeight w:val="360"/>
          <w:tblHeader/>
        </w:trPr>
        <w:tc>
          <w:tcPr>
            <w:tcW w:w="5000" w:type="pct"/>
            <w:gridSpan w:val="4"/>
            <w:shd w:val="clear" w:color="auto" w:fill="F3F3F3"/>
            <w:vAlign w:val="center"/>
          </w:tcPr>
          <w:p w14:paraId="5E3F0062" w14:textId="77777777" w:rsidR="00C319B7" w:rsidRPr="00D4120B" w:rsidRDefault="00C319B7" w:rsidP="00C319B7">
            <w:pPr>
              <w:pStyle w:val="Caption"/>
              <w:rPr>
                <w:kern w:val="20"/>
              </w:rPr>
            </w:pPr>
            <w:bookmarkStart w:id="5729" w:name="_Toc189111920"/>
            <w:r>
              <w:t xml:space="preserve">Table </w:t>
            </w:r>
            <w:r w:rsidR="001C047D">
              <w:fldChar w:fldCharType="begin"/>
            </w:r>
            <w:r w:rsidR="001C047D">
              <w:instrText xml:space="preserve"> STYLEREF 1 \s </w:instrText>
            </w:r>
            <w:r w:rsidR="001C047D">
              <w:fldChar w:fldCharType="separate"/>
            </w:r>
            <w:r w:rsidR="002B0A1D">
              <w:rPr>
                <w:noProof/>
              </w:rPr>
              <w:t>4</w:t>
            </w:r>
            <w:r w:rsidR="001C047D">
              <w:rPr>
                <w:noProof/>
              </w:rPr>
              <w:fldChar w:fldCharType="end"/>
            </w:r>
            <w:r>
              <w:noBreakHyphen/>
            </w:r>
            <w:r w:rsidR="001C047D">
              <w:fldChar w:fldCharType="begin"/>
            </w:r>
            <w:r w:rsidR="001C047D">
              <w:instrText xml:space="preserve"> SEQ Table \* ARABIC \s 1 </w:instrText>
            </w:r>
            <w:r w:rsidR="001C047D">
              <w:fldChar w:fldCharType="separate"/>
            </w:r>
            <w:ins w:id="5730" w:author="Bob Yencha" w:date="2011-12-20T14:38:00Z">
              <w:r w:rsidR="002B0A1D">
                <w:rPr>
                  <w:noProof/>
                </w:rPr>
                <w:t>6</w:t>
              </w:r>
            </w:ins>
            <w:ins w:id="5731" w:author=" Bob Yencha" w:date="2011-12-20T10:54:00Z">
              <w:del w:id="5732" w:author="Bob Yencha" w:date="2011-12-20T14:38:00Z">
                <w:r w:rsidR="006018A5" w:rsidDel="002B0A1D">
                  <w:rPr>
                    <w:noProof/>
                  </w:rPr>
                  <w:delText>6</w:delText>
                </w:r>
              </w:del>
            </w:ins>
            <w:del w:id="5733" w:author="Bob Yencha" w:date="2011-12-20T14:38:00Z">
              <w:r w:rsidR="00073DF5" w:rsidDel="002B0A1D">
                <w:rPr>
                  <w:noProof/>
                </w:rPr>
                <w:delText>6</w:delText>
              </w:r>
            </w:del>
            <w:r w:rsidR="001C047D">
              <w:rPr>
                <w:noProof/>
              </w:rPr>
              <w:fldChar w:fldCharType="end"/>
            </w:r>
            <w:r>
              <w:t xml:space="preserve">. </w:t>
            </w:r>
            <w:r w:rsidRPr="000252C3">
              <w:t>HL7 Table 0301 - Universal ID Type</w:t>
            </w:r>
            <w:bookmarkEnd w:id="5729"/>
          </w:p>
        </w:tc>
      </w:tr>
      <w:tr w:rsidR="00602967" w:rsidRPr="00D4120B" w14:paraId="11B8E772" w14:textId="77777777">
        <w:trPr>
          <w:cantSplit/>
          <w:trHeight w:val="360"/>
          <w:tblHeader/>
        </w:trPr>
        <w:tc>
          <w:tcPr>
            <w:tcW w:w="445" w:type="pct"/>
            <w:shd w:val="clear" w:color="auto" w:fill="F3F3F3"/>
            <w:vAlign w:val="center"/>
          </w:tcPr>
          <w:p w14:paraId="118050F6" w14:textId="77777777" w:rsidR="00602967" w:rsidRPr="00D4120B" w:rsidRDefault="00602967" w:rsidP="00C91689">
            <w:pPr>
              <w:pStyle w:val="TableHeadingB"/>
              <w:rPr>
                <w:kern w:val="20"/>
              </w:rPr>
            </w:pPr>
            <w:bookmarkStart w:id="5734" w:name="_Ref206559483"/>
            <w:r w:rsidRPr="00D4120B">
              <w:rPr>
                <w:kern w:val="20"/>
              </w:rPr>
              <w:t>Value</w:t>
            </w:r>
          </w:p>
        </w:tc>
        <w:tc>
          <w:tcPr>
            <w:tcW w:w="2775" w:type="pct"/>
            <w:shd w:val="clear" w:color="auto" w:fill="F3F3F3"/>
            <w:vAlign w:val="center"/>
          </w:tcPr>
          <w:p w14:paraId="02AEA6FE" w14:textId="77777777" w:rsidR="00602967" w:rsidRPr="00D4120B" w:rsidRDefault="00602967" w:rsidP="00C91689">
            <w:pPr>
              <w:pStyle w:val="TableHeadingB"/>
              <w:rPr>
                <w:kern w:val="20"/>
              </w:rPr>
            </w:pPr>
            <w:r w:rsidRPr="00D4120B">
              <w:rPr>
                <w:kern w:val="20"/>
              </w:rPr>
              <w:t>Description</w:t>
            </w:r>
          </w:p>
        </w:tc>
        <w:tc>
          <w:tcPr>
            <w:tcW w:w="314" w:type="pct"/>
            <w:shd w:val="clear" w:color="auto" w:fill="F3F3F3"/>
            <w:vAlign w:val="center"/>
          </w:tcPr>
          <w:p w14:paraId="0149058A" w14:textId="77777777" w:rsidR="00602967" w:rsidRPr="00D4120B" w:rsidRDefault="0053177F" w:rsidP="00C91689">
            <w:pPr>
              <w:pStyle w:val="TableHeadingB"/>
              <w:rPr>
                <w:kern w:val="20"/>
              </w:rPr>
            </w:pPr>
            <w:r>
              <w:rPr>
                <w:kern w:val="20"/>
              </w:rPr>
              <w:t>Use</w:t>
            </w:r>
          </w:p>
        </w:tc>
        <w:tc>
          <w:tcPr>
            <w:tcW w:w="1466" w:type="pct"/>
            <w:shd w:val="clear" w:color="auto" w:fill="F3F3F3"/>
            <w:vAlign w:val="center"/>
          </w:tcPr>
          <w:p w14:paraId="69663981" w14:textId="77777777" w:rsidR="00602967" w:rsidRPr="00D4120B" w:rsidRDefault="00602967" w:rsidP="00C91689">
            <w:pPr>
              <w:pStyle w:val="TableHeadingB"/>
              <w:rPr>
                <w:kern w:val="20"/>
              </w:rPr>
            </w:pPr>
            <w:r w:rsidRPr="00D4120B">
              <w:rPr>
                <w:kern w:val="20"/>
              </w:rPr>
              <w:t>Comments</w:t>
            </w:r>
          </w:p>
        </w:tc>
      </w:tr>
      <w:tr w:rsidR="00602967" w:rsidRPr="00D4120B" w14:paraId="4D2AC019" w14:textId="77777777">
        <w:trPr>
          <w:cantSplit/>
        </w:trPr>
        <w:tc>
          <w:tcPr>
            <w:tcW w:w="445" w:type="pct"/>
            <w:shd w:val="clear" w:color="auto" w:fill="auto"/>
          </w:tcPr>
          <w:p w14:paraId="7D93C21F" w14:textId="77777777" w:rsidR="00602967" w:rsidRPr="00D4120B" w:rsidRDefault="00602967" w:rsidP="00602967">
            <w:pPr>
              <w:pStyle w:val="TableContent"/>
            </w:pPr>
            <w:r>
              <w:t>CLIA</w:t>
            </w:r>
          </w:p>
        </w:tc>
        <w:tc>
          <w:tcPr>
            <w:tcW w:w="2775" w:type="pct"/>
            <w:shd w:val="clear" w:color="auto" w:fill="auto"/>
          </w:tcPr>
          <w:p w14:paraId="288B2AEE" w14:textId="77777777" w:rsidR="00602967" w:rsidRPr="00071C0B" w:rsidRDefault="00602967" w:rsidP="00602967">
            <w:pPr>
              <w:pStyle w:val="TableContent"/>
            </w:pPr>
            <w:r w:rsidRPr="00863E1B">
              <w:rPr>
                <w:sz w:val="20"/>
              </w:rPr>
              <w:t>Clinical Laboratory Improvement Amendments. Allows for the ability to designate organization identifier as a "CLIA" assigned number (for labs)</w:t>
            </w:r>
          </w:p>
        </w:tc>
        <w:tc>
          <w:tcPr>
            <w:tcW w:w="314" w:type="pct"/>
            <w:shd w:val="clear" w:color="auto" w:fill="auto"/>
          </w:tcPr>
          <w:p w14:paraId="7DFAB61D" w14:textId="77777777" w:rsidR="00602967" w:rsidRPr="00D4120B" w:rsidRDefault="00602967" w:rsidP="00602967">
            <w:pPr>
              <w:pStyle w:val="TableContent"/>
            </w:pPr>
            <w:r>
              <w:t>RE</w:t>
            </w:r>
          </w:p>
        </w:tc>
        <w:tc>
          <w:tcPr>
            <w:tcW w:w="1466" w:type="pct"/>
            <w:shd w:val="clear" w:color="auto" w:fill="auto"/>
          </w:tcPr>
          <w:p w14:paraId="16296595" w14:textId="77777777" w:rsidR="00602967" w:rsidRPr="00D4120B" w:rsidRDefault="00602967" w:rsidP="00602967">
            <w:pPr>
              <w:pStyle w:val="TableContent"/>
            </w:pPr>
            <w:r>
              <w:t>Use in MSH.4 allowed</w:t>
            </w:r>
          </w:p>
        </w:tc>
      </w:tr>
      <w:tr w:rsidR="00602967" w:rsidRPr="00D4120B" w14:paraId="380D3D09" w14:textId="77777777">
        <w:trPr>
          <w:cantSplit/>
        </w:trPr>
        <w:tc>
          <w:tcPr>
            <w:tcW w:w="445" w:type="pct"/>
            <w:shd w:val="clear" w:color="auto" w:fill="auto"/>
          </w:tcPr>
          <w:p w14:paraId="7C18570B" w14:textId="77777777" w:rsidR="00602967" w:rsidRPr="00D4120B" w:rsidRDefault="00602967" w:rsidP="00602967">
            <w:pPr>
              <w:pStyle w:val="TableContent"/>
            </w:pPr>
            <w:r w:rsidRPr="00D4120B">
              <w:t>DNS</w:t>
            </w:r>
          </w:p>
        </w:tc>
        <w:tc>
          <w:tcPr>
            <w:tcW w:w="2775" w:type="pct"/>
            <w:shd w:val="clear" w:color="auto" w:fill="auto"/>
          </w:tcPr>
          <w:p w14:paraId="4CD04AA4" w14:textId="77777777" w:rsidR="00602967" w:rsidRPr="00D4120B" w:rsidRDefault="00602967" w:rsidP="00602967">
            <w:pPr>
              <w:pStyle w:val="TableContent"/>
            </w:pPr>
            <w:r w:rsidRPr="00D4120B">
              <w:t>An Internet dotted name</w:t>
            </w:r>
            <w:r>
              <w:t xml:space="preserve">. </w:t>
            </w:r>
            <w:r w:rsidRPr="00D4120B">
              <w:t xml:space="preserve">Either in ASCII or as integers  </w:t>
            </w:r>
          </w:p>
        </w:tc>
        <w:tc>
          <w:tcPr>
            <w:tcW w:w="314" w:type="pct"/>
            <w:shd w:val="clear" w:color="auto" w:fill="auto"/>
          </w:tcPr>
          <w:p w14:paraId="6DCC42FA" w14:textId="77777777" w:rsidR="00602967" w:rsidRPr="00D4120B" w:rsidRDefault="00602967" w:rsidP="00602967">
            <w:pPr>
              <w:pStyle w:val="TableContent"/>
            </w:pPr>
            <w:r>
              <w:t>?</w:t>
            </w:r>
          </w:p>
        </w:tc>
        <w:tc>
          <w:tcPr>
            <w:tcW w:w="1466" w:type="pct"/>
            <w:shd w:val="clear" w:color="auto" w:fill="auto"/>
          </w:tcPr>
          <w:p w14:paraId="50326303" w14:textId="77777777" w:rsidR="00602967" w:rsidRPr="00D4120B" w:rsidRDefault="00602967" w:rsidP="00602967">
            <w:pPr>
              <w:pStyle w:val="TableContent"/>
            </w:pPr>
            <w:r>
              <w:t>?</w:t>
            </w:r>
          </w:p>
        </w:tc>
      </w:tr>
      <w:tr w:rsidR="00602967" w:rsidRPr="00D4120B" w14:paraId="02D0FED8" w14:textId="77777777">
        <w:trPr>
          <w:cantSplit/>
        </w:trPr>
        <w:tc>
          <w:tcPr>
            <w:tcW w:w="445" w:type="pct"/>
            <w:shd w:val="clear" w:color="auto" w:fill="auto"/>
          </w:tcPr>
          <w:p w14:paraId="6EEB5F07" w14:textId="77777777" w:rsidR="00602967" w:rsidRPr="00D4120B" w:rsidRDefault="00602967" w:rsidP="00602967">
            <w:pPr>
              <w:pStyle w:val="TableContent"/>
            </w:pPr>
            <w:r w:rsidRPr="00D4120B">
              <w:t>GUID</w:t>
            </w:r>
          </w:p>
        </w:tc>
        <w:tc>
          <w:tcPr>
            <w:tcW w:w="2775" w:type="pct"/>
            <w:shd w:val="clear" w:color="auto" w:fill="auto"/>
          </w:tcPr>
          <w:p w14:paraId="56A98ACD" w14:textId="77777777" w:rsidR="00602967" w:rsidRPr="00D4120B" w:rsidRDefault="00602967" w:rsidP="00602967">
            <w:pPr>
              <w:pStyle w:val="TableContent"/>
            </w:pPr>
            <w:r w:rsidRPr="00D4120B">
              <w:t>Same as UUID.</w:t>
            </w:r>
          </w:p>
        </w:tc>
        <w:tc>
          <w:tcPr>
            <w:tcW w:w="314" w:type="pct"/>
            <w:shd w:val="clear" w:color="auto" w:fill="auto"/>
          </w:tcPr>
          <w:p w14:paraId="413EACAB" w14:textId="77777777" w:rsidR="00602967" w:rsidRPr="00D4120B" w:rsidRDefault="00602967" w:rsidP="00602967">
            <w:pPr>
              <w:pStyle w:val="TableContent"/>
            </w:pPr>
            <w:r>
              <w:t>?</w:t>
            </w:r>
          </w:p>
        </w:tc>
        <w:tc>
          <w:tcPr>
            <w:tcW w:w="1466" w:type="pct"/>
            <w:shd w:val="clear" w:color="auto" w:fill="auto"/>
          </w:tcPr>
          <w:p w14:paraId="1C72FFEE" w14:textId="77777777" w:rsidR="00602967" w:rsidRPr="00D4120B" w:rsidRDefault="00602967" w:rsidP="00602967">
            <w:pPr>
              <w:pStyle w:val="TableContent"/>
            </w:pPr>
            <w:r>
              <w:t>?</w:t>
            </w:r>
          </w:p>
        </w:tc>
      </w:tr>
      <w:tr w:rsidR="00602967" w:rsidRPr="00D4120B" w14:paraId="5BEBBE3E" w14:textId="77777777">
        <w:trPr>
          <w:cantSplit/>
        </w:trPr>
        <w:tc>
          <w:tcPr>
            <w:tcW w:w="445" w:type="pct"/>
            <w:shd w:val="clear" w:color="auto" w:fill="auto"/>
          </w:tcPr>
          <w:p w14:paraId="26CD4C7B" w14:textId="77777777" w:rsidR="00602967" w:rsidRPr="00D4120B" w:rsidRDefault="00602967" w:rsidP="00602967">
            <w:pPr>
              <w:pStyle w:val="TableContent"/>
            </w:pPr>
            <w:r w:rsidRPr="00D4120B">
              <w:t>CEN</w:t>
            </w:r>
          </w:p>
        </w:tc>
        <w:tc>
          <w:tcPr>
            <w:tcW w:w="2775" w:type="pct"/>
            <w:shd w:val="clear" w:color="auto" w:fill="auto"/>
          </w:tcPr>
          <w:p w14:paraId="2CFBE460" w14:textId="77777777" w:rsidR="00602967" w:rsidRPr="00D4120B" w:rsidRDefault="00602967" w:rsidP="00602967">
            <w:pPr>
              <w:pStyle w:val="TableContent"/>
            </w:pPr>
            <w:r w:rsidRPr="00D4120B">
              <w:t>The CEN Healthcare Coding Scheme Designator</w:t>
            </w:r>
            <w:r>
              <w:t xml:space="preserve">. </w:t>
            </w:r>
            <w:r w:rsidRPr="00D4120B">
              <w:t>(Identifiers used in DICOM follow this assignment scheme.)</w:t>
            </w:r>
          </w:p>
        </w:tc>
        <w:tc>
          <w:tcPr>
            <w:tcW w:w="314" w:type="pct"/>
            <w:shd w:val="clear" w:color="auto" w:fill="auto"/>
          </w:tcPr>
          <w:p w14:paraId="5675119D" w14:textId="77777777" w:rsidR="00602967" w:rsidRPr="00D4120B" w:rsidRDefault="00602967" w:rsidP="00602967">
            <w:pPr>
              <w:pStyle w:val="TableContent"/>
            </w:pPr>
            <w:r>
              <w:t>?</w:t>
            </w:r>
          </w:p>
        </w:tc>
        <w:tc>
          <w:tcPr>
            <w:tcW w:w="1466" w:type="pct"/>
            <w:shd w:val="clear" w:color="auto" w:fill="auto"/>
          </w:tcPr>
          <w:p w14:paraId="64318C99" w14:textId="77777777" w:rsidR="00602967" w:rsidRPr="00D4120B" w:rsidRDefault="00602967" w:rsidP="00602967">
            <w:pPr>
              <w:pStyle w:val="TableContent"/>
            </w:pPr>
            <w:r>
              <w:t>?</w:t>
            </w:r>
          </w:p>
        </w:tc>
      </w:tr>
      <w:tr w:rsidR="00602967" w:rsidRPr="00D4120B" w14:paraId="2F358A63" w14:textId="77777777">
        <w:trPr>
          <w:cantSplit/>
        </w:trPr>
        <w:tc>
          <w:tcPr>
            <w:tcW w:w="445" w:type="pct"/>
            <w:shd w:val="clear" w:color="auto" w:fill="auto"/>
          </w:tcPr>
          <w:p w14:paraId="7DEE499B" w14:textId="77777777" w:rsidR="00602967" w:rsidRPr="00D4120B" w:rsidRDefault="00602967" w:rsidP="00602967">
            <w:pPr>
              <w:pStyle w:val="TableContent"/>
            </w:pPr>
            <w:r w:rsidRPr="00D4120B">
              <w:t>HL7</w:t>
            </w:r>
          </w:p>
        </w:tc>
        <w:tc>
          <w:tcPr>
            <w:tcW w:w="2775" w:type="pct"/>
            <w:shd w:val="clear" w:color="auto" w:fill="auto"/>
          </w:tcPr>
          <w:p w14:paraId="398AAD87" w14:textId="77777777" w:rsidR="00602967" w:rsidRPr="00D4120B" w:rsidRDefault="00602967" w:rsidP="00602967">
            <w:pPr>
              <w:pStyle w:val="TableContent"/>
            </w:pPr>
            <w:r w:rsidRPr="00D4120B">
              <w:t>Reserved for future HL7 registration schemes</w:t>
            </w:r>
          </w:p>
        </w:tc>
        <w:tc>
          <w:tcPr>
            <w:tcW w:w="314" w:type="pct"/>
            <w:shd w:val="clear" w:color="auto" w:fill="auto"/>
          </w:tcPr>
          <w:p w14:paraId="182FF561" w14:textId="77777777" w:rsidR="00602967" w:rsidRPr="00D4120B" w:rsidRDefault="00602967" w:rsidP="00602967">
            <w:pPr>
              <w:pStyle w:val="TableContent"/>
            </w:pPr>
            <w:r>
              <w:t>?</w:t>
            </w:r>
          </w:p>
        </w:tc>
        <w:tc>
          <w:tcPr>
            <w:tcW w:w="1466" w:type="pct"/>
            <w:shd w:val="clear" w:color="auto" w:fill="auto"/>
          </w:tcPr>
          <w:p w14:paraId="02E53BD8" w14:textId="77777777" w:rsidR="00602967" w:rsidRPr="00D4120B" w:rsidRDefault="00602967" w:rsidP="00602967">
            <w:pPr>
              <w:pStyle w:val="TableContent"/>
            </w:pPr>
            <w:r>
              <w:t>?</w:t>
            </w:r>
          </w:p>
        </w:tc>
      </w:tr>
      <w:tr w:rsidR="00602967" w:rsidRPr="00D4120B" w14:paraId="09EB2982" w14:textId="77777777">
        <w:trPr>
          <w:cantSplit/>
        </w:trPr>
        <w:tc>
          <w:tcPr>
            <w:tcW w:w="445" w:type="pct"/>
            <w:shd w:val="clear" w:color="auto" w:fill="auto"/>
          </w:tcPr>
          <w:p w14:paraId="340AC54B" w14:textId="77777777" w:rsidR="00602967" w:rsidRPr="00D4120B" w:rsidRDefault="00602967" w:rsidP="00602967">
            <w:pPr>
              <w:pStyle w:val="TableContent"/>
            </w:pPr>
            <w:r w:rsidRPr="00D4120B">
              <w:t>ISO</w:t>
            </w:r>
          </w:p>
        </w:tc>
        <w:tc>
          <w:tcPr>
            <w:tcW w:w="2775" w:type="pct"/>
            <w:shd w:val="clear" w:color="auto" w:fill="auto"/>
          </w:tcPr>
          <w:p w14:paraId="1C3FAA1C" w14:textId="77777777" w:rsidR="00602967" w:rsidRPr="00D4120B" w:rsidRDefault="00602967" w:rsidP="00602967">
            <w:pPr>
              <w:pStyle w:val="TableContent"/>
            </w:pPr>
            <w:r w:rsidRPr="00D4120B">
              <w:t>An International Standards Organization Object Identifier</w:t>
            </w:r>
          </w:p>
        </w:tc>
        <w:tc>
          <w:tcPr>
            <w:tcW w:w="314" w:type="pct"/>
            <w:shd w:val="clear" w:color="auto" w:fill="auto"/>
          </w:tcPr>
          <w:p w14:paraId="516DC22C" w14:textId="77777777" w:rsidR="00602967" w:rsidRPr="00D4120B" w:rsidRDefault="00602967" w:rsidP="00602967">
            <w:pPr>
              <w:pStyle w:val="TableContent"/>
            </w:pPr>
            <w:r w:rsidRPr="00D4120B">
              <w:t>R</w:t>
            </w:r>
          </w:p>
        </w:tc>
        <w:tc>
          <w:tcPr>
            <w:tcW w:w="1466" w:type="pct"/>
            <w:shd w:val="clear" w:color="auto" w:fill="auto"/>
          </w:tcPr>
          <w:p w14:paraId="7ABEEF31" w14:textId="77777777" w:rsidR="00602967" w:rsidRPr="00D4120B" w:rsidRDefault="00602967" w:rsidP="00602967">
            <w:pPr>
              <w:pStyle w:val="TableContent"/>
            </w:pPr>
            <w:r w:rsidRPr="00D4120B">
              <w:t>Used as the Universal ID Type in the CNN, EI and HD data types.</w:t>
            </w:r>
          </w:p>
        </w:tc>
      </w:tr>
      <w:tr w:rsidR="00602967" w:rsidRPr="00D4120B" w14:paraId="19F91E2C" w14:textId="77777777">
        <w:trPr>
          <w:cantSplit/>
        </w:trPr>
        <w:tc>
          <w:tcPr>
            <w:tcW w:w="445" w:type="pct"/>
            <w:shd w:val="clear" w:color="auto" w:fill="auto"/>
          </w:tcPr>
          <w:p w14:paraId="1DA419B3" w14:textId="77777777" w:rsidR="00602967" w:rsidRPr="00D4120B" w:rsidRDefault="00602967" w:rsidP="00602967">
            <w:pPr>
              <w:pStyle w:val="TableContent"/>
            </w:pPr>
            <w:r w:rsidRPr="00D4120B">
              <w:t>L,M,N</w:t>
            </w:r>
          </w:p>
        </w:tc>
        <w:tc>
          <w:tcPr>
            <w:tcW w:w="2775" w:type="pct"/>
            <w:shd w:val="clear" w:color="auto" w:fill="auto"/>
          </w:tcPr>
          <w:p w14:paraId="3B7AA7B8" w14:textId="77777777" w:rsidR="00602967" w:rsidRPr="00D4120B" w:rsidRDefault="00602967" w:rsidP="00602967">
            <w:pPr>
              <w:pStyle w:val="TableContent"/>
            </w:pPr>
            <w:r w:rsidRPr="00D4120B">
              <w:t>These are reserved for locally defined coding schemes.</w:t>
            </w:r>
          </w:p>
        </w:tc>
        <w:tc>
          <w:tcPr>
            <w:tcW w:w="314" w:type="pct"/>
            <w:shd w:val="clear" w:color="auto" w:fill="auto"/>
          </w:tcPr>
          <w:p w14:paraId="6B810074" w14:textId="77777777" w:rsidR="00602967" w:rsidRPr="00D4120B" w:rsidRDefault="00602967" w:rsidP="00602967">
            <w:pPr>
              <w:pStyle w:val="TableContent"/>
            </w:pPr>
            <w:r>
              <w:t>?</w:t>
            </w:r>
          </w:p>
        </w:tc>
        <w:tc>
          <w:tcPr>
            <w:tcW w:w="1466" w:type="pct"/>
            <w:shd w:val="clear" w:color="auto" w:fill="auto"/>
          </w:tcPr>
          <w:p w14:paraId="4EFB4E56" w14:textId="77777777" w:rsidR="00602967" w:rsidRPr="00D4120B" w:rsidRDefault="00602967" w:rsidP="00602967">
            <w:pPr>
              <w:pStyle w:val="TableContent"/>
            </w:pPr>
            <w:r>
              <w:t>?</w:t>
            </w:r>
          </w:p>
        </w:tc>
      </w:tr>
      <w:tr w:rsidR="00602967" w:rsidRPr="00D4120B" w14:paraId="628F0C27" w14:textId="77777777">
        <w:trPr>
          <w:cantSplit/>
        </w:trPr>
        <w:tc>
          <w:tcPr>
            <w:tcW w:w="445" w:type="pct"/>
            <w:shd w:val="clear" w:color="auto" w:fill="auto"/>
          </w:tcPr>
          <w:p w14:paraId="05074B2A" w14:textId="77777777" w:rsidR="00602967" w:rsidRPr="00D4120B" w:rsidRDefault="00602967" w:rsidP="00602967">
            <w:pPr>
              <w:pStyle w:val="TableContent"/>
            </w:pPr>
            <w:r w:rsidRPr="00D4120B">
              <w:t>Random</w:t>
            </w:r>
          </w:p>
        </w:tc>
        <w:tc>
          <w:tcPr>
            <w:tcW w:w="2775" w:type="pct"/>
            <w:shd w:val="clear" w:color="auto" w:fill="auto"/>
          </w:tcPr>
          <w:p w14:paraId="03DB412F" w14:textId="77777777" w:rsidR="00602967" w:rsidRPr="00D4120B" w:rsidRDefault="00602967" w:rsidP="00602967">
            <w:pPr>
              <w:pStyle w:val="TableContent"/>
            </w:pPr>
            <w:r w:rsidRPr="00D4120B">
              <w:t xml:space="preserve">Usually a base64 encoded string of random bits. </w:t>
            </w:r>
          </w:p>
          <w:p w14:paraId="0D606106" w14:textId="77777777" w:rsidR="00602967" w:rsidRPr="00D4120B" w:rsidRDefault="00602967" w:rsidP="00602967">
            <w:pPr>
              <w:pStyle w:val="TableContent"/>
            </w:pPr>
            <w:r w:rsidRPr="00D4120B">
              <w:t>The uniqueness depends on the length of the bits</w:t>
            </w:r>
            <w:r>
              <w:t xml:space="preserve">. </w:t>
            </w:r>
            <w:r w:rsidRPr="00D4120B">
              <w:t>Mail systems often generate ASCII string _unique names," from a combination of random bits and system names</w:t>
            </w:r>
            <w:r>
              <w:t xml:space="preserve">. </w:t>
            </w:r>
            <w:r w:rsidRPr="00D4120B">
              <w:t>Obviously, such identifiers will not be constrained to the base64 character set.</w:t>
            </w:r>
          </w:p>
        </w:tc>
        <w:tc>
          <w:tcPr>
            <w:tcW w:w="314" w:type="pct"/>
            <w:shd w:val="clear" w:color="auto" w:fill="auto"/>
          </w:tcPr>
          <w:p w14:paraId="4576D874" w14:textId="77777777" w:rsidR="00602967" w:rsidRPr="00D4120B" w:rsidRDefault="00602967" w:rsidP="00602967">
            <w:pPr>
              <w:pStyle w:val="TableContent"/>
            </w:pPr>
            <w:r>
              <w:t>?</w:t>
            </w:r>
          </w:p>
        </w:tc>
        <w:tc>
          <w:tcPr>
            <w:tcW w:w="1466" w:type="pct"/>
            <w:shd w:val="clear" w:color="auto" w:fill="auto"/>
          </w:tcPr>
          <w:p w14:paraId="7B5AB999" w14:textId="77777777" w:rsidR="00602967" w:rsidRPr="00D4120B" w:rsidRDefault="00602967" w:rsidP="00602967">
            <w:pPr>
              <w:pStyle w:val="TableContent"/>
            </w:pPr>
            <w:r>
              <w:t>?</w:t>
            </w:r>
          </w:p>
        </w:tc>
      </w:tr>
      <w:tr w:rsidR="00602967" w:rsidRPr="00D4120B" w14:paraId="0506AEB7" w14:textId="77777777">
        <w:trPr>
          <w:cantSplit/>
        </w:trPr>
        <w:tc>
          <w:tcPr>
            <w:tcW w:w="445" w:type="pct"/>
            <w:shd w:val="clear" w:color="auto" w:fill="auto"/>
          </w:tcPr>
          <w:p w14:paraId="24D231D3" w14:textId="77777777" w:rsidR="00602967" w:rsidRPr="00D4120B" w:rsidRDefault="00602967" w:rsidP="00602967">
            <w:pPr>
              <w:pStyle w:val="TableContent"/>
            </w:pPr>
            <w:r w:rsidRPr="00D4120B">
              <w:t>URI</w:t>
            </w:r>
          </w:p>
        </w:tc>
        <w:tc>
          <w:tcPr>
            <w:tcW w:w="2775" w:type="pct"/>
            <w:shd w:val="clear" w:color="auto" w:fill="auto"/>
          </w:tcPr>
          <w:p w14:paraId="2ECE3695" w14:textId="77777777" w:rsidR="00602967" w:rsidRPr="00D4120B" w:rsidRDefault="00602967" w:rsidP="00602967">
            <w:pPr>
              <w:pStyle w:val="TableContent"/>
            </w:pPr>
            <w:r w:rsidRPr="00D4120B">
              <w:t>Uniform Resource Identifier</w:t>
            </w:r>
          </w:p>
        </w:tc>
        <w:tc>
          <w:tcPr>
            <w:tcW w:w="314" w:type="pct"/>
            <w:shd w:val="clear" w:color="auto" w:fill="auto"/>
          </w:tcPr>
          <w:p w14:paraId="3810BE2F" w14:textId="77777777" w:rsidR="00602967" w:rsidRPr="00D4120B" w:rsidRDefault="00602967" w:rsidP="00602967">
            <w:pPr>
              <w:pStyle w:val="TableContent"/>
            </w:pPr>
            <w:r w:rsidRPr="00D4120B">
              <w:t>R</w:t>
            </w:r>
          </w:p>
        </w:tc>
        <w:tc>
          <w:tcPr>
            <w:tcW w:w="1466" w:type="pct"/>
            <w:shd w:val="clear" w:color="auto" w:fill="auto"/>
          </w:tcPr>
          <w:p w14:paraId="755CD28F" w14:textId="77777777" w:rsidR="00602967" w:rsidRPr="00D4120B" w:rsidRDefault="00602967" w:rsidP="00602967">
            <w:pPr>
              <w:pStyle w:val="TableContent"/>
            </w:pPr>
            <w:r w:rsidRPr="00D4120B">
              <w:t>Used as the Universal ID Type in the RP data type</w:t>
            </w:r>
          </w:p>
        </w:tc>
      </w:tr>
      <w:tr w:rsidR="00602967" w:rsidRPr="00D4120B" w14:paraId="699EFE44" w14:textId="77777777">
        <w:trPr>
          <w:cantSplit/>
        </w:trPr>
        <w:tc>
          <w:tcPr>
            <w:tcW w:w="445" w:type="pct"/>
            <w:shd w:val="clear" w:color="auto" w:fill="auto"/>
          </w:tcPr>
          <w:p w14:paraId="6C695235" w14:textId="77777777" w:rsidR="00602967" w:rsidRPr="00D4120B" w:rsidRDefault="00602967" w:rsidP="00602967">
            <w:pPr>
              <w:pStyle w:val="TableContent"/>
            </w:pPr>
            <w:r w:rsidRPr="00D4120B">
              <w:t>UUID</w:t>
            </w:r>
          </w:p>
        </w:tc>
        <w:tc>
          <w:tcPr>
            <w:tcW w:w="2775" w:type="pct"/>
            <w:shd w:val="clear" w:color="auto" w:fill="auto"/>
          </w:tcPr>
          <w:p w14:paraId="1F83B025" w14:textId="77777777" w:rsidR="00602967" w:rsidRPr="00D4120B" w:rsidRDefault="00602967" w:rsidP="00602967">
            <w:pPr>
              <w:pStyle w:val="TableContent"/>
            </w:pPr>
            <w:r w:rsidRPr="00D4120B">
              <w:t>The DCE Universal Unique Identifier</w:t>
            </w:r>
          </w:p>
        </w:tc>
        <w:tc>
          <w:tcPr>
            <w:tcW w:w="314" w:type="pct"/>
            <w:shd w:val="clear" w:color="auto" w:fill="auto"/>
          </w:tcPr>
          <w:p w14:paraId="1A093CB5" w14:textId="77777777" w:rsidR="00602967" w:rsidRPr="00D4120B" w:rsidRDefault="00602967" w:rsidP="00602967">
            <w:pPr>
              <w:pStyle w:val="TableContent"/>
            </w:pPr>
            <w:r>
              <w:t>?</w:t>
            </w:r>
          </w:p>
        </w:tc>
        <w:tc>
          <w:tcPr>
            <w:tcW w:w="1466" w:type="pct"/>
            <w:shd w:val="clear" w:color="auto" w:fill="auto"/>
          </w:tcPr>
          <w:p w14:paraId="6F6AA73F" w14:textId="77777777" w:rsidR="00602967" w:rsidRPr="00D4120B" w:rsidRDefault="00602967" w:rsidP="00602967">
            <w:pPr>
              <w:pStyle w:val="TableContent"/>
            </w:pPr>
            <w:r>
              <w:t>?</w:t>
            </w:r>
          </w:p>
        </w:tc>
      </w:tr>
      <w:tr w:rsidR="00602967" w:rsidRPr="00D4120B" w14:paraId="6490ACE7" w14:textId="77777777">
        <w:trPr>
          <w:cantSplit/>
        </w:trPr>
        <w:tc>
          <w:tcPr>
            <w:tcW w:w="445" w:type="pct"/>
            <w:shd w:val="clear" w:color="auto" w:fill="auto"/>
          </w:tcPr>
          <w:p w14:paraId="138D6394" w14:textId="77777777" w:rsidR="00602967" w:rsidRPr="00D4120B" w:rsidRDefault="00602967" w:rsidP="00602967">
            <w:pPr>
              <w:pStyle w:val="TableContent"/>
            </w:pPr>
            <w:r w:rsidRPr="00D4120B">
              <w:t>x400</w:t>
            </w:r>
          </w:p>
        </w:tc>
        <w:tc>
          <w:tcPr>
            <w:tcW w:w="2775" w:type="pct"/>
            <w:shd w:val="clear" w:color="auto" w:fill="auto"/>
          </w:tcPr>
          <w:p w14:paraId="3231D552" w14:textId="77777777" w:rsidR="00602967" w:rsidRPr="00D4120B" w:rsidRDefault="00602967" w:rsidP="00602967">
            <w:pPr>
              <w:pStyle w:val="TableContent"/>
            </w:pPr>
            <w:r w:rsidRPr="00D4120B">
              <w:t>An X.400 M</w:t>
            </w:r>
            <w:del w:id="5735" w:author="Swain, Ashley" w:date="2011-11-26T17:13:00Z">
              <w:r w:rsidRPr="00D4120B" w:rsidDel="00AD596A">
                <w:delText>H</w:delText>
              </w:r>
            </w:del>
            <w:r w:rsidRPr="00D4120B">
              <w:t>S</w:t>
            </w:r>
            <w:ins w:id="5736" w:author="Swain, Ashley" w:date="2011-11-26T17:13:00Z">
              <w:r w:rsidR="00AD596A">
                <w:t>H</w:t>
              </w:r>
            </w:ins>
            <w:r w:rsidRPr="00D4120B">
              <w:t xml:space="preserve"> format identifier</w:t>
            </w:r>
          </w:p>
        </w:tc>
        <w:tc>
          <w:tcPr>
            <w:tcW w:w="314" w:type="pct"/>
            <w:shd w:val="clear" w:color="auto" w:fill="auto"/>
          </w:tcPr>
          <w:p w14:paraId="3CD1793D" w14:textId="77777777" w:rsidR="00602967" w:rsidRPr="00D4120B" w:rsidRDefault="00602967" w:rsidP="00602967">
            <w:pPr>
              <w:pStyle w:val="TableContent"/>
            </w:pPr>
            <w:r>
              <w:t>?</w:t>
            </w:r>
          </w:p>
        </w:tc>
        <w:tc>
          <w:tcPr>
            <w:tcW w:w="1466" w:type="pct"/>
            <w:shd w:val="clear" w:color="auto" w:fill="auto"/>
          </w:tcPr>
          <w:p w14:paraId="4B24F9D1" w14:textId="77777777" w:rsidR="00602967" w:rsidRPr="00D4120B" w:rsidRDefault="00602967" w:rsidP="00602967">
            <w:pPr>
              <w:pStyle w:val="TableContent"/>
            </w:pPr>
            <w:r>
              <w:t>?</w:t>
            </w:r>
          </w:p>
        </w:tc>
      </w:tr>
      <w:tr w:rsidR="00602967" w:rsidRPr="00D4120B" w14:paraId="073F114E" w14:textId="77777777">
        <w:trPr>
          <w:cantSplit/>
        </w:trPr>
        <w:tc>
          <w:tcPr>
            <w:tcW w:w="445" w:type="pct"/>
            <w:shd w:val="clear" w:color="auto" w:fill="auto"/>
          </w:tcPr>
          <w:p w14:paraId="1D45FBED" w14:textId="77777777" w:rsidR="00602967" w:rsidRPr="00D4120B" w:rsidRDefault="00602967" w:rsidP="00602967">
            <w:pPr>
              <w:pStyle w:val="TableContent"/>
            </w:pPr>
            <w:r w:rsidRPr="00D4120B">
              <w:t>x500</w:t>
            </w:r>
          </w:p>
        </w:tc>
        <w:tc>
          <w:tcPr>
            <w:tcW w:w="2775" w:type="pct"/>
            <w:shd w:val="clear" w:color="auto" w:fill="auto"/>
          </w:tcPr>
          <w:p w14:paraId="20DE7D0E" w14:textId="77777777" w:rsidR="00602967" w:rsidRPr="00D4120B" w:rsidRDefault="00602967" w:rsidP="00602967">
            <w:pPr>
              <w:pStyle w:val="TableContent"/>
            </w:pPr>
            <w:r w:rsidRPr="00D4120B">
              <w:t>An X.500 directory name</w:t>
            </w:r>
          </w:p>
        </w:tc>
        <w:tc>
          <w:tcPr>
            <w:tcW w:w="314" w:type="pct"/>
            <w:shd w:val="clear" w:color="auto" w:fill="auto"/>
          </w:tcPr>
          <w:p w14:paraId="12704048" w14:textId="77777777" w:rsidR="00602967" w:rsidRPr="00D4120B" w:rsidRDefault="00602967" w:rsidP="00602967">
            <w:pPr>
              <w:pStyle w:val="TableContent"/>
            </w:pPr>
            <w:r>
              <w:t>?</w:t>
            </w:r>
          </w:p>
        </w:tc>
        <w:tc>
          <w:tcPr>
            <w:tcW w:w="1466" w:type="pct"/>
            <w:shd w:val="clear" w:color="auto" w:fill="auto"/>
          </w:tcPr>
          <w:p w14:paraId="775EB47D" w14:textId="77777777" w:rsidR="00602967" w:rsidRPr="00D4120B" w:rsidRDefault="00602967" w:rsidP="00602967">
            <w:pPr>
              <w:pStyle w:val="TableContent"/>
            </w:pPr>
            <w:r>
              <w:t>?</w:t>
            </w:r>
          </w:p>
        </w:tc>
      </w:tr>
    </w:tbl>
    <w:p w14:paraId="19879469" w14:textId="77777777" w:rsidR="00602967" w:rsidRDefault="00602967" w:rsidP="00865276">
      <w:pPr>
        <w:pStyle w:val="Heading2"/>
        <w:numPr>
          <w:ilvl w:val="2"/>
          <w:numId w:val="24"/>
        </w:numPr>
        <w:tabs>
          <w:tab w:val="left" w:pos="630"/>
        </w:tabs>
      </w:pPr>
      <w:bookmarkStart w:id="5737" w:name="_Toc189112023"/>
      <w:r w:rsidRPr="00D4120B">
        <w:t>HL7 Table 03</w:t>
      </w:r>
      <w:r>
        <w:t>54</w:t>
      </w:r>
      <w:r w:rsidRPr="00D4120B">
        <w:t xml:space="preserve"> </w:t>
      </w:r>
      <w:r>
        <w:t>–</w:t>
      </w:r>
      <w:r w:rsidRPr="00D4120B">
        <w:t xml:space="preserve"> </w:t>
      </w:r>
      <w:r>
        <w:t>Message Structurefrom 2.5.1 (constrained)</w:t>
      </w:r>
      <w:bookmarkEnd w:id="5737"/>
    </w:p>
    <w:p w14:paraId="01554708" w14:textId="77777777" w:rsidR="00602967" w:rsidRPr="000252C3" w:rsidRDefault="00602967" w:rsidP="00602967">
      <w:pPr>
        <w:pStyle w:val="Caption"/>
      </w:pPr>
      <w:r>
        <w:t xml:space="preserve">Table </w:t>
      </w:r>
      <w:r w:rsidR="001C047D">
        <w:fldChar w:fldCharType="begin"/>
      </w:r>
      <w:r w:rsidR="001C047D">
        <w:instrText xml:space="preserve"> STYLEREF 1 \s </w:instrText>
      </w:r>
      <w:r w:rsidR="001C047D">
        <w:fldChar w:fldCharType="separate"/>
      </w:r>
      <w:r w:rsidR="002B0A1D">
        <w:rPr>
          <w:noProof/>
        </w:rPr>
        <w:t>4</w:t>
      </w:r>
      <w:r w:rsidR="001C047D">
        <w:rPr>
          <w:noProof/>
        </w:rPr>
        <w:fldChar w:fldCharType="end"/>
      </w:r>
      <w:r>
        <w:noBreakHyphen/>
        <w:t xml:space="preserve">8. </w:t>
      </w:r>
      <w:r w:rsidRPr="000252C3">
        <w:t>HL7 Table 03</w:t>
      </w:r>
      <w:r>
        <w:t>54</w:t>
      </w:r>
      <w:r w:rsidRPr="000252C3">
        <w:t xml:space="preserve"> </w:t>
      </w:r>
      <w:r>
        <w:t>–</w:t>
      </w:r>
      <w:r w:rsidRPr="000252C3">
        <w:t xml:space="preserve"> </w:t>
      </w:r>
      <w:r>
        <w:t>from 2.5.1 (constrained)</w:t>
      </w:r>
    </w:p>
    <w:tbl>
      <w:tblPr>
        <w:tblW w:w="4909" w:type="pct"/>
        <w:tblInd w:w="138" w:type="dxa"/>
        <w:tblBorders>
          <w:top w:val="single" w:sz="4" w:space="0" w:color="C0C0C0"/>
          <w:left w:val="single" w:sz="4" w:space="0" w:color="C0C0C0"/>
          <w:bottom w:val="single" w:sz="12" w:space="0" w:color="CC3300"/>
          <w:right w:val="single" w:sz="4" w:space="0" w:color="C0C0C0"/>
          <w:insideH w:val="single" w:sz="12" w:space="0" w:color="CC3300"/>
          <w:insideV w:val="single" w:sz="4" w:space="0" w:color="C0C0C0"/>
        </w:tblBorders>
        <w:tblCellMar>
          <w:left w:w="120" w:type="dxa"/>
          <w:right w:w="120" w:type="dxa"/>
        </w:tblCellMar>
        <w:tblLook w:val="0000" w:firstRow="0" w:lastRow="0" w:firstColumn="0" w:lastColumn="0" w:noHBand="0" w:noVBand="0"/>
      </w:tblPr>
      <w:tblGrid>
        <w:gridCol w:w="1241"/>
        <w:gridCol w:w="7742"/>
        <w:gridCol w:w="876"/>
        <w:gridCol w:w="4090"/>
      </w:tblGrid>
      <w:tr w:rsidR="00602967" w:rsidRPr="00D4120B" w14:paraId="47C27D3E" w14:textId="77777777">
        <w:trPr>
          <w:tblHeader/>
        </w:trPr>
        <w:tc>
          <w:tcPr>
            <w:tcW w:w="445" w:type="pct"/>
            <w:tcBorders>
              <w:top w:val="single" w:sz="4" w:space="0" w:color="C0C0C0"/>
              <w:bottom w:val="single" w:sz="12" w:space="0" w:color="CC3300"/>
            </w:tcBorders>
            <w:shd w:val="clear" w:color="auto" w:fill="F3F3F3"/>
          </w:tcPr>
          <w:p w14:paraId="3F92AAF0" w14:textId="77777777" w:rsidR="00602967" w:rsidRPr="00D4120B" w:rsidRDefault="00602967" w:rsidP="00602967">
            <w:pPr>
              <w:pStyle w:val="TableHeadingB"/>
              <w:rPr>
                <w:kern w:val="20"/>
              </w:rPr>
            </w:pPr>
            <w:r w:rsidRPr="00D4120B">
              <w:rPr>
                <w:kern w:val="20"/>
              </w:rPr>
              <w:t>Value</w:t>
            </w:r>
          </w:p>
        </w:tc>
        <w:tc>
          <w:tcPr>
            <w:tcW w:w="2775" w:type="pct"/>
            <w:tcBorders>
              <w:top w:val="single" w:sz="4" w:space="0" w:color="C0C0C0"/>
              <w:bottom w:val="single" w:sz="12" w:space="0" w:color="CC3300"/>
            </w:tcBorders>
            <w:shd w:val="clear" w:color="auto" w:fill="F3F3F3"/>
          </w:tcPr>
          <w:p w14:paraId="78B49965" w14:textId="77777777" w:rsidR="00602967" w:rsidRPr="00D4120B" w:rsidRDefault="00602967" w:rsidP="00602967">
            <w:pPr>
              <w:pStyle w:val="TableHeadingB"/>
              <w:rPr>
                <w:kern w:val="20"/>
              </w:rPr>
            </w:pPr>
            <w:r w:rsidRPr="00D4120B">
              <w:rPr>
                <w:kern w:val="20"/>
              </w:rPr>
              <w:t>Description</w:t>
            </w:r>
          </w:p>
        </w:tc>
        <w:tc>
          <w:tcPr>
            <w:tcW w:w="314" w:type="pct"/>
            <w:tcBorders>
              <w:top w:val="single" w:sz="4" w:space="0" w:color="C0C0C0"/>
              <w:bottom w:val="single" w:sz="12" w:space="0" w:color="CC3300"/>
            </w:tcBorders>
            <w:shd w:val="clear" w:color="auto" w:fill="F3F3F3"/>
          </w:tcPr>
          <w:p w14:paraId="436DA5B0" w14:textId="77777777" w:rsidR="00602967" w:rsidRPr="00D4120B" w:rsidRDefault="0053177F" w:rsidP="00602967">
            <w:pPr>
              <w:pStyle w:val="TableHeadingB"/>
              <w:rPr>
                <w:kern w:val="20"/>
              </w:rPr>
            </w:pPr>
            <w:r>
              <w:rPr>
                <w:kern w:val="20"/>
              </w:rPr>
              <w:t>Use</w:t>
            </w:r>
          </w:p>
        </w:tc>
        <w:tc>
          <w:tcPr>
            <w:tcW w:w="1466" w:type="pct"/>
            <w:tcBorders>
              <w:top w:val="single" w:sz="4" w:space="0" w:color="C0C0C0"/>
              <w:bottom w:val="single" w:sz="12" w:space="0" w:color="CC3300"/>
            </w:tcBorders>
            <w:shd w:val="clear" w:color="auto" w:fill="F3F3F3"/>
          </w:tcPr>
          <w:p w14:paraId="607A1D4A" w14:textId="77777777" w:rsidR="00602967" w:rsidRPr="00D4120B" w:rsidRDefault="00602967" w:rsidP="00602967">
            <w:pPr>
              <w:pStyle w:val="TableHeadingB"/>
              <w:rPr>
                <w:kern w:val="20"/>
              </w:rPr>
            </w:pPr>
            <w:r w:rsidRPr="00D4120B">
              <w:rPr>
                <w:kern w:val="20"/>
              </w:rPr>
              <w:t>Comments</w:t>
            </w:r>
          </w:p>
        </w:tc>
      </w:tr>
      <w:tr w:rsidR="00602967" w:rsidRPr="00D4120B" w14:paraId="1D51A9C0" w14:textId="77777777">
        <w:tc>
          <w:tcPr>
            <w:tcW w:w="445" w:type="pct"/>
            <w:tcBorders>
              <w:top w:val="single" w:sz="12" w:space="0" w:color="CC3300"/>
            </w:tcBorders>
            <w:shd w:val="clear" w:color="auto" w:fill="auto"/>
          </w:tcPr>
          <w:p w14:paraId="0B4B99CE" w14:textId="77777777" w:rsidR="00602967" w:rsidRPr="00D4120B" w:rsidRDefault="00602967" w:rsidP="00602967">
            <w:pPr>
              <w:pStyle w:val="TableContent"/>
            </w:pPr>
            <w:r>
              <w:t>ORU_R01</w:t>
            </w:r>
          </w:p>
        </w:tc>
        <w:tc>
          <w:tcPr>
            <w:tcW w:w="2775" w:type="pct"/>
            <w:tcBorders>
              <w:top w:val="single" w:sz="12" w:space="0" w:color="CC3300"/>
            </w:tcBorders>
            <w:shd w:val="clear" w:color="auto" w:fill="auto"/>
          </w:tcPr>
          <w:p w14:paraId="6E5824FD" w14:textId="77777777" w:rsidR="00602967" w:rsidRPr="00071C0B" w:rsidRDefault="00602967" w:rsidP="00602967">
            <w:pPr>
              <w:pStyle w:val="TableContent"/>
              <w:rPr>
                <w:szCs w:val="21"/>
              </w:rPr>
            </w:pPr>
            <w:r w:rsidRPr="00863E1B">
              <w:rPr>
                <w:szCs w:val="21"/>
              </w:rPr>
              <w:t>Unsolicited transmission of an observation message</w:t>
            </w:r>
          </w:p>
        </w:tc>
        <w:tc>
          <w:tcPr>
            <w:tcW w:w="314" w:type="pct"/>
            <w:tcBorders>
              <w:top w:val="single" w:sz="12" w:space="0" w:color="CC3300"/>
            </w:tcBorders>
            <w:shd w:val="clear" w:color="auto" w:fill="auto"/>
          </w:tcPr>
          <w:p w14:paraId="468FDDBE" w14:textId="77777777" w:rsidR="00602967" w:rsidRPr="00D4120B" w:rsidRDefault="00602967" w:rsidP="00602967">
            <w:pPr>
              <w:pStyle w:val="TableContent"/>
            </w:pPr>
            <w:r>
              <w:t>R</w:t>
            </w:r>
          </w:p>
        </w:tc>
        <w:tc>
          <w:tcPr>
            <w:tcW w:w="1466" w:type="pct"/>
            <w:tcBorders>
              <w:top w:val="single" w:sz="12" w:space="0" w:color="CC3300"/>
            </w:tcBorders>
            <w:shd w:val="clear" w:color="auto" w:fill="auto"/>
          </w:tcPr>
          <w:p w14:paraId="183AA827" w14:textId="77777777" w:rsidR="00602967" w:rsidRPr="00D4120B" w:rsidRDefault="00602967" w:rsidP="00602967">
            <w:pPr>
              <w:pStyle w:val="TableContent"/>
            </w:pPr>
          </w:p>
        </w:tc>
      </w:tr>
      <w:tr w:rsidR="00602967" w:rsidRPr="00D4120B" w14:paraId="174BEA29" w14:textId="77777777">
        <w:tc>
          <w:tcPr>
            <w:tcW w:w="445" w:type="pct"/>
            <w:tcBorders>
              <w:top w:val="single" w:sz="12" w:space="0" w:color="CC3300"/>
            </w:tcBorders>
            <w:shd w:val="clear" w:color="auto" w:fill="auto"/>
          </w:tcPr>
          <w:p w14:paraId="60E9EC76" w14:textId="77777777" w:rsidR="00602967" w:rsidRPr="00D4120B" w:rsidRDefault="00602967" w:rsidP="00602967">
            <w:pPr>
              <w:pStyle w:val="TableContent"/>
            </w:pPr>
            <w:r>
              <w:t>ACK_R01</w:t>
            </w:r>
          </w:p>
        </w:tc>
        <w:tc>
          <w:tcPr>
            <w:tcW w:w="2775" w:type="pct"/>
            <w:tcBorders>
              <w:top w:val="single" w:sz="12" w:space="0" w:color="CC3300"/>
            </w:tcBorders>
            <w:shd w:val="clear" w:color="auto" w:fill="auto"/>
          </w:tcPr>
          <w:p w14:paraId="0921502D" w14:textId="77777777" w:rsidR="00602967" w:rsidRPr="00071C0B" w:rsidRDefault="00602967" w:rsidP="00602967">
            <w:pPr>
              <w:pStyle w:val="TableContent"/>
            </w:pPr>
            <w:r w:rsidRPr="00071C0B">
              <w:t xml:space="preserve">General Acknowledgment Message for </w:t>
            </w:r>
            <w:r w:rsidRPr="00863E1B">
              <w:rPr>
                <w:sz w:val="20"/>
              </w:rPr>
              <w:t>unsolicited transmission of an observation message</w:t>
            </w:r>
          </w:p>
        </w:tc>
        <w:tc>
          <w:tcPr>
            <w:tcW w:w="314" w:type="pct"/>
            <w:tcBorders>
              <w:top w:val="single" w:sz="12" w:space="0" w:color="CC3300"/>
            </w:tcBorders>
            <w:shd w:val="clear" w:color="auto" w:fill="auto"/>
          </w:tcPr>
          <w:p w14:paraId="5E0D71A3" w14:textId="77777777" w:rsidR="00602967" w:rsidRPr="00D4120B" w:rsidRDefault="00602967" w:rsidP="00602967">
            <w:pPr>
              <w:pStyle w:val="TableContent"/>
            </w:pPr>
            <w:r>
              <w:t>R</w:t>
            </w:r>
          </w:p>
        </w:tc>
        <w:tc>
          <w:tcPr>
            <w:tcW w:w="1466" w:type="pct"/>
            <w:tcBorders>
              <w:top w:val="single" w:sz="12" w:space="0" w:color="CC3300"/>
            </w:tcBorders>
            <w:shd w:val="clear" w:color="auto" w:fill="auto"/>
          </w:tcPr>
          <w:p w14:paraId="44CD6942" w14:textId="77777777" w:rsidR="00602967" w:rsidRPr="00D4120B" w:rsidRDefault="00602967" w:rsidP="00602967">
            <w:pPr>
              <w:pStyle w:val="TableContent"/>
            </w:pPr>
          </w:p>
        </w:tc>
      </w:tr>
    </w:tbl>
    <w:p w14:paraId="5662F0EC" w14:textId="77777777" w:rsidR="00667BA9" w:rsidRDefault="00667BA9" w:rsidP="00865276">
      <w:pPr>
        <w:pStyle w:val="Heading2"/>
        <w:numPr>
          <w:ilvl w:val="2"/>
          <w:numId w:val="24"/>
        </w:numPr>
        <w:tabs>
          <w:tab w:val="left" w:pos="630"/>
        </w:tabs>
      </w:pPr>
      <w:bookmarkStart w:id="5738" w:name="_Toc189112024"/>
      <w:r w:rsidRPr="00D4120B">
        <w:t>HL7 Table 0834 – MIME Type</w:t>
      </w:r>
      <w:bookmarkEnd w:id="5734"/>
      <w:bookmarkEnd w:id="5738"/>
    </w:p>
    <w:p w14:paraId="2CC17942" w14:textId="77777777" w:rsidR="004C4B5B" w:rsidRPr="000A1D70" w:rsidRDefault="00C365B3" w:rsidP="000A1D70">
      <w:pPr>
        <w:numPr>
          <w:ins w:id="5739" w:author="Bob Yencha" w:date="2012-01-10T16:19:00Z"/>
        </w:numPr>
        <w:rPr>
          <w:ins w:id="5740" w:author="Bob Yencha" w:date="2012-01-10T16:19:00Z"/>
        </w:rPr>
      </w:pPr>
      <w:ins w:id="5741" w:author="Bob Yencha" w:date="2012-01-10T16:19:00Z">
        <w:r>
          <w:t>Adopted from V2.7.1</w:t>
        </w:r>
      </w:ins>
    </w:p>
    <w:p w14:paraId="1555A58E" w14:textId="77777777" w:rsidR="00667BA9" w:rsidRPr="000252C3" w:rsidRDefault="00667BA9" w:rsidP="00667BA9">
      <w:pPr>
        <w:pStyle w:val="Caption"/>
      </w:pPr>
      <w:bookmarkStart w:id="5742" w:name="_Toc189111921"/>
      <w:r>
        <w:t xml:space="preserve">Table </w:t>
      </w:r>
      <w:r w:rsidR="00D826AD">
        <w:fldChar w:fldCharType="begin"/>
      </w:r>
      <w:r>
        <w:instrText xml:space="preserve"> STYLEREF 1 \s </w:instrText>
      </w:r>
      <w:r w:rsidR="00D826AD">
        <w:fldChar w:fldCharType="separate"/>
      </w:r>
      <w:r w:rsidR="002B0A1D">
        <w:rPr>
          <w:noProof/>
        </w:rPr>
        <w:t>4</w:t>
      </w:r>
      <w:r w:rsidR="00D826AD">
        <w:fldChar w:fldCharType="end"/>
      </w:r>
      <w:r>
        <w:noBreakHyphen/>
      </w:r>
      <w:r w:rsidR="00D826AD">
        <w:fldChar w:fldCharType="begin"/>
      </w:r>
      <w:r>
        <w:instrText xml:space="preserve"> SEQ Table \* ARABIC \s 1 </w:instrText>
      </w:r>
      <w:r w:rsidR="00D826AD">
        <w:fldChar w:fldCharType="separate"/>
      </w:r>
      <w:ins w:id="5743" w:author="Bob Yencha" w:date="2011-12-20T14:38:00Z">
        <w:r w:rsidR="002B0A1D">
          <w:rPr>
            <w:noProof/>
          </w:rPr>
          <w:t>7</w:t>
        </w:r>
      </w:ins>
      <w:ins w:id="5744" w:author=" Bob Yencha" w:date="2011-12-20T10:54:00Z">
        <w:del w:id="5745" w:author="Bob Yencha" w:date="2011-12-20T14:38:00Z">
          <w:r w:rsidR="006018A5" w:rsidDel="002B0A1D">
            <w:rPr>
              <w:noProof/>
            </w:rPr>
            <w:delText>7</w:delText>
          </w:r>
        </w:del>
      </w:ins>
      <w:del w:id="5746" w:author="Bob Yencha" w:date="2011-12-20T14:38:00Z">
        <w:r w:rsidR="00073DF5" w:rsidDel="002B0A1D">
          <w:rPr>
            <w:noProof/>
          </w:rPr>
          <w:delText>7</w:delText>
        </w:r>
      </w:del>
      <w:r w:rsidR="00D826AD">
        <w:fldChar w:fldCharType="end"/>
      </w:r>
      <w:r>
        <w:t xml:space="preserve">. </w:t>
      </w:r>
      <w:r w:rsidRPr="000252C3">
        <w:t>HL7 Table 0834 – MIME Type</w:t>
      </w:r>
      <w:bookmarkEnd w:id="5742"/>
    </w:p>
    <w:tbl>
      <w:tblPr>
        <w:tblW w:w="4909" w:type="pct"/>
        <w:tblInd w:w="120" w:type="dxa"/>
        <w:tblBorders>
          <w:top w:val="single" w:sz="4" w:space="0" w:color="C0C0C0"/>
          <w:left w:val="single" w:sz="4" w:space="0" w:color="C0C0C0"/>
          <w:bottom w:val="single" w:sz="12" w:space="0" w:color="CC3300"/>
          <w:right w:val="single" w:sz="4" w:space="0" w:color="C0C0C0"/>
          <w:insideH w:val="single" w:sz="12" w:space="0" w:color="CC3300"/>
          <w:insideV w:val="single" w:sz="4" w:space="0" w:color="C0C0C0"/>
        </w:tblBorders>
        <w:tblCellMar>
          <w:left w:w="120" w:type="dxa"/>
          <w:right w:w="120" w:type="dxa"/>
        </w:tblCellMar>
        <w:tblLook w:val="0000" w:firstRow="0" w:lastRow="0" w:firstColumn="0" w:lastColumn="0" w:noHBand="0" w:noVBand="0"/>
      </w:tblPr>
      <w:tblGrid>
        <w:gridCol w:w="1111"/>
        <w:gridCol w:w="7853"/>
        <w:gridCol w:w="940"/>
        <w:gridCol w:w="4045"/>
      </w:tblGrid>
      <w:tr w:rsidR="0053177F" w:rsidRPr="006E2B4A" w14:paraId="195DBA0E" w14:textId="77777777">
        <w:trPr>
          <w:tblHeader/>
        </w:trPr>
        <w:tc>
          <w:tcPr>
            <w:tcW w:w="398" w:type="pct"/>
            <w:tcBorders>
              <w:top w:val="single" w:sz="4" w:space="0" w:color="C0C0C0"/>
            </w:tcBorders>
            <w:shd w:val="clear" w:color="auto" w:fill="F3F3F3"/>
          </w:tcPr>
          <w:p w14:paraId="11BD047E" w14:textId="77777777" w:rsidR="0053177F" w:rsidRPr="006E2B4A" w:rsidRDefault="0053177F" w:rsidP="00667BA9">
            <w:pPr>
              <w:pStyle w:val="TableHeadingA"/>
            </w:pPr>
            <w:r w:rsidRPr="006E2B4A">
              <w:t>Value</w:t>
            </w:r>
          </w:p>
        </w:tc>
        <w:tc>
          <w:tcPr>
            <w:tcW w:w="2815" w:type="pct"/>
            <w:tcBorders>
              <w:top w:val="single" w:sz="4" w:space="0" w:color="C0C0C0"/>
            </w:tcBorders>
            <w:shd w:val="clear" w:color="auto" w:fill="F3F3F3"/>
          </w:tcPr>
          <w:p w14:paraId="1B620954" w14:textId="77777777" w:rsidR="0053177F" w:rsidRPr="006E2B4A" w:rsidRDefault="0053177F" w:rsidP="00667BA9">
            <w:pPr>
              <w:pStyle w:val="TableHeadingA"/>
            </w:pPr>
            <w:r w:rsidRPr="006E2B4A">
              <w:t>Description</w:t>
            </w:r>
          </w:p>
        </w:tc>
        <w:tc>
          <w:tcPr>
            <w:tcW w:w="337" w:type="pct"/>
            <w:tcBorders>
              <w:top w:val="single" w:sz="4" w:space="0" w:color="C0C0C0"/>
            </w:tcBorders>
            <w:shd w:val="clear" w:color="auto" w:fill="F3F3F3"/>
          </w:tcPr>
          <w:p w14:paraId="1B0C8DCC" w14:textId="77777777" w:rsidR="0053177F" w:rsidRPr="006E2B4A" w:rsidRDefault="0053177F" w:rsidP="00667BA9">
            <w:pPr>
              <w:pStyle w:val="TableHeadingA"/>
            </w:pPr>
            <w:r>
              <w:t>Use</w:t>
            </w:r>
          </w:p>
        </w:tc>
        <w:tc>
          <w:tcPr>
            <w:tcW w:w="1451" w:type="pct"/>
            <w:tcBorders>
              <w:top w:val="single" w:sz="4" w:space="0" w:color="C0C0C0"/>
            </w:tcBorders>
            <w:shd w:val="clear" w:color="auto" w:fill="F3F3F3"/>
          </w:tcPr>
          <w:p w14:paraId="4BA87A04" w14:textId="77777777" w:rsidR="0053177F" w:rsidRPr="006E2B4A" w:rsidRDefault="0053177F" w:rsidP="00667BA9">
            <w:pPr>
              <w:pStyle w:val="TableHeadingA"/>
            </w:pPr>
            <w:r w:rsidRPr="006E2B4A">
              <w:t>Comments</w:t>
            </w:r>
          </w:p>
        </w:tc>
      </w:tr>
      <w:tr w:rsidR="0053177F" w:rsidRPr="00D4120B" w14:paraId="6E1D7B78" w14:textId="77777777">
        <w:tc>
          <w:tcPr>
            <w:tcW w:w="398" w:type="pct"/>
          </w:tcPr>
          <w:p w14:paraId="3BB77351" w14:textId="77777777" w:rsidR="0053177F" w:rsidRPr="00D4120B" w:rsidRDefault="0053177F" w:rsidP="00423EBC">
            <w:pPr>
              <w:pStyle w:val="TableContent"/>
            </w:pPr>
            <w:r w:rsidRPr="00D4120B">
              <w:t>application</w:t>
            </w:r>
          </w:p>
        </w:tc>
        <w:tc>
          <w:tcPr>
            <w:tcW w:w="2815" w:type="pct"/>
          </w:tcPr>
          <w:p w14:paraId="07CFC82A" w14:textId="77777777" w:rsidR="0053177F" w:rsidRPr="00D4120B" w:rsidRDefault="0053177F" w:rsidP="00423EBC">
            <w:pPr>
              <w:pStyle w:val="TableContent"/>
            </w:pPr>
            <w:r w:rsidRPr="00D4120B">
              <w:t>Application data</w:t>
            </w:r>
          </w:p>
        </w:tc>
        <w:tc>
          <w:tcPr>
            <w:tcW w:w="337" w:type="pct"/>
            <w:tcBorders>
              <w:top w:val="single" w:sz="12" w:space="0" w:color="CC3300"/>
            </w:tcBorders>
            <w:shd w:val="clear" w:color="auto" w:fill="auto"/>
          </w:tcPr>
          <w:p w14:paraId="493EAFA6" w14:textId="77777777" w:rsidR="0053177F" w:rsidRPr="00D4120B" w:rsidRDefault="0053177F" w:rsidP="00423EBC">
            <w:pPr>
              <w:pStyle w:val="TableContent"/>
            </w:pPr>
            <w:r>
              <w:t>?</w:t>
            </w:r>
          </w:p>
        </w:tc>
        <w:tc>
          <w:tcPr>
            <w:tcW w:w="1451" w:type="pct"/>
          </w:tcPr>
          <w:p w14:paraId="04E55C95" w14:textId="77777777" w:rsidR="0053177F" w:rsidRPr="00D4120B" w:rsidRDefault="0053177F" w:rsidP="00423EBC">
            <w:pPr>
              <w:pStyle w:val="TableContent"/>
            </w:pPr>
          </w:p>
        </w:tc>
      </w:tr>
      <w:tr w:rsidR="0053177F" w:rsidRPr="00D4120B" w14:paraId="0163FAC6" w14:textId="77777777">
        <w:tc>
          <w:tcPr>
            <w:tcW w:w="398" w:type="pct"/>
          </w:tcPr>
          <w:p w14:paraId="7C16A566" w14:textId="77777777" w:rsidR="0053177F" w:rsidRPr="00D4120B" w:rsidRDefault="0053177F" w:rsidP="00423EBC">
            <w:pPr>
              <w:pStyle w:val="TableContent"/>
            </w:pPr>
            <w:r w:rsidRPr="00D4120B">
              <w:t>audio</w:t>
            </w:r>
          </w:p>
        </w:tc>
        <w:tc>
          <w:tcPr>
            <w:tcW w:w="2815" w:type="pct"/>
          </w:tcPr>
          <w:p w14:paraId="0BD42F2C" w14:textId="77777777" w:rsidR="0053177F" w:rsidRPr="00D4120B" w:rsidRDefault="0053177F" w:rsidP="00423EBC">
            <w:pPr>
              <w:pStyle w:val="TableContent"/>
            </w:pPr>
            <w:r w:rsidRPr="00D4120B">
              <w:t>Audio data</w:t>
            </w:r>
          </w:p>
        </w:tc>
        <w:tc>
          <w:tcPr>
            <w:tcW w:w="337" w:type="pct"/>
            <w:tcBorders>
              <w:top w:val="single" w:sz="12" w:space="0" w:color="CC3300"/>
            </w:tcBorders>
            <w:shd w:val="clear" w:color="auto" w:fill="auto"/>
          </w:tcPr>
          <w:p w14:paraId="66225ADD" w14:textId="77777777" w:rsidR="0053177F" w:rsidRPr="00D4120B" w:rsidRDefault="0053177F" w:rsidP="00423EBC">
            <w:pPr>
              <w:pStyle w:val="TableContent"/>
            </w:pPr>
            <w:r w:rsidRPr="00D4120B">
              <w:t>R</w:t>
            </w:r>
          </w:p>
        </w:tc>
        <w:tc>
          <w:tcPr>
            <w:tcW w:w="1451" w:type="pct"/>
          </w:tcPr>
          <w:p w14:paraId="4F04ACBF" w14:textId="77777777" w:rsidR="0053177F" w:rsidRPr="00D4120B" w:rsidRDefault="0053177F" w:rsidP="00423EBC">
            <w:pPr>
              <w:pStyle w:val="TableContent"/>
            </w:pPr>
          </w:p>
        </w:tc>
      </w:tr>
      <w:tr w:rsidR="0053177F" w:rsidRPr="00D4120B" w14:paraId="289A07D5" w14:textId="77777777">
        <w:tc>
          <w:tcPr>
            <w:tcW w:w="398" w:type="pct"/>
          </w:tcPr>
          <w:p w14:paraId="73983A2B" w14:textId="77777777" w:rsidR="0053177F" w:rsidRPr="00D4120B" w:rsidRDefault="0053177F" w:rsidP="00423EBC">
            <w:pPr>
              <w:pStyle w:val="TableContent"/>
            </w:pPr>
            <w:r w:rsidRPr="00D4120B">
              <w:t>image</w:t>
            </w:r>
          </w:p>
        </w:tc>
        <w:tc>
          <w:tcPr>
            <w:tcW w:w="2815" w:type="pct"/>
          </w:tcPr>
          <w:p w14:paraId="31FC8553" w14:textId="77777777" w:rsidR="0053177F" w:rsidRPr="00D4120B" w:rsidRDefault="0053177F" w:rsidP="00423EBC">
            <w:pPr>
              <w:pStyle w:val="TableContent"/>
            </w:pPr>
            <w:r w:rsidRPr="00D4120B">
              <w:t>Image data</w:t>
            </w:r>
          </w:p>
        </w:tc>
        <w:tc>
          <w:tcPr>
            <w:tcW w:w="337" w:type="pct"/>
            <w:tcBorders>
              <w:top w:val="single" w:sz="12" w:space="0" w:color="CC3300"/>
            </w:tcBorders>
            <w:shd w:val="clear" w:color="auto" w:fill="auto"/>
          </w:tcPr>
          <w:p w14:paraId="3F93905A" w14:textId="77777777" w:rsidR="0053177F" w:rsidRPr="00D4120B" w:rsidRDefault="0053177F" w:rsidP="00423EBC">
            <w:pPr>
              <w:pStyle w:val="TableContent"/>
            </w:pPr>
            <w:r w:rsidRPr="00D4120B">
              <w:t>R</w:t>
            </w:r>
          </w:p>
        </w:tc>
        <w:tc>
          <w:tcPr>
            <w:tcW w:w="1451" w:type="pct"/>
          </w:tcPr>
          <w:p w14:paraId="1B15A650" w14:textId="77777777" w:rsidR="0053177F" w:rsidRPr="00D4120B" w:rsidRDefault="0053177F" w:rsidP="00423EBC">
            <w:pPr>
              <w:pStyle w:val="TableContent"/>
            </w:pPr>
          </w:p>
        </w:tc>
      </w:tr>
      <w:tr w:rsidR="0053177F" w:rsidRPr="00D4120B" w14:paraId="282E5B2A" w14:textId="77777777">
        <w:tc>
          <w:tcPr>
            <w:tcW w:w="398" w:type="pct"/>
          </w:tcPr>
          <w:p w14:paraId="382B35C5" w14:textId="77777777" w:rsidR="0053177F" w:rsidRPr="00D4120B" w:rsidRDefault="0053177F" w:rsidP="00423EBC">
            <w:pPr>
              <w:pStyle w:val="TableContent"/>
            </w:pPr>
            <w:r w:rsidRPr="00D4120B">
              <w:t>model</w:t>
            </w:r>
          </w:p>
        </w:tc>
        <w:tc>
          <w:tcPr>
            <w:tcW w:w="2815" w:type="pct"/>
          </w:tcPr>
          <w:p w14:paraId="6CBA93AA" w14:textId="77777777" w:rsidR="0053177F" w:rsidRPr="00D4120B" w:rsidRDefault="0053177F" w:rsidP="00423EBC">
            <w:pPr>
              <w:pStyle w:val="TableContent"/>
            </w:pPr>
            <w:r w:rsidRPr="00D4120B">
              <w:t xml:space="preserve">Model data </w:t>
            </w:r>
          </w:p>
        </w:tc>
        <w:tc>
          <w:tcPr>
            <w:tcW w:w="337" w:type="pct"/>
            <w:tcBorders>
              <w:top w:val="single" w:sz="12" w:space="0" w:color="CC3300"/>
            </w:tcBorders>
            <w:shd w:val="clear" w:color="auto" w:fill="auto"/>
          </w:tcPr>
          <w:p w14:paraId="4CBFDD70" w14:textId="77777777" w:rsidR="0053177F" w:rsidRPr="00D4120B" w:rsidRDefault="0053177F" w:rsidP="00423EBC">
            <w:pPr>
              <w:pStyle w:val="TableContent"/>
            </w:pPr>
            <w:r>
              <w:t>?</w:t>
            </w:r>
          </w:p>
        </w:tc>
        <w:tc>
          <w:tcPr>
            <w:tcW w:w="1451" w:type="pct"/>
          </w:tcPr>
          <w:p w14:paraId="779EF51D" w14:textId="77777777" w:rsidR="0053177F" w:rsidRPr="00D4120B" w:rsidRDefault="0053177F" w:rsidP="00423EBC">
            <w:pPr>
              <w:pStyle w:val="TableContent"/>
            </w:pPr>
          </w:p>
        </w:tc>
      </w:tr>
      <w:tr w:rsidR="0053177F" w:rsidRPr="00D4120B" w14:paraId="027D5AD0" w14:textId="77777777">
        <w:tc>
          <w:tcPr>
            <w:tcW w:w="398" w:type="pct"/>
          </w:tcPr>
          <w:p w14:paraId="156C1707" w14:textId="77777777" w:rsidR="0053177F" w:rsidRPr="00D4120B" w:rsidRDefault="0053177F" w:rsidP="00423EBC">
            <w:pPr>
              <w:pStyle w:val="TableContent"/>
            </w:pPr>
            <w:r w:rsidRPr="00D4120B">
              <w:t>text</w:t>
            </w:r>
          </w:p>
        </w:tc>
        <w:tc>
          <w:tcPr>
            <w:tcW w:w="2815" w:type="pct"/>
          </w:tcPr>
          <w:p w14:paraId="6EBC26EE" w14:textId="77777777" w:rsidR="0053177F" w:rsidRPr="00D4120B" w:rsidRDefault="0053177F" w:rsidP="00423EBC">
            <w:pPr>
              <w:pStyle w:val="TableContent"/>
            </w:pPr>
            <w:r w:rsidRPr="00D4120B">
              <w:t xml:space="preserve">Text data </w:t>
            </w:r>
          </w:p>
        </w:tc>
        <w:tc>
          <w:tcPr>
            <w:tcW w:w="337" w:type="pct"/>
            <w:tcBorders>
              <w:top w:val="single" w:sz="12" w:space="0" w:color="CC3300"/>
            </w:tcBorders>
            <w:shd w:val="clear" w:color="auto" w:fill="auto"/>
          </w:tcPr>
          <w:p w14:paraId="432E6BED" w14:textId="77777777" w:rsidR="0053177F" w:rsidRPr="00D4120B" w:rsidRDefault="0053177F" w:rsidP="00423EBC">
            <w:pPr>
              <w:pStyle w:val="TableContent"/>
            </w:pPr>
            <w:r w:rsidRPr="00D4120B">
              <w:t>R</w:t>
            </w:r>
          </w:p>
        </w:tc>
        <w:tc>
          <w:tcPr>
            <w:tcW w:w="1451" w:type="pct"/>
          </w:tcPr>
          <w:p w14:paraId="66EF397D" w14:textId="77777777" w:rsidR="0053177F" w:rsidRPr="00D4120B" w:rsidRDefault="0053177F" w:rsidP="00423EBC">
            <w:pPr>
              <w:pStyle w:val="TableContent"/>
            </w:pPr>
          </w:p>
        </w:tc>
      </w:tr>
      <w:tr w:rsidR="0053177F" w:rsidRPr="00D4120B" w14:paraId="24197103" w14:textId="77777777">
        <w:tc>
          <w:tcPr>
            <w:tcW w:w="398" w:type="pct"/>
          </w:tcPr>
          <w:p w14:paraId="1E118E58" w14:textId="77777777" w:rsidR="0053177F" w:rsidRPr="00D4120B" w:rsidRDefault="0053177F" w:rsidP="00423EBC">
            <w:pPr>
              <w:pStyle w:val="TableContent"/>
            </w:pPr>
            <w:r w:rsidRPr="00D4120B">
              <w:t>video</w:t>
            </w:r>
          </w:p>
        </w:tc>
        <w:tc>
          <w:tcPr>
            <w:tcW w:w="2815" w:type="pct"/>
          </w:tcPr>
          <w:p w14:paraId="228E82F7" w14:textId="77777777" w:rsidR="0053177F" w:rsidRPr="00D4120B" w:rsidRDefault="0053177F" w:rsidP="00423EBC">
            <w:pPr>
              <w:pStyle w:val="TableContent"/>
            </w:pPr>
            <w:r w:rsidRPr="00D4120B">
              <w:t>Video data</w:t>
            </w:r>
          </w:p>
        </w:tc>
        <w:tc>
          <w:tcPr>
            <w:tcW w:w="337" w:type="pct"/>
            <w:tcBorders>
              <w:top w:val="single" w:sz="12" w:space="0" w:color="CC3300"/>
            </w:tcBorders>
            <w:shd w:val="clear" w:color="auto" w:fill="auto"/>
          </w:tcPr>
          <w:p w14:paraId="504302AA" w14:textId="77777777" w:rsidR="0053177F" w:rsidRPr="00D4120B" w:rsidRDefault="0053177F" w:rsidP="00423EBC">
            <w:pPr>
              <w:pStyle w:val="TableContent"/>
            </w:pPr>
            <w:r w:rsidRPr="00D4120B">
              <w:t>R</w:t>
            </w:r>
          </w:p>
        </w:tc>
        <w:tc>
          <w:tcPr>
            <w:tcW w:w="1451" w:type="pct"/>
          </w:tcPr>
          <w:p w14:paraId="35CA11CB" w14:textId="77777777" w:rsidR="0053177F" w:rsidRPr="00D4120B" w:rsidRDefault="0053177F" w:rsidP="00423EBC">
            <w:pPr>
              <w:pStyle w:val="TableContent"/>
            </w:pPr>
          </w:p>
        </w:tc>
      </w:tr>
      <w:tr w:rsidR="0053177F" w:rsidRPr="00D4120B" w14:paraId="00A1B4D7" w14:textId="77777777">
        <w:tc>
          <w:tcPr>
            <w:tcW w:w="398" w:type="pct"/>
          </w:tcPr>
          <w:p w14:paraId="7F1158E0" w14:textId="77777777" w:rsidR="0053177F" w:rsidRPr="00D4120B" w:rsidRDefault="0053177F" w:rsidP="00423EBC">
            <w:pPr>
              <w:pStyle w:val="TableContent"/>
            </w:pPr>
            <w:r w:rsidRPr="00D4120B">
              <w:t>multipart</w:t>
            </w:r>
          </w:p>
        </w:tc>
        <w:tc>
          <w:tcPr>
            <w:tcW w:w="2815" w:type="pct"/>
          </w:tcPr>
          <w:p w14:paraId="578B92F1" w14:textId="77777777" w:rsidR="0053177F" w:rsidRPr="00D4120B" w:rsidRDefault="0053177F" w:rsidP="00423EBC">
            <w:pPr>
              <w:pStyle w:val="TableContent"/>
            </w:pPr>
            <w:r w:rsidRPr="00D4120B">
              <w:t>MIME multipart package</w:t>
            </w:r>
          </w:p>
        </w:tc>
        <w:tc>
          <w:tcPr>
            <w:tcW w:w="337" w:type="pct"/>
            <w:tcBorders>
              <w:top w:val="single" w:sz="12" w:space="0" w:color="CC3300"/>
            </w:tcBorders>
            <w:shd w:val="clear" w:color="auto" w:fill="auto"/>
          </w:tcPr>
          <w:p w14:paraId="20911446" w14:textId="77777777" w:rsidR="0053177F" w:rsidRPr="00D4120B" w:rsidRDefault="0053177F" w:rsidP="00423EBC">
            <w:pPr>
              <w:pStyle w:val="TableContent"/>
            </w:pPr>
            <w:r>
              <w:t>?</w:t>
            </w:r>
          </w:p>
        </w:tc>
        <w:tc>
          <w:tcPr>
            <w:tcW w:w="1451" w:type="pct"/>
          </w:tcPr>
          <w:p w14:paraId="78C38A68" w14:textId="77777777" w:rsidR="0053177F" w:rsidRPr="00D4120B" w:rsidRDefault="0053177F" w:rsidP="00423EBC">
            <w:pPr>
              <w:pStyle w:val="TableContent"/>
            </w:pPr>
          </w:p>
        </w:tc>
      </w:tr>
    </w:tbl>
    <w:p w14:paraId="56A355B9" w14:textId="77777777" w:rsidR="00423EBC" w:rsidRPr="00B354E3" w:rsidRDefault="005A1C80" w:rsidP="00865276">
      <w:pPr>
        <w:pStyle w:val="Heading2"/>
        <w:numPr>
          <w:ilvl w:val="2"/>
          <w:numId w:val="24"/>
        </w:numPr>
        <w:tabs>
          <w:tab w:val="left" w:pos="630"/>
        </w:tabs>
        <w:rPr>
          <w:highlight w:val="yellow"/>
        </w:rPr>
      </w:pPr>
      <w:bookmarkStart w:id="5747" w:name="_Toc189112025"/>
      <w:r w:rsidRPr="005A1C80">
        <w:rPr>
          <w:highlight w:val="yellow"/>
        </w:rPr>
        <w:t>HL7 Table new – ??? from 2.7.1</w:t>
      </w:r>
      <w:bookmarkEnd w:id="5747"/>
    </w:p>
    <w:p w14:paraId="531C8E32" w14:textId="77777777" w:rsidR="00423EBC" w:rsidRPr="00B354E3" w:rsidRDefault="005A1C80" w:rsidP="00423EBC">
      <w:pPr>
        <w:pStyle w:val="Caption"/>
        <w:rPr>
          <w:highlight w:val="yellow"/>
        </w:rPr>
      </w:pPr>
      <w:r w:rsidRPr="005A1C80">
        <w:rPr>
          <w:highlight w:val="yellow"/>
        </w:rPr>
        <w:t xml:space="preserve">Table </w:t>
      </w:r>
      <w:r w:rsidR="00D826AD" w:rsidRPr="005A1C80">
        <w:rPr>
          <w:highlight w:val="yellow"/>
        </w:rPr>
        <w:fldChar w:fldCharType="begin"/>
      </w:r>
      <w:r w:rsidRPr="005A1C80">
        <w:rPr>
          <w:highlight w:val="yellow"/>
        </w:rPr>
        <w:instrText xml:space="preserve"> STYLEREF 1 \s </w:instrText>
      </w:r>
      <w:r w:rsidR="00D826AD" w:rsidRPr="005A1C80">
        <w:rPr>
          <w:highlight w:val="yellow"/>
        </w:rPr>
        <w:fldChar w:fldCharType="separate"/>
      </w:r>
      <w:r w:rsidR="002B0A1D">
        <w:rPr>
          <w:noProof/>
          <w:highlight w:val="yellow"/>
        </w:rPr>
        <w:t>4</w:t>
      </w:r>
      <w:r w:rsidR="00D826AD" w:rsidRPr="005A1C80">
        <w:rPr>
          <w:highlight w:val="yellow"/>
        </w:rPr>
        <w:fldChar w:fldCharType="end"/>
      </w:r>
      <w:r w:rsidRPr="005A1C80">
        <w:rPr>
          <w:highlight w:val="yellow"/>
        </w:rPr>
        <w:noBreakHyphen/>
        <w:t>10. HL7 Table 0??? – from 2.7.1</w:t>
      </w:r>
    </w:p>
    <w:tbl>
      <w:tblPr>
        <w:tblW w:w="4909" w:type="pct"/>
        <w:tblInd w:w="138" w:type="dxa"/>
        <w:tblBorders>
          <w:top w:val="single" w:sz="4" w:space="0" w:color="C0C0C0"/>
          <w:left w:val="single" w:sz="4" w:space="0" w:color="C0C0C0"/>
          <w:bottom w:val="single" w:sz="12" w:space="0" w:color="CC3300"/>
          <w:right w:val="single" w:sz="4" w:space="0" w:color="C0C0C0"/>
          <w:insideH w:val="single" w:sz="12" w:space="0" w:color="CC3300"/>
          <w:insideV w:val="single" w:sz="4" w:space="0" w:color="C0C0C0"/>
        </w:tblBorders>
        <w:tblCellMar>
          <w:left w:w="120" w:type="dxa"/>
          <w:right w:w="120" w:type="dxa"/>
        </w:tblCellMar>
        <w:tblLook w:val="0000" w:firstRow="0" w:lastRow="0" w:firstColumn="0" w:lastColumn="0" w:noHBand="0" w:noVBand="0"/>
      </w:tblPr>
      <w:tblGrid>
        <w:gridCol w:w="971"/>
        <w:gridCol w:w="8012"/>
        <w:gridCol w:w="898"/>
        <w:gridCol w:w="4068"/>
      </w:tblGrid>
      <w:tr w:rsidR="00423EBC" w:rsidRPr="00B354E3" w14:paraId="499E21EB" w14:textId="77777777">
        <w:trPr>
          <w:cantSplit/>
          <w:trHeight w:val="360"/>
          <w:tblHeader/>
        </w:trPr>
        <w:tc>
          <w:tcPr>
            <w:tcW w:w="348" w:type="pct"/>
            <w:tcBorders>
              <w:bottom w:val="single" w:sz="12" w:space="0" w:color="CC3300"/>
            </w:tcBorders>
            <w:shd w:val="clear" w:color="auto" w:fill="F3F3F3"/>
            <w:vAlign w:val="center"/>
          </w:tcPr>
          <w:p w14:paraId="0988005D" w14:textId="77777777" w:rsidR="00423EBC" w:rsidRPr="00B354E3" w:rsidRDefault="005A1C80" w:rsidP="00423EBC">
            <w:pPr>
              <w:pStyle w:val="TableHeadingB"/>
              <w:spacing w:after="120"/>
              <w:rPr>
                <w:kern w:val="20"/>
                <w:highlight w:val="yellow"/>
              </w:rPr>
            </w:pPr>
            <w:r w:rsidRPr="005A1C80">
              <w:rPr>
                <w:kern w:val="20"/>
                <w:highlight w:val="yellow"/>
              </w:rPr>
              <w:t>Value</w:t>
            </w:r>
          </w:p>
        </w:tc>
        <w:tc>
          <w:tcPr>
            <w:tcW w:w="2872" w:type="pct"/>
            <w:tcBorders>
              <w:bottom w:val="single" w:sz="12" w:space="0" w:color="CC3300"/>
            </w:tcBorders>
            <w:shd w:val="clear" w:color="auto" w:fill="F3F3F3"/>
            <w:vAlign w:val="center"/>
          </w:tcPr>
          <w:p w14:paraId="4182AE5A" w14:textId="77777777" w:rsidR="00423EBC" w:rsidRPr="00B354E3" w:rsidRDefault="005A1C80" w:rsidP="00423EBC">
            <w:pPr>
              <w:pStyle w:val="TableHeadingB"/>
              <w:spacing w:after="120"/>
              <w:rPr>
                <w:kern w:val="20"/>
                <w:highlight w:val="yellow"/>
              </w:rPr>
            </w:pPr>
            <w:r w:rsidRPr="005A1C80">
              <w:rPr>
                <w:kern w:val="20"/>
                <w:highlight w:val="yellow"/>
              </w:rPr>
              <w:t>Description</w:t>
            </w:r>
          </w:p>
        </w:tc>
        <w:tc>
          <w:tcPr>
            <w:tcW w:w="322" w:type="pct"/>
            <w:tcBorders>
              <w:bottom w:val="single" w:sz="12" w:space="0" w:color="CC3300"/>
            </w:tcBorders>
            <w:shd w:val="clear" w:color="auto" w:fill="F3F3F3"/>
            <w:vAlign w:val="center"/>
          </w:tcPr>
          <w:p w14:paraId="4D677FDF" w14:textId="77777777" w:rsidR="00423EBC" w:rsidRPr="00B354E3" w:rsidRDefault="005A1C80" w:rsidP="00423EBC">
            <w:pPr>
              <w:pStyle w:val="TableHeadingB"/>
              <w:spacing w:after="120"/>
              <w:rPr>
                <w:kern w:val="20"/>
                <w:highlight w:val="yellow"/>
              </w:rPr>
            </w:pPr>
            <w:r w:rsidRPr="005A1C80">
              <w:rPr>
                <w:kern w:val="20"/>
                <w:highlight w:val="yellow"/>
              </w:rPr>
              <w:t>Usage</w:t>
            </w:r>
          </w:p>
        </w:tc>
        <w:tc>
          <w:tcPr>
            <w:tcW w:w="1458" w:type="pct"/>
            <w:tcBorders>
              <w:bottom w:val="single" w:sz="12" w:space="0" w:color="CC3300"/>
            </w:tcBorders>
            <w:shd w:val="clear" w:color="auto" w:fill="F3F3F3"/>
            <w:vAlign w:val="center"/>
          </w:tcPr>
          <w:p w14:paraId="16A16B4D" w14:textId="77777777" w:rsidR="00423EBC" w:rsidRPr="00B354E3" w:rsidRDefault="005A1C80" w:rsidP="00423EBC">
            <w:pPr>
              <w:pStyle w:val="TableHeadingB"/>
              <w:rPr>
                <w:kern w:val="20"/>
                <w:highlight w:val="yellow"/>
              </w:rPr>
            </w:pPr>
            <w:r w:rsidRPr="005A1C80">
              <w:rPr>
                <w:kern w:val="20"/>
                <w:highlight w:val="yellow"/>
              </w:rPr>
              <w:t>Comments</w:t>
            </w:r>
          </w:p>
        </w:tc>
      </w:tr>
      <w:tr w:rsidR="00423EBC" w:rsidRPr="00B354E3" w14:paraId="4FF3D3A4" w14:textId="77777777">
        <w:trPr>
          <w:cantSplit/>
        </w:trPr>
        <w:tc>
          <w:tcPr>
            <w:tcW w:w="348" w:type="pct"/>
            <w:tcBorders>
              <w:top w:val="single" w:sz="12" w:space="0" w:color="CC3300"/>
              <w:bottom w:val="single" w:sz="4" w:space="0" w:color="C0C0C0"/>
            </w:tcBorders>
            <w:shd w:val="clear" w:color="auto" w:fill="auto"/>
          </w:tcPr>
          <w:p w14:paraId="52881002" w14:textId="77777777" w:rsidR="00423EBC" w:rsidRPr="00B354E3" w:rsidRDefault="005A1C80" w:rsidP="00423EBC">
            <w:pPr>
              <w:pStyle w:val="TableContent"/>
              <w:rPr>
                <w:highlight w:val="yellow"/>
              </w:rPr>
            </w:pPr>
            <w:r w:rsidRPr="005A1C80">
              <w:rPr>
                <w:highlight w:val="yellow"/>
              </w:rPr>
              <w:t>E</w:t>
            </w:r>
          </w:p>
        </w:tc>
        <w:tc>
          <w:tcPr>
            <w:tcW w:w="2872" w:type="pct"/>
            <w:tcBorders>
              <w:top w:val="single" w:sz="12" w:space="0" w:color="CC3300"/>
              <w:bottom w:val="single" w:sz="4" w:space="0" w:color="C0C0C0"/>
            </w:tcBorders>
            <w:shd w:val="clear" w:color="auto" w:fill="auto"/>
          </w:tcPr>
          <w:p w14:paraId="48DAFC2F" w14:textId="77777777" w:rsidR="00423EBC" w:rsidRPr="00B354E3" w:rsidRDefault="005A1C80" w:rsidP="00423EBC">
            <w:pPr>
              <w:pStyle w:val="TableContent"/>
              <w:rPr>
                <w:szCs w:val="21"/>
                <w:highlight w:val="yellow"/>
              </w:rPr>
            </w:pPr>
            <w:r w:rsidRPr="005A1C80">
              <w:rPr>
                <w:szCs w:val="21"/>
                <w:highlight w:val="yellow"/>
              </w:rPr>
              <w:t>Result Copy Enclosed per Order Provider's request</w:t>
            </w:r>
          </w:p>
        </w:tc>
        <w:tc>
          <w:tcPr>
            <w:tcW w:w="322" w:type="pct"/>
            <w:tcBorders>
              <w:top w:val="single" w:sz="12" w:space="0" w:color="CC3300"/>
              <w:bottom w:val="single" w:sz="4" w:space="0" w:color="C0C0C0"/>
            </w:tcBorders>
            <w:shd w:val="clear" w:color="auto" w:fill="auto"/>
          </w:tcPr>
          <w:p w14:paraId="140980A7" w14:textId="77777777" w:rsidR="00423EBC" w:rsidRPr="00B354E3" w:rsidRDefault="005A1C80" w:rsidP="00423EBC">
            <w:pPr>
              <w:pStyle w:val="TableContent"/>
              <w:rPr>
                <w:highlight w:val="yellow"/>
              </w:rPr>
            </w:pPr>
            <w:r w:rsidRPr="005A1C80">
              <w:rPr>
                <w:highlight w:val="yellow"/>
              </w:rPr>
              <w:t>R</w:t>
            </w:r>
          </w:p>
        </w:tc>
        <w:tc>
          <w:tcPr>
            <w:tcW w:w="1458" w:type="pct"/>
            <w:tcBorders>
              <w:top w:val="single" w:sz="12" w:space="0" w:color="CC3300"/>
              <w:bottom w:val="single" w:sz="4" w:space="0" w:color="C0C0C0"/>
            </w:tcBorders>
            <w:shd w:val="clear" w:color="auto" w:fill="auto"/>
          </w:tcPr>
          <w:p w14:paraId="4B993785" w14:textId="77777777" w:rsidR="00423EBC" w:rsidRPr="00B354E3" w:rsidRDefault="00423EBC" w:rsidP="00423EBC">
            <w:pPr>
              <w:pStyle w:val="TableContent"/>
              <w:keepNext/>
              <w:widowControl w:val="0"/>
              <w:numPr>
                <w:ilvl w:val="3"/>
                <w:numId w:val="34"/>
              </w:numPr>
              <w:tabs>
                <w:tab w:val="left" w:pos="450"/>
              </w:tabs>
              <w:outlineLvl w:val="3"/>
              <w:rPr>
                <w:highlight w:val="yellow"/>
              </w:rPr>
            </w:pPr>
          </w:p>
        </w:tc>
      </w:tr>
      <w:tr w:rsidR="00423EBC" w:rsidRPr="00D4120B" w14:paraId="6A6A8073" w14:textId="77777777">
        <w:trPr>
          <w:cantSplit/>
        </w:trPr>
        <w:tc>
          <w:tcPr>
            <w:tcW w:w="348" w:type="pct"/>
            <w:tcBorders>
              <w:top w:val="single" w:sz="4" w:space="0" w:color="C0C0C0"/>
            </w:tcBorders>
            <w:shd w:val="clear" w:color="auto" w:fill="auto"/>
          </w:tcPr>
          <w:p w14:paraId="580B0AC0" w14:textId="77777777" w:rsidR="00423EBC" w:rsidRPr="00B354E3" w:rsidRDefault="005A1C80" w:rsidP="00423EBC">
            <w:pPr>
              <w:pStyle w:val="TableContent"/>
              <w:rPr>
                <w:highlight w:val="yellow"/>
              </w:rPr>
            </w:pPr>
            <w:r w:rsidRPr="005A1C80">
              <w:rPr>
                <w:highlight w:val="yellow"/>
              </w:rPr>
              <w:t>R</w:t>
            </w:r>
          </w:p>
        </w:tc>
        <w:tc>
          <w:tcPr>
            <w:tcW w:w="2872" w:type="pct"/>
            <w:tcBorders>
              <w:top w:val="single" w:sz="4" w:space="0" w:color="C0C0C0"/>
            </w:tcBorders>
            <w:shd w:val="clear" w:color="auto" w:fill="auto"/>
          </w:tcPr>
          <w:p w14:paraId="3AA84F3A" w14:textId="77777777" w:rsidR="00423EBC" w:rsidRPr="00B354E3" w:rsidRDefault="005A1C80" w:rsidP="00423EBC">
            <w:pPr>
              <w:pStyle w:val="TableContent"/>
              <w:rPr>
                <w:highlight w:val="yellow"/>
              </w:rPr>
            </w:pPr>
            <w:r w:rsidRPr="005A1C80">
              <w:rPr>
                <w:highlight w:val="yellow"/>
              </w:rPr>
              <w:t>Results Copy Requested</w:t>
            </w:r>
          </w:p>
        </w:tc>
        <w:tc>
          <w:tcPr>
            <w:tcW w:w="322" w:type="pct"/>
            <w:tcBorders>
              <w:top w:val="single" w:sz="4" w:space="0" w:color="C0C0C0"/>
            </w:tcBorders>
            <w:shd w:val="clear" w:color="auto" w:fill="auto"/>
          </w:tcPr>
          <w:p w14:paraId="65F437FD" w14:textId="77777777" w:rsidR="00423EBC" w:rsidRPr="00D4120B" w:rsidRDefault="005A1C80" w:rsidP="00423EBC">
            <w:pPr>
              <w:pStyle w:val="TableContent"/>
            </w:pPr>
            <w:r w:rsidRPr="005A1C80">
              <w:rPr>
                <w:highlight w:val="yellow"/>
              </w:rPr>
              <w:t>R</w:t>
            </w:r>
          </w:p>
        </w:tc>
        <w:tc>
          <w:tcPr>
            <w:tcW w:w="1458" w:type="pct"/>
            <w:tcBorders>
              <w:top w:val="single" w:sz="4" w:space="0" w:color="C0C0C0"/>
            </w:tcBorders>
            <w:shd w:val="clear" w:color="auto" w:fill="auto"/>
          </w:tcPr>
          <w:p w14:paraId="6514CF88" w14:textId="77777777" w:rsidR="00423EBC" w:rsidRPr="00D4120B" w:rsidRDefault="00423EBC" w:rsidP="00423EBC">
            <w:pPr>
              <w:pStyle w:val="TableContent"/>
            </w:pPr>
          </w:p>
        </w:tc>
      </w:tr>
    </w:tbl>
    <w:p w14:paraId="12CEB923" w14:textId="77777777" w:rsidR="00667BA9" w:rsidRPr="00D4120B" w:rsidRDefault="00667BA9" w:rsidP="00667BA9">
      <w:pPr>
        <w:jc w:val="both"/>
        <w:sectPr w:rsidR="00667BA9" w:rsidRPr="00D4120B" w:rsidSect="000A1D70">
          <w:headerReference w:type="even" r:id="rId168"/>
          <w:headerReference w:type="default" r:id="rId169"/>
          <w:footerReference w:type="even" r:id="rId170"/>
          <w:footerReference w:type="default" r:id="rId171"/>
          <w:headerReference w:type="first" r:id="rId172"/>
          <w:pgSz w:w="15840" w:h="12240" w:orient="landscape" w:code="1"/>
          <w:pgMar w:top="1440" w:right="1152" w:bottom="1440" w:left="720" w:header="720" w:footer="720" w:gutter="0"/>
          <w:cols w:space="720"/>
          <w:docGrid w:linePitch="360"/>
        </w:sectPr>
      </w:pPr>
    </w:p>
    <w:p w14:paraId="1FA122C6" w14:textId="77777777" w:rsidR="00CD0699" w:rsidRPr="000164B6" w:rsidDel="00B27C63" w:rsidRDefault="00B14AEF" w:rsidP="00CD0699">
      <w:pPr>
        <w:pStyle w:val="Heading1"/>
        <w:numPr>
          <w:ilvl w:val="0"/>
          <w:numId w:val="20"/>
        </w:numPr>
        <w:rPr>
          <w:del w:id="5750" w:author="Bob Yencha" w:date="2011-12-19T00:19:00Z"/>
        </w:rPr>
      </w:pPr>
      <w:bookmarkStart w:id="5751" w:name="_Toc169057940"/>
      <w:bookmarkStart w:id="5752" w:name="_Toc171137857"/>
      <w:bookmarkStart w:id="5753" w:name="_Toc207006407"/>
      <w:bookmarkEnd w:id="5654"/>
      <w:del w:id="5754" w:author="Bob Yencha" w:date="2011-12-19T00:19:00Z">
        <w:r w:rsidDel="00B27C63">
          <w:delText>Message Profiles</w:delText>
        </w:r>
      </w:del>
    </w:p>
    <w:p w14:paraId="03BFBC1B" w14:textId="77777777" w:rsidR="00BE0AA5" w:rsidRPr="004C5A4E" w:rsidDel="00B27C63" w:rsidRDefault="00BE0AA5" w:rsidP="00BE0AA5">
      <w:pPr>
        <w:rPr>
          <w:del w:id="5755" w:author="Bob Yencha" w:date="2011-12-19T00:19:00Z"/>
        </w:rPr>
      </w:pPr>
      <w:del w:id="5756" w:author="Bob Yencha" w:date="2011-12-19T00:19:00Z">
        <w:r w:rsidDel="00B27C63">
          <w:delText xml:space="preserve">This implementation guide uses 5 profiles to enable communication of the conformance statements that are applicable to the message.  The basic purpose of these profiles is defined in section 1.6 Conformance to this Guide {get hyperlink}.  This chapter summarizes for four of those profiles the data types and segments which conformance statements change depending on the profile used.  Note that the base profile is not summarized here </w:delText>
        </w:r>
      </w:del>
      <w:ins w:id="5757" w:author="Swain, Ashley" w:date="2011-11-26T17:18:00Z">
        <w:del w:id="5758" w:author="Bob Yencha" w:date="2011-12-19T00:19:00Z">
          <w:r w:rsidR="00EE765D" w:rsidDel="00B27C63">
            <w:delText>a</w:delText>
          </w:r>
        </w:del>
      </w:ins>
      <w:del w:id="5759" w:author="Bob Yencha" w:date="2011-12-19T00:19:00Z">
        <w:r w:rsidDel="00B27C63">
          <w:delText>is it indicates that all conformance statements in this implementation guide apply.</w:delText>
        </w:r>
      </w:del>
    </w:p>
    <w:p w14:paraId="6DA017CB" w14:textId="77777777" w:rsidR="00352E5D" w:rsidDel="00B27C63" w:rsidRDefault="00352E5D" w:rsidP="007A5E85">
      <w:pPr>
        <w:pStyle w:val="Heading2"/>
        <w:numPr>
          <w:ilvl w:val="1"/>
          <w:numId w:val="27"/>
        </w:numPr>
        <w:tabs>
          <w:tab w:val="left" w:pos="630"/>
        </w:tabs>
        <w:rPr>
          <w:del w:id="5760" w:author="Bob Yencha" w:date="2011-12-19T00:19:00Z"/>
        </w:rPr>
      </w:pPr>
      <w:del w:id="5761" w:author="Bob Yencha" w:date="2011-12-19T00:19:00Z">
        <w:r w:rsidDel="00B27C63">
          <w:delText xml:space="preserve">Profile GU – </w:delText>
        </w:r>
        <w:r w:rsidR="00BE0AA5" w:rsidRPr="006F4DCE" w:rsidDel="00B27C63">
          <w:rPr>
            <w:lang w:val="fr-FR"/>
          </w:rPr>
          <w:delText>Global Unique Identifiers</w:delText>
        </w:r>
      </w:del>
    </w:p>
    <w:p w14:paraId="31BDCB98" w14:textId="77777777" w:rsidR="00BE0AA5" w:rsidRPr="006F4DCE" w:rsidDel="00B27C63" w:rsidRDefault="00BE0AA5" w:rsidP="00BE0AA5">
      <w:pPr>
        <w:rPr>
          <w:del w:id="5762" w:author="Bob Yencha" w:date="2011-12-19T00:19:00Z"/>
        </w:rPr>
      </w:pPr>
      <w:del w:id="5763" w:author="Bob Yencha" w:date="2011-12-19T00:19:00Z">
        <w:r w:rsidRPr="006F4DCE" w:rsidDel="00B27C63">
          <w:delText>This profile (2.16.840.1.113883.9.12) is used when all identifiers in the message use ISO OIDs to identify the respective objects.</w:delText>
        </w:r>
      </w:del>
    </w:p>
    <w:p w14:paraId="59386201" w14:textId="77777777" w:rsidR="00BE0AA5" w:rsidDel="00B27C63" w:rsidRDefault="00BE0AA5" w:rsidP="00BE0AA5">
      <w:pPr>
        <w:rPr>
          <w:del w:id="5764" w:author="Bob Yencha" w:date="2011-12-19T00:19:00Z"/>
        </w:rPr>
      </w:pPr>
      <w:del w:id="5765" w:author="Bob Yencha" w:date="2011-12-19T00:19:00Z">
        <w:r w:rsidDel="00B27C63">
          <w:delText>The following data types have specific conformance statement to conform to this profile:</w:delText>
        </w:r>
      </w:del>
    </w:p>
    <w:p w14:paraId="6314ADC2" w14:textId="77777777" w:rsidR="00BE0AA5" w:rsidDel="00B27C63" w:rsidRDefault="00BE0AA5" w:rsidP="00BE0AA5">
      <w:pPr>
        <w:numPr>
          <w:ilvl w:val="0"/>
          <w:numId w:val="29"/>
          <w:numberingChange w:id="5766" w:author="Bob Yencha" w:date="2011-09-23T16:01:00Z" w:original=""/>
        </w:numPr>
        <w:spacing w:after="0"/>
        <w:rPr>
          <w:del w:id="5767" w:author="Bob Yencha" w:date="2011-12-19T00:19:00Z"/>
        </w:rPr>
      </w:pPr>
      <w:del w:id="5768" w:author="Bob Yencha" w:date="2011-12-19T00:19:00Z">
        <w:r w:rsidDel="00B27C63">
          <w:delText xml:space="preserve">CX – </w:delText>
        </w:r>
        <w:r w:rsidRPr="00D4120B" w:rsidDel="00B27C63">
          <w:delText>Extended Composite ID with Check Digit</w:delText>
        </w:r>
        <w:r w:rsidDel="00B27C63">
          <w:br/>
          <w:delText>Description: CX.4 - Assigning Authority is required</w:delText>
        </w:r>
      </w:del>
    </w:p>
    <w:p w14:paraId="2B5ACCCF" w14:textId="77777777" w:rsidR="00BE0AA5" w:rsidDel="00B27C63" w:rsidRDefault="00BE0AA5" w:rsidP="00BE0AA5">
      <w:pPr>
        <w:numPr>
          <w:ilvl w:val="1"/>
          <w:numId w:val="29"/>
          <w:numberingChange w:id="5769" w:author="Bob Yencha" w:date="2011-09-23T16:01:00Z" w:original="o"/>
        </w:numPr>
        <w:spacing w:after="0"/>
        <w:rPr>
          <w:del w:id="5770" w:author="Bob Yencha" w:date="2011-12-19T00:19:00Z"/>
        </w:rPr>
      </w:pPr>
      <w:del w:id="5771" w:author="Bob Yencha" w:date="2011-12-19T00:19:00Z">
        <w:r w:rsidDel="00B27C63">
          <w:delText>See section 1.14.5 CX – GU {get hyperlink} for the full data type definition</w:delText>
        </w:r>
      </w:del>
    </w:p>
    <w:p w14:paraId="556FF92A" w14:textId="77777777" w:rsidR="00BE0AA5" w:rsidDel="00B27C63" w:rsidRDefault="00BE0AA5" w:rsidP="00BE0AA5">
      <w:pPr>
        <w:numPr>
          <w:ilvl w:val="1"/>
          <w:numId w:val="29"/>
          <w:numberingChange w:id="5772" w:author="Bob Yencha" w:date="2011-09-23T16:01:00Z" w:original="o"/>
        </w:numPr>
        <w:spacing w:after="0"/>
        <w:rPr>
          <w:del w:id="5773" w:author="Bob Yencha" w:date="2011-12-19T00:19:00Z"/>
        </w:rPr>
      </w:pPr>
      <w:del w:id="5774" w:author="Bob Yencha" w:date="2011-12-19T00:19:00Z">
        <w:r w:rsidDel="00B27C63">
          <w:delText>See section 1.14.17 HD - GU {get hyperlink} for the data type definition used in CX.4 -Assigning Authority.</w:delText>
        </w:r>
      </w:del>
    </w:p>
    <w:p w14:paraId="43B6A38A" w14:textId="77777777" w:rsidR="00BE0AA5" w:rsidDel="00B27C63" w:rsidRDefault="00BE0AA5" w:rsidP="00BE0AA5">
      <w:pPr>
        <w:numPr>
          <w:ilvl w:val="1"/>
          <w:numId w:val="29"/>
          <w:numberingChange w:id="5775" w:author="Bob Yencha" w:date="2011-09-23T16:01:00Z" w:original="o"/>
        </w:numPr>
        <w:spacing w:after="0"/>
        <w:rPr>
          <w:del w:id="5776" w:author="Bob Yencha" w:date="2011-12-19T00:19:00Z"/>
        </w:rPr>
      </w:pPr>
      <w:del w:id="5777" w:author="Bob Yencha" w:date="2011-12-19T00:19:00Z">
        <w:r w:rsidDel="00B27C63">
          <w:delText>All fields using these data types must use the data types per the definitions referenced above.  That includes:</w:delText>
        </w:r>
      </w:del>
    </w:p>
    <w:p w14:paraId="50ACB275" w14:textId="77777777" w:rsidR="00BE0AA5" w:rsidDel="00B27C63" w:rsidRDefault="00BE0AA5" w:rsidP="00BE0AA5">
      <w:pPr>
        <w:numPr>
          <w:ilvl w:val="2"/>
          <w:numId w:val="29"/>
          <w:numberingChange w:id="5778" w:author="Bob Yencha" w:date="2011-09-23T16:01:00Z" w:original=""/>
        </w:numPr>
        <w:spacing w:after="0"/>
        <w:rPr>
          <w:del w:id="5779" w:author="Bob Yencha" w:date="2011-12-19T00:19:00Z"/>
        </w:rPr>
      </w:pPr>
      <w:del w:id="5780" w:author="Bob Yencha" w:date="2011-12-19T00:19:00Z">
        <w:r w:rsidDel="00B27C63">
          <w:delText>PID.3 – Patient Identifier List</w:delText>
        </w:r>
      </w:del>
    </w:p>
    <w:p w14:paraId="0C471DBB" w14:textId="77777777" w:rsidR="00BE0AA5" w:rsidDel="00B27C63" w:rsidRDefault="00BE0AA5" w:rsidP="00BE0AA5">
      <w:pPr>
        <w:numPr>
          <w:ilvl w:val="2"/>
          <w:numId w:val="29"/>
          <w:numberingChange w:id="5781" w:author="Bob Yencha" w:date="2011-09-23T16:01:00Z" w:original=""/>
        </w:numPr>
        <w:spacing w:after="0"/>
        <w:rPr>
          <w:del w:id="5782" w:author="Bob Yencha" w:date="2011-12-19T00:19:00Z"/>
        </w:rPr>
      </w:pPr>
      <w:del w:id="5783" w:author="Bob Yencha" w:date="2011-12-19T00:19:00Z">
        <w:r w:rsidDel="00B27C63">
          <w:delText>PID.18 – Patient Account Number</w:delText>
        </w:r>
      </w:del>
    </w:p>
    <w:p w14:paraId="1F4C3FA4" w14:textId="77777777" w:rsidR="00BE0AA5" w:rsidDel="00B27C63" w:rsidRDefault="00BE0AA5" w:rsidP="00BE0AA5">
      <w:pPr>
        <w:numPr>
          <w:ilvl w:val="2"/>
          <w:numId w:val="29"/>
          <w:numberingChange w:id="5784" w:author="Bob Yencha" w:date="2011-09-23T16:01:00Z" w:original=""/>
        </w:numPr>
        <w:spacing w:after="0"/>
        <w:rPr>
          <w:del w:id="5785" w:author="Bob Yencha" w:date="2011-12-19T00:19:00Z"/>
        </w:rPr>
      </w:pPr>
      <w:del w:id="5786" w:author="Bob Yencha" w:date="2011-12-19T00:19:00Z">
        <w:r w:rsidDel="00B27C63">
          <w:delText>PID.21 – Mother’s Identifier</w:delText>
        </w:r>
      </w:del>
    </w:p>
    <w:p w14:paraId="4B322C9A" w14:textId="77777777" w:rsidR="00BE0AA5" w:rsidDel="00B27C63" w:rsidRDefault="00BE0AA5" w:rsidP="00BE0AA5">
      <w:pPr>
        <w:numPr>
          <w:ilvl w:val="2"/>
          <w:numId w:val="29"/>
          <w:numberingChange w:id="5787" w:author="Bob Yencha" w:date="2011-09-23T16:01:00Z" w:original=""/>
        </w:numPr>
        <w:spacing w:after="0"/>
        <w:rPr>
          <w:del w:id="5788" w:author="Bob Yencha" w:date="2011-12-19T00:19:00Z"/>
        </w:rPr>
      </w:pPr>
      <w:del w:id="5789" w:author="Bob Yencha" w:date="2011-12-19T00:19:00Z">
        <w:r w:rsidDel="00B27C63">
          <w:delText xml:space="preserve">NK1.12 - </w:delText>
        </w:r>
        <w:r w:rsidRPr="00D4120B" w:rsidDel="00B27C63">
          <w:delText>Next of Kin / Associated Parties Employee Number</w:delText>
        </w:r>
      </w:del>
    </w:p>
    <w:p w14:paraId="5EE5E85C" w14:textId="77777777" w:rsidR="00BE0AA5" w:rsidDel="00B27C63" w:rsidRDefault="00BE0AA5" w:rsidP="00BE0AA5">
      <w:pPr>
        <w:numPr>
          <w:ilvl w:val="2"/>
          <w:numId w:val="29"/>
          <w:numberingChange w:id="5790" w:author="Bob Yencha" w:date="2011-09-23T16:01:00Z" w:original=""/>
        </w:numPr>
        <w:spacing w:after="0"/>
        <w:rPr>
          <w:del w:id="5791" w:author="Bob Yencha" w:date="2011-12-19T00:19:00Z"/>
        </w:rPr>
      </w:pPr>
      <w:del w:id="5792" w:author="Bob Yencha" w:date="2011-12-19T00:19:00Z">
        <w:r w:rsidDel="00B27C63">
          <w:delText xml:space="preserve">NK1.33 - </w:delText>
        </w:r>
        <w:r w:rsidRPr="00D4120B" w:rsidDel="00B27C63">
          <w:delText>Next of Kin/Associated Party’s Identifiers</w:delText>
        </w:r>
      </w:del>
    </w:p>
    <w:p w14:paraId="350FF826" w14:textId="77777777" w:rsidR="00BE0AA5" w:rsidDel="00B27C63" w:rsidRDefault="00BE0AA5" w:rsidP="00BE0AA5">
      <w:pPr>
        <w:numPr>
          <w:ilvl w:val="2"/>
          <w:numId w:val="29"/>
          <w:numberingChange w:id="5793" w:author="Bob Yencha" w:date="2011-09-23T16:01:00Z" w:original=""/>
        </w:numPr>
        <w:spacing w:after="0"/>
        <w:rPr>
          <w:del w:id="5794" w:author="Bob Yencha" w:date="2011-12-19T00:19:00Z"/>
        </w:rPr>
      </w:pPr>
      <w:del w:id="5795" w:author="Bob Yencha" w:date="2011-12-19T00:19:00Z">
        <w:r w:rsidDel="00B27C63">
          <w:delText>PV1.5 – Preadmit Number</w:delText>
        </w:r>
      </w:del>
    </w:p>
    <w:p w14:paraId="40AFA4C5" w14:textId="77777777" w:rsidR="00BE0AA5" w:rsidDel="00B27C63" w:rsidRDefault="00BE0AA5" w:rsidP="00BE0AA5">
      <w:pPr>
        <w:numPr>
          <w:ilvl w:val="2"/>
          <w:numId w:val="29"/>
          <w:numberingChange w:id="5796" w:author="Bob Yencha" w:date="2011-09-23T16:01:00Z" w:original=""/>
        </w:numPr>
        <w:spacing w:after="0"/>
        <w:rPr>
          <w:del w:id="5797" w:author="Bob Yencha" w:date="2011-12-19T00:19:00Z"/>
        </w:rPr>
      </w:pPr>
      <w:del w:id="5798" w:author="Bob Yencha" w:date="2011-12-19T00:19:00Z">
        <w:r w:rsidDel="00B27C63">
          <w:delText>PV1.19 – Visit Number</w:delText>
        </w:r>
      </w:del>
    </w:p>
    <w:p w14:paraId="2D50E0AD" w14:textId="77777777" w:rsidR="00BE0AA5" w:rsidDel="00B27C63" w:rsidRDefault="00BE0AA5" w:rsidP="00BE0AA5">
      <w:pPr>
        <w:numPr>
          <w:ilvl w:val="2"/>
          <w:numId w:val="29"/>
          <w:numberingChange w:id="5799" w:author="Bob Yencha" w:date="2011-09-23T16:01:00Z" w:original=""/>
        </w:numPr>
        <w:spacing w:after="0"/>
        <w:rPr>
          <w:del w:id="5800" w:author="Bob Yencha" w:date="2011-12-19T00:19:00Z"/>
        </w:rPr>
      </w:pPr>
      <w:del w:id="5801" w:author="Bob Yencha" w:date="2011-12-19T00:19:00Z">
        <w:r w:rsidDel="00B27C63">
          <w:delText>PV1.50 – Alternate Visit ID</w:delText>
        </w:r>
      </w:del>
    </w:p>
    <w:p w14:paraId="12C80ECA" w14:textId="77777777" w:rsidR="00BE0AA5" w:rsidDel="00B27C63" w:rsidRDefault="00BE0AA5" w:rsidP="00BE0AA5">
      <w:pPr>
        <w:numPr>
          <w:ilvl w:val="0"/>
          <w:numId w:val="29"/>
          <w:numberingChange w:id="5802" w:author="Bob Yencha" w:date="2011-09-23T16:01:00Z" w:original=""/>
        </w:numPr>
        <w:spacing w:after="0"/>
        <w:rPr>
          <w:del w:id="5803" w:author="Bob Yencha" w:date="2011-12-19T00:19:00Z"/>
        </w:rPr>
      </w:pPr>
      <w:del w:id="5804" w:author="Bob Yencha" w:date="2011-12-19T00:19:00Z">
        <w:r w:rsidRPr="00B456E7" w:rsidDel="00B27C63">
          <w:delText>EI – Entity Identifier</w:delText>
        </w:r>
        <w:r w:rsidRPr="00B456E7" w:rsidDel="00B27C63">
          <w:br/>
          <w:delText xml:space="preserve">Description: EI.2 - </w:delText>
        </w:r>
        <w:r w:rsidDel="00B27C63">
          <w:delText>NameSpace ID is required, but can be empty if not available, while EI.3 – Universal ID must be valued with OID and EI.4 – Universal ID Type must be valued to “ISO”</w:delText>
        </w:r>
      </w:del>
    </w:p>
    <w:p w14:paraId="1FEC08DE" w14:textId="77777777" w:rsidR="00BE0AA5" w:rsidDel="00B27C63" w:rsidRDefault="00BE0AA5" w:rsidP="00BE0AA5">
      <w:pPr>
        <w:numPr>
          <w:ilvl w:val="1"/>
          <w:numId w:val="29"/>
          <w:numberingChange w:id="5805" w:author="Bob Yencha" w:date="2011-09-23T16:01:00Z" w:original="o"/>
        </w:numPr>
        <w:spacing w:after="0"/>
        <w:rPr>
          <w:del w:id="5806" w:author="Bob Yencha" w:date="2011-12-19T00:19:00Z"/>
        </w:rPr>
      </w:pPr>
      <w:del w:id="5807" w:author="Bob Yencha" w:date="2011-12-19T00:19:00Z">
        <w:r w:rsidDel="00B27C63">
          <w:delText>See section 1.14.11 EI – GU {get hyperlink} for the full data type definition</w:delText>
        </w:r>
      </w:del>
    </w:p>
    <w:p w14:paraId="3D1CE9F1" w14:textId="77777777" w:rsidR="00BE0AA5" w:rsidDel="00B27C63" w:rsidRDefault="00BE0AA5" w:rsidP="00BE0AA5">
      <w:pPr>
        <w:numPr>
          <w:ilvl w:val="1"/>
          <w:numId w:val="29"/>
          <w:numberingChange w:id="5808" w:author="Bob Yencha" w:date="2011-09-23T16:01:00Z" w:original="o"/>
        </w:numPr>
        <w:spacing w:after="0"/>
        <w:rPr>
          <w:del w:id="5809" w:author="Bob Yencha" w:date="2011-12-19T00:19:00Z"/>
        </w:rPr>
      </w:pPr>
      <w:del w:id="5810" w:author="Bob Yencha" w:date="2011-12-19T00:19:00Z">
        <w:r w:rsidDel="00B27C63">
          <w:delText>All fields using these data types must use the data types per the definitions referenced above.  That includes:</w:delText>
        </w:r>
      </w:del>
    </w:p>
    <w:p w14:paraId="19478C5C" w14:textId="77777777" w:rsidR="00BE0AA5" w:rsidDel="00B27C63" w:rsidRDefault="00BE0AA5" w:rsidP="00BE0AA5">
      <w:pPr>
        <w:numPr>
          <w:ilvl w:val="2"/>
          <w:numId w:val="29"/>
          <w:numberingChange w:id="5811" w:author="Bob Yencha" w:date="2011-09-23T16:01:00Z" w:original=""/>
        </w:numPr>
        <w:spacing w:after="0"/>
        <w:rPr>
          <w:del w:id="5812" w:author="Bob Yencha" w:date="2011-12-19T00:19:00Z"/>
        </w:rPr>
      </w:pPr>
      <w:del w:id="5813" w:author="Bob Yencha" w:date="2011-12-19T00:19:00Z">
        <w:r w:rsidDel="00B27C63">
          <w:delText>MSH.21 – Message Profile Identifier</w:delText>
        </w:r>
      </w:del>
    </w:p>
    <w:p w14:paraId="68E055AC" w14:textId="77777777" w:rsidR="00BE0AA5" w:rsidDel="00B27C63" w:rsidRDefault="00BE0AA5" w:rsidP="00BE0AA5">
      <w:pPr>
        <w:numPr>
          <w:ilvl w:val="2"/>
          <w:numId w:val="29"/>
          <w:numberingChange w:id="5814" w:author="Bob Yencha" w:date="2011-09-23T16:01:00Z" w:original=""/>
        </w:numPr>
        <w:spacing w:after="0"/>
        <w:rPr>
          <w:del w:id="5815" w:author="Bob Yencha" w:date="2011-12-19T00:19:00Z"/>
        </w:rPr>
      </w:pPr>
      <w:del w:id="5816" w:author="Bob Yencha" w:date="2011-12-19T00:19:00Z">
        <w:r w:rsidDel="00B27C63">
          <w:delText>ORC.2 – Placer Order Number</w:delText>
        </w:r>
      </w:del>
    </w:p>
    <w:p w14:paraId="0143A6CB" w14:textId="77777777" w:rsidR="00BE0AA5" w:rsidDel="00B27C63" w:rsidRDefault="00BE0AA5" w:rsidP="00BE0AA5">
      <w:pPr>
        <w:numPr>
          <w:ilvl w:val="2"/>
          <w:numId w:val="29"/>
          <w:numberingChange w:id="5817" w:author="Bob Yencha" w:date="2011-09-23T16:01:00Z" w:original=""/>
        </w:numPr>
        <w:spacing w:after="0"/>
        <w:rPr>
          <w:del w:id="5818" w:author="Bob Yencha" w:date="2011-12-19T00:19:00Z"/>
        </w:rPr>
      </w:pPr>
      <w:del w:id="5819" w:author="Bob Yencha" w:date="2011-12-19T00:19:00Z">
        <w:r w:rsidDel="00B27C63">
          <w:delText>ORC.3 – Filler Order Number</w:delText>
        </w:r>
      </w:del>
    </w:p>
    <w:p w14:paraId="1B625E2A" w14:textId="77777777" w:rsidR="00BE0AA5" w:rsidDel="00B27C63" w:rsidRDefault="00BE0AA5" w:rsidP="00BE0AA5">
      <w:pPr>
        <w:numPr>
          <w:ilvl w:val="2"/>
          <w:numId w:val="29"/>
          <w:numberingChange w:id="5820" w:author="Bob Yencha" w:date="2011-09-23T16:01:00Z" w:original=""/>
        </w:numPr>
        <w:spacing w:after="0"/>
        <w:rPr>
          <w:del w:id="5821" w:author="Bob Yencha" w:date="2011-12-19T00:19:00Z"/>
        </w:rPr>
      </w:pPr>
      <w:del w:id="5822" w:author="Bob Yencha" w:date="2011-12-19T00:19:00Z">
        <w:r w:rsidDel="00B27C63">
          <w:delText>ORC.4 – Placer Group Number</w:delText>
        </w:r>
      </w:del>
    </w:p>
    <w:p w14:paraId="27C32F60" w14:textId="77777777" w:rsidR="00BE0AA5" w:rsidDel="00B27C63" w:rsidRDefault="00BE0AA5" w:rsidP="00BE0AA5">
      <w:pPr>
        <w:numPr>
          <w:ilvl w:val="2"/>
          <w:numId w:val="29"/>
          <w:numberingChange w:id="5823" w:author="Bob Yencha" w:date="2011-09-23T16:01:00Z" w:original=""/>
        </w:numPr>
        <w:spacing w:after="0"/>
        <w:rPr>
          <w:del w:id="5824" w:author="Bob Yencha" w:date="2011-12-19T00:19:00Z"/>
        </w:rPr>
      </w:pPr>
      <w:del w:id="5825" w:author="Bob Yencha" w:date="2011-12-19T00:19:00Z">
        <w:r w:rsidDel="00B27C63">
          <w:delText>OBR.2 – Placer Order Number</w:delText>
        </w:r>
      </w:del>
    </w:p>
    <w:p w14:paraId="05FD4B1C" w14:textId="77777777" w:rsidR="00BE0AA5" w:rsidDel="00B27C63" w:rsidRDefault="00BE0AA5" w:rsidP="00BE0AA5">
      <w:pPr>
        <w:numPr>
          <w:ilvl w:val="2"/>
          <w:numId w:val="29"/>
          <w:numberingChange w:id="5826" w:author="Bob Yencha" w:date="2011-09-23T16:01:00Z" w:original=""/>
        </w:numPr>
        <w:spacing w:after="0"/>
        <w:rPr>
          <w:del w:id="5827" w:author="Bob Yencha" w:date="2011-12-19T00:19:00Z"/>
        </w:rPr>
      </w:pPr>
      <w:del w:id="5828" w:author="Bob Yencha" w:date="2011-12-19T00:19:00Z">
        <w:r w:rsidDel="00B27C63">
          <w:delText>OBR.3 – Filler Order Number</w:delText>
        </w:r>
      </w:del>
    </w:p>
    <w:p w14:paraId="6137291B" w14:textId="77777777" w:rsidR="00BE0AA5" w:rsidDel="00B27C63" w:rsidRDefault="00BE0AA5" w:rsidP="00BE0AA5">
      <w:pPr>
        <w:numPr>
          <w:ilvl w:val="2"/>
          <w:numId w:val="29"/>
          <w:numberingChange w:id="5829" w:author="Bob Yencha" w:date="2011-09-23T16:01:00Z" w:original=""/>
        </w:numPr>
        <w:spacing w:after="0"/>
        <w:rPr>
          <w:del w:id="5830" w:author="Bob Yencha" w:date="2011-12-19T00:19:00Z"/>
        </w:rPr>
      </w:pPr>
      <w:del w:id="5831" w:author="Bob Yencha" w:date="2011-12-19T00:19:00Z">
        <w:r w:rsidDel="00B27C63">
          <w:delText>OBX.18 – Equipment Instance Identifier</w:delText>
        </w:r>
      </w:del>
    </w:p>
    <w:p w14:paraId="1C30CE49" w14:textId="77777777" w:rsidR="00BE0AA5" w:rsidDel="00B27C63" w:rsidRDefault="00BE0AA5" w:rsidP="00BE0AA5">
      <w:pPr>
        <w:numPr>
          <w:ilvl w:val="0"/>
          <w:numId w:val="29"/>
          <w:numberingChange w:id="5832" w:author="Bob Yencha" w:date="2011-09-23T16:01:00Z" w:original=""/>
        </w:numPr>
        <w:spacing w:after="0"/>
        <w:rPr>
          <w:del w:id="5833" w:author="Bob Yencha" w:date="2011-12-19T00:19:00Z"/>
        </w:rPr>
      </w:pPr>
      <w:del w:id="5834" w:author="Bob Yencha" w:date="2011-12-19T00:19:00Z">
        <w:r w:rsidRPr="002C20D1" w:rsidDel="00B27C63">
          <w:delText>EIP – Entity Identifi</w:delText>
        </w:r>
        <w:r w:rsidDel="00B27C63">
          <w:delText>er Pair</w:delText>
        </w:r>
        <w:r w:rsidDel="00B27C63">
          <w:br/>
          <w:delText>Description: The EI - GU</w:delText>
        </w:r>
        <w:r w:rsidRPr="002C20D1" w:rsidDel="00B27C63">
          <w:delText xml:space="preserve"> datatype definition is used </w:delText>
        </w:r>
        <w:r w:rsidDel="00B27C63">
          <w:delText>for both EIP.1 and EIP.2</w:delText>
        </w:r>
      </w:del>
    </w:p>
    <w:p w14:paraId="17667DAB" w14:textId="77777777" w:rsidR="00BE0AA5" w:rsidDel="00B27C63" w:rsidRDefault="00BE0AA5" w:rsidP="00BE0AA5">
      <w:pPr>
        <w:numPr>
          <w:ilvl w:val="1"/>
          <w:numId w:val="29"/>
          <w:numberingChange w:id="5835" w:author="Bob Yencha" w:date="2011-09-23T16:01:00Z" w:original="o"/>
        </w:numPr>
        <w:spacing w:after="0"/>
        <w:rPr>
          <w:del w:id="5836" w:author="Bob Yencha" w:date="2011-12-19T00:19:00Z"/>
        </w:rPr>
      </w:pPr>
      <w:del w:id="5837" w:author="Bob Yencha" w:date="2011-12-19T00:19:00Z">
        <w:r w:rsidDel="00B27C63">
          <w:delText>See section 1.14.13 EIP – GU {get hyperlink} for the full data type definition</w:delText>
        </w:r>
      </w:del>
    </w:p>
    <w:p w14:paraId="51EFD6F9" w14:textId="77777777" w:rsidR="00BE0AA5" w:rsidDel="00B27C63" w:rsidRDefault="00BE0AA5" w:rsidP="00BE0AA5">
      <w:pPr>
        <w:numPr>
          <w:ilvl w:val="1"/>
          <w:numId w:val="29"/>
          <w:numberingChange w:id="5838" w:author="Bob Yencha" w:date="2011-09-23T16:01:00Z" w:original="o"/>
        </w:numPr>
        <w:spacing w:after="0"/>
        <w:rPr>
          <w:del w:id="5839" w:author="Bob Yencha" w:date="2011-12-19T00:19:00Z"/>
        </w:rPr>
      </w:pPr>
      <w:del w:id="5840" w:author="Bob Yencha" w:date="2011-12-19T00:19:00Z">
        <w:r w:rsidDel="00B27C63">
          <w:delText>See section 1.14.11 EI – GU {get hyperlink} for the data type definition to be used for both EIP.1 and EIP.2</w:delText>
        </w:r>
      </w:del>
    </w:p>
    <w:p w14:paraId="7916DDBA" w14:textId="77777777" w:rsidR="00BE0AA5" w:rsidDel="00B27C63" w:rsidRDefault="00BE0AA5" w:rsidP="00BE0AA5">
      <w:pPr>
        <w:numPr>
          <w:ilvl w:val="1"/>
          <w:numId w:val="29"/>
          <w:numberingChange w:id="5841" w:author="Bob Yencha" w:date="2011-09-23T16:01:00Z" w:original="o"/>
        </w:numPr>
        <w:spacing w:after="0"/>
        <w:rPr>
          <w:del w:id="5842" w:author="Bob Yencha" w:date="2011-12-19T00:19:00Z"/>
        </w:rPr>
      </w:pPr>
      <w:del w:id="5843" w:author="Bob Yencha" w:date="2011-12-19T00:19:00Z">
        <w:r w:rsidDel="00B27C63">
          <w:delText>All fields using these data types must use the data types per the definitions referenced above.  That includes:</w:delText>
        </w:r>
      </w:del>
    </w:p>
    <w:p w14:paraId="7D452F83" w14:textId="77777777" w:rsidR="00BE0AA5" w:rsidDel="00B27C63" w:rsidRDefault="00BE0AA5" w:rsidP="00BE0AA5">
      <w:pPr>
        <w:numPr>
          <w:ilvl w:val="2"/>
          <w:numId w:val="29"/>
          <w:numberingChange w:id="5844" w:author="Bob Yencha" w:date="2011-09-23T16:01:00Z" w:original=""/>
        </w:numPr>
        <w:spacing w:after="0"/>
        <w:rPr>
          <w:del w:id="5845" w:author="Bob Yencha" w:date="2011-12-19T00:19:00Z"/>
        </w:rPr>
      </w:pPr>
      <w:del w:id="5846" w:author="Bob Yencha" w:date="2011-12-19T00:19:00Z">
        <w:r w:rsidDel="00B27C63">
          <w:delText>ORC.8 – Parent</w:delText>
        </w:r>
      </w:del>
    </w:p>
    <w:p w14:paraId="623CBA09" w14:textId="77777777" w:rsidR="00BE0AA5" w:rsidDel="00B27C63" w:rsidRDefault="00BE0AA5" w:rsidP="00BE0AA5">
      <w:pPr>
        <w:numPr>
          <w:ilvl w:val="2"/>
          <w:numId w:val="29"/>
          <w:numberingChange w:id="5847" w:author="Bob Yencha" w:date="2011-09-23T16:01:00Z" w:original=""/>
        </w:numPr>
        <w:spacing w:after="0"/>
        <w:rPr>
          <w:del w:id="5848" w:author="Bob Yencha" w:date="2011-12-19T00:19:00Z"/>
        </w:rPr>
      </w:pPr>
      <w:del w:id="5849" w:author="Bob Yencha" w:date="2011-12-19T00:19:00Z">
        <w:r w:rsidDel="00B27C63">
          <w:delText>OBR.29 – Parent</w:delText>
        </w:r>
      </w:del>
    </w:p>
    <w:p w14:paraId="4EB9D871" w14:textId="77777777" w:rsidR="00BE0AA5" w:rsidDel="00B27C63" w:rsidRDefault="00BE0AA5" w:rsidP="00BE0AA5">
      <w:pPr>
        <w:numPr>
          <w:ilvl w:val="2"/>
          <w:numId w:val="29"/>
          <w:numberingChange w:id="5850" w:author="Bob Yencha" w:date="2011-09-23T16:01:00Z" w:original=""/>
        </w:numPr>
        <w:spacing w:after="0"/>
        <w:rPr>
          <w:del w:id="5851" w:author="Bob Yencha" w:date="2011-12-19T00:19:00Z"/>
        </w:rPr>
      </w:pPr>
      <w:del w:id="5852" w:author="Bob Yencha" w:date="2011-12-19T00:19:00Z">
        <w:r w:rsidDel="00B27C63">
          <w:delText>SPM.2 – Specimen Identifier</w:delText>
        </w:r>
      </w:del>
    </w:p>
    <w:p w14:paraId="4AB1337A" w14:textId="77777777" w:rsidR="00BE0AA5" w:rsidDel="00B27C63" w:rsidRDefault="00BE0AA5" w:rsidP="00BE0AA5">
      <w:pPr>
        <w:numPr>
          <w:ilvl w:val="2"/>
          <w:numId w:val="29"/>
          <w:numberingChange w:id="5853" w:author="Bob Yencha" w:date="2011-09-23T16:01:00Z" w:original=""/>
        </w:numPr>
        <w:spacing w:after="0"/>
        <w:rPr>
          <w:del w:id="5854" w:author="Bob Yencha" w:date="2011-12-19T00:19:00Z"/>
        </w:rPr>
      </w:pPr>
      <w:del w:id="5855" w:author="Bob Yencha" w:date="2011-12-19T00:19:00Z">
        <w:r w:rsidDel="00B27C63">
          <w:delText>SPM.3 – Specimen Parent IDs</w:delText>
        </w:r>
      </w:del>
    </w:p>
    <w:p w14:paraId="0B10B3A7" w14:textId="77777777" w:rsidR="00BE0AA5" w:rsidDel="00B27C63" w:rsidRDefault="00BE0AA5" w:rsidP="00BE0AA5">
      <w:pPr>
        <w:numPr>
          <w:ilvl w:val="0"/>
          <w:numId w:val="29"/>
          <w:numberingChange w:id="5856" w:author="Bob Yencha" w:date="2011-09-23T16:01:00Z" w:original=""/>
        </w:numPr>
        <w:spacing w:after="0"/>
        <w:rPr>
          <w:del w:id="5857" w:author="Bob Yencha" w:date="2011-12-19T00:19:00Z"/>
        </w:rPr>
      </w:pPr>
      <w:del w:id="5858" w:author="Bob Yencha" w:date="2011-12-19T00:19:00Z">
        <w:r w:rsidDel="00B27C63">
          <w:delText>HD – Hierarchy Identifier</w:delText>
        </w:r>
        <w:r w:rsidDel="00B27C63">
          <w:br/>
        </w:r>
        <w:r w:rsidRPr="00B456E7" w:rsidDel="00B27C63">
          <w:delText xml:space="preserve">Description: </w:delText>
        </w:r>
        <w:r w:rsidDel="00B27C63">
          <w:delText>HD.1</w:delText>
        </w:r>
        <w:r w:rsidRPr="00B456E7" w:rsidDel="00B27C63">
          <w:delText xml:space="preserve"> - </w:delText>
        </w:r>
        <w:r w:rsidDel="00B27C63">
          <w:delText>NameSpace ID is required, but can be empty if not available, while HD.2 – Universal ID must be valued with OID and HD.3 – Universal ID Type must be valued to “ISO”</w:delText>
        </w:r>
      </w:del>
    </w:p>
    <w:p w14:paraId="1AC8C977" w14:textId="77777777" w:rsidR="00BE0AA5" w:rsidDel="00B27C63" w:rsidRDefault="00BE0AA5" w:rsidP="00BE0AA5">
      <w:pPr>
        <w:numPr>
          <w:ilvl w:val="1"/>
          <w:numId w:val="29"/>
          <w:numberingChange w:id="5859" w:author="Bob Yencha" w:date="2011-09-23T16:01:00Z" w:original="o"/>
        </w:numPr>
        <w:spacing w:after="0"/>
        <w:rPr>
          <w:del w:id="5860" w:author="Bob Yencha" w:date="2011-12-19T00:19:00Z"/>
        </w:rPr>
      </w:pPr>
      <w:del w:id="5861" w:author="Bob Yencha" w:date="2011-12-19T00:19:00Z">
        <w:r w:rsidDel="00B27C63">
          <w:delText>See section 1.14.17 HD – GU {get hyperlink} for the full data type definition</w:delText>
        </w:r>
      </w:del>
    </w:p>
    <w:p w14:paraId="23E58BC3" w14:textId="77777777" w:rsidR="00BE0AA5" w:rsidDel="00B27C63" w:rsidRDefault="00BE0AA5" w:rsidP="00BE0AA5">
      <w:pPr>
        <w:numPr>
          <w:ilvl w:val="1"/>
          <w:numId w:val="29"/>
          <w:numberingChange w:id="5862" w:author="Bob Yencha" w:date="2011-09-23T16:01:00Z" w:original="o"/>
        </w:numPr>
        <w:spacing w:after="0"/>
        <w:rPr>
          <w:del w:id="5863" w:author="Bob Yencha" w:date="2011-12-19T00:19:00Z"/>
        </w:rPr>
      </w:pPr>
      <w:del w:id="5864" w:author="Bob Yencha" w:date="2011-12-19T00:19:00Z">
        <w:r w:rsidDel="00B27C63">
          <w:delText>All fields using these data types must use the data types per the definitions referenced above.  That includes:</w:delText>
        </w:r>
      </w:del>
    </w:p>
    <w:p w14:paraId="382F6DCA" w14:textId="77777777" w:rsidR="00BE0AA5" w:rsidDel="00B27C63" w:rsidRDefault="00BE0AA5" w:rsidP="00BE0AA5">
      <w:pPr>
        <w:numPr>
          <w:ilvl w:val="2"/>
          <w:numId w:val="29"/>
          <w:numberingChange w:id="5865" w:author="Bob Yencha" w:date="2011-09-23T16:01:00Z" w:original=""/>
        </w:numPr>
        <w:spacing w:after="0"/>
        <w:rPr>
          <w:del w:id="5866" w:author="Bob Yencha" w:date="2011-12-19T00:19:00Z"/>
        </w:rPr>
      </w:pPr>
      <w:del w:id="5867" w:author="Bob Yencha" w:date="2011-12-19T00:19:00Z">
        <w:r w:rsidDel="00B27C63">
          <w:delText>MSH.3 – Sending Application</w:delText>
        </w:r>
      </w:del>
    </w:p>
    <w:p w14:paraId="0E93AFD5" w14:textId="77777777" w:rsidR="00BE0AA5" w:rsidDel="00B27C63" w:rsidRDefault="00BE0AA5" w:rsidP="00BE0AA5">
      <w:pPr>
        <w:numPr>
          <w:ilvl w:val="2"/>
          <w:numId w:val="29"/>
          <w:numberingChange w:id="5868" w:author="Bob Yencha" w:date="2011-09-23T16:01:00Z" w:original=""/>
        </w:numPr>
        <w:spacing w:after="0"/>
        <w:rPr>
          <w:del w:id="5869" w:author="Bob Yencha" w:date="2011-12-19T00:19:00Z"/>
        </w:rPr>
      </w:pPr>
      <w:del w:id="5870" w:author="Bob Yencha" w:date="2011-12-19T00:19:00Z">
        <w:r w:rsidDel="00B27C63">
          <w:delText>MSH.4 – Sending Facility</w:delText>
        </w:r>
      </w:del>
    </w:p>
    <w:p w14:paraId="52CD42DD" w14:textId="77777777" w:rsidR="00BE0AA5" w:rsidDel="00B27C63" w:rsidRDefault="00BE0AA5" w:rsidP="00BE0AA5">
      <w:pPr>
        <w:numPr>
          <w:ilvl w:val="2"/>
          <w:numId w:val="29"/>
          <w:numberingChange w:id="5871" w:author="Bob Yencha" w:date="2011-09-23T16:01:00Z" w:original=""/>
        </w:numPr>
        <w:spacing w:after="0"/>
        <w:rPr>
          <w:del w:id="5872" w:author="Bob Yencha" w:date="2011-12-19T00:19:00Z"/>
        </w:rPr>
      </w:pPr>
      <w:del w:id="5873" w:author="Bob Yencha" w:date="2011-12-19T00:19:00Z">
        <w:r w:rsidDel="00B27C63">
          <w:delText>MSH.5 – Receiving Application</w:delText>
        </w:r>
      </w:del>
    </w:p>
    <w:p w14:paraId="278AF2E0" w14:textId="77777777" w:rsidR="00BE0AA5" w:rsidDel="00B27C63" w:rsidRDefault="00BE0AA5" w:rsidP="00BE0AA5">
      <w:pPr>
        <w:numPr>
          <w:ilvl w:val="2"/>
          <w:numId w:val="29"/>
          <w:numberingChange w:id="5874" w:author="Bob Yencha" w:date="2011-09-23T16:01:00Z" w:original=""/>
        </w:numPr>
        <w:spacing w:after="0"/>
        <w:rPr>
          <w:del w:id="5875" w:author="Bob Yencha" w:date="2011-12-19T00:19:00Z"/>
        </w:rPr>
      </w:pPr>
      <w:del w:id="5876" w:author="Bob Yencha" w:date="2011-12-19T00:19:00Z">
        <w:r w:rsidDel="00B27C63">
          <w:delText>MSH.6 – Receiving Facility</w:delText>
        </w:r>
      </w:del>
    </w:p>
    <w:p w14:paraId="18944602" w14:textId="77777777" w:rsidR="00BE0AA5" w:rsidDel="00B27C63" w:rsidRDefault="00BE0AA5" w:rsidP="00BE0AA5">
      <w:pPr>
        <w:numPr>
          <w:ilvl w:val="2"/>
          <w:numId w:val="29"/>
          <w:numberingChange w:id="5877" w:author="Bob Yencha" w:date="2011-09-23T16:01:00Z" w:original=""/>
        </w:numPr>
        <w:spacing w:after="0"/>
        <w:rPr>
          <w:del w:id="5878" w:author="Bob Yencha" w:date="2011-12-19T00:19:00Z"/>
        </w:rPr>
      </w:pPr>
      <w:del w:id="5879" w:author="Bob Yencha" w:date="2011-12-19T00:19:00Z">
        <w:r w:rsidDel="00B27C63">
          <w:delText>MSH.34 – Last Update Facility</w:delText>
        </w:r>
      </w:del>
    </w:p>
    <w:p w14:paraId="0B4E6AE9" w14:textId="77777777" w:rsidR="00BE0AA5" w:rsidDel="00B27C63" w:rsidRDefault="00BE0AA5" w:rsidP="00BE0AA5">
      <w:pPr>
        <w:numPr>
          <w:ilvl w:val="2"/>
          <w:numId w:val="29"/>
          <w:numberingChange w:id="5880" w:author="Bob Yencha" w:date="2011-09-23T16:01:00Z" w:original=""/>
        </w:numPr>
        <w:spacing w:after="0"/>
        <w:rPr>
          <w:del w:id="5881" w:author="Bob Yencha" w:date="2011-12-19T00:19:00Z"/>
        </w:rPr>
      </w:pPr>
      <w:del w:id="5882" w:author="Bob Yencha" w:date="2011-12-19T00:19:00Z">
        <w:r w:rsidDel="00B27C63">
          <w:delText>FSH.3 – File Sending Application</w:delText>
        </w:r>
      </w:del>
    </w:p>
    <w:p w14:paraId="5A681840" w14:textId="77777777" w:rsidR="00BE0AA5" w:rsidDel="00B27C63" w:rsidRDefault="00BE0AA5" w:rsidP="00BE0AA5">
      <w:pPr>
        <w:numPr>
          <w:ilvl w:val="2"/>
          <w:numId w:val="29"/>
          <w:numberingChange w:id="5883" w:author="Bob Yencha" w:date="2011-09-23T16:01:00Z" w:original=""/>
        </w:numPr>
        <w:spacing w:after="0"/>
        <w:rPr>
          <w:del w:id="5884" w:author="Bob Yencha" w:date="2011-12-19T00:19:00Z"/>
        </w:rPr>
      </w:pPr>
      <w:del w:id="5885" w:author="Bob Yencha" w:date="2011-12-19T00:19:00Z">
        <w:r w:rsidDel="00B27C63">
          <w:delText>FSH.4 – File Sending Facility</w:delText>
        </w:r>
      </w:del>
    </w:p>
    <w:p w14:paraId="66774483" w14:textId="77777777" w:rsidR="00BE0AA5" w:rsidDel="00B27C63" w:rsidRDefault="00BE0AA5" w:rsidP="00BE0AA5">
      <w:pPr>
        <w:numPr>
          <w:ilvl w:val="2"/>
          <w:numId w:val="29"/>
          <w:numberingChange w:id="5886" w:author="Bob Yencha" w:date="2011-09-23T16:01:00Z" w:original=""/>
        </w:numPr>
        <w:spacing w:after="0"/>
        <w:rPr>
          <w:del w:id="5887" w:author="Bob Yencha" w:date="2011-12-19T00:19:00Z"/>
        </w:rPr>
      </w:pPr>
      <w:del w:id="5888" w:author="Bob Yencha" w:date="2011-12-19T00:19:00Z">
        <w:r w:rsidDel="00B27C63">
          <w:delText>FSH.5 – File Receiving Application</w:delText>
        </w:r>
      </w:del>
    </w:p>
    <w:p w14:paraId="088C39B3" w14:textId="77777777" w:rsidR="00BE0AA5" w:rsidDel="00B27C63" w:rsidRDefault="00BE0AA5" w:rsidP="00BE0AA5">
      <w:pPr>
        <w:numPr>
          <w:ilvl w:val="2"/>
          <w:numId w:val="29"/>
          <w:numberingChange w:id="5889" w:author="Bob Yencha" w:date="2011-09-23T16:01:00Z" w:original=""/>
        </w:numPr>
        <w:spacing w:after="0"/>
        <w:rPr>
          <w:del w:id="5890" w:author="Bob Yencha" w:date="2011-12-19T00:19:00Z"/>
        </w:rPr>
      </w:pPr>
      <w:del w:id="5891" w:author="Bob Yencha" w:date="2011-12-19T00:19:00Z">
        <w:r w:rsidDel="00B27C63">
          <w:delText>FSH.6 – File Receiving Facility</w:delText>
        </w:r>
      </w:del>
    </w:p>
    <w:p w14:paraId="068E2EEB" w14:textId="77777777" w:rsidR="00BE0AA5" w:rsidDel="00B27C63" w:rsidRDefault="00BE0AA5" w:rsidP="00BE0AA5">
      <w:pPr>
        <w:numPr>
          <w:ilvl w:val="2"/>
          <w:numId w:val="29"/>
          <w:numberingChange w:id="5892" w:author="Bob Yencha" w:date="2011-09-23T16:01:00Z" w:original=""/>
        </w:numPr>
        <w:spacing w:after="0"/>
        <w:rPr>
          <w:del w:id="5893" w:author="Bob Yencha" w:date="2011-12-19T00:19:00Z"/>
        </w:rPr>
      </w:pPr>
      <w:del w:id="5894" w:author="Bob Yencha" w:date="2011-12-19T00:19:00Z">
        <w:r w:rsidDel="00B27C63">
          <w:delText>BHS.3 – Batch Sending Application</w:delText>
        </w:r>
      </w:del>
    </w:p>
    <w:p w14:paraId="17AAAB44" w14:textId="77777777" w:rsidR="00BE0AA5" w:rsidDel="00B27C63" w:rsidRDefault="00BE0AA5" w:rsidP="00BE0AA5">
      <w:pPr>
        <w:numPr>
          <w:ilvl w:val="2"/>
          <w:numId w:val="29"/>
          <w:numberingChange w:id="5895" w:author="Bob Yencha" w:date="2011-09-23T16:01:00Z" w:original=""/>
        </w:numPr>
        <w:spacing w:after="0"/>
        <w:rPr>
          <w:del w:id="5896" w:author="Bob Yencha" w:date="2011-12-19T00:19:00Z"/>
        </w:rPr>
      </w:pPr>
      <w:del w:id="5897" w:author="Bob Yencha" w:date="2011-12-19T00:19:00Z">
        <w:r w:rsidDel="00B27C63">
          <w:delText>BHS.4 – Batch Sending Facility</w:delText>
        </w:r>
      </w:del>
    </w:p>
    <w:p w14:paraId="09790488" w14:textId="77777777" w:rsidR="00BE0AA5" w:rsidDel="00B27C63" w:rsidRDefault="00BE0AA5" w:rsidP="00BE0AA5">
      <w:pPr>
        <w:numPr>
          <w:ilvl w:val="2"/>
          <w:numId w:val="29"/>
          <w:numberingChange w:id="5898" w:author="Bob Yencha" w:date="2011-09-23T16:01:00Z" w:original=""/>
        </w:numPr>
        <w:spacing w:after="0"/>
        <w:rPr>
          <w:del w:id="5899" w:author="Bob Yencha" w:date="2011-12-19T00:19:00Z"/>
        </w:rPr>
      </w:pPr>
      <w:del w:id="5900" w:author="Bob Yencha" w:date="2011-12-19T00:19:00Z">
        <w:r w:rsidDel="00B27C63">
          <w:delText>BHS.5 – Batch Receiving Application</w:delText>
        </w:r>
      </w:del>
    </w:p>
    <w:p w14:paraId="02AF8B0F" w14:textId="77777777" w:rsidR="00BE0AA5" w:rsidDel="00B27C63" w:rsidRDefault="00BE0AA5" w:rsidP="00BE0AA5">
      <w:pPr>
        <w:numPr>
          <w:ilvl w:val="2"/>
          <w:numId w:val="29"/>
          <w:numberingChange w:id="5901" w:author="Bob Yencha" w:date="2011-09-23T16:01:00Z" w:original=""/>
        </w:numPr>
        <w:spacing w:after="0"/>
        <w:rPr>
          <w:del w:id="5902" w:author="Bob Yencha" w:date="2011-12-19T00:19:00Z"/>
        </w:rPr>
      </w:pPr>
      <w:del w:id="5903" w:author="Bob Yencha" w:date="2011-12-19T00:19:00Z">
        <w:r w:rsidDel="00B27C63">
          <w:delText>BHS.6 – Batch Receiving Facility</w:delText>
        </w:r>
      </w:del>
    </w:p>
    <w:p w14:paraId="23767406" w14:textId="77777777" w:rsidR="00BE0AA5" w:rsidDel="00B27C63" w:rsidRDefault="00BE0AA5" w:rsidP="00BE0AA5">
      <w:pPr>
        <w:numPr>
          <w:ilvl w:val="0"/>
          <w:numId w:val="29"/>
          <w:numberingChange w:id="5904" w:author="Bob Yencha" w:date="2011-09-23T16:01:00Z" w:original=""/>
        </w:numPr>
        <w:spacing w:after="0"/>
        <w:rPr>
          <w:del w:id="5905" w:author="Bob Yencha" w:date="2011-12-19T00:19:00Z"/>
        </w:rPr>
      </w:pPr>
      <w:del w:id="5906" w:author="Bob Yencha" w:date="2011-12-19T00:19:00Z">
        <w:r w:rsidDel="00B27C63">
          <w:delText>XCN – Extended Composite ID Number and Name for Persons</w:delText>
        </w:r>
        <w:r w:rsidDel="00B27C63">
          <w:br/>
          <w:delText>Description: XCN.9 – Assigning Authority and XCN.14 – Assigning Facility use the HD – GU data type definition</w:delText>
        </w:r>
      </w:del>
    </w:p>
    <w:p w14:paraId="124DDF27" w14:textId="77777777" w:rsidR="00BE0AA5" w:rsidDel="00B27C63" w:rsidRDefault="00BE0AA5" w:rsidP="00BE0AA5">
      <w:pPr>
        <w:numPr>
          <w:ilvl w:val="1"/>
          <w:numId w:val="29"/>
          <w:numberingChange w:id="5907" w:author="Bob Yencha" w:date="2011-09-23T16:01:00Z" w:original="o"/>
        </w:numPr>
        <w:spacing w:after="0"/>
        <w:rPr>
          <w:del w:id="5908" w:author="Bob Yencha" w:date="2011-12-19T00:19:00Z"/>
        </w:rPr>
      </w:pPr>
      <w:del w:id="5909" w:author="Bob Yencha" w:date="2011-12-19T00:19:00Z">
        <w:r w:rsidDel="00B27C63">
          <w:delText>See section 1.14.34 XCN – GU {get hyperlink} for the full data type definition</w:delText>
        </w:r>
      </w:del>
    </w:p>
    <w:p w14:paraId="5076A4E6" w14:textId="77777777" w:rsidR="00BE0AA5" w:rsidDel="00B27C63" w:rsidRDefault="00BE0AA5" w:rsidP="00BE0AA5">
      <w:pPr>
        <w:numPr>
          <w:ilvl w:val="1"/>
          <w:numId w:val="29"/>
          <w:numberingChange w:id="5910" w:author="Bob Yencha" w:date="2011-09-23T16:01:00Z" w:original="o"/>
        </w:numPr>
        <w:spacing w:after="0"/>
        <w:rPr>
          <w:del w:id="5911" w:author="Bob Yencha" w:date="2011-12-19T00:19:00Z"/>
        </w:rPr>
      </w:pPr>
      <w:del w:id="5912" w:author="Bob Yencha" w:date="2011-12-19T00:19:00Z">
        <w:r w:rsidDel="00B27C63">
          <w:delText>See section 1.14.17 HD – GU {get hyperlink} for the data type definition to be used</w:delText>
        </w:r>
      </w:del>
    </w:p>
    <w:p w14:paraId="72A0DB33" w14:textId="77777777" w:rsidR="00BE0AA5" w:rsidDel="00B27C63" w:rsidRDefault="00BE0AA5" w:rsidP="00BE0AA5">
      <w:pPr>
        <w:numPr>
          <w:ilvl w:val="1"/>
          <w:numId w:val="29"/>
          <w:numberingChange w:id="5913" w:author="Bob Yencha" w:date="2011-09-23T16:01:00Z" w:original="o"/>
        </w:numPr>
        <w:spacing w:after="0"/>
        <w:rPr>
          <w:del w:id="5914" w:author="Bob Yencha" w:date="2011-12-19T00:19:00Z"/>
        </w:rPr>
      </w:pPr>
      <w:del w:id="5915" w:author="Bob Yencha" w:date="2011-12-19T00:19:00Z">
        <w:r w:rsidDel="00B27C63">
          <w:delText>All fields using these data types must use the data types per the definitions referenced above.  That includes:</w:delText>
        </w:r>
      </w:del>
    </w:p>
    <w:p w14:paraId="200636F4" w14:textId="77777777" w:rsidR="00BE0AA5" w:rsidDel="00B27C63" w:rsidRDefault="00BE0AA5" w:rsidP="00BE0AA5">
      <w:pPr>
        <w:numPr>
          <w:ilvl w:val="2"/>
          <w:numId w:val="29"/>
          <w:numberingChange w:id="5916" w:author="Bob Yencha" w:date="2011-09-23T16:01:00Z" w:original=""/>
        </w:numPr>
        <w:spacing w:after="0"/>
        <w:rPr>
          <w:del w:id="5917" w:author="Bob Yencha" w:date="2011-12-19T00:19:00Z"/>
        </w:rPr>
      </w:pPr>
      <w:del w:id="5918" w:author="Bob Yencha" w:date="2011-12-19T00:19:00Z">
        <w:r w:rsidDel="00B27C63">
          <w:delText>PV1.7 – Attending Doctor</w:delText>
        </w:r>
      </w:del>
    </w:p>
    <w:p w14:paraId="2976F932" w14:textId="77777777" w:rsidR="00BE0AA5" w:rsidDel="00B27C63" w:rsidRDefault="00BE0AA5" w:rsidP="00BE0AA5">
      <w:pPr>
        <w:numPr>
          <w:ilvl w:val="2"/>
          <w:numId w:val="29"/>
          <w:numberingChange w:id="5919" w:author="Bob Yencha" w:date="2011-09-23T16:01:00Z" w:original=""/>
        </w:numPr>
        <w:spacing w:after="0"/>
        <w:rPr>
          <w:del w:id="5920" w:author="Bob Yencha" w:date="2011-12-19T00:19:00Z"/>
        </w:rPr>
      </w:pPr>
      <w:del w:id="5921" w:author="Bob Yencha" w:date="2011-12-19T00:19:00Z">
        <w:r w:rsidDel="00B27C63">
          <w:delText>PV1.8 – Referring Doctor</w:delText>
        </w:r>
      </w:del>
    </w:p>
    <w:p w14:paraId="5442C2BD" w14:textId="77777777" w:rsidR="00BE0AA5" w:rsidDel="00B27C63" w:rsidRDefault="00BE0AA5" w:rsidP="00BE0AA5">
      <w:pPr>
        <w:numPr>
          <w:ilvl w:val="2"/>
          <w:numId w:val="29"/>
          <w:numberingChange w:id="5922" w:author="Bob Yencha" w:date="2011-09-23T16:01:00Z" w:original=""/>
        </w:numPr>
        <w:spacing w:after="0"/>
        <w:rPr>
          <w:del w:id="5923" w:author="Bob Yencha" w:date="2011-12-19T00:19:00Z"/>
        </w:rPr>
      </w:pPr>
      <w:del w:id="5924" w:author="Bob Yencha" w:date="2011-12-19T00:19:00Z">
        <w:r w:rsidDel="00B27C63">
          <w:delText>PV1.9 – Consulting Doctor</w:delText>
        </w:r>
      </w:del>
    </w:p>
    <w:p w14:paraId="2035A2C1" w14:textId="77777777" w:rsidR="00BE0AA5" w:rsidDel="00B27C63" w:rsidRDefault="00BE0AA5" w:rsidP="00BE0AA5">
      <w:pPr>
        <w:numPr>
          <w:ilvl w:val="2"/>
          <w:numId w:val="29"/>
          <w:numberingChange w:id="5925" w:author="Bob Yencha" w:date="2011-09-23T16:01:00Z" w:original=""/>
        </w:numPr>
        <w:spacing w:after="0"/>
        <w:rPr>
          <w:del w:id="5926" w:author="Bob Yencha" w:date="2011-12-19T00:19:00Z"/>
        </w:rPr>
      </w:pPr>
      <w:del w:id="5927" w:author="Bob Yencha" w:date="2011-12-19T00:19:00Z">
        <w:r w:rsidDel="00B27C63">
          <w:delText>PV1.17 – Admitting Doctor</w:delText>
        </w:r>
      </w:del>
    </w:p>
    <w:p w14:paraId="44B194A3" w14:textId="77777777" w:rsidR="00BE0AA5" w:rsidDel="00B27C63" w:rsidRDefault="00BE0AA5" w:rsidP="00BE0AA5">
      <w:pPr>
        <w:numPr>
          <w:ilvl w:val="2"/>
          <w:numId w:val="29"/>
          <w:numberingChange w:id="5928" w:author="Bob Yencha" w:date="2011-09-23T16:01:00Z" w:original=""/>
        </w:numPr>
        <w:spacing w:after="0"/>
        <w:rPr>
          <w:del w:id="5929" w:author="Bob Yencha" w:date="2011-12-19T00:19:00Z"/>
        </w:rPr>
      </w:pPr>
      <w:del w:id="5930" w:author="Bob Yencha" w:date="2011-12-19T00:19:00Z">
        <w:r w:rsidDel="00B27C63">
          <w:delText>PV1.52 – Other Healthcare Provider</w:delText>
        </w:r>
      </w:del>
    </w:p>
    <w:p w14:paraId="6BA018D7" w14:textId="77777777" w:rsidR="00BE0AA5" w:rsidDel="00B27C63" w:rsidRDefault="00BE0AA5" w:rsidP="00BE0AA5">
      <w:pPr>
        <w:numPr>
          <w:ilvl w:val="2"/>
          <w:numId w:val="29"/>
          <w:numberingChange w:id="5931" w:author="Bob Yencha" w:date="2011-09-23T16:01:00Z" w:original=""/>
        </w:numPr>
        <w:spacing w:after="0"/>
        <w:rPr>
          <w:del w:id="5932" w:author="Bob Yencha" w:date="2011-12-19T00:19:00Z"/>
        </w:rPr>
      </w:pPr>
      <w:del w:id="5933" w:author="Bob Yencha" w:date="2011-12-19T00:19:00Z">
        <w:r w:rsidDel="00B27C63">
          <w:delText>PV2.13 – Referral Source Code</w:delText>
        </w:r>
      </w:del>
    </w:p>
    <w:p w14:paraId="77E5D1F5" w14:textId="77777777" w:rsidR="00BE0AA5" w:rsidDel="00B27C63" w:rsidRDefault="00BE0AA5" w:rsidP="00BE0AA5">
      <w:pPr>
        <w:numPr>
          <w:ilvl w:val="2"/>
          <w:numId w:val="29"/>
          <w:numberingChange w:id="5934" w:author="Bob Yencha" w:date="2011-09-23T16:01:00Z" w:original=""/>
        </w:numPr>
        <w:spacing w:after="0"/>
        <w:rPr>
          <w:del w:id="5935" w:author="Bob Yencha" w:date="2011-12-19T00:19:00Z"/>
        </w:rPr>
      </w:pPr>
      <w:del w:id="5936" w:author="Bob Yencha" w:date="2011-12-19T00:19:00Z">
        <w:r w:rsidDel="00B27C63">
          <w:delText>ORC.10 – Entered By</w:delText>
        </w:r>
      </w:del>
    </w:p>
    <w:p w14:paraId="46B4ACE6" w14:textId="77777777" w:rsidR="00BE0AA5" w:rsidDel="00B27C63" w:rsidRDefault="00BE0AA5" w:rsidP="00BE0AA5">
      <w:pPr>
        <w:numPr>
          <w:ilvl w:val="2"/>
          <w:numId w:val="29"/>
          <w:numberingChange w:id="5937" w:author="Bob Yencha" w:date="2011-09-23T16:01:00Z" w:original=""/>
        </w:numPr>
        <w:spacing w:after="0"/>
        <w:rPr>
          <w:del w:id="5938" w:author="Bob Yencha" w:date="2011-12-19T00:19:00Z"/>
        </w:rPr>
      </w:pPr>
      <w:del w:id="5939" w:author="Bob Yencha" w:date="2011-12-19T00:19:00Z">
        <w:r w:rsidDel="00B27C63">
          <w:delText>ORC.11 – Verified By</w:delText>
        </w:r>
      </w:del>
    </w:p>
    <w:p w14:paraId="1C59C800" w14:textId="77777777" w:rsidR="00BE0AA5" w:rsidDel="00B27C63" w:rsidRDefault="00BE0AA5" w:rsidP="00BE0AA5">
      <w:pPr>
        <w:numPr>
          <w:ilvl w:val="2"/>
          <w:numId w:val="29"/>
          <w:numberingChange w:id="5940" w:author="Bob Yencha" w:date="2011-09-23T16:01:00Z" w:original=""/>
        </w:numPr>
        <w:spacing w:after="0"/>
        <w:rPr>
          <w:del w:id="5941" w:author="Bob Yencha" w:date="2011-12-19T00:19:00Z"/>
        </w:rPr>
      </w:pPr>
      <w:del w:id="5942" w:author="Bob Yencha" w:date="2011-12-19T00:19:00Z">
        <w:r w:rsidDel="00B27C63">
          <w:delText>ORC.12 – Ordering Provider</w:delText>
        </w:r>
      </w:del>
    </w:p>
    <w:p w14:paraId="3B5A76AD" w14:textId="77777777" w:rsidR="00BE0AA5" w:rsidDel="00B27C63" w:rsidRDefault="00BE0AA5" w:rsidP="00BE0AA5">
      <w:pPr>
        <w:numPr>
          <w:ilvl w:val="2"/>
          <w:numId w:val="29"/>
          <w:numberingChange w:id="5943" w:author="Bob Yencha" w:date="2011-09-23T16:01:00Z" w:original=""/>
        </w:numPr>
        <w:spacing w:after="0"/>
        <w:rPr>
          <w:del w:id="5944" w:author="Bob Yencha" w:date="2011-12-19T00:19:00Z"/>
        </w:rPr>
      </w:pPr>
      <w:del w:id="5945" w:author="Bob Yencha" w:date="2011-12-19T00:19:00Z">
        <w:r w:rsidDel="00B27C63">
          <w:delText>ORC.19 – Action By</w:delText>
        </w:r>
      </w:del>
    </w:p>
    <w:p w14:paraId="18879A0D" w14:textId="77777777" w:rsidR="00BE0AA5" w:rsidDel="00B27C63" w:rsidRDefault="00BE0AA5" w:rsidP="00BE0AA5">
      <w:pPr>
        <w:numPr>
          <w:ilvl w:val="2"/>
          <w:numId w:val="29"/>
          <w:numberingChange w:id="5946" w:author="Bob Yencha" w:date="2011-09-23T16:01:00Z" w:original=""/>
        </w:numPr>
        <w:spacing w:after="0"/>
        <w:rPr>
          <w:del w:id="5947" w:author="Bob Yencha" w:date="2011-12-19T00:19:00Z"/>
        </w:rPr>
      </w:pPr>
      <w:del w:id="5948" w:author="Bob Yencha" w:date="2011-12-19T00:19:00Z">
        <w:r w:rsidDel="00B27C63">
          <w:delText>OBR.10 – Collector Identifier</w:delText>
        </w:r>
      </w:del>
    </w:p>
    <w:p w14:paraId="252D97FA" w14:textId="77777777" w:rsidR="00BE0AA5" w:rsidDel="00B27C63" w:rsidRDefault="00BE0AA5" w:rsidP="00BE0AA5">
      <w:pPr>
        <w:numPr>
          <w:ilvl w:val="2"/>
          <w:numId w:val="29"/>
          <w:numberingChange w:id="5949" w:author="Bob Yencha" w:date="2011-09-23T16:01:00Z" w:original=""/>
        </w:numPr>
        <w:spacing w:after="0"/>
        <w:rPr>
          <w:del w:id="5950" w:author="Bob Yencha" w:date="2011-12-19T00:19:00Z"/>
        </w:rPr>
      </w:pPr>
      <w:del w:id="5951" w:author="Bob Yencha" w:date="2011-12-19T00:19:00Z">
        <w:r w:rsidDel="00B27C63">
          <w:delText>OBR.16 – Ordering Provider</w:delText>
        </w:r>
      </w:del>
    </w:p>
    <w:p w14:paraId="612C0E96" w14:textId="77777777" w:rsidR="00BE0AA5" w:rsidDel="00B27C63" w:rsidRDefault="00BE0AA5" w:rsidP="00BE0AA5">
      <w:pPr>
        <w:numPr>
          <w:ilvl w:val="2"/>
          <w:numId w:val="29"/>
          <w:numberingChange w:id="5952" w:author="Bob Yencha" w:date="2011-09-23T16:01:00Z" w:original=""/>
        </w:numPr>
        <w:spacing w:after="0"/>
        <w:rPr>
          <w:del w:id="5953" w:author="Bob Yencha" w:date="2011-12-19T00:19:00Z"/>
        </w:rPr>
      </w:pPr>
      <w:del w:id="5954" w:author="Bob Yencha" w:date="2011-12-19T00:19:00Z">
        <w:r w:rsidDel="00B27C63">
          <w:delText>OBR.28 – Result Copies To</w:delText>
        </w:r>
      </w:del>
    </w:p>
    <w:p w14:paraId="7238763E" w14:textId="77777777" w:rsidR="00BE0AA5" w:rsidDel="00B27C63" w:rsidRDefault="00BE0AA5" w:rsidP="00BE0AA5">
      <w:pPr>
        <w:numPr>
          <w:ilvl w:val="2"/>
          <w:numId w:val="29"/>
          <w:numberingChange w:id="5955" w:author="Bob Yencha" w:date="2011-09-23T16:01:00Z" w:original=""/>
        </w:numPr>
        <w:spacing w:after="0"/>
        <w:rPr>
          <w:del w:id="5956" w:author="Bob Yencha" w:date="2011-12-19T00:19:00Z"/>
        </w:rPr>
      </w:pPr>
      <w:del w:id="5957" w:author="Bob Yencha" w:date="2011-12-19T00:19:00Z">
        <w:r w:rsidDel="00B27C63">
          <w:delText>OBX.16 – Responsible Observer</w:delText>
        </w:r>
      </w:del>
    </w:p>
    <w:p w14:paraId="7B1D1BFC" w14:textId="77777777" w:rsidR="00BE0AA5" w:rsidDel="00B27C63" w:rsidRDefault="00BE0AA5" w:rsidP="00BE0AA5">
      <w:pPr>
        <w:numPr>
          <w:ilvl w:val="2"/>
          <w:numId w:val="29"/>
          <w:numberingChange w:id="5958" w:author="Bob Yencha" w:date="2011-09-23T16:01:00Z" w:original=""/>
        </w:numPr>
        <w:spacing w:after="0"/>
        <w:rPr>
          <w:del w:id="5959" w:author="Bob Yencha" w:date="2011-12-19T00:19:00Z"/>
        </w:rPr>
      </w:pPr>
      <w:del w:id="5960" w:author="Bob Yencha" w:date="2011-12-19T00:19:00Z">
        <w:r w:rsidDel="00B27C63">
          <w:delText>OBX.25 – Performing Organization Medical Director</w:delText>
        </w:r>
      </w:del>
    </w:p>
    <w:p w14:paraId="26C78F4E" w14:textId="77777777" w:rsidR="00BE0AA5" w:rsidDel="00B27C63" w:rsidRDefault="00BE0AA5" w:rsidP="00BE0AA5">
      <w:pPr>
        <w:numPr>
          <w:ilvl w:val="0"/>
          <w:numId w:val="29"/>
          <w:numberingChange w:id="5961" w:author="Bob Yencha" w:date="2011-09-23T16:01:00Z" w:original=""/>
        </w:numPr>
        <w:spacing w:after="0"/>
        <w:rPr>
          <w:del w:id="5962" w:author="Bob Yencha" w:date="2011-12-19T00:19:00Z"/>
        </w:rPr>
      </w:pPr>
      <w:del w:id="5963" w:author="Bob Yencha" w:date="2011-12-19T00:19:00Z">
        <w:r w:rsidDel="00B27C63">
          <w:delText>XON – Extended Composite ID Number and Name for Organizations</w:delText>
        </w:r>
        <w:r w:rsidDel="00B27C63">
          <w:br/>
          <w:delText>Description: XON.6 – Assigning Authority and XON.9 – Assigning Facility use the HD – GU data type definition</w:delText>
        </w:r>
      </w:del>
    </w:p>
    <w:p w14:paraId="50D16772" w14:textId="77777777" w:rsidR="00BE0AA5" w:rsidDel="00B27C63" w:rsidRDefault="00BE0AA5" w:rsidP="00BE0AA5">
      <w:pPr>
        <w:numPr>
          <w:ilvl w:val="1"/>
          <w:numId w:val="29"/>
          <w:numberingChange w:id="5964" w:author="Bob Yencha" w:date="2011-09-23T16:01:00Z" w:original="o"/>
        </w:numPr>
        <w:spacing w:after="0"/>
        <w:rPr>
          <w:del w:id="5965" w:author="Bob Yencha" w:date="2011-12-19T00:19:00Z"/>
        </w:rPr>
      </w:pPr>
      <w:del w:id="5966" w:author="Bob Yencha" w:date="2011-12-19T00:19:00Z">
        <w:r w:rsidDel="00B27C63">
          <w:delText>See section 1.14.?? XON – GU {get hyperlink} for the full data type definition</w:delText>
        </w:r>
      </w:del>
    </w:p>
    <w:p w14:paraId="0C7A5E87" w14:textId="77777777" w:rsidR="00BE0AA5" w:rsidDel="00B27C63" w:rsidRDefault="00BE0AA5" w:rsidP="00BE0AA5">
      <w:pPr>
        <w:numPr>
          <w:ilvl w:val="1"/>
          <w:numId w:val="29"/>
          <w:numberingChange w:id="5967" w:author="Bob Yencha" w:date="2011-09-23T16:01:00Z" w:original="o"/>
        </w:numPr>
        <w:spacing w:after="0"/>
        <w:rPr>
          <w:del w:id="5968" w:author="Bob Yencha" w:date="2011-12-19T00:19:00Z"/>
        </w:rPr>
      </w:pPr>
      <w:del w:id="5969" w:author="Bob Yencha" w:date="2011-12-19T00:19:00Z">
        <w:r w:rsidDel="00B27C63">
          <w:delText>See section 1.14.17 HD – GU {get hyperlink} for the data type definition to be used</w:delText>
        </w:r>
      </w:del>
    </w:p>
    <w:p w14:paraId="4D8919EA" w14:textId="77777777" w:rsidR="00BE0AA5" w:rsidDel="00B27C63" w:rsidRDefault="00BE0AA5" w:rsidP="00BE0AA5">
      <w:pPr>
        <w:numPr>
          <w:ilvl w:val="1"/>
          <w:numId w:val="29"/>
          <w:numberingChange w:id="5970" w:author="Bob Yencha" w:date="2011-09-23T16:01:00Z" w:original="o"/>
        </w:numPr>
        <w:spacing w:after="0"/>
        <w:rPr>
          <w:del w:id="5971" w:author="Bob Yencha" w:date="2011-12-19T00:19:00Z"/>
        </w:rPr>
      </w:pPr>
      <w:del w:id="5972" w:author="Bob Yencha" w:date="2011-12-19T00:19:00Z">
        <w:r w:rsidDel="00B27C63">
          <w:delText>All fields using these data types must use the data types per the definitions referenced above.  That includes:</w:delText>
        </w:r>
      </w:del>
    </w:p>
    <w:p w14:paraId="1FB3FAAE" w14:textId="77777777" w:rsidR="00BE0AA5" w:rsidDel="00B27C63" w:rsidRDefault="00BE0AA5" w:rsidP="00BE0AA5">
      <w:pPr>
        <w:numPr>
          <w:ilvl w:val="2"/>
          <w:numId w:val="29"/>
          <w:numberingChange w:id="5973" w:author="Bob Yencha" w:date="2011-09-23T16:01:00Z" w:original=""/>
        </w:numPr>
        <w:spacing w:after="0"/>
        <w:rPr>
          <w:del w:id="5974" w:author="Bob Yencha" w:date="2011-12-19T00:19:00Z"/>
        </w:rPr>
      </w:pPr>
      <w:del w:id="5975" w:author="Bob Yencha" w:date="2011-12-19T00:19:00Z">
        <w:r w:rsidDel="00B27C63">
          <w:delText>SFT.1 – Software Vendor Organization</w:delText>
        </w:r>
      </w:del>
    </w:p>
    <w:p w14:paraId="56A4A26D" w14:textId="77777777" w:rsidR="00BE0AA5" w:rsidDel="00B27C63" w:rsidRDefault="00BE0AA5" w:rsidP="00BE0AA5">
      <w:pPr>
        <w:numPr>
          <w:ilvl w:val="2"/>
          <w:numId w:val="29"/>
          <w:numberingChange w:id="5976" w:author="Bob Yencha" w:date="2011-09-23T16:01:00Z" w:original=""/>
        </w:numPr>
        <w:spacing w:after="0"/>
        <w:rPr>
          <w:del w:id="5977" w:author="Bob Yencha" w:date="2011-12-19T00:19:00Z"/>
        </w:rPr>
      </w:pPr>
      <w:del w:id="5978" w:author="Bob Yencha" w:date="2011-12-19T00:19:00Z">
        <w:r w:rsidDel="00B27C63">
          <w:delText>NK1.13 – Organization Name</w:delText>
        </w:r>
      </w:del>
    </w:p>
    <w:p w14:paraId="04F818CD" w14:textId="77777777" w:rsidR="00BE0AA5" w:rsidDel="00B27C63" w:rsidRDefault="00BE0AA5" w:rsidP="00BE0AA5">
      <w:pPr>
        <w:numPr>
          <w:ilvl w:val="2"/>
          <w:numId w:val="29"/>
          <w:numberingChange w:id="5979" w:author="Bob Yencha" w:date="2011-09-23T16:01:00Z" w:original=""/>
        </w:numPr>
        <w:spacing w:after="0"/>
        <w:rPr>
          <w:del w:id="5980" w:author="Bob Yencha" w:date="2011-12-19T00:19:00Z"/>
        </w:rPr>
      </w:pPr>
      <w:del w:id="5981" w:author="Bob Yencha" w:date="2011-12-19T00:19:00Z">
        <w:r w:rsidDel="00B27C63">
          <w:delText>PV2.23 – Clinic Organization Name</w:delText>
        </w:r>
      </w:del>
    </w:p>
    <w:p w14:paraId="3CDC24D9" w14:textId="77777777" w:rsidR="00BE0AA5" w:rsidDel="00B27C63" w:rsidRDefault="00BE0AA5" w:rsidP="00BE0AA5">
      <w:pPr>
        <w:numPr>
          <w:ilvl w:val="2"/>
          <w:numId w:val="29"/>
          <w:numberingChange w:id="5982" w:author="Bob Yencha" w:date="2011-09-23T16:01:00Z" w:original=""/>
        </w:numPr>
        <w:spacing w:after="0"/>
        <w:rPr>
          <w:del w:id="5983" w:author="Bob Yencha" w:date="2011-12-19T00:19:00Z"/>
        </w:rPr>
      </w:pPr>
      <w:del w:id="5984" w:author="Bob Yencha" w:date="2011-12-19T00:19:00Z">
        <w:r w:rsidDel="00B27C63">
          <w:delText>ORC.21 - Ordering Facility Name</w:delText>
        </w:r>
      </w:del>
    </w:p>
    <w:p w14:paraId="647E7165" w14:textId="77777777" w:rsidR="00BE0AA5" w:rsidRPr="00B456E7" w:rsidDel="00B27C63" w:rsidRDefault="00BE0AA5" w:rsidP="00BE0AA5">
      <w:pPr>
        <w:numPr>
          <w:ilvl w:val="2"/>
          <w:numId w:val="29"/>
          <w:numberingChange w:id="5985" w:author="Bob Yencha" w:date="2011-09-23T16:01:00Z" w:original=""/>
        </w:numPr>
        <w:spacing w:after="0"/>
        <w:rPr>
          <w:del w:id="5986" w:author="Bob Yencha" w:date="2011-12-19T00:19:00Z"/>
        </w:rPr>
      </w:pPr>
      <w:del w:id="5987" w:author="Bob Yencha" w:date="2011-12-19T00:19:00Z">
        <w:r w:rsidDel="00B27C63">
          <w:delText>OB</w:delText>
        </w:r>
      </w:del>
      <w:del w:id="5988" w:author="Bob Yencha" w:date="2011-11-21T21:47:00Z">
        <w:r w:rsidDel="00C5225C">
          <w:delText>R</w:delText>
        </w:r>
      </w:del>
      <w:del w:id="5989" w:author="Bob Yencha" w:date="2011-12-19T00:19:00Z">
        <w:r w:rsidDel="00B27C63">
          <w:delText>.23 – Performing Organization Name</w:delText>
        </w:r>
      </w:del>
    </w:p>
    <w:p w14:paraId="61D1245A" w14:textId="77777777" w:rsidR="00BE0AA5" w:rsidDel="00B27C63" w:rsidRDefault="00352E5D" w:rsidP="007A5E85">
      <w:pPr>
        <w:pStyle w:val="Heading2"/>
        <w:numPr>
          <w:ilvl w:val="1"/>
          <w:numId w:val="27"/>
        </w:numPr>
        <w:tabs>
          <w:tab w:val="left" w:pos="630"/>
        </w:tabs>
        <w:rPr>
          <w:del w:id="5990" w:author="Bob Yencha" w:date="2011-12-19T00:19:00Z"/>
        </w:rPr>
      </w:pPr>
      <w:del w:id="5991" w:author="Bob Yencha" w:date="2011-12-19T00:19:00Z">
        <w:r w:rsidDel="00B27C63">
          <w:delText xml:space="preserve">Profile </w:delText>
        </w:r>
        <w:r w:rsidR="00BE0AA5" w:rsidDel="00B27C63">
          <w:delText>NG – Non-Globally Unique Identifiers</w:delText>
        </w:r>
      </w:del>
    </w:p>
    <w:p w14:paraId="2F6C89C8" w14:textId="77777777" w:rsidR="00BE0AA5" w:rsidDel="00B27C63" w:rsidRDefault="00BE0AA5" w:rsidP="00BE0AA5">
      <w:pPr>
        <w:rPr>
          <w:del w:id="5992" w:author="Bob Yencha" w:date="2011-12-19T00:19:00Z"/>
        </w:rPr>
      </w:pPr>
      <w:del w:id="5993" w:author="Bob Yencha" w:date="2011-12-19T00:19:00Z">
        <w:r w:rsidDel="00B27C63">
          <w:delText>This profile (</w:delText>
        </w:r>
        <w:r w:rsidRPr="005536E5" w:rsidDel="00B27C63">
          <w:delText>2.16.840.1.113883.9.13</w:delText>
        </w:r>
        <w:r w:rsidDel="00B27C63">
          <w:delText>) i</w:delText>
        </w:r>
        <w:r w:rsidRPr="005536E5" w:rsidDel="00B27C63">
          <w:delText xml:space="preserve">ndicates </w:delText>
        </w:r>
        <w:r w:rsidDel="00B27C63">
          <w:delText>that at least one of the identifiers used in this message is constructed using</w:delText>
        </w:r>
        <w:r w:rsidRPr="005536E5" w:rsidDel="00B27C63">
          <w:delText xml:space="preserve"> an alternate method </w:delText>
        </w:r>
        <w:r w:rsidDel="00B27C63">
          <w:delText xml:space="preserve">to ISO OIDs </w:delText>
        </w:r>
        <w:r w:rsidRPr="005536E5" w:rsidDel="00B27C63">
          <w:delText>for providing strong identifi</w:delText>
        </w:r>
        <w:r w:rsidDel="00B27C63">
          <w:delText xml:space="preserve">cation.  As a result, </w:delText>
        </w:r>
        <w:r w:rsidRPr="005536E5" w:rsidDel="00B27C63">
          <w:delText>identifiers are not guaranteed to be globally unique</w:delText>
        </w:r>
        <w:r w:rsidDel="00B27C63">
          <w:delText xml:space="preserve"> and require review between the trading partners to ensure appropriate identification can occur.</w:delText>
        </w:r>
      </w:del>
    </w:p>
    <w:p w14:paraId="71EE8582" w14:textId="77777777" w:rsidR="00BE0AA5" w:rsidDel="00B27C63" w:rsidRDefault="00BE0AA5" w:rsidP="00BE0AA5">
      <w:pPr>
        <w:rPr>
          <w:del w:id="5994" w:author="Bob Yencha" w:date="2011-12-19T00:19:00Z"/>
        </w:rPr>
      </w:pPr>
      <w:del w:id="5995" w:author="Bob Yencha" w:date="2011-12-19T00:19:00Z">
        <w:r w:rsidDel="00B27C63">
          <w:delText>The following data types have specific conformance statement to conform to this profile:</w:delText>
        </w:r>
      </w:del>
    </w:p>
    <w:p w14:paraId="6684D3D8" w14:textId="77777777" w:rsidR="00BE0AA5" w:rsidDel="00B27C63" w:rsidRDefault="00BE0AA5" w:rsidP="00BE0AA5">
      <w:pPr>
        <w:numPr>
          <w:ilvl w:val="0"/>
          <w:numId w:val="21"/>
          <w:numberingChange w:id="5996" w:author="Bob Yencha" w:date="2011-09-23T16:01:00Z" w:original=""/>
        </w:numPr>
        <w:spacing w:after="0"/>
        <w:rPr>
          <w:del w:id="5997" w:author="Bob Yencha" w:date="2011-12-19T00:19:00Z"/>
        </w:rPr>
      </w:pPr>
      <w:del w:id="5998" w:author="Bob Yencha" w:date="2011-12-19T00:19:00Z">
        <w:r w:rsidDel="00B27C63">
          <w:delText xml:space="preserve">CX – </w:delText>
        </w:r>
        <w:r w:rsidRPr="00D4120B" w:rsidDel="00B27C63">
          <w:delText>Extended Composite ID with Check Digit</w:delText>
        </w:r>
        <w:r w:rsidDel="00B27C63">
          <w:br/>
          <w:delText>Description: CX.4 - Assigning Authority is required but can be empty</w:delText>
        </w:r>
      </w:del>
    </w:p>
    <w:p w14:paraId="10BFFCFC" w14:textId="77777777" w:rsidR="00BE0AA5" w:rsidDel="00B27C63" w:rsidRDefault="00BE0AA5" w:rsidP="00BE0AA5">
      <w:pPr>
        <w:numPr>
          <w:ilvl w:val="1"/>
          <w:numId w:val="21"/>
          <w:numberingChange w:id="5999" w:author="Bob Yencha" w:date="2011-09-23T16:01:00Z" w:original="o"/>
        </w:numPr>
        <w:spacing w:after="0"/>
        <w:rPr>
          <w:del w:id="6000" w:author="Bob Yencha" w:date="2011-12-19T00:19:00Z"/>
        </w:rPr>
      </w:pPr>
      <w:del w:id="6001" w:author="Bob Yencha" w:date="2011-12-19T00:19:00Z">
        <w:r w:rsidDel="00B27C63">
          <w:delText>See section 1.14.6 CX – NG {get hyperlink} for the full data type definition</w:delText>
        </w:r>
      </w:del>
    </w:p>
    <w:p w14:paraId="3058F829" w14:textId="77777777" w:rsidR="00BE0AA5" w:rsidDel="00B27C63" w:rsidRDefault="00BE0AA5" w:rsidP="00BE0AA5">
      <w:pPr>
        <w:numPr>
          <w:ilvl w:val="1"/>
          <w:numId w:val="21"/>
          <w:numberingChange w:id="6002" w:author="Bob Yencha" w:date="2011-09-23T16:01:00Z" w:original="o"/>
        </w:numPr>
        <w:spacing w:after="0"/>
        <w:rPr>
          <w:del w:id="6003" w:author="Bob Yencha" w:date="2011-12-19T00:19:00Z"/>
        </w:rPr>
      </w:pPr>
      <w:del w:id="6004" w:author="Bob Yencha" w:date="2011-12-19T00:19:00Z">
        <w:r w:rsidDel="00B27C63">
          <w:delText>See section 1.14.18 HD - NG {get hyperlink} for the data type definition used in CX.4 -Assigning Authority.</w:delText>
        </w:r>
      </w:del>
    </w:p>
    <w:p w14:paraId="6035019A" w14:textId="77777777" w:rsidR="00BE0AA5" w:rsidDel="00B27C63" w:rsidRDefault="00BE0AA5" w:rsidP="00BE0AA5">
      <w:pPr>
        <w:numPr>
          <w:ilvl w:val="1"/>
          <w:numId w:val="21"/>
          <w:numberingChange w:id="6005" w:author="Bob Yencha" w:date="2011-09-23T16:01:00Z" w:original="o"/>
        </w:numPr>
        <w:spacing w:after="0"/>
        <w:rPr>
          <w:del w:id="6006" w:author="Bob Yencha" w:date="2011-12-19T00:19:00Z"/>
        </w:rPr>
      </w:pPr>
      <w:del w:id="6007" w:author="Bob Yencha" w:date="2011-12-19T00:19:00Z">
        <w:r w:rsidDel="00B27C63">
          <w:delText>All fields using these data types must use the data types per the definitions referenced above.  That includes:</w:delText>
        </w:r>
      </w:del>
    </w:p>
    <w:p w14:paraId="6C8B6070" w14:textId="77777777" w:rsidR="00BE0AA5" w:rsidDel="00B27C63" w:rsidRDefault="00BE0AA5" w:rsidP="00BE0AA5">
      <w:pPr>
        <w:numPr>
          <w:ilvl w:val="2"/>
          <w:numId w:val="21"/>
          <w:numberingChange w:id="6008" w:author="Bob Yencha" w:date="2011-09-23T16:01:00Z" w:original=""/>
        </w:numPr>
        <w:spacing w:after="0"/>
        <w:rPr>
          <w:del w:id="6009" w:author="Bob Yencha" w:date="2011-12-19T00:19:00Z"/>
        </w:rPr>
      </w:pPr>
      <w:del w:id="6010" w:author="Bob Yencha" w:date="2011-12-19T00:19:00Z">
        <w:r w:rsidDel="00B27C63">
          <w:delText>PID.3 – Patient Identifier List</w:delText>
        </w:r>
      </w:del>
    </w:p>
    <w:p w14:paraId="39FF8D51" w14:textId="77777777" w:rsidR="00BE0AA5" w:rsidDel="00B27C63" w:rsidRDefault="00BE0AA5" w:rsidP="00BE0AA5">
      <w:pPr>
        <w:numPr>
          <w:ilvl w:val="2"/>
          <w:numId w:val="21"/>
          <w:numberingChange w:id="6011" w:author="Bob Yencha" w:date="2011-09-23T16:01:00Z" w:original=""/>
        </w:numPr>
        <w:spacing w:after="0"/>
        <w:rPr>
          <w:del w:id="6012" w:author="Bob Yencha" w:date="2011-12-19T00:19:00Z"/>
        </w:rPr>
      </w:pPr>
      <w:del w:id="6013" w:author="Bob Yencha" w:date="2011-12-19T00:19:00Z">
        <w:r w:rsidDel="00B27C63">
          <w:delText>PID.18 – Patient Account Number</w:delText>
        </w:r>
      </w:del>
    </w:p>
    <w:p w14:paraId="1BDD342B" w14:textId="77777777" w:rsidR="00BE0AA5" w:rsidDel="00B27C63" w:rsidRDefault="00BE0AA5" w:rsidP="00BE0AA5">
      <w:pPr>
        <w:numPr>
          <w:ilvl w:val="2"/>
          <w:numId w:val="21"/>
          <w:numberingChange w:id="6014" w:author="Bob Yencha" w:date="2011-09-23T16:01:00Z" w:original=""/>
        </w:numPr>
        <w:spacing w:after="0"/>
        <w:rPr>
          <w:del w:id="6015" w:author="Bob Yencha" w:date="2011-12-19T00:19:00Z"/>
        </w:rPr>
      </w:pPr>
      <w:del w:id="6016" w:author="Bob Yencha" w:date="2011-12-19T00:19:00Z">
        <w:r w:rsidDel="00B27C63">
          <w:delText>PID.21 – Mother’s Identifier</w:delText>
        </w:r>
      </w:del>
    </w:p>
    <w:p w14:paraId="10272400" w14:textId="77777777" w:rsidR="00BE0AA5" w:rsidDel="00B27C63" w:rsidRDefault="00BE0AA5" w:rsidP="00BE0AA5">
      <w:pPr>
        <w:numPr>
          <w:ilvl w:val="2"/>
          <w:numId w:val="21"/>
          <w:numberingChange w:id="6017" w:author="Bob Yencha" w:date="2011-09-23T16:01:00Z" w:original=""/>
        </w:numPr>
        <w:spacing w:after="0"/>
        <w:rPr>
          <w:del w:id="6018" w:author="Bob Yencha" w:date="2011-12-19T00:19:00Z"/>
        </w:rPr>
      </w:pPr>
      <w:del w:id="6019" w:author="Bob Yencha" w:date="2011-12-19T00:19:00Z">
        <w:r w:rsidDel="00B27C63">
          <w:delText xml:space="preserve">NK1.12 - </w:delText>
        </w:r>
        <w:r w:rsidRPr="00D4120B" w:rsidDel="00B27C63">
          <w:delText>Next of Kin / Associated Parties Employee Number</w:delText>
        </w:r>
      </w:del>
    </w:p>
    <w:p w14:paraId="489CC753" w14:textId="77777777" w:rsidR="00BE0AA5" w:rsidDel="00B27C63" w:rsidRDefault="00BE0AA5" w:rsidP="00BE0AA5">
      <w:pPr>
        <w:numPr>
          <w:ilvl w:val="2"/>
          <w:numId w:val="21"/>
          <w:numberingChange w:id="6020" w:author="Bob Yencha" w:date="2011-09-23T16:01:00Z" w:original=""/>
        </w:numPr>
        <w:spacing w:after="0"/>
        <w:rPr>
          <w:del w:id="6021" w:author="Bob Yencha" w:date="2011-12-19T00:19:00Z"/>
        </w:rPr>
      </w:pPr>
      <w:del w:id="6022" w:author="Bob Yencha" w:date="2011-12-19T00:19:00Z">
        <w:r w:rsidDel="00B27C63">
          <w:delText xml:space="preserve">NK1.33 - </w:delText>
        </w:r>
        <w:r w:rsidRPr="00D4120B" w:rsidDel="00B27C63">
          <w:delText>Next of Kin/Associated Party’s Identifiers</w:delText>
        </w:r>
      </w:del>
    </w:p>
    <w:p w14:paraId="4197A540" w14:textId="77777777" w:rsidR="00BE0AA5" w:rsidDel="00B27C63" w:rsidRDefault="00BE0AA5" w:rsidP="00BE0AA5">
      <w:pPr>
        <w:numPr>
          <w:ilvl w:val="2"/>
          <w:numId w:val="21"/>
          <w:numberingChange w:id="6023" w:author="Bob Yencha" w:date="2011-09-23T16:01:00Z" w:original=""/>
        </w:numPr>
        <w:spacing w:after="0"/>
        <w:rPr>
          <w:del w:id="6024" w:author="Bob Yencha" w:date="2011-12-19T00:19:00Z"/>
        </w:rPr>
      </w:pPr>
      <w:del w:id="6025" w:author="Bob Yencha" w:date="2011-12-19T00:19:00Z">
        <w:r w:rsidDel="00B27C63">
          <w:delText>PV1.5 – Preadmit Number</w:delText>
        </w:r>
      </w:del>
    </w:p>
    <w:p w14:paraId="71AB69E1" w14:textId="77777777" w:rsidR="00BE0AA5" w:rsidDel="00B27C63" w:rsidRDefault="00BE0AA5" w:rsidP="00BE0AA5">
      <w:pPr>
        <w:numPr>
          <w:ilvl w:val="2"/>
          <w:numId w:val="21"/>
          <w:numberingChange w:id="6026" w:author="Bob Yencha" w:date="2011-09-23T16:01:00Z" w:original=""/>
        </w:numPr>
        <w:spacing w:after="0"/>
        <w:rPr>
          <w:del w:id="6027" w:author="Bob Yencha" w:date="2011-12-19T00:19:00Z"/>
        </w:rPr>
      </w:pPr>
      <w:del w:id="6028" w:author="Bob Yencha" w:date="2011-12-19T00:19:00Z">
        <w:r w:rsidDel="00B27C63">
          <w:delText>PV1.19 – Visit Number</w:delText>
        </w:r>
      </w:del>
    </w:p>
    <w:p w14:paraId="5809D094" w14:textId="77777777" w:rsidR="00BE0AA5" w:rsidDel="00B27C63" w:rsidRDefault="00BE0AA5" w:rsidP="00BE0AA5">
      <w:pPr>
        <w:numPr>
          <w:ilvl w:val="2"/>
          <w:numId w:val="21"/>
          <w:numberingChange w:id="6029" w:author="Bob Yencha" w:date="2011-09-23T16:01:00Z" w:original=""/>
        </w:numPr>
        <w:spacing w:after="0"/>
        <w:rPr>
          <w:del w:id="6030" w:author="Bob Yencha" w:date="2011-12-19T00:19:00Z"/>
        </w:rPr>
      </w:pPr>
      <w:del w:id="6031" w:author="Bob Yencha" w:date="2011-12-19T00:19:00Z">
        <w:r w:rsidDel="00B27C63">
          <w:delText>PV1.50 – Alternate Visit ID</w:delText>
        </w:r>
      </w:del>
    </w:p>
    <w:p w14:paraId="0B9390B7" w14:textId="77777777" w:rsidR="00BE0AA5" w:rsidDel="00B27C63" w:rsidRDefault="00BE0AA5" w:rsidP="00BE0AA5">
      <w:pPr>
        <w:numPr>
          <w:ilvl w:val="0"/>
          <w:numId w:val="21"/>
          <w:numberingChange w:id="6032" w:author="Bob Yencha" w:date="2011-09-23T16:01:00Z" w:original=""/>
        </w:numPr>
        <w:spacing w:after="0"/>
        <w:rPr>
          <w:del w:id="6033" w:author="Bob Yencha" w:date="2011-12-19T00:19:00Z"/>
        </w:rPr>
      </w:pPr>
      <w:del w:id="6034" w:author="Bob Yencha" w:date="2011-12-19T00:19:00Z">
        <w:r w:rsidRPr="002C20D1" w:rsidDel="00B27C63">
          <w:rPr>
            <w:lang w:val="fr-FR"/>
          </w:rPr>
          <w:delText>EI – Entity Identifier</w:delText>
        </w:r>
        <w:r w:rsidRPr="002C20D1" w:rsidDel="00B27C63">
          <w:rPr>
            <w:lang w:val="fr-FR"/>
          </w:rPr>
          <w:br/>
          <w:delText>Description: EI.</w:delText>
        </w:r>
        <w:r w:rsidDel="00B27C63">
          <w:rPr>
            <w:lang w:val="fr-FR"/>
          </w:rPr>
          <w:delText xml:space="preserve">2 - </w:delText>
        </w:r>
        <w:r w:rsidDel="00B27C63">
          <w:delText>NameSpace ID is optional</w:delText>
        </w:r>
      </w:del>
    </w:p>
    <w:p w14:paraId="372372E1" w14:textId="77777777" w:rsidR="00BE0AA5" w:rsidDel="00B27C63" w:rsidRDefault="00BE0AA5" w:rsidP="00BE0AA5">
      <w:pPr>
        <w:numPr>
          <w:ilvl w:val="1"/>
          <w:numId w:val="21"/>
          <w:numberingChange w:id="6035" w:author="Bob Yencha" w:date="2011-09-23T16:01:00Z" w:original="o"/>
        </w:numPr>
        <w:spacing w:after="0"/>
        <w:rPr>
          <w:del w:id="6036" w:author="Bob Yencha" w:date="2011-12-19T00:19:00Z"/>
        </w:rPr>
      </w:pPr>
      <w:del w:id="6037" w:author="Bob Yencha" w:date="2011-12-19T00:19:00Z">
        <w:r w:rsidDel="00B27C63">
          <w:delText>See section 1.14.12 EI – NG {get hyperlink} for the full data type definition</w:delText>
        </w:r>
      </w:del>
    </w:p>
    <w:p w14:paraId="65FAF6A1" w14:textId="77777777" w:rsidR="00BE0AA5" w:rsidDel="00B27C63" w:rsidRDefault="00BE0AA5" w:rsidP="00BE0AA5">
      <w:pPr>
        <w:numPr>
          <w:ilvl w:val="1"/>
          <w:numId w:val="21"/>
          <w:numberingChange w:id="6038" w:author="Bob Yencha" w:date="2011-09-23T16:01:00Z" w:original="o"/>
        </w:numPr>
        <w:spacing w:after="0"/>
        <w:rPr>
          <w:del w:id="6039" w:author="Bob Yencha" w:date="2011-12-19T00:19:00Z"/>
        </w:rPr>
      </w:pPr>
      <w:del w:id="6040" w:author="Bob Yencha" w:date="2011-12-19T00:19:00Z">
        <w:r w:rsidDel="00B27C63">
          <w:delText>All fields using these data types must use the data types per the definitions referenced above.  That includes:</w:delText>
        </w:r>
      </w:del>
    </w:p>
    <w:p w14:paraId="67D476F9" w14:textId="77777777" w:rsidR="00BE0AA5" w:rsidDel="00B27C63" w:rsidRDefault="00BE0AA5" w:rsidP="00BE0AA5">
      <w:pPr>
        <w:numPr>
          <w:ilvl w:val="2"/>
          <w:numId w:val="21"/>
          <w:numberingChange w:id="6041" w:author="Bob Yencha" w:date="2011-09-23T16:01:00Z" w:original=""/>
        </w:numPr>
        <w:spacing w:after="0"/>
        <w:rPr>
          <w:del w:id="6042" w:author="Bob Yencha" w:date="2011-12-19T00:19:00Z"/>
        </w:rPr>
      </w:pPr>
      <w:del w:id="6043" w:author="Bob Yencha" w:date="2011-12-19T00:19:00Z">
        <w:r w:rsidDel="00B27C63">
          <w:delText>MSH.21 – Message Profile Identifier</w:delText>
        </w:r>
      </w:del>
    </w:p>
    <w:p w14:paraId="5CE50B4B" w14:textId="77777777" w:rsidR="00BE0AA5" w:rsidDel="00B27C63" w:rsidRDefault="00BE0AA5" w:rsidP="00BE0AA5">
      <w:pPr>
        <w:numPr>
          <w:ilvl w:val="2"/>
          <w:numId w:val="21"/>
          <w:numberingChange w:id="6044" w:author="Bob Yencha" w:date="2011-09-23T16:01:00Z" w:original=""/>
        </w:numPr>
        <w:spacing w:after="0"/>
        <w:rPr>
          <w:del w:id="6045" w:author="Bob Yencha" w:date="2011-12-19T00:19:00Z"/>
        </w:rPr>
      </w:pPr>
      <w:del w:id="6046" w:author="Bob Yencha" w:date="2011-12-19T00:19:00Z">
        <w:r w:rsidDel="00B27C63">
          <w:delText>ORC.2 – Placer Order Number</w:delText>
        </w:r>
      </w:del>
    </w:p>
    <w:p w14:paraId="59EF181B" w14:textId="77777777" w:rsidR="00BE0AA5" w:rsidDel="00B27C63" w:rsidRDefault="00BE0AA5" w:rsidP="00BE0AA5">
      <w:pPr>
        <w:numPr>
          <w:ilvl w:val="2"/>
          <w:numId w:val="21"/>
          <w:numberingChange w:id="6047" w:author="Bob Yencha" w:date="2011-09-23T16:01:00Z" w:original=""/>
        </w:numPr>
        <w:spacing w:after="0"/>
        <w:rPr>
          <w:del w:id="6048" w:author="Bob Yencha" w:date="2011-12-19T00:19:00Z"/>
        </w:rPr>
      </w:pPr>
      <w:del w:id="6049" w:author="Bob Yencha" w:date="2011-12-19T00:19:00Z">
        <w:r w:rsidDel="00B27C63">
          <w:delText>ORC.3 – Filler Order Number</w:delText>
        </w:r>
      </w:del>
    </w:p>
    <w:p w14:paraId="447CB82C" w14:textId="77777777" w:rsidR="00BE0AA5" w:rsidDel="00B27C63" w:rsidRDefault="00BE0AA5" w:rsidP="00BE0AA5">
      <w:pPr>
        <w:numPr>
          <w:ilvl w:val="2"/>
          <w:numId w:val="21"/>
          <w:numberingChange w:id="6050" w:author="Bob Yencha" w:date="2011-09-23T16:01:00Z" w:original=""/>
        </w:numPr>
        <w:spacing w:after="0"/>
        <w:rPr>
          <w:del w:id="6051" w:author="Bob Yencha" w:date="2011-12-19T00:19:00Z"/>
        </w:rPr>
      </w:pPr>
      <w:del w:id="6052" w:author="Bob Yencha" w:date="2011-12-19T00:19:00Z">
        <w:r w:rsidDel="00B27C63">
          <w:delText>ORC.4 – Placer Group Number</w:delText>
        </w:r>
      </w:del>
    </w:p>
    <w:p w14:paraId="7FB24D31" w14:textId="77777777" w:rsidR="00BE0AA5" w:rsidDel="00B27C63" w:rsidRDefault="00BE0AA5" w:rsidP="00BE0AA5">
      <w:pPr>
        <w:numPr>
          <w:ilvl w:val="2"/>
          <w:numId w:val="21"/>
          <w:numberingChange w:id="6053" w:author="Bob Yencha" w:date="2011-09-23T16:01:00Z" w:original=""/>
        </w:numPr>
        <w:spacing w:after="0"/>
        <w:rPr>
          <w:del w:id="6054" w:author="Bob Yencha" w:date="2011-12-19T00:19:00Z"/>
        </w:rPr>
      </w:pPr>
      <w:del w:id="6055" w:author="Bob Yencha" w:date="2011-12-19T00:19:00Z">
        <w:r w:rsidDel="00B27C63">
          <w:delText>OBR.2 – Placer Order Number</w:delText>
        </w:r>
      </w:del>
    </w:p>
    <w:p w14:paraId="76484F80" w14:textId="77777777" w:rsidR="00BE0AA5" w:rsidDel="00B27C63" w:rsidRDefault="00BE0AA5" w:rsidP="00BE0AA5">
      <w:pPr>
        <w:numPr>
          <w:ilvl w:val="2"/>
          <w:numId w:val="21"/>
          <w:numberingChange w:id="6056" w:author="Bob Yencha" w:date="2011-09-23T16:01:00Z" w:original=""/>
        </w:numPr>
        <w:spacing w:after="0"/>
        <w:rPr>
          <w:del w:id="6057" w:author="Bob Yencha" w:date="2011-12-19T00:19:00Z"/>
        </w:rPr>
      </w:pPr>
      <w:del w:id="6058" w:author="Bob Yencha" w:date="2011-12-19T00:19:00Z">
        <w:r w:rsidDel="00B27C63">
          <w:delText>OBR.3 – Filler Order Number</w:delText>
        </w:r>
      </w:del>
    </w:p>
    <w:p w14:paraId="4F1EE7B2" w14:textId="77777777" w:rsidR="00BE0AA5" w:rsidDel="00B27C63" w:rsidRDefault="00BE0AA5" w:rsidP="00BE0AA5">
      <w:pPr>
        <w:numPr>
          <w:ilvl w:val="2"/>
          <w:numId w:val="21"/>
          <w:numberingChange w:id="6059" w:author="Bob Yencha" w:date="2011-09-23T16:01:00Z" w:original=""/>
        </w:numPr>
        <w:spacing w:after="0"/>
        <w:rPr>
          <w:del w:id="6060" w:author="Bob Yencha" w:date="2011-12-19T00:19:00Z"/>
        </w:rPr>
      </w:pPr>
      <w:del w:id="6061" w:author="Bob Yencha" w:date="2011-12-19T00:19:00Z">
        <w:r w:rsidDel="00B27C63">
          <w:delText>OBX.18 – Equipment Instance Identifier</w:delText>
        </w:r>
      </w:del>
    </w:p>
    <w:p w14:paraId="6FAB7DCA" w14:textId="77777777" w:rsidR="00BE0AA5" w:rsidDel="00B27C63" w:rsidRDefault="00BE0AA5" w:rsidP="00BE0AA5">
      <w:pPr>
        <w:numPr>
          <w:ilvl w:val="0"/>
          <w:numId w:val="21"/>
          <w:numberingChange w:id="6062" w:author="Bob Yencha" w:date="2011-09-23T16:01:00Z" w:original=""/>
        </w:numPr>
        <w:spacing w:after="0"/>
        <w:rPr>
          <w:del w:id="6063" w:author="Bob Yencha" w:date="2011-12-19T00:19:00Z"/>
        </w:rPr>
      </w:pPr>
      <w:del w:id="6064" w:author="Bob Yencha" w:date="2011-12-19T00:19:00Z">
        <w:r w:rsidRPr="002C20D1" w:rsidDel="00B27C63">
          <w:delText>EIP – Entity Identifier Pair</w:delText>
        </w:r>
        <w:r w:rsidRPr="002C20D1" w:rsidDel="00B27C63">
          <w:br/>
          <w:delText xml:space="preserve">Description: The EI - NG datatype definition is used </w:delText>
        </w:r>
        <w:r w:rsidDel="00B27C63">
          <w:delText>for both EIP.1 and EIP.2</w:delText>
        </w:r>
      </w:del>
    </w:p>
    <w:p w14:paraId="21059E54" w14:textId="77777777" w:rsidR="00BE0AA5" w:rsidDel="00B27C63" w:rsidRDefault="00BE0AA5" w:rsidP="00BE0AA5">
      <w:pPr>
        <w:numPr>
          <w:ilvl w:val="1"/>
          <w:numId w:val="21"/>
          <w:numberingChange w:id="6065" w:author="Bob Yencha" w:date="2011-09-23T16:01:00Z" w:original="o"/>
        </w:numPr>
        <w:spacing w:after="0"/>
        <w:rPr>
          <w:del w:id="6066" w:author="Bob Yencha" w:date="2011-12-19T00:19:00Z"/>
        </w:rPr>
      </w:pPr>
      <w:del w:id="6067" w:author="Bob Yencha" w:date="2011-12-19T00:19:00Z">
        <w:r w:rsidDel="00B27C63">
          <w:delText>See section 1.14.12 EI – NG {get hyperlink} for the full data type definition to be used for both EIP.1 and EIP.2</w:delText>
        </w:r>
      </w:del>
    </w:p>
    <w:p w14:paraId="6F97BE60" w14:textId="77777777" w:rsidR="00BE0AA5" w:rsidDel="00B27C63" w:rsidRDefault="00BE0AA5" w:rsidP="00BE0AA5">
      <w:pPr>
        <w:numPr>
          <w:ilvl w:val="1"/>
          <w:numId w:val="21"/>
          <w:numberingChange w:id="6068" w:author="Bob Yencha" w:date="2011-09-23T16:01:00Z" w:original="o"/>
        </w:numPr>
        <w:spacing w:after="0"/>
        <w:rPr>
          <w:del w:id="6069" w:author="Bob Yencha" w:date="2011-12-19T00:19:00Z"/>
        </w:rPr>
      </w:pPr>
      <w:del w:id="6070" w:author="Bob Yencha" w:date="2011-12-19T00:19:00Z">
        <w:r w:rsidDel="00B27C63">
          <w:delText>All fields using these data types must use the data types per the definitions referenced above.  That includes:</w:delText>
        </w:r>
      </w:del>
    </w:p>
    <w:p w14:paraId="2B6F5C1E" w14:textId="77777777" w:rsidR="00BE0AA5" w:rsidDel="00B27C63" w:rsidRDefault="00BE0AA5" w:rsidP="00BE0AA5">
      <w:pPr>
        <w:numPr>
          <w:ilvl w:val="2"/>
          <w:numId w:val="21"/>
          <w:numberingChange w:id="6071" w:author="Bob Yencha" w:date="2011-09-23T16:01:00Z" w:original=""/>
        </w:numPr>
        <w:spacing w:after="0"/>
        <w:rPr>
          <w:del w:id="6072" w:author="Bob Yencha" w:date="2011-12-19T00:19:00Z"/>
        </w:rPr>
      </w:pPr>
      <w:del w:id="6073" w:author="Bob Yencha" w:date="2011-12-19T00:19:00Z">
        <w:r w:rsidDel="00B27C63">
          <w:delText>ORC.8 – Parent</w:delText>
        </w:r>
      </w:del>
    </w:p>
    <w:p w14:paraId="6A2DAC75" w14:textId="77777777" w:rsidR="00BE0AA5" w:rsidDel="00B27C63" w:rsidRDefault="00BE0AA5" w:rsidP="00BE0AA5">
      <w:pPr>
        <w:numPr>
          <w:ilvl w:val="2"/>
          <w:numId w:val="21"/>
          <w:numberingChange w:id="6074" w:author="Bob Yencha" w:date="2011-09-23T16:01:00Z" w:original=""/>
        </w:numPr>
        <w:spacing w:after="0"/>
        <w:rPr>
          <w:del w:id="6075" w:author="Bob Yencha" w:date="2011-12-19T00:19:00Z"/>
        </w:rPr>
      </w:pPr>
      <w:del w:id="6076" w:author="Bob Yencha" w:date="2011-12-19T00:19:00Z">
        <w:r w:rsidDel="00B27C63">
          <w:delText>OBR.29 – Parent</w:delText>
        </w:r>
      </w:del>
    </w:p>
    <w:p w14:paraId="753E023B" w14:textId="77777777" w:rsidR="00BE0AA5" w:rsidDel="00B27C63" w:rsidRDefault="00BE0AA5" w:rsidP="00BE0AA5">
      <w:pPr>
        <w:numPr>
          <w:ilvl w:val="2"/>
          <w:numId w:val="21"/>
          <w:numberingChange w:id="6077" w:author="Bob Yencha" w:date="2011-09-23T16:01:00Z" w:original=""/>
        </w:numPr>
        <w:spacing w:after="0"/>
        <w:rPr>
          <w:del w:id="6078" w:author="Bob Yencha" w:date="2011-12-19T00:19:00Z"/>
        </w:rPr>
      </w:pPr>
      <w:del w:id="6079" w:author="Bob Yencha" w:date="2011-12-19T00:19:00Z">
        <w:r w:rsidDel="00B27C63">
          <w:delText>SPM.2 – Specimen Identifier</w:delText>
        </w:r>
      </w:del>
    </w:p>
    <w:p w14:paraId="66E889B1" w14:textId="77777777" w:rsidR="00BE0AA5" w:rsidDel="00B27C63" w:rsidRDefault="00BE0AA5" w:rsidP="00BE0AA5">
      <w:pPr>
        <w:numPr>
          <w:ilvl w:val="2"/>
          <w:numId w:val="21"/>
          <w:numberingChange w:id="6080" w:author="Bob Yencha" w:date="2011-09-23T16:01:00Z" w:original=""/>
        </w:numPr>
        <w:spacing w:after="0"/>
        <w:rPr>
          <w:del w:id="6081" w:author="Bob Yencha" w:date="2011-12-19T00:19:00Z"/>
        </w:rPr>
      </w:pPr>
      <w:del w:id="6082" w:author="Bob Yencha" w:date="2011-12-19T00:19:00Z">
        <w:r w:rsidDel="00B27C63">
          <w:delText>SPM.3 – Specimen Parent IDs</w:delText>
        </w:r>
      </w:del>
    </w:p>
    <w:p w14:paraId="01F739AD" w14:textId="77777777" w:rsidR="00BE0AA5" w:rsidDel="00B27C63" w:rsidRDefault="00BE0AA5" w:rsidP="00BE0AA5">
      <w:pPr>
        <w:numPr>
          <w:ilvl w:val="0"/>
          <w:numId w:val="21"/>
          <w:numberingChange w:id="6083" w:author="Bob Yencha" w:date="2011-09-23T16:01:00Z" w:original=""/>
        </w:numPr>
        <w:spacing w:after="0"/>
        <w:rPr>
          <w:del w:id="6084" w:author="Bob Yencha" w:date="2011-12-19T00:19:00Z"/>
        </w:rPr>
      </w:pPr>
      <w:del w:id="6085" w:author="Bob Yencha" w:date="2011-12-19T00:19:00Z">
        <w:r w:rsidDel="00B27C63">
          <w:delText>HD – Hierarchy Identifier</w:delText>
        </w:r>
        <w:r w:rsidDel="00B27C63">
          <w:br/>
          <w:delText>Description: HD.1 – Namespace ID is optional, while HD.2 – Universal ID and HD.3 – Universal ID Type have conditions depending on HD.1 and HD.2</w:delText>
        </w:r>
      </w:del>
    </w:p>
    <w:p w14:paraId="046C4452" w14:textId="77777777" w:rsidR="00BE0AA5" w:rsidDel="00B27C63" w:rsidRDefault="00BE0AA5" w:rsidP="00BE0AA5">
      <w:pPr>
        <w:numPr>
          <w:ilvl w:val="1"/>
          <w:numId w:val="21"/>
          <w:numberingChange w:id="6086" w:author="Bob Yencha" w:date="2011-09-23T16:01:00Z" w:original="o"/>
        </w:numPr>
        <w:spacing w:after="0"/>
        <w:rPr>
          <w:del w:id="6087" w:author="Bob Yencha" w:date="2011-12-19T00:19:00Z"/>
        </w:rPr>
      </w:pPr>
      <w:del w:id="6088" w:author="Bob Yencha" w:date="2011-12-19T00:19:00Z">
        <w:r w:rsidDel="00B27C63">
          <w:delText>See section 1.14.18 HD – NG {get hyperlink} for the full data type definition</w:delText>
        </w:r>
      </w:del>
    </w:p>
    <w:p w14:paraId="4885A02F" w14:textId="77777777" w:rsidR="00BE0AA5" w:rsidDel="00B27C63" w:rsidRDefault="00BE0AA5" w:rsidP="00BE0AA5">
      <w:pPr>
        <w:numPr>
          <w:ilvl w:val="1"/>
          <w:numId w:val="21"/>
          <w:numberingChange w:id="6089" w:author="Bob Yencha" w:date="2011-09-23T16:01:00Z" w:original="o"/>
        </w:numPr>
        <w:spacing w:after="0"/>
        <w:rPr>
          <w:del w:id="6090" w:author="Bob Yencha" w:date="2011-12-19T00:19:00Z"/>
        </w:rPr>
      </w:pPr>
      <w:del w:id="6091" w:author="Bob Yencha" w:date="2011-12-19T00:19:00Z">
        <w:r w:rsidDel="00B27C63">
          <w:delText>All fields using these data types must use the data types per the definitions referenced above.  That includes:</w:delText>
        </w:r>
      </w:del>
    </w:p>
    <w:p w14:paraId="495F03DB" w14:textId="77777777" w:rsidR="00BE0AA5" w:rsidDel="00B27C63" w:rsidRDefault="00BE0AA5" w:rsidP="00BE0AA5">
      <w:pPr>
        <w:numPr>
          <w:ilvl w:val="2"/>
          <w:numId w:val="21"/>
          <w:numberingChange w:id="6092" w:author="Bob Yencha" w:date="2011-09-23T16:01:00Z" w:original=""/>
        </w:numPr>
        <w:spacing w:after="0"/>
        <w:rPr>
          <w:del w:id="6093" w:author="Bob Yencha" w:date="2011-12-19T00:19:00Z"/>
        </w:rPr>
      </w:pPr>
      <w:del w:id="6094" w:author="Bob Yencha" w:date="2011-12-19T00:19:00Z">
        <w:r w:rsidDel="00B27C63">
          <w:delText>MSH.3 – Sending Application</w:delText>
        </w:r>
      </w:del>
    </w:p>
    <w:p w14:paraId="5D23BC7A" w14:textId="77777777" w:rsidR="00BE0AA5" w:rsidDel="00B27C63" w:rsidRDefault="00BE0AA5" w:rsidP="00BE0AA5">
      <w:pPr>
        <w:numPr>
          <w:ilvl w:val="2"/>
          <w:numId w:val="21"/>
          <w:numberingChange w:id="6095" w:author="Bob Yencha" w:date="2011-09-23T16:01:00Z" w:original=""/>
        </w:numPr>
        <w:spacing w:after="0"/>
        <w:rPr>
          <w:del w:id="6096" w:author="Bob Yencha" w:date="2011-12-19T00:19:00Z"/>
        </w:rPr>
      </w:pPr>
      <w:del w:id="6097" w:author="Bob Yencha" w:date="2011-12-19T00:19:00Z">
        <w:r w:rsidDel="00B27C63">
          <w:delText>MSH.4 – Sending Facility</w:delText>
        </w:r>
      </w:del>
    </w:p>
    <w:p w14:paraId="3F027EF2" w14:textId="77777777" w:rsidR="00BE0AA5" w:rsidDel="00B27C63" w:rsidRDefault="00BE0AA5" w:rsidP="00BE0AA5">
      <w:pPr>
        <w:numPr>
          <w:ilvl w:val="2"/>
          <w:numId w:val="21"/>
          <w:numberingChange w:id="6098" w:author="Bob Yencha" w:date="2011-09-23T16:01:00Z" w:original=""/>
        </w:numPr>
        <w:spacing w:after="0"/>
        <w:rPr>
          <w:del w:id="6099" w:author="Bob Yencha" w:date="2011-12-19T00:19:00Z"/>
        </w:rPr>
      </w:pPr>
      <w:del w:id="6100" w:author="Bob Yencha" w:date="2011-12-19T00:19:00Z">
        <w:r w:rsidDel="00B27C63">
          <w:delText>MSH.5 – Receiving Application</w:delText>
        </w:r>
      </w:del>
    </w:p>
    <w:p w14:paraId="5DCCCF99" w14:textId="77777777" w:rsidR="00BE0AA5" w:rsidDel="00B27C63" w:rsidRDefault="00BE0AA5" w:rsidP="00BE0AA5">
      <w:pPr>
        <w:numPr>
          <w:ilvl w:val="2"/>
          <w:numId w:val="21"/>
          <w:numberingChange w:id="6101" w:author="Bob Yencha" w:date="2011-09-23T16:01:00Z" w:original=""/>
        </w:numPr>
        <w:spacing w:after="0"/>
        <w:rPr>
          <w:del w:id="6102" w:author="Bob Yencha" w:date="2011-12-19T00:19:00Z"/>
        </w:rPr>
      </w:pPr>
      <w:del w:id="6103" w:author="Bob Yencha" w:date="2011-12-19T00:19:00Z">
        <w:r w:rsidDel="00B27C63">
          <w:delText>MSH.6 – Receiving Facility</w:delText>
        </w:r>
      </w:del>
    </w:p>
    <w:p w14:paraId="1544F794" w14:textId="77777777" w:rsidR="00BE0AA5" w:rsidDel="00B27C63" w:rsidRDefault="00BE0AA5" w:rsidP="00BE0AA5">
      <w:pPr>
        <w:numPr>
          <w:ilvl w:val="2"/>
          <w:numId w:val="21"/>
          <w:numberingChange w:id="6104" w:author="Bob Yencha" w:date="2011-09-23T16:01:00Z" w:original=""/>
        </w:numPr>
        <w:spacing w:after="0"/>
        <w:rPr>
          <w:del w:id="6105" w:author="Bob Yencha" w:date="2011-12-19T00:19:00Z"/>
        </w:rPr>
      </w:pPr>
      <w:del w:id="6106" w:author="Bob Yencha" w:date="2011-12-19T00:19:00Z">
        <w:r w:rsidDel="00B27C63">
          <w:delText>MSH.34 – Last Update Facility</w:delText>
        </w:r>
      </w:del>
    </w:p>
    <w:p w14:paraId="11DA97D3" w14:textId="77777777" w:rsidR="00BE0AA5" w:rsidDel="00B27C63" w:rsidRDefault="00BE0AA5" w:rsidP="00BE0AA5">
      <w:pPr>
        <w:numPr>
          <w:ilvl w:val="2"/>
          <w:numId w:val="21"/>
          <w:numberingChange w:id="6107" w:author="Bob Yencha" w:date="2011-09-23T16:01:00Z" w:original=""/>
        </w:numPr>
        <w:spacing w:after="0"/>
        <w:rPr>
          <w:del w:id="6108" w:author="Bob Yencha" w:date="2011-12-19T00:19:00Z"/>
        </w:rPr>
      </w:pPr>
      <w:del w:id="6109" w:author="Bob Yencha" w:date="2011-12-19T00:19:00Z">
        <w:r w:rsidDel="00B27C63">
          <w:delText>FSH.3 – File Sending Application</w:delText>
        </w:r>
      </w:del>
    </w:p>
    <w:p w14:paraId="09FF2FD4" w14:textId="77777777" w:rsidR="00BE0AA5" w:rsidDel="00B27C63" w:rsidRDefault="00BE0AA5" w:rsidP="00BE0AA5">
      <w:pPr>
        <w:numPr>
          <w:ilvl w:val="2"/>
          <w:numId w:val="21"/>
          <w:numberingChange w:id="6110" w:author="Bob Yencha" w:date="2011-09-23T16:01:00Z" w:original=""/>
        </w:numPr>
        <w:spacing w:after="0"/>
        <w:rPr>
          <w:del w:id="6111" w:author="Bob Yencha" w:date="2011-12-19T00:19:00Z"/>
        </w:rPr>
      </w:pPr>
      <w:del w:id="6112" w:author="Bob Yencha" w:date="2011-12-19T00:19:00Z">
        <w:r w:rsidDel="00B27C63">
          <w:delText>FSH.4 – File Sending Facility</w:delText>
        </w:r>
      </w:del>
    </w:p>
    <w:p w14:paraId="1DDA9802" w14:textId="77777777" w:rsidR="00BE0AA5" w:rsidDel="00B27C63" w:rsidRDefault="00BE0AA5" w:rsidP="00BE0AA5">
      <w:pPr>
        <w:numPr>
          <w:ilvl w:val="2"/>
          <w:numId w:val="21"/>
          <w:numberingChange w:id="6113" w:author="Bob Yencha" w:date="2011-09-23T16:01:00Z" w:original=""/>
        </w:numPr>
        <w:spacing w:after="0"/>
        <w:rPr>
          <w:del w:id="6114" w:author="Bob Yencha" w:date="2011-12-19T00:19:00Z"/>
        </w:rPr>
      </w:pPr>
      <w:del w:id="6115" w:author="Bob Yencha" w:date="2011-12-19T00:19:00Z">
        <w:r w:rsidDel="00B27C63">
          <w:delText>FSH.5 – File Receiving Application</w:delText>
        </w:r>
      </w:del>
    </w:p>
    <w:p w14:paraId="66063CD9" w14:textId="77777777" w:rsidR="00BE0AA5" w:rsidDel="00B27C63" w:rsidRDefault="00BE0AA5" w:rsidP="00BE0AA5">
      <w:pPr>
        <w:numPr>
          <w:ilvl w:val="2"/>
          <w:numId w:val="21"/>
          <w:numberingChange w:id="6116" w:author="Bob Yencha" w:date="2011-09-23T16:01:00Z" w:original=""/>
        </w:numPr>
        <w:spacing w:after="0"/>
        <w:rPr>
          <w:del w:id="6117" w:author="Bob Yencha" w:date="2011-12-19T00:19:00Z"/>
        </w:rPr>
      </w:pPr>
      <w:del w:id="6118" w:author="Bob Yencha" w:date="2011-12-19T00:19:00Z">
        <w:r w:rsidDel="00B27C63">
          <w:delText>FSH.6 – File Receiving Facility</w:delText>
        </w:r>
      </w:del>
    </w:p>
    <w:p w14:paraId="18592C8C" w14:textId="77777777" w:rsidR="00BE0AA5" w:rsidDel="00B27C63" w:rsidRDefault="00BE0AA5" w:rsidP="00BE0AA5">
      <w:pPr>
        <w:numPr>
          <w:ilvl w:val="2"/>
          <w:numId w:val="21"/>
          <w:numberingChange w:id="6119" w:author="Bob Yencha" w:date="2011-09-23T16:01:00Z" w:original=""/>
        </w:numPr>
        <w:spacing w:after="0"/>
        <w:rPr>
          <w:del w:id="6120" w:author="Bob Yencha" w:date="2011-12-19T00:19:00Z"/>
        </w:rPr>
      </w:pPr>
      <w:del w:id="6121" w:author="Bob Yencha" w:date="2011-12-19T00:19:00Z">
        <w:r w:rsidDel="00B27C63">
          <w:delText>BHS.3 – Batch Sending Application</w:delText>
        </w:r>
      </w:del>
    </w:p>
    <w:p w14:paraId="300EB6ED" w14:textId="77777777" w:rsidR="00BE0AA5" w:rsidDel="00B27C63" w:rsidRDefault="00BE0AA5" w:rsidP="00BE0AA5">
      <w:pPr>
        <w:numPr>
          <w:ilvl w:val="2"/>
          <w:numId w:val="21"/>
          <w:numberingChange w:id="6122" w:author="Bob Yencha" w:date="2011-09-23T16:01:00Z" w:original=""/>
        </w:numPr>
        <w:spacing w:after="0"/>
        <w:rPr>
          <w:del w:id="6123" w:author="Bob Yencha" w:date="2011-12-19T00:19:00Z"/>
        </w:rPr>
      </w:pPr>
      <w:del w:id="6124" w:author="Bob Yencha" w:date="2011-12-19T00:19:00Z">
        <w:r w:rsidDel="00B27C63">
          <w:delText>BHS.4 – Batch Sending Facility</w:delText>
        </w:r>
      </w:del>
    </w:p>
    <w:p w14:paraId="3F8C6130" w14:textId="77777777" w:rsidR="00BE0AA5" w:rsidDel="00B27C63" w:rsidRDefault="00BE0AA5" w:rsidP="00BE0AA5">
      <w:pPr>
        <w:numPr>
          <w:ilvl w:val="2"/>
          <w:numId w:val="21"/>
          <w:numberingChange w:id="6125" w:author="Bob Yencha" w:date="2011-09-23T16:01:00Z" w:original=""/>
        </w:numPr>
        <w:spacing w:after="0"/>
        <w:rPr>
          <w:del w:id="6126" w:author="Bob Yencha" w:date="2011-12-19T00:19:00Z"/>
        </w:rPr>
      </w:pPr>
      <w:del w:id="6127" w:author="Bob Yencha" w:date="2011-12-19T00:19:00Z">
        <w:r w:rsidDel="00B27C63">
          <w:delText>BHS.5 – Batch Receiving Application</w:delText>
        </w:r>
      </w:del>
    </w:p>
    <w:p w14:paraId="07794608" w14:textId="77777777" w:rsidR="00BE0AA5" w:rsidDel="00B27C63" w:rsidRDefault="00BE0AA5" w:rsidP="00BE0AA5">
      <w:pPr>
        <w:numPr>
          <w:ilvl w:val="2"/>
          <w:numId w:val="21"/>
          <w:numberingChange w:id="6128" w:author="Bob Yencha" w:date="2011-09-23T16:01:00Z" w:original=""/>
        </w:numPr>
        <w:spacing w:after="0"/>
        <w:rPr>
          <w:del w:id="6129" w:author="Bob Yencha" w:date="2011-12-19T00:19:00Z"/>
        </w:rPr>
      </w:pPr>
      <w:del w:id="6130" w:author="Bob Yencha" w:date="2011-12-19T00:19:00Z">
        <w:r w:rsidDel="00B27C63">
          <w:delText>BHS.6 – Batch Receiving Facility</w:delText>
        </w:r>
      </w:del>
    </w:p>
    <w:p w14:paraId="52806158" w14:textId="77777777" w:rsidR="00BE0AA5" w:rsidDel="00B27C63" w:rsidRDefault="00BE0AA5" w:rsidP="00BE0AA5">
      <w:pPr>
        <w:numPr>
          <w:ilvl w:val="0"/>
          <w:numId w:val="21"/>
          <w:numberingChange w:id="6131" w:author="Bob Yencha" w:date="2011-09-23T16:01:00Z" w:original=""/>
        </w:numPr>
        <w:spacing w:after="0"/>
        <w:rPr>
          <w:del w:id="6132" w:author="Bob Yencha" w:date="2011-12-19T00:19:00Z"/>
        </w:rPr>
      </w:pPr>
      <w:del w:id="6133" w:author="Bob Yencha" w:date="2011-12-19T00:19:00Z">
        <w:r w:rsidDel="00B27C63">
          <w:delText>XCN – Extended Composite ID Number and Name for Persons</w:delText>
        </w:r>
        <w:r w:rsidDel="00B27C63">
          <w:br/>
          <w:delText>Description: XCN.9 – Assigning Authority and XCN.14 – Assigning Facility use the HD – NG data type definition</w:delText>
        </w:r>
      </w:del>
    </w:p>
    <w:p w14:paraId="22234EE7" w14:textId="77777777" w:rsidR="00BE0AA5" w:rsidDel="00B27C63" w:rsidRDefault="00BE0AA5" w:rsidP="00BE0AA5">
      <w:pPr>
        <w:numPr>
          <w:ilvl w:val="1"/>
          <w:numId w:val="21"/>
          <w:numberingChange w:id="6134" w:author="Bob Yencha" w:date="2011-09-23T16:01:00Z" w:original="o"/>
        </w:numPr>
        <w:spacing w:after="0"/>
        <w:rPr>
          <w:del w:id="6135" w:author="Bob Yencha" w:date="2011-12-19T00:19:00Z"/>
        </w:rPr>
      </w:pPr>
      <w:del w:id="6136" w:author="Bob Yencha" w:date="2011-12-19T00:19:00Z">
        <w:r w:rsidDel="00B27C63">
          <w:delText>See section 1.14.35 XCN – NG {get hyperlink} for the full data type definition</w:delText>
        </w:r>
      </w:del>
    </w:p>
    <w:p w14:paraId="3F96B6E7" w14:textId="77777777" w:rsidR="00BE0AA5" w:rsidDel="00B27C63" w:rsidRDefault="00BE0AA5" w:rsidP="00BE0AA5">
      <w:pPr>
        <w:numPr>
          <w:ilvl w:val="1"/>
          <w:numId w:val="21"/>
          <w:numberingChange w:id="6137" w:author="Bob Yencha" w:date="2011-09-23T16:01:00Z" w:original="o"/>
        </w:numPr>
        <w:spacing w:after="0"/>
        <w:rPr>
          <w:del w:id="6138" w:author="Bob Yencha" w:date="2011-12-19T00:19:00Z"/>
        </w:rPr>
      </w:pPr>
      <w:del w:id="6139" w:author="Bob Yencha" w:date="2011-12-19T00:19:00Z">
        <w:r w:rsidDel="00B27C63">
          <w:delText>See section 1.14.18 HD – NG {get hyperlink} for the data type definition to be used</w:delText>
        </w:r>
      </w:del>
    </w:p>
    <w:p w14:paraId="13F3A499" w14:textId="77777777" w:rsidR="00BE0AA5" w:rsidDel="00B27C63" w:rsidRDefault="00BE0AA5" w:rsidP="00BE0AA5">
      <w:pPr>
        <w:numPr>
          <w:ilvl w:val="1"/>
          <w:numId w:val="21"/>
          <w:numberingChange w:id="6140" w:author="Bob Yencha" w:date="2011-09-23T16:01:00Z" w:original="o"/>
        </w:numPr>
        <w:spacing w:after="0"/>
        <w:rPr>
          <w:del w:id="6141" w:author="Bob Yencha" w:date="2011-12-19T00:19:00Z"/>
        </w:rPr>
      </w:pPr>
      <w:del w:id="6142" w:author="Bob Yencha" w:date="2011-12-19T00:19:00Z">
        <w:r w:rsidDel="00B27C63">
          <w:delText>All fields using these data types must use the data types per the definitions referenced above.  That includes:</w:delText>
        </w:r>
      </w:del>
    </w:p>
    <w:p w14:paraId="04FE2B8C" w14:textId="77777777" w:rsidR="00BE0AA5" w:rsidDel="00B27C63" w:rsidRDefault="00BE0AA5" w:rsidP="00BE0AA5">
      <w:pPr>
        <w:numPr>
          <w:ilvl w:val="2"/>
          <w:numId w:val="21"/>
          <w:numberingChange w:id="6143" w:author="Bob Yencha" w:date="2011-09-23T16:01:00Z" w:original=""/>
        </w:numPr>
        <w:spacing w:after="0"/>
        <w:rPr>
          <w:del w:id="6144" w:author="Bob Yencha" w:date="2011-12-19T00:19:00Z"/>
        </w:rPr>
      </w:pPr>
      <w:del w:id="6145" w:author="Bob Yencha" w:date="2011-12-19T00:19:00Z">
        <w:r w:rsidDel="00B27C63">
          <w:delText>PV1.7 – Attending Doctor</w:delText>
        </w:r>
      </w:del>
    </w:p>
    <w:p w14:paraId="25D9428C" w14:textId="77777777" w:rsidR="00BE0AA5" w:rsidDel="00B27C63" w:rsidRDefault="00BE0AA5" w:rsidP="00BE0AA5">
      <w:pPr>
        <w:numPr>
          <w:ilvl w:val="2"/>
          <w:numId w:val="21"/>
          <w:numberingChange w:id="6146" w:author="Bob Yencha" w:date="2011-09-23T16:01:00Z" w:original=""/>
        </w:numPr>
        <w:spacing w:after="0"/>
        <w:rPr>
          <w:del w:id="6147" w:author="Bob Yencha" w:date="2011-12-19T00:19:00Z"/>
        </w:rPr>
      </w:pPr>
      <w:del w:id="6148" w:author="Bob Yencha" w:date="2011-12-19T00:19:00Z">
        <w:r w:rsidDel="00B27C63">
          <w:delText>PV1.8 – Referring Doctor</w:delText>
        </w:r>
      </w:del>
    </w:p>
    <w:p w14:paraId="1ADAC08A" w14:textId="77777777" w:rsidR="00BE0AA5" w:rsidDel="00B27C63" w:rsidRDefault="00BE0AA5" w:rsidP="00BE0AA5">
      <w:pPr>
        <w:numPr>
          <w:ilvl w:val="2"/>
          <w:numId w:val="21"/>
          <w:numberingChange w:id="6149" w:author="Bob Yencha" w:date="2011-09-23T16:01:00Z" w:original=""/>
        </w:numPr>
        <w:spacing w:after="0"/>
        <w:rPr>
          <w:del w:id="6150" w:author="Bob Yencha" w:date="2011-12-19T00:19:00Z"/>
        </w:rPr>
      </w:pPr>
      <w:del w:id="6151" w:author="Bob Yencha" w:date="2011-12-19T00:19:00Z">
        <w:r w:rsidDel="00B27C63">
          <w:delText>PV1.9 – Consulting Doctor</w:delText>
        </w:r>
      </w:del>
    </w:p>
    <w:p w14:paraId="55193324" w14:textId="77777777" w:rsidR="00BE0AA5" w:rsidDel="00B27C63" w:rsidRDefault="00BE0AA5" w:rsidP="00BE0AA5">
      <w:pPr>
        <w:numPr>
          <w:ilvl w:val="2"/>
          <w:numId w:val="21"/>
          <w:numberingChange w:id="6152" w:author="Bob Yencha" w:date="2011-09-23T16:01:00Z" w:original=""/>
        </w:numPr>
        <w:spacing w:after="0"/>
        <w:rPr>
          <w:del w:id="6153" w:author="Bob Yencha" w:date="2011-12-19T00:19:00Z"/>
        </w:rPr>
      </w:pPr>
      <w:del w:id="6154" w:author="Bob Yencha" w:date="2011-12-19T00:19:00Z">
        <w:r w:rsidDel="00B27C63">
          <w:delText>PV1.17 – Admitting Doctor</w:delText>
        </w:r>
      </w:del>
    </w:p>
    <w:p w14:paraId="42CBD115" w14:textId="77777777" w:rsidR="00BE0AA5" w:rsidDel="00B27C63" w:rsidRDefault="00BE0AA5" w:rsidP="00BE0AA5">
      <w:pPr>
        <w:numPr>
          <w:ilvl w:val="2"/>
          <w:numId w:val="21"/>
          <w:numberingChange w:id="6155" w:author="Bob Yencha" w:date="2011-09-23T16:01:00Z" w:original=""/>
        </w:numPr>
        <w:spacing w:after="0"/>
        <w:rPr>
          <w:del w:id="6156" w:author="Bob Yencha" w:date="2011-12-19T00:19:00Z"/>
        </w:rPr>
      </w:pPr>
      <w:del w:id="6157" w:author="Bob Yencha" w:date="2011-12-19T00:19:00Z">
        <w:r w:rsidDel="00B27C63">
          <w:delText>PV1.52 – Other Healthcare Provider</w:delText>
        </w:r>
      </w:del>
    </w:p>
    <w:p w14:paraId="2020E6C7" w14:textId="77777777" w:rsidR="00BE0AA5" w:rsidDel="00B27C63" w:rsidRDefault="00BE0AA5" w:rsidP="00BE0AA5">
      <w:pPr>
        <w:numPr>
          <w:ilvl w:val="2"/>
          <w:numId w:val="21"/>
          <w:numberingChange w:id="6158" w:author="Bob Yencha" w:date="2011-09-23T16:01:00Z" w:original=""/>
        </w:numPr>
        <w:spacing w:after="0"/>
        <w:rPr>
          <w:del w:id="6159" w:author="Bob Yencha" w:date="2011-12-19T00:19:00Z"/>
        </w:rPr>
      </w:pPr>
      <w:del w:id="6160" w:author="Bob Yencha" w:date="2011-12-19T00:19:00Z">
        <w:r w:rsidDel="00B27C63">
          <w:delText>PV2.13 – Referral Source Code</w:delText>
        </w:r>
      </w:del>
    </w:p>
    <w:p w14:paraId="29421319" w14:textId="77777777" w:rsidR="00BE0AA5" w:rsidDel="00B27C63" w:rsidRDefault="00BE0AA5" w:rsidP="00BE0AA5">
      <w:pPr>
        <w:numPr>
          <w:ilvl w:val="2"/>
          <w:numId w:val="21"/>
          <w:numberingChange w:id="6161" w:author="Bob Yencha" w:date="2011-09-23T16:01:00Z" w:original=""/>
        </w:numPr>
        <w:spacing w:after="0"/>
        <w:rPr>
          <w:del w:id="6162" w:author="Bob Yencha" w:date="2011-12-19T00:19:00Z"/>
        </w:rPr>
      </w:pPr>
      <w:del w:id="6163" w:author="Bob Yencha" w:date="2011-12-19T00:19:00Z">
        <w:r w:rsidDel="00B27C63">
          <w:delText>ORC.10 – Entered By</w:delText>
        </w:r>
      </w:del>
    </w:p>
    <w:p w14:paraId="66E35F66" w14:textId="77777777" w:rsidR="00BE0AA5" w:rsidDel="00B27C63" w:rsidRDefault="00BE0AA5" w:rsidP="00BE0AA5">
      <w:pPr>
        <w:numPr>
          <w:ilvl w:val="2"/>
          <w:numId w:val="21"/>
          <w:numberingChange w:id="6164" w:author="Bob Yencha" w:date="2011-09-23T16:01:00Z" w:original=""/>
        </w:numPr>
        <w:spacing w:after="0"/>
        <w:rPr>
          <w:del w:id="6165" w:author="Bob Yencha" w:date="2011-12-19T00:19:00Z"/>
        </w:rPr>
      </w:pPr>
      <w:del w:id="6166" w:author="Bob Yencha" w:date="2011-12-19T00:19:00Z">
        <w:r w:rsidDel="00B27C63">
          <w:delText>ORC.11 – Verified By</w:delText>
        </w:r>
      </w:del>
    </w:p>
    <w:p w14:paraId="3BCFCA89" w14:textId="77777777" w:rsidR="00BE0AA5" w:rsidDel="00B27C63" w:rsidRDefault="00BE0AA5" w:rsidP="00BE0AA5">
      <w:pPr>
        <w:numPr>
          <w:ilvl w:val="2"/>
          <w:numId w:val="21"/>
          <w:numberingChange w:id="6167" w:author="Bob Yencha" w:date="2011-09-23T16:01:00Z" w:original=""/>
        </w:numPr>
        <w:spacing w:after="0"/>
        <w:rPr>
          <w:del w:id="6168" w:author="Bob Yencha" w:date="2011-12-19T00:19:00Z"/>
        </w:rPr>
      </w:pPr>
      <w:del w:id="6169" w:author="Bob Yencha" w:date="2011-12-19T00:19:00Z">
        <w:r w:rsidDel="00B27C63">
          <w:delText>ORC.12 – Ordering Provider</w:delText>
        </w:r>
      </w:del>
    </w:p>
    <w:p w14:paraId="2D99B4A0" w14:textId="77777777" w:rsidR="00BE0AA5" w:rsidDel="00B27C63" w:rsidRDefault="00BE0AA5" w:rsidP="00BE0AA5">
      <w:pPr>
        <w:numPr>
          <w:ilvl w:val="2"/>
          <w:numId w:val="21"/>
          <w:numberingChange w:id="6170" w:author="Bob Yencha" w:date="2011-09-23T16:01:00Z" w:original=""/>
        </w:numPr>
        <w:spacing w:after="0"/>
        <w:rPr>
          <w:del w:id="6171" w:author="Bob Yencha" w:date="2011-12-19T00:19:00Z"/>
        </w:rPr>
      </w:pPr>
      <w:del w:id="6172" w:author="Bob Yencha" w:date="2011-12-19T00:19:00Z">
        <w:r w:rsidDel="00B27C63">
          <w:delText>ORC.19 – Action By</w:delText>
        </w:r>
      </w:del>
    </w:p>
    <w:p w14:paraId="7CB32335" w14:textId="77777777" w:rsidR="00BE0AA5" w:rsidDel="00B27C63" w:rsidRDefault="00BE0AA5" w:rsidP="00BE0AA5">
      <w:pPr>
        <w:numPr>
          <w:ilvl w:val="2"/>
          <w:numId w:val="21"/>
          <w:numberingChange w:id="6173" w:author="Bob Yencha" w:date="2011-09-23T16:01:00Z" w:original=""/>
        </w:numPr>
        <w:spacing w:after="0"/>
        <w:rPr>
          <w:del w:id="6174" w:author="Bob Yencha" w:date="2011-12-19T00:19:00Z"/>
        </w:rPr>
      </w:pPr>
      <w:del w:id="6175" w:author="Bob Yencha" w:date="2011-12-19T00:19:00Z">
        <w:r w:rsidDel="00B27C63">
          <w:delText>OBR.10 – Collector Identifier</w:delText>
        </w:r>
      </w:del>
    </w:p>
    <w:p w14:paraId="7F5A9439" w14:textId="77777777" w:rsidR="00BE0AA5" w:rsidDel="00B27C63" w:rsidRDefault="00BE0AA5" w:rsidP="00BE0AA5">
      <w:pPr>
        <w:numPr>
          <w:ilvl w:val="2"/>
          <w:numId w:val="21"/>
          <w:numberingChange w:id="6176" w:author="Bob Yencha" w:date="2011-09-23T16:01:00Z" w:original=""/>
        </w:numPr>
        <w:spacing w:after="0"/>
        <w:rPr>
          <w:del w:id="6177" w:author="Bob Yencha" w:date="2011-12-19T00:19:00Z"/>
        </w:rPr>
      </w:pPr>
      <w:del w:id="6178" w:author="Bob Yencha" w:date="2011-12-19T00:19:00Z">
        <w:r w:rsidDel="00B27C63">
          <w:delText>OBR.16 – Ordering Provider</w:delText>
        </w:r>
      </w:del>
    </w:p>
    <w:p w14:paraId="50F5452B" w14:textId="77777777" w:rsidR="00BE0AA5" w:rsidDel="00B27C63" w:rsidRDefault="00BE0AA5" w:rsidP="00BE0AA5">
      <w:pPr>
        <w:numPr>
          <w:ilvl w:val="2"/>
          <w:numId w:val="21"/>
          <w:numberingChange w:id="6179" w:author="Bob Yencha" w:date="2011-09-23T16:01:00Z" w:original=""/>
        </w:numPr>
        <w:spacing w:after="0"/>
        <w:rPr>
          <w:del w:id="6180" w:author="Bob Yencha" w:date="2011-12-19T00:19:00Z"/>
        </w:rPr>
      </w:pPr>
      <w:del w:id="6181" w:author="Bob Yencha" w:date="2011-12-19T00:19:00Z">
        <w:r w:rsidDel="00B27C63">
          <w:delText>OBR.28 – Result Copies To</w:delText>
        </w:r>
      </w:del>
    </w:p>
    <w:p w14:paraId="6C6B6334" w14:textId="77777777" w:rsidR="00BE0AA5" w:rsidDel="00B27C63" w:rsidRDefault="00BE0AA5" w:rsidP="00BE0AA5">
      <w:pPr>
        <w:numPr>
          <w:ilvl w:val="2"/>
          <w:numId w:val="21"/>
          <w:numberingChange w:id="6182" w:author="Bob Yencha" w:date="2011-09-23T16:01:00Z" w:original=""/>
        </w:numPr>
        <w:spacing w:after="0"/>
        <w:rPr>
          <w:del w:id="6183" w:author="Bob Yencha" w:date="2011-12-19T00:19:00Z"/>
        </w:rPr>
      </w:pPr>
      <w:del w:id="6184" w:author="Bob Yencha" w:date="2011-12-19T00:19:00Z">
        <w:r w:rsidDel="00B27C63">
          <w:delText>OBX.16 – Responsible Observer</w:delText>
        </w:r>
      </w:del>
    </w:p>
    <w:p w14:paraId="6EC9A0E6" w14:textId="77777777" w:rsidR="00BE0AA5" w:rsidDel="00B27C63" w:rsidRDefault="00BE0AA5" w:rsidP="00BE0AA5">
      <w:pPr>
        <w:numPr>
          <w:ilvl w:val="2"/>
          <w:numId w:val="21"/>
          <w:numberingChange w:id="6185" w:author="Bob Yencha" w:date="2011-09-23T16:01:00Z" w:original=""/>
        </w:numPr>
        <w:spacing w:after="0"/>
        <w:rPr>
          <w:del w:id="6186" w:author="Bob Yencha" w:date="2011-12-19T00:19:00Z"/>
        </w:rPr>
      </w:pPr>
      <w:del w:id="6187" w:author="Bob Yencha" w:date="2011-12-19T00:19:00Z">
        <w:r w:rsidDel="00B27C63">
          <w:delText>OBX.25 – Performing Organization Medical Director</w:delText>
        </w:r>
      </w:del>
    </w:p>
    <w:p w14:paraId="482E7DAF" w14:textId="77777777" w:rsidR="00BE0AA5" w:rsidDel="00B27C63" w:rsidRDefault="00BE0AA5" w:rsidP="00BE0AA5">
      <w:pPr>
        <w:numPr>
          <w:ilvl w:val="0"/>
          <w:numId w:val="21"/>
          <w:numberingChange w:id="6188" w:author="Bob Yencha" w:date="2011-09-23T16:01:00Z" w:original=""/>
        </w:numPr>
        <w:spacing w:after="0"/>
        <w:rPr>
          <w:del w:id="6189" w:author="Bob Yencha" w:date="2011-12-19T00:19:00Z"/>
        </w:rPr>
      </w:pPr>
      <w:del w:id="6190" w:author="Bob Yencha" w:date="2011-12-19T00:19:00Z">
        <w:r w:rsidDel="00B27C63">
          <w:delText>XON – Extended Composite ID Number and Name for Organizations</w:delText>
        </w:r>
        <w:r w:rsidDel="00B27C63">
          <w:br/>
          <w:delText>Description: XON.6 – Assigning Authority and XON.9 – Assigning Facility use the HD – NG data type definition</w:delText>
        </w:r>
      </w:del>
    </w:p>
    <w:p w14:paraId="3A986C3B" w14:textId="77777777" w:rsidR="00BE0AA5" w:rsidDel="00B27C63" w:rsidRDefault="00BE0AA5" w:rsidP="00BE0AA5">
      <w:pPr>
        <w:numPr>
          <w:ilvl w:val="1"/>
          <w:numId w:val="21"/>
          <w:numberingChange w:id="6191" w:author="Bob Yencha" w:date="2011-09-23T16:01:00Z" w:original="o"/>
        </w:numPr>
        <w:spacing w:after="0"/>
        <w:rPr>
          <w:del w:id="6192" w:author="Bob Yencha" w:date="2011-12-19T00:19:00Z"/>
        </w:rPr>
      </w:pPr>
      <w:del w:id="6193" w:author="Bob Yencha" w:date="2011-12-19T00:19:00Z">
        <w:r w:rsidDel="00B27C63">
          <w:delText>See section 1.14.?? XON – NG {get hyperlink} for the full data type definition</w:delText>
        </w:r>
      </w:del>
    </w:p>
    <w:p w14:paraId="047CDC1E" w14:textId="77777777" w:rsidR="00BE0AA5" w:rsidRPr="002C20D1" w:rsidDel="00B27C63" w:rsidRDefault="00BE0AA5" w:rsidP="00BE0AA5">
      <w:pPr>
        <w:numPr>
          <w:ilvl w:val="1"/>
          <w:numId w:val="21"/>
          <w:numberingChange w:id="6194" w:author="Bob Yencha" w:date="2011-09-23T16:01:00Z" w:original="o"/>
        </w:numPr>
        <w:spacing w:after="0"/>
        <w:rPr>
          <w:del w:id="6195" w:author="Bob Yencha" w:date="2011-12-19T00:19:00Z"/>
        </w:rPr>
      </w:pPr>
      <w:del w:id="6196" w:author="Bob Yencha" w:date="2011-12-19T00:19:00Z">
        <w:r w:rsidDel="00B27C63">
          <w:delText>See section 1.14.18 HD – NG {get hyperlink} for the data type definition to be used</w:delText>
        </w:r>
      </w:del>
    </w:p>
    <w:p w14:paraId="451525B8" w14:textId="77777777" w:rsidR="00BE0AA5" w:rsidDel="00B27C63" w:rsidRDefault="00BE0AA5" w:rsidP="00BE0AA5">
      <w:pPr>
        <w:numPr>
          <w:ilvl w:val="1"/>
          <w:numId w:val="21"/>
          <w:numberingChange w:id="6197" w:author="Bob Yencha" w:date="2011-09-23T16:01:00Z" w:original="o"/>
        </w:numPr>
        <w:spacing w:after="0"/>
        <w:rPr>
          <w:del w:id="6198" w:author="Bob Yencha" w:date="2011-12-19T00:19:00Z"/>
        </w:rPr>
      </w:pPr>
      <w:del w:id="6199" w:author="Bob Yencha" w:date="2011-12-19T00:19:00Z">
        <w:r w:rsidDel="00B27C63">
          <w:delText>All fields using these data types must use the data types per the definitions referenced above.  That includes:</w:delText>
        </w:r>
      </w:del>
    </w:p>
    <w:p w14:paraId="5754CDDF" w14:textId="77777777" w:rsidR="00BE0AA5" w:rsidDel="00B27C63" w:rsidRDefault="00BE0AA5" w:rsidP="00BE0AA5">
      <w:pPr>
        <w:numPr>
          <w:ilvl w:val="2"/>
          <w:numId w:val="21"/>
          <w:numberingChange w:id="6200" w:author="Bob Yencha" w:date="2011-09-23T16:01:00Z" w:original=""/>
        </w:numPr>
        <w:spacing w:after="0"/>
        <w:rPr>
          <w:del w:id="6201" w:author="Bob Yencha" w:date="2011-12-19T00:19:00Z"/>
        </w:rPr>
      </w:pPr>
      <w:del w:id="6202" w:author="Bob Yencha" w:date="2011-12-19T00:19:00Z">
        <w:r w:rsidDel="00B27C63">
          <w:delText>SFT.1 – Software Vendor Organization</w:delText>
        </w:r>
      </w:del>
    </w:p>
    <w:p w14:paraId="6B6ACF88" w14:textId="77777777" w:rsidR="00BE0AA5" w:rsidDel="00B27C63" w:rsidRDefault="00BE0AA5" w:rsidP="00BE0AA5">
      <w:pPr>
        <w:numPr>
          <w:ilvl w:val="2"/>
          <w:numId w:val="21"/>
          <w:numberingChange w:id="6203" w:author="Bob Yencha" w:date="2011-09-23T16:01:00Z" w:original=""/>
        </w:numPr>
        <w:spacing w:after="0"/>
        <w:rPr>
          <w:del w:id="6204" w:author="Bob Yencha" w:date="2011-12-19T00:19:00Z"/>
        </w:rPr>
      </w:pPr>
      <w:del w:id="6205" w:author="Bob Yencha" w:date="2011-12-19T00:19:00Z">
        <w:r w:rsidDel="00B27C63">
          <w:delText>NK1.13 – Organization Name</w:delText>
        </w:r>
      </w:del>
    </w:p>
    <w:p w14:paraId="7BA88758" w14:textId="77777777" w:rsidR="00BE0AA5" w:rsidDel="00B27C63" w:rsidRDefault="00BE0AA5" w:rsidP="00BE0AA5">
      <w:pPr>
        <w:numPr>
          <w:ilvl w:val="2"/>
          <w:numId w:val="21"/>
          <w:numberingChange w:id="6206" w:author="Bob Yencha" w:date="2011-09-23T16:01:00Z" w:original=""/>
        </w:numPr>
        <w:spacing w:after="0"/>
        <w:rPr>
          <w:del w:id="6207" w:author="Bob Yencha" w:date="2011-12-19T00:19:00Z"/>
        </w:rPr>
      </w:pPr>
      <w:del w:id="6208" w:author="Bob Yencha" w:date="2011-12-19T00:19:00Z">
        <w:r w:rsidDel="00B27C63">
          <w:delText>PV2.23 – Clinic Organization Name</w:delText>
        </w:r>
      </w:del>
    </w:p>
    <w:p w14:paraId="0B5D2D63" w14:textId="77777777" w:rsidR="00BE0AA5" w:rsidDel="00B27C63" w:rsidRDefault="00BE0AA5" w:rsidP="00BE0AA5">
      <w:pPr>
        <w:numPr>
          <w:ilvl w:val="2"/>
          <w:numId w:val="21"/>
          <w:numberingChange w:id="6209" w:author="Bob Yencha" w:date="2011-09-23T16:01:00Z" w:original=""/>
        </w:numPr>
        <w:spacing w:after="0"/>
        <w:rPr>
          <w:del w:id="6210" w:author="Bob Yencha" w:date="2011-12-19T00:19:00Z"/>
        </w:rPr>
      </w:pPr>
      <w:del w:id="6211" w:author="Bob Yencha" w:date="2011-12-19T00:19:00Z">
        <w:r w:rsidDel="00B27C63">
          <w:delText>ORC.21 - Ordering Facility Name</w:delText>
        </w:r>
      </w:del>
    </w:p>
    <w:p w14:paraId="10A2F088" w14:textId="77777777" w:rsidR="00352E5D" w:rsidRPr="00BE0AA5" w:rsidDel="00B27C63" w:rsidRDefault="00BE0AA5" w:rsidP="00BE0AA5">
      <w:pPr>
        <w:numPr>
          <w:ilvl w:val="2"/>
          <w:numId w:val="21"/>
          <w:numberingChange w:id="6212" w:author="Bob Yencha" w:date="2011-09-23T16:01:00Z" w:original=""/>
        </w:numPr>
        <w:spacing w:after="0"/>
        <w:rPr>
          <w:del w:id="6213" w:author="Bob Yencha" w:date="2011-12-19T00:19:00Z"/>
        </w:rPr>
      </w:pPr>
      <w:del w:id="6214" w:author="Bob Yencha" w:date="2011-11-21T21:47:00Z">
        <w:r w:rsidDel="00C5225C">
          <w:delText>OBR.23</w:delText>
        </w:r>
      </w:del>
      <w:del w:id="6215" w:author="Bob Yencha" w:date="2011-12-19T00:19:00Z">
        <w:r w:rsidDel="00B27C63">
          <w:delText xml:space="preserve"> – Performing Organization Name</w:delText>
        </w:r>
      </w:del>
    </w:p>
    <w:p w14:paraId="55F24269" w14:textId="77777777" w:rsidR="000D01DA" w:rsidDel="00B27C63" w:rsidRDefault="00352E5D" w:rsidP="007A5E85">
      <w:pPr>
        <w:pStyle w:val="Heading2"/>
        <w:numPr>
          <w:ilvl w:val="1"/>
          <w:numId w:val="27"/>
        </w:numPr>
        <w:tabs>
          <w:tab w:val="left" w:pos="630"/>
        </w:tabs>
        <w:rPr>
          <w:del w:id="6216" w:author="Bob Yencha" w:date="2011-12-19T00:19:00Z"/>
        </w:rPr>
      </w:pPr>
      <w:del w:id="6217" w:author="Bob Yencha" w:date="2011-12-19T00:19:00Z">
        <w:r w:rsidDel="00B27C63">
          <w:delText>Profile RU</w:delText>
        </w:r>
        <w:r w:rsidR="000D01DA" w:rsidDel="00B27C63">
          <w:delText xml:space="preserve"> – Unique Placer/Filler Order Number</w:delText>
        </w:r>
      </w:del>
    </w:p>
    <w:p w14:paraId="49EA880A" w14:textId="77777777" w:rsidR="000D01DA" w:rsidRPr="000D01DA" w:rsidDel="00B27C63" w:rsidRDefault="000D01DA" w:rsidP="000D01DA">
      <w:pPr>
        <w:rPr>
          <w:del w:id="6218" w:author="Bob Yencha" w:date="2011-12-19T00:19:00Z"/>
          <w:bCs/>
        </w:rPr>
      </w:pPr>
      <w:del w:id="6219" w:author="Bob Yencha" w:date="2011-12-19T00:19:00Z">
        <w:r w:rsidDel="00B27C63">
          <w:rPr>
            <w:bCs/>
          </w:rPr>
          <w:delText>This profile (</w:delText>
        </w:r>
        <w:r w:rsidRPr="005536E5" w:rsidDel="00B27C63">
          <w:delText>2.16.840.1.113883.9.14</w:delText>
        </w:r>
        <w:r w:rsidDel="00B27C63">
          <w:delText xml:space="preserve">) </w:delText>
        </w:r>
        <w:r w:rsidDel="00B27C63">
          <w:rPr>
            <w:bCs/>
          </w:rPr>
          <w:delText>i</w:delText>
        </w:r>
        <w:r w:rsidRPr="005536E5" w:rsidDel="00B27C63">
          <w:rPr>
            <w:bCs/>
          </w:rPr>
          <w:delText>ndicates that the test can be identified by only using either the placer order numb</w:delText>
        </w:r>
        <w:r w:rsidDel="00B27C63">
          <w:rPr>
            <w:bCs/>
          </w:rPr>
          <w:delText>er, and/or filler order number.</w:delText>
        </w:r>
      </w:del>
    </w:p>
    <w:p w14:paraId="4571D5ED" w14:textId="77777777" w:rsidR="000D01DA" w:rsidDel="00B27C63" w:rsidRDefault="000D01DA" w:rsidP="000D01DA">
      <w:pPr>
        <w:rPr>
          <w:del w:id="6220" w:author="Bob Yencha" w:date="2011-12-19T00:19:00Z"/>
        </w:rPr>
      </w:pPr>
      <w:del w:id="6221" w:author="Bob Yencha" w:date="2011-12-19T00:19:00Z">
        <w:r w:rsidDel="00B27C63">
          <w:delText>The following fields are subject to this profile:</w:delText>
        </w:r>
      </w:del>
    </w:p>
    <w:p w14:paraId="3B28CD53" w14:textId="77777777" w:rsidR="000D01DA" w:rsidDel="00B27C63" w:rsidRDefault="000D01DA" w:rsidP="000D01DA">
      <w:pPr>
        <w:numPr>
          <w:ilvl w:val="0"/>
          <w:numId w:val="22"/>
          <w:numberingChange w:id="6222" w:author="Bob Yencha" w:date="2011-09-23T16:01:00Z" w:original=""/>
        </w:numPr>
        <w:spacing w:after="0"/>
        <w:rPr>
          <w:del w:id="6223" w:author="Bob Yencha" w:date="2011-12-19T00:19:00Z"/>
        </w:rPr>
      </w:pPr>
      <w:del w:id="6224" w:author="Bob Yencha" w:date="2011-12-19T00:19:00Z">
        <w:r w:rsidDel="00B27C63">
          <w:delText>ORC.2 – Order Place Number</w:delText>
        </w:r>
      </w:del>
    </w:p>
    <w:p w14:paraId="2759B608" w14:textId="77777777" w:rsidR="000D01DA" w:rsidDel="00B27C63" w:rsidRDefault="000D01DA" w:rsidP="000D01DA">
      <w:pPr>
        <w:numPr>
          <w:ilvl w:val="0"/>
          <w:numId w:val="22"/>
          <w:numberingChange w:id="6225" w:author="Bob Yencha" w:date="2011-09-23T16:01:00Z" w:original=""/>
        </w:numPr>
        <w:spacing w:after="0"/>
        <w:rPr>
          <w:del w:id="6226" w:author="Bob Yencha" w:date="2011-12-19T00:19:00Z"/>
        </w:rPr>
      </w:pPr>
      <w:del w:id="6227" w:author="Bob Yencha" w:date="2011-12-19T00:19:00Z">
        <w:r w:rsidDel="00B27C63">
          <w:delText>ORC.3 – Filler Order Number</w:delText>
        </w:r>
      </w:del>
    </w:p>
    <w:p w14:paraId="37A91252" w14:textId="77777777" w:rsidR="000D01DA" w:rsidDel="00B27C63" w:rsidRDefault="000D01DA" w:rsidP="000D01DA">
      <w:pPr>
        <w:numPr>
          <w:ilvl w:val="0"/>
          <w:numId w:val="22"/>
          <w:numberingChange w:id="6228" w:author="Bob Yencha" w:date="2011-09-23T16:01:00Z" w:original=""/>
        </w:numPr>
        <w:spacing w:after="0"/>
        <w:rPr>
          <w:del w:id="6229" w:author="Bob Yencha" w:date="2011-12-19T00:19:00Z"/>
        </w:rPr>
      </w:pPr>
      <w:del w:id="6230" w:author="Bob Yencha" w:date="2011-12-19T00:19:00Z">
        <w:r w:rsidDel="00B27C63">
          <w:delText>ORC.8 – Parent</w:delText>
        </w:r>
      </w:del>
    </w:p>
    <w:p w14:paraId="6C309D37" w14:textId="77777777" w:rsidR="000D01DA" w:rsidDel="00B27C63" w:rsidRDefault="000D01DA" w:rsidP="000D01DA">
      <w:pPr>
        <w:numPr>
          <w:ilvl w:val="0"/>
          <w:numId w:val="22"/>
          <w:numberingChange w:id="6231" w:author="Bob Yencha" w:date="2011-09-23T16:01:00Z" w:original=""/>
        </w:numPr>
        <w:spacing w:after="0"/>
        <w:rPr>
          <w:del w:id="6232" w:author="Bob Yencha" w:date="2011-12-19T00:19:00Z"/>
        </w:rPr>
      </w:pPr>
      <w:del w:id="6233" w:author="Bob Yencha" w:date="2011-12-19T00:19:00Z">
        <w:r w:rsidDel="00B27C63">
          <w:delText>OBR.2 – Placer Order Number</w:delText>
        </w:r>
      </w:del>
    </w:p>
    <w:p w14:paraId="200C477C" w14:textId="77777777" w:rsidR="000D01DA" w:rsidDel="00B27C63" w:rsidRDefault="000D01DA" w:rsidP="000D01DA">
      <w:pPr>
        <w:numPr>
          <w:ilvl w:val="0"/>
          <w:numId w:val="22"/>
          <w:numberingChange w:id="6234" w:author="Bob Yencha" w:date="2011-09-23T16:01:00Z" w:original=""/>
        </w:numPr>
        <w:spacing w:after="0"/>
        <w:rPr>
          <w:del w:id="6235" w:author="Bob Yencha" w:date="2011-12-19T00:19:00Z"/>
        </w:rPr>
      </w:pPr>
      <w:del w:id="6236" w:author="Bob Yencha" w:date="2011-12-19T00:19:00Z">
        <w:r w:rsidDel="00B27C63">
          <w:delText>OBR.3 – Filler Order Number</w:delText>
        </w:r>
      </w:del>
    </w:p>
    <w:p w14:paraId="121F274F" w14:textId="77777777" w:rsidR="000D01DA" w:rsidDel="00B27C63" w:rsidRDefault="000D01DA" w:rsidP="000D01DA">
      <w:pPr>
        <w:numPr>
          <w:ilvl w:val="0"/>
          <w:numId w:val="22"/>
          <w:numberingChange w:id="6237" w:author="Bob Yencha" w:date="2011-09-23T16:01:00Z" w:original=""/>
        </w:numPr>
        <w:spacing w:after="0"/>
        <w:rPr>
          <w:del w:id="6238" w:author="Bob Yencha" w:date="2011-12-19T00:19:00Z"/>
        </w:rPr>
      </w:pPr>
      <w:del w:id="6239" w:author="Bob Yencha" w:date="2011-12-19T00:19:00Z">
        <w:r w:rsidDel="00B27C63">
          <w:delText>OBR.29 – Parent</w:delText>
        </w:r>
      </w:del>
    </w:p>
    <w:p w14:paraId="5033AB35" w14:textId="77777777" w:rsidR="00352E5D" w:rsidRPr="000D01DA" w:rsidDel="00B27C63" w:rsidRDefault="000D01DA" w:rsidP="000D01DA">
      <w:pPr>
        <w:rPr>
          <w:del w:id="6240" w:author="Bob Yencha" w:date="2011-12-19T00:19:00Z"/>
        </w:rPr>
      </w:pPr>
      <w:del w:id="6241" w:author="Bob Yencha" w:date="2011-11-21T21:53:00Z">
        <w:r w:rsidDel="00C22783">
          <w:delText>When used, each of these fields must be able to uniquely identify the test being reported on.</w:delText>
        </w:r>
      </w:del>
    </w:p>
    <w:p w14:paraId="693C0238" w14:textId="77777777" w:rsidR="000D01DA" w:rsidDel="00B27C63" w:rsidRDefault="00352E5D" w:rsidP="007A5E85">
      <w:pPr>
        <w:pStyle w:val="Heading2"/>
        <w:numPr>
          <w:ilvl w:val="1"/>
          <w:numId w:val="27"/>
        </w:numPr>
        <w:tabs>
          <w:tab w:val="left" w:pos="630"/>
        </w:tabs>
        <w:rPr>
          <w:del w:id="6242" w:author="Bob Yencha" w:date="2011-12-19T00:19:00Z"/>
        </w:rPr>
      </w:pPr>
      <w:del w:id="6243" w:author="Bob Yencha" w:date="2011-12-19T00:19:00Z">
        <w:r w:rsidDel="00B27C63">
          <w:delText xml:space="preserve">Profile </w:delText>
        </w:r>
        <w:r w:rsidR="000D01DA" w:rsidDel="00B27C63">
          <w:delText>RN – Non-Unique Order Numbers</w:delText>
        </w:r>
      </w:del>
    </w:p>
    <w:p w14:paraId="3E2E02C0" w14:textId="77777777" w:rsidR="000D01DA" w:rsidDel="00B27C63" w:rsidRDefault="000D01DA" w:rsidP="000D01DA">
      <w:pPr>
        <w:rPr>
          <w:del w:id="6244" w:author="Bob Yencha" w:date="2011-12-19T00:19:00Z"/>
        </w:rPr>
      </w:pPr>
      <w:del w:id="6245" w:author="Bob Yencha" w:date="2011-12-19T00:19:00Z">
        <w:r w:rsidDel="00B27C63">
          <w:delText>This profile (</w:delText>
        </w:r>
        <w:r w:rsidRPr="005536E5" w:rsidDel="00B27C63">
          <w:delText>2.16.840.1.113883.9.1</w:delText>
        </w:r>
        <w:r w:rsidDel="00B27C63">
          <w:delText>5) i</w:delText>
        </w:r>
        <w:r w:rsidRPr="005536E5" w:rsidDel="00B27C63">
          <w:delText>ndicates that the test can be identified by using the universal</w:delText>
        </w:r>
        <w:r w:rsidDel="00B27C63">
          <w:delText xml:space="preserve"> service identifier and either the placer order number or the filler order number as the placer or filler order number alone would not uniquely identify a test.</w:delText>
        </w:r>
      </w:del>
    </w:p>
    <w:p w14:paraId="062C4284" w14:textId="77777777" w:rsidR="00F81222" w:rsidRPr="00F81222" w:rsidRDefault="00515434">
      <w:pPr>
        <w:numPr>
          <w:ins w:id="6246" w:author="Bob Yencha" w:date="2011-11-21T21:51:00Z"/>
        </w:numPr>
        <w:rPr>
          <w:del w:id="6247" w:author="Bob Yencha" w:date="2011-11-21T21:50:00Z"/>
          <w:color w:val="000000"/>
        </w:rPr>
      </w:pPr>
      <w:del w:id="6248" w:author="Bob Yencha" w:date="2011-11-21T21:50:00Z">
        <w:r w:rsidRPr="00515434">
          <w:rPr>
            <w:color w:val="000000"/>
          </w:rPr>
          <w:delText>The following fields are subject to this profile:</w:delText>
        </w:r>
      </w:del>
    </w:p>
    <w:p w14:paraId="6B006F5B" w14:textId="77777777" w:rsidR="004C4B5B" w:rsidRDefault="00515434">
      <w:pPr>
        <w:numPr>
          <w:ilvl w:val="0"/>
          <w:numId w:val="22"/>
          <w:ins w:id="6249" w:author="Unknown"/>
        </w:numPr>
        <w:ind w:left="0"/>
        <w:rPr>
          <w:del w:id="6250" w:author="Bob Yencha" w:date="2011-11-21T21:50:00Z"/>
          <w:color w:val="000000"/>
        </w:rPr>
        <w:pPrChange w:id="6251" w:author="Bob Yencha" w:date="2011-12-15T19:01:00Z">
          <w:pPr>
            <w:numPr>
              <w:numId w:val="23"/>
            </w:numPr>
            <w:spacing w:after="0"/>
            <w:ind w:left="360" w:hanging="360"/>
          </w:pPr>
        </w:pPrChange>
      </w:pPr>
      <w:del w:id="6252" w:author="Bob Yencha" w:date="2011-11-21T21:50:00Z">
        <w:r w:rsidRPr="00515434">
          <w:rPr>
            <w:color w:val="000000"/>
          </w:rPr>
          <w:delText>{ORC.2 – Order Place Number or OBR.2 Placer Order Number} + OBR.4 – Universal Service Identifier</w:delText>
        </w:r>
      </w:del>
    </w:p>
    <w:p w14:paraId="0ABCF91D" w14:textId="77777777" w:rsidR="004C4B5B" w:rsidRDefault="00515434">
      <w:pPr>
        <w:numPr>
          <w:ilvl w:val="0"/>
          <w:numId w:val="22"/>
          <w:ins w:id="6253" w:author="Unknown"/>
        </w:numPr>
        <w:ind w:left="0"/>
        <w:rPr>
          <w:del w:id="6254" w:author="Bob Yencha" w:date="2011-11-21T21:50:00Z"/>
          <w:color w:val="000000"/>
        </w:rPr>
        <w:pPrChange w:id="6255" w:author="Bob Yencha" w:date="2011-12-15T19:01:00Z">
          <w:pPr>
            <w:numPr>
              <w:numId w:val="23"/>
            </w:numPr>
            <w:spacing w:after="0"/>
            <w:ind w:left="360" w:hanging="360"/>
          </w:pPr>
        </w:pPrChange>
      </w:pPr>
      <w:del w:id="6256" w:author="Bob Yencha" w:date="2011-11-21T21:50:00Z">
        <w:r w:rsidRPr="00515434">
          <w:rPr>
            <w:color w:val="000000"/>
          </w:rPr>
          <w:delText>{ORC.3 – Filler Order Number or OBR.3 – Filler Order Number} + OBR.4 – Universal Service Identifier</w:delText>
        </w:r>
      </w:del>
    </w:p>
    <w:p w14:paraId="0EAD752D" w14:textId="77777777" w:rsidR="004C4B5B" w:rsidRDefault="00515434">
      <w:pPr>
        <w:numPr>
          <w:ilvl w:val="0"/>
          <w:numId w:val="22"/>
          <w:ins w:id="6257" w:author="Unknown"/>
        </w:numPr>
        <w:ind w:left="0"/>
        <w:rPr>
          <w:del w:id="6258" w:author="Bob Yencha" w:date="2011-11-21T21:50:00Z"/>
          <w:color w:val="000000"/>
        </w:rPr>
        <w:pPrChange w:id="6259" w:author="Bob Yencha" w:date="2011-12-15T19:01:00Z">
          <w:pPr>
            <w:numPr>
              <w:numId w:val="23"/>
            </w:numPr>
            <w:spacing w:after="0"/>
            <w:ind w:left="360" w:hanging="360"/>
          </w:pPr>
        </w:pPrChange>
      </w:pPr>
      <w:del w:id="6260" w:author="Bob Yencha" w:date="2011-11-21T21:50:00Z">
        <w:r w:rsidRPr="00515434">
          <w:rPr>
            <w:color w:val="000000"/>
          </w:rPr>
          <w:delText>OBR.29 – Parent + OBR.50 – Parent Universal Service Identifier</w:delText>
        </w:r>
      </w:del>
    </w:p>
    <w:p w14:paraId="2F74F632" w14:textId="77777777" w:rsidR="004C4B5B" w:rsidRDefault="00515434">
      <w:pPr>
        <w:numPr>
          <w:ilvl w:val="0"/>
          <w:numId w:val="22"/>
          <w:ins w:id="6261" w:author="Unknown"/>
        </w:numPr>
        <w:ind w:left="0"/>
        <w:rPr>
          <w:del w:id="6262" w:author="Bob Yencha" w:date="2011-11-21T21:50:00Z"/>
          <w:color w:val="000000"/>
        </w:rPr>
        <w:pPrChange w:id="6263" w:author="Bob Yencha" w:date="2011-12-15T19:01:00Z">
          <w:pPr>
            <w:numPr>
              <w:numId w:val="23"/>
            </w:numPr>
            <w:spacing w:after="0"/>
            <w:ind w:left="360" w:hanging="360"/>
          </w:pPr>
        </w:pPrChange>
      </w:pPr>
      <w:del w:id="6264" w:author="Bob Yencha" w:date="2011-11-21T21:50:00Z">
        <w:r w:rsidRPr="00515434">
          <w:rPr>
            <w:color w:val="000000"/>
          </w:rPr>
          <w:delText>{ORC.8 – Parent or OBR.29 – Parent} + OBR.50 – Parent Universal Service Identifier</w:delText>
        </w:r>
      </w:del>
    </w:p>
    <w:p w14:paraId="3515B481" w14:textId="77777777" w:rsidR="004C4B5B" w:rsidRDefault="004C4B5B">
      <w:pPr>
        <w:numPr>
          <w:ins w:id="6265" w:author="Unknown"/>
        </w:numPr>
        <w:rPr>
          <w:del w:id="6266" w:author="Bob Yencha" w:date="2011-11-21T21:50:00Z"/>
          <w:color w:val="000000"/>
        </w:rPr>
        <w:pPrChange w:id="6267" w:author="Bob Yencha" w:date="2011-11-21T21:51:00Z">
          <w:pPr>
            <w:spacing w:after="0"/>
            <w:ind w:left="720"/>
          </w:pPr>
        </w:pPrChange>
      </w:pPr>
    </w:p>
    <w:p w14:paraId="1CBA98A0" w14:textId="77777777" w:rsidR="008525AF" w:rsidDel="00B27C63" w:rsidRDefault="008525AF">
      <w:pPr>
        <w:numPr>
          <w:ins w:id="6268" w:author="Unknown"/>
        </w:numPr>
        <w:rPr>
          <w:del w:id="6269" w:author="Bob Yencha" w:date="2011-12-19T00:19:00Z"/>
          <w:color w:val="000000"/>
        </w:rPr>
        <w:sectPr w:rsidR="008525AF" w:rsidDel="00B27C63">
          <w:headerReference w:type="even" r:id="rId173"/>
          <w:headerReference w:type="default" r:id="rId174"/>
          <w:headerReference w:type="first" r:id="rId175"/>
          <w:pgSz w:w="12242" w:h="15842" w:code="1"/>
          <w:pgMar w:top="1152" w:right="1418" w:bottom="720" w:left="1440" w:header="864" w:footer="864" w:gutter="0"/>
          <w:cols w:space="720"/>
          <w:titlePg/>
          <w:docGrid w:linePitch="326"/>
        </w:sectPr>
      </w:pPr>
    </w:p>
    <w:p w14:paraId="3D7DEAD9" w14:textId="77777777" w:rsidR="00667BA9" w:rsidRDefault="00667BA9" w:rsidP="00A6765A">
      <w:pPr>
        <w:pStyle w:val="Heading1"/>
        <w:numPr>
          <w:ilvl w:val="0"/>
          <w:numId w:val="20"/>
        </w:numPr>
      </w:pPr>
      <w:bookmarkStart w:id="6270" w:name="_Toc189112026"/>
      <w:r w:rsidRPr="00665BE5">
        <w:t>Example Laboratory Result Message</w:t>
      </w:r>
      <w:bookmarkEnd w:id="5751"/>
      <w:r w:rsidRPr="00665BE5">
        <w:t>s</w:t>
      </w:r>
      <w:bookmarkEnd w:id="5752"/>
      <w:bookmarkEnd w:id="5753"/>
      <w:bookmarkEnd w:id="6270"/>
    </w:p>
    <w:p w14:paraId="22A74D91" w14:textId="77777777" w:rsidR="00423EBC" w:rsidRPr="00D4120B" w:rsidRDefault="00423EBC" w:rsidP="00423EBC">
      <w:r w:rsidRPr="00D4120B">
        <w:rPr>
          <w:b/>
          <w:bCs/>
        </w:rPr>
        <w:t>Examples should not be used as the basis for implementing the messages in the implementation guide</w:t>
      </w:r>
      <w:r>
        <w:rPr>
          <w:b/>
          <w:bCs/>
        </w:rPr>
        <w:t xml:space="preserve">. </w:t>
      </w:r>
      <w:r>
        <w:t>E</w:t>
      </w:r>
      <w:r w:rsidRPr="00D4120B">
        <w:t>xamples are handcrafted and as such are subject to human error.</w:t>
      </w:r>
    </w:p>
    <w:p w14:paraId="07577923" w14:textId="77777777" w:rsidR="00423EBC" w:rsidRPr="00423EBC" w:rsidRDefault="00423EBC" w:rsidP="00423EBC">
      <w:pPr>
        <w:rPr>
          <w:b/>
          <w:bCs/>
        </w:rPr>
      </w:pPr>
      <w:r>
        <w:t>The information in this section is informative and not normative.</w:t>
      </w:r>
      <w:r w:rsidRPr="00423EBC">
        <w:rPr>
          <w:b/>
          <w:bCs/>
        </w:rPr>
        <w:t xml:space="preserve"> </w:t>
      </w:r>
    </w:p>
    <w:p w14:paraId="41CEF5CD" w14:textId="77777777" w:rsidR="00B54AB8" w:rsidRDefault="00423EBC" w:rsidP="00423EBC">
      <w:pPr>
        <w:pBdr>
          <w:top w:val="single" w:sz="8" w:space="1" w:color="C0C0C0"/>
          <w:left w:val="single" w:sz="8" w:space="4" w:color="C0C0C0"/>
          <w:bottom w:val="single" w:sz="8" w:space="1" w:color="C0C0C0"/>
          <w:right w:val="single" w:sz="8" w:space="4" w:color="C0C0C0"/>
        </w:pBdr>
      </w:pPr>
      <w:r w:rsidRPr="009A1F96">
        <w:rPr>
          <w:b/>
          <w:highlight w:val="lightGray"/>
        </w:rPr>
        <w:t xml:space="preserve">Release Note: </w:t>
      </w:r>
      <w:r w:rsidRPr="009A1F96">
        <w:rPr>
          <w:highlight w:val="lightGray"/>
        </w:rPr>
        <w:t xml:space="preserve">Examples will be provided for this section that are conformant to the statements in the final version of this Release (R1).  </w:t>
      </w:r>
    </w:p>
    <w:p w14:paraId="3BB89B41" w14:textId="77777777" w:rsidR="00326214" w:rsidRDefault="00326214" w:rsidP="00B54AB8">
      <w:pPr>
        <w:sectPr w:rsidR="00326214">
          <w:headerReference w:type="even" r:id="rId176"/>
          <w:headerReference w:type="default" r:id="rId177"/>
          <w:headerReference w:type="first" r:id="rId178"/>
          <w:pgSz w:w="12242" w:h="15842" w:code="1"/>
          <w:pgMar w:top="1152" w:right="1418" w:bottom="720" w:left="1440" w:header="864" w:footer="864" w:gutter="0"/>
          <w:cols w:space="720"/>
          <w:titlePg/>
          <w:docGrid w:linePitch="326"/>
        </w:sectPr>
      </w:pPr>
    </w:p>
    <w:p w14:paraId="3428E807" w14:textId="77777777" w:rsidR="00C1173C" w:rsidRDefault="007B1B8E">
      <w:pPr>
        <w:pStyle w:val="Heading1"/>
        <w:numPr>
          <w:ilvl w:val="0"/>
          <w:numId w:val="20"/>
        </w:numPr>
      </w:pPr>
      <w:bookmarkStart w:id="6271" w:name="_Toc189112027"/>
      <w:bookmarkStart w:id="6272" w:name="_Toc207006408"/>
      <w:r w:rsidRPr="007B1B8E">
        <w:t>Additional Implemena</w:t>
      </w:r>
      <w:r w:rsidR="006A4008" w:rsidRPr="006A4008">
        <w:t>tion Guidance</w:t>
      </w:r>
      <w:bookmarkEnd w:id="6271"/>
    </w:p>
    <w:p w14:paraId="205A1F19" w14:textId="77777777" w:rsidR="006A4008" w:rsidRDefault="004B2489" w:rsidP="003326E8">
      <w:pPr>
        <w:pStyle w:val="Heading2"/>
        <w:numPr>
          <w:ilvl w:val="1"/>
          <w:numId w:val="25"/>
        </w:numPr>
        <w:tabs>
          <w:tab w:val="left" w:pos="630"/>
        </w:tabs>
      </w:pPr>
      <w:bookmarkStart w:id="6273" w:name="_Toc189112028"/>
      <w:bookmarkStart w:id="6274" w:name="_Toc169057942"/>
      <w:bookmarkStart w:id="6275" w:name="_Ref170108064"/>
      <w:bookmarkStart w:id="6276" w:name="_Toc171137868"/>
      <w:bookmarkStart w:id="6277" w:name="_Toc207006416"/>
      <w:bookmarkEnd w:id="6272"/>
      <w:ins w:id="6278" w:author="Bob Yencha" w:date="2011-11-21T22:04:00Z">
        <w:r w:rsidRPr="00467A1A">
          <w:rPr>
            <w:color w:val="000000"/>
          </w:rPr>
          <w:t>Culture and Susceptibilities Reporting</w:t>
        </w:r>
      </w:ins>
      <w:bookmarkEnd w:id="6273"/>
      <w:del w:id="6279" w:author="Bob Yencha" w:date="2011-11-21T22:04:00Z">
        <w:r w:rsidR="00667BA9" w:rsidRPr="007B1B8E" w:rsidDel="004B2489">
          <w:delText>HL7 Reporting of Cul</w:delText>
        </w:r>
        <w:r w:rsidR="006A4008" w:rsidRPr="006A4008" w:rsidDel="004B2489">
          <w:delText>ture and</w:delText>
        </w:r>
        <w:r w:rsidR="00667BA9" w:rsidRPr="008C2135" w:rsidDel="004B2489">
          <w:delText xml:space="preserve"> Susceptibilities</w:delText>
        </w:r>
      </w:del>
      <w:bookmarkEnd w:id="6274"/>
      <w:bookmarkEnd w:id="6275"/>
      <w:bookmarkEnd w:id="6276"/>
      <w:bookmarkEnd w:id="6277"/>
    </w:p>
    <w:p w14:paraId="3C67D1A8" w14:textId="77777777" w:rsidR="006A4008" w:rsidRDefault="00667BA9" w:rsidP="00865276">
      <w:pPr>
        <w:pStyle w:val="Heading2"/>
        <w:numPr>
          <w:ilvl w:val="2"/>
          <w:numId w:val="25"/>
        </w:numPr>
        <w:tabs>
          <w:tab w:val="left" w:pos="630"/>
        </w:tabs>
      </w:pPr>
      <w:bookmarkStart w:id="6280" w:name="_Toc169057943"/>
      <w:bookmarkStart w:id="6281" w:name="_Toc171137869"/>
      <w:bookmarkStart w:id="6282" w:name="_Toc207006417"/>
      <w:bookmarkStart w:id="6283" w:name="_Toc189112029"/>
      <w:r w:rsidRPr="00D4120B">
        <w:t>Introduction</w:t>
      </w:r>
      <w:bookmarkEnd w:id="6280"/>
      <w:bookmarkEnd w:id="6281"/>
      <w:bookmarkEnd w:id="6282"/>
      <w:bookmarkEnd w:id="6283"/>
    </w:p>
    <w:p w14:paraId="75E2F01F" w14:textId="77777777" w:rsidR="00667BA9" w:rsidRPr="00D4120B" w:rsidRDefault="00667BA9" w:rsidP="00667BA9">
      <w:r w:rsidRPr="00D4120B">
        <w:t>Parent-child relationships, such as culture and sensitivities, can be reported using the HL7 electronic messaging standard</w:t>
      </w:r>
      <w:r w:rsidR="00400CF4">
        <w:t xml:space="preserve">. </w:t>
      </w:r>
      <w:r w:rsidRPr="00D4120B">
        <w:t>However, this is an area where many vendors and large laboratories have augmented the standard to account for variations in the systems with which they work</w:t>
      </w:r>
      <w:r w:rsidR="00400CF4">
        <w:t xml:space="preserve">. </w:t>
      </w:r>
      <w:r w:rsidRPr="00D4120B">
        <w:t>This usually does not present a problem until these messages must be shared between systems (for instance, between laboratories and sub-contracted laboratories, or between laboratories and public health agencies).</w:t>
      </w:r>
    </w:p>
    <w:p w14:paraId="1E22CA27" w14:textId="77777777" w:rsidR="00667BA9" w:rsidRPr="00D4120B" w:rsidRDefault="00667BA9" w:rsidP="00667BA9">
      <w:r w:rsidRPr="00D4120B">
        <w:t>Parent-child information such as culture and susceptibilities (</w:t>
      </w:r>
      <w:r w:rsidRPr="00D4120B">
        <w:rPr>
          <w:i/>
        </w:rPr>
        <w:t>e.g.</w:t>
      </w:r>
      <w:r w:rsidRPr="00D4120B">
        <w:t>, reporting of multi-resistant tuberculosis or drug-resistant gonococcus or pneumococcus) is a critical component of electronic, laboratory-based public health reporting.</w:t>
      </w:r>
    </w:p>
    <w:p w14:paraId="37B1FB6E" w14:textId="77777777" w:rsidR="00667BA9" w:rsidRPr="00D4120B" w:rsidRDefault="00667BA9" w:rsidP="00667BA9">
      <w:r w:rsidRPr="00D4120B">
        <w:t>The approach described here is required for use in reporting microbiology results for this message profile.</w:t>
      </w:r>
    </w:p>
    <w:p w14:paraId="42078CD1" w14:textId="77777777" w:rsidR="006A4008" w:rsidRDefault="00667BA9" w:rsidP="00865276">
      <w:pPr>
        <w:pStyle w:val="Heading2"/>
        <w:numPr>
          <w:ilvl w:val="2"/>
          <w:numId w:val="25"/>
        </w:numPr>
        <w:tabs>
          <w:tab w:val="left" w:pos="630"/>
        </w:tabs>
      </w:pPr>
      <w:bookmarkStart w:id="6284" w:name="_Toc169057944"/>
      <w:bookmarkStart w:id="6285" w:name="_Ref169602195"/>
      <w:bookmarkStart w:id="6286" w:name="_Ref170810640"/>
      <w:bookmarkStart w:id="6287" w:name="_Toc171137870"/>
      <w:bookmarkStart w:id="6288" w:name="_Toc207006418"/>
      <w:bookmarkStart w:id="6289" w:name="_Toc189112030"/>
      <w:r w:rsidRPr="00D4120B">
        <w:t>Template for Culture Results</w:t>
      </w:r>
      <w:bookmarkEnd w:id="6284"/>
      <w:bookmarkEnd w:id="6285"/>
      <w:bookmarkEnd w:id="6286"/>
      <w:bookmarkEnd w:id="6287"/>
      <w:bookmarkEnd w:id="6288"/>
      <w:bookmarkEnd w:id="6289"/>
    </w:p>
    <w:p w14:paraId="36B2104F" w14:textId="77777777" w:rsidR="00BA0F5E" w:rsidRDefault="00667BA9" w:rsidP="00667BA9">
      <w:r w:rsidRPr="00D4120B">
        <w:t>A template report for the initial identification of three organisms from a single stool culture is presented below</w:t>
      </w:r>
      <w:r w:rsidR="00400CF4">
        <w:t xml:space="preserve">. </w:t>
      </w:r>
      <w:r w:rsidRPr="00D4120B">
        <w:t>For each field (</w:t>
      </w:r>
      <w:r w:rsidRPr="00D4120B">
        <w:rPr>
          <w:i/>
        </w:rPr>
        <w:t>i.e.</w:t>
      </w:r>
      <w:r w:rsidRPr="00D4120B">
        <w:t>, the space between the pipes, "|"), a description of what should appear in that particular field is given, along with the segment-field number in parentheses (</w:t>
      </w:r>
      <w:r w:rsidRPr="00D4120B">
        <w:rPr>
          <w:i/>
        </w:rPr>
        <w:t>e.g.</w:t>
      </w:r>
      <w:r w:rsidRPr="00D4120B">
        <w:t>, OBR-3) for some of the fields</w:t>
      </w:r>
      <w:r w:rsidR="00400CF4">
        <w:t xml:space="preserve">. </w:t>
      </w:r>
      <w:r w:rsidRPr="00D4120B">
        <w:t>Note that these examples use the ORU^R01 message type.</w:t>
      </w:r>
    </w:p>
    <w:p w14:paraId="68286D21" w14:textId="77777777" w:rsidR="00BA0F5E" w:rsidRDefault="00BA0F5E" w:rsidP="00BA0F5E">
      <w:pPr>
        <w:pBdr>
          <w:top w:val="single" w:sz="8" w:space="1" w:color="C0C0C0"/>
          <w:left w:val="single" w:sz="8" w:space="4" w:color="C0C0C0"/>
          <w:bottom w:val="single" w:sz="8" w:space="1" w:color="C0C0C0"/>
          <w:right w:val="single" w:sz="8" w:space="4" w:color="C0C0C0"/>
        </w:pBdr>
      </w:pPr>
      <w:r w:rsidRPr="009A1F96">
        <w:rPr>
          <w:b/>
          <w:highlight w:val="lightGray"/>
        </w:rPr>
        <w:t xml:space="preserve">Release Note: </w:t>
      </w:r>
      <w:r w:rsidRPr="009A1F96">
        <w:rPr>
          <w:highlight w:val="lightGray"/>
        </w:rPr>
        <w:t xml:space="preserve">Revised examples will be provided for this section that are conformant to the statements in the final version of this Release (R1). The examples in the shaded below are all subject to change.  </w:t>
      </w:r>
    </w:p>
    <w:p w14:paraId="71EF814C" w14:textId="77777777" w:rsidR="006705EC" w:rsidRDefault="006705EC" w:rsidP="00667BA9"/>
    <w:tbl>
      <w:tblPr>
        <w:tblStyle w:val="TableGrid"/>
        <w:tblW w:w="10368" w:type="dxa"/>
        <w:tblBorders>
          <w:insideH w:val="none" w:sz="0" w:space="0" w:color="auto"/>
          <w:insideV w:val="none" w:sz="0" w:space="0" w:color="auto"/>
        </w:tblBorders>
        <w:shd w:val="clear" w:color="auto" w:fill="F3F3F3"/>
        <w:tblLook w:val="00A0" w:firstRow="1" w:lastRow="0" w:firstColumn="1" w:lastColumn="0" w:noHBand="0" w:noVBand="0"/>
      </w:tblPr>
      <w:tblGrid>
        <w:gridCol w:w="10368"/>
      </w:tblGrid>
      <w:tr w:rsidR="006705EC" w14:paraId="7F9BE545" w14:textId="77777777">
        <w:tc>
          <w:tcPr>
            <w:tcW w:w="10368" w:type="dxa"/>
            <w:shd w:val="clear" w:color="auto" w:fill="F3F3F3"/>
          </w:tcPr>
          <w:p w14:paraId="0C40398C" w14:textId="77777777" w:rsidR="00BA0F5E" w:rsidRPr="00D4120B" w:rsidRDefault="00BA0F5E" w:rsidP="00BA0F5E">
            <w:pPr>
              <w:pStyle w:val="Code"/>
              <w:ind w:left="1152" w:hanging="576"/>
              <w:outlineLvl w:val="0"/>
            </w:pPr>
            <w:r w:rsidRPr="00D4120B">
              <w:t>MSH|…</w:t>
            </w:r>
          </w:p>
          <w:p w14:paraId="16EC69EE" w14:textId="77777777" w:rsidR="00BA0F5E" w:rsidRPr="00D4120B" w:rsidRDefault="00BA0F5E" w:rsidP="00BA0F5E">
            <w:pPr>
              <w:pStyle w:val="Code"/>
              <w:ind w:left="1152" w:hanging="576"/>
              <w:outlineLvl w:val="0"/>
            </w:pPr>
            <w:r w:rsidRPr="00D4120B">
              <w:t>PID|…</w:t>
            </w:r>
          </w:p>
          <w:p w14:paraId="06A8A08A" w14:textId="77777777" w:rsidR="00BA0F5E" w:rsidRPr="00D4120B" w:rsidRDefault="00BA0F5E" w:rsidP="00BA0F5E">
            <w:pPr>
              <w:pStyle w:val="Code"/>
              <w:ind w:left="1152" w:hanging="576"/>
            </w:pPr>
            <w:r w:rsidRPr="00D4120B">
              <w:t>OBR|1| Placer number | Filler number | Identifier code for the requested test or panel of tests(OBR-4) |…</w:t>
            </w:r>
          </w:p>
          <w:p w14:paraId="0E236FC7" w14:textId="77777777" w:rsidR="00BA0F5E" w:rsidRPr="00D4120B" w:rsidRDefault="00BA0F5E" w:rsidP="00BA0F5E">
            <w:pPr>
              <w:pStyle w:val="Code"/>
              <w:ind w:left="1152" w:hanging="576"/>
            </w:pPr>
            <w:r w:rsidRPr="00D4120B">
              <w:t xml:space="preserve">OBX|1|CE| Specific organism identifier (OBX-3) | </w:t>
            </w:r>
            <w:r w:rsidRPr="00D4120B">
              <w:rPr>
                <w:shd w:val="clear" w:color="auto" w:fill="CCFFCC"/>
              </w:rPr>
              <w:t xml:space="preserve">Sub-id for the </w:t>
            </w:r>
            <w:r w:rsidRPr="00D4120B">
              <w:rPr>
                <w:b/>
                <w:shd w:val="clear" w:color="auto" w:fill="CCFFCC"/>
              </w:rPr>
              <w:t>first</w:t>
            </w:r>
            <w:r w:rsidRPr="00D4120B">
              <w:rPr>
                <w:shd w:val="clear" w:color="auto" w:fill="CCFFCC"/>
              </w:rPr>
              <w:t xml:space="preserve"> organism (OBX-4)</w:t>
            </w:r>
            <w:r w:rsidRPr="00D4120B">
              <w:t xml:space="preserve"> | Description of organism (OBX-5) |…</w:t>
            </w:r>
          </w:p>
          <w:p w14:paraId="0083EE21" w14:textId="77777777" w:rsidR="00BA0F5E" w:rsidRPr="00D4120B" w:rsidRDefault="00BA0F5E" w:rsidP="00BA0F5E">
            <w:pPr>
              <w:pStyle w:val="Code"/>
              <w:ind w:left="1152" w:hanging="576"/>
            </w:pPr>
            <w:r w:rsidRPr="00D4120B">
              <w:t xml:space="preserve">OBX|2|SN| Other identifier (OBX-3) | </w:t>
            </w:r>
            <w:r w:rsidRPr="00D4120B">
              <w:rPr>
                <w:shd w:val="clear" w:color="auto" w:fill="CCFFCC"/>
              </w:rPr>
              <w:t xml:space="preserve">Sub-id for the </w:t>
            </w:r>
            <w:r w:rsidRPr="00D4120B">
              <w:rPr>
                <w:b/>
                <w:shd w:val="clear" w:color="auto" w:fill="CCFFCC"/>
              </w:rPr>
              <w:t>first</w:t>
            </w:r>
            <w:r w:rsidRPr="00D4120B">
              <w:rPr>
                <w:shd w:val="clear" w:color="auto" w:fill="CCFFCC"/>
              </w:rPr>
              <w:t xml:space="preserve"> organism (OBX-4)</w:t>
            </w:r>
            <w:r w:rsidRPr="00D4120B">
              <w:t xml:space="preserve"> | Observation on the organism (OBX-5) |…</w:t>
            </w:r>
          </w:p>
          <w:p w14:paraId="60530A61" w14:textId="77777777" w:rsidR="00BA0F5E" w:rsidRPr="00D4120B" w:rsidRDefault="00BA0F5E" w:rsidP="00BA0F5E">
            <w:pPr>
              <w:pStyle w:val="Code"/>
              <w:ind w:left="1152" w:hanging="576"/>
            </w:pPr>
            <w:r w:rsidRPr="00D4120B">
              <w:t xml:space="preserve">OBX|3|CE| Specific organism identifier (OBX-3) | </w:t>
            </w:r>
            <w:r w:rsidRPr="00D4120B">
              <w:rPr>
                <w:shd w:val="clear" w:color="auto" w:fill="CCFFCC"/>
              </w:rPr>
              <w:t xml:space="preserve">Sub-id for the </w:t>
            </w:r>
            <w:r w:rsidRPr="00D4120B">
              <w:rPr>
                <w:b/>
                <w:shd w:val="clear" w:color="auto" w:fill="CCFFCC"/>
              </w:rPr>
              <w:t>second</w:t>
            </w:r>
            <w:r w:rsidRPr="00D4120B">
              <w:rPr>
                <w:shd w:val="clear" w:color="auto" w:fill="CCFFCC"/>
              </w:rPr>
              <w:t xml:space="preserve"> organism (OBX-4)</w:t>
            </w:r>
            <w:r w:rsidRPr="00D4120B">
              <w:t xml:space="preserve"> | Description of organism (OBX-5) |…</w:t>
            </w:r>
          </w:p>
          <w:p w14:paraId="6CC21363" w14:textId="77777777" w:rsidR="00BA0F5E" w:rsidRPr="00D4120B" w:rsidRDefault="00BA0F5E" w:rsidP="00BA0F5E">
            <w:pPr>
              <w:pStyle w:val="Code"/>
              <w:ind w:left="1152" w:hanging="576"/>
            </w:pPr>
            <w:r w:rsidRPr="00D4120B">
              <w:t xml:space="preserve">OBX|4|SN| Other identifier (OBX-3) | </w:t>
            </w:r>
            <w:r w:rsidRPr="00D4120B">
              <w:rPr>
                <w:shd w:val="clear" w:color="auto" w:fill="CCFFCC"/>
              </w:rPr>
              <w:t xml:space="preserve">Sub-id for the </w:t>
            </w:r>
            <w:r w:rsidRPr="00D4120B">
              <w:rPr>
                <w:b/>
                <w:shd w:val="clear" w:color="auto" w:fill="CCFFCC"/>
              </w:rPr>
              <w:t>second</w:t>
            </w:r>
            <w:r w:rsidRPr="00D4120B">
              <w:rPr>
                <w:shd w:val="clear" w:color="auto" w:fill="CCFFCC"/>
              </w:rPr>
              <w:t xml:space="preserve"> organism (OBX-4)</w:t>
            </w:r>
            <w:r w:rsidRPr="00D4120B">
              <w:t xml:space="preserve"> | Observation on the Organism (OBX-5) |…</w:t>
            </w:r>
          </w:p>
          <w:p w14:paraId="6C6EB4B3" w14:textId="77777777" w:rsidR="00BA0F5E" w:rsidRPr="00D4120B" w:rsidRDefault="00BA0F5E" w:rsidP="00BA0F5E">
            <w:pPr>
              <w:pStyle w:val="Code"/>
              <w:ind w:left="1152" w:hanging="576"/>
            </w:pPr>
            <w:r w:rsidRPr="00D4120B">
              <w:t xml:space="preserve">OBX|5|CE| Specific organism identifier (OBX-3) | </w:t>
            </w:r>
            <w:r w:rsidRPr="00D4120B">
              <w:rPr>
                <w:shd w:val="clear" w:color="auto" w:fill="CCFFCC"/>
              </w:rPr>
              <w:t xml:space="preserve">Sub-id for the </w:t>
            </w:r>
            <w:r w:rsidRPr="00D4120B">
              <w:rPr>
                <w:b/>
                <w:shd w:val="clear" w:color="auto" w:fill="CCFFCC"/>
              </w:rPr>
              <w:t>third</w:t>
            </w:r>
            <w:r w:rsidRPr="00D4120B">
              <w:rPr>
                <w:shd w:val="clear" w:color="auto" w:fill="CCFFCC"/>
              </w:rPr>
              <w:t xml:space="preserve"> organism (OBX-4)</w:t>
            </w:r>
            <w:r w:rsidRPr="00D4120B">
              <w:t xml:space="preserve"> | Description of organism (OBX-5) |…</w:t>
            </w:r>
          </w:p>
          <w:p w14:paraId="6E171B0E" w14:textId="77777777" w:rsidR="00BA0F5E" w:rsidRPr="00D4120B" w:rsidRDefault="00BA0F5E" w:rsidP="00BA0F5E">
            <w:pPr>
              <w:pStyle w:val="Code"/>
              <w:ind w:left="1152" w:hanging="576"/>
            </w:pPr>
            <w:r w:rsidRPr="00D4120B">
              <w:t xml:space="preserve">OBX|6|SN| Other identifier (OBX-3) | </w:t>
            </w:r>
            <w:r w:rsidRPr="00D4120B">
              <w:rPr>
                <w:shd w:val="clear" w:color="auto" w:fill="CCFFCC"/>
              </w:rPr>
              <w:t xml:space="preserve">Sub-id for the </w:t>
            </w:r>
            <w:r w:rsidRPr="00D4120B">
              <w:rPr>
                <w:b/>
                <w:shd w:val="clear" w:color="auto" w:fill="CCFFCC"/>
              </w:rPr>
              <w:t>third</w:t>
            </w:r>
            <w:r w:rsidRPr="00D4120B">
              <w:rPr>
                <w:shd w:val="clear" w:color="auto" w:fill="CCFFCC"/>
              </w:rPr>
              <w:t xml:space="preserve"> organism (OBX-4)</w:t>
            </w:r>
            <w:r w:rsidRPr="00D4120B">
              <w:t xml:space="preserve"> | Observation on the organism (OBX-5) |…</w:t>
            </w:r>
          </w:p>
          <w:p w14:paraId="0775D4D0" w14:textId="77777777" w:rsidR="00BA0F5E" w:rsidRPr="00D4120B" w:rsidRDefault="00BA0F5E" w:rsidP="00BA0F5E">
            <w:pPr>
              <w:pStyle w:val="Code"/>
              <w:ind w:left="1152" w:hanging="576"/>
            </w:pPr>
            <w:r w:rsidRPr="00D4120B">
              <w:t>SPM|1| Specimen identifier for the specimen being tested|_</w:t>
            </w:r>
          </w:p>
          <w:p w14:paraId="4E71D241" w14:textId="77777777" w:rsidR="006705EC" w:rsidRDefault="006705EC" w:rsidP="00667BA9"/>
        </w:tc>
      </w:tr>
    </w:tbl>
    <w:p w14:paraId="1AB78A38" w14:textId="77777777" w:rsidR="00667BA9" w:rsidRPr="00D4120B" w:rsidRDefault="00667BA9" w:rsidP="00667BA9"/>
    <w:p w14:paraId="0E3E4D74" w14:textId="77777777" w:rsidR="00667BA9" w:rsidRPr="00D4120B" w:rsidRDefault="00667BA9" w:rsidP="00667BA9">
      <w:pPr>
        <w:pStyle w:val="Code"/>
        <w:ind w:left="1152" w:hanging="576"/>
      </w:pPr>
    </w:p>
    <w:p w14:paraId="072E1D15" w14:textId="77777777" w:rsidR="00667BA9" w:rsidRPr="00D4120B" w:rsidRDefault="00667BA9" w:rsidP="00667BA9">
      <w:r w:rsidRPr="00D4120B">
        <w:t>This report has the MSH (Message Header), the PID (Patient Identification Segment), a single OBR (Observation Request Segment), and six OBX (Observation/Results) segments, and a single SPM (Specimen Segment)</w:t>
      </w:r>
      <w:r w:rsidR="00400CF4">
        <w:t xml:space="preserve">. </w:t>
      </w:r>
      <w:r w:rsidRPr="00D4120B">
        <w:t>Note that the Set ID in the first field of each OBX is</w:t>
      </w:r>
      <w:r>
        <w:t>SEQ</w:t>
      </w:r>
      <w:r w:rsidRPr="00D4120B">
        <w:t>uential, while the Sub-ID in the fourth field of each OBX is not</w:t>
      </w:r>
      <w:r>
        <w:t>SEQ</w:t>
      </w:r>
      <w:r w:rsidRPr="00D4120B">
        <w:t>uential, but acts as a link for all of the OBX segments that are reporting information for a related observation</w:t>
      </w:r>
      <w:r w:rsidR="00400CF4">
        <w:t xml:space="preserve">. </w:t>
      </w:r>
      <w:r w:rsidRPr="00D4120B">
        <w:t xml:space="preserve">The Sub-ID field in the template above has the words "first," "second" and "third" in </w:t>
      </w:r>
      <w:r w:rsidRPr="00D4120B">
        <w:rPr>
          <w:b/>
        </w:rPr>
        <w:t>bold</w:t>
      </w:r>
      <w:r w:rsidRPr="00D4120B">
        <w:t xml:space="preserve"> and highlighted in </w:t>
      </w:r>
      <w:r w:rsidRPr="00D4120B">
        <w:rPr>
          <w:shd w:val="clear" w:color="auto" w:fill="CCFFCC"/>
        </w:rPr>
        <w:t>green</w:t>
      </w:r>
      <w:r w:rsidR="00400CF4">
        <w:t xml:space="preserve">. </w:t>
      </w:r>
      <w:r w:rsidRPr="00D4120B">
        <w:t>This is done to show that the identification of the first organism is the relating observation for the first two OBX segments (</w:t>
      </w:r>
      <w:r w:rsidRPr="00D4120B">
        <w:rPr>
          <w:i/>
        </w:rPr>
        <w:t>e.g.</w:t>
      </w:r>
      <w:r w:rsidRPr="00D4120B">
        <w:t>, Set-ID numbers 1 and 2)</w:t>
      </w:r>
      <w:r w:rsidR="00400CF4">
        <w:t xml:space="preserve">. </w:t>
      </w:r>
      <w:r w:rsidRPr="00D4120B">
        <w:t>The identification of the second organism is the relating observation for the second two segments (</w:t>
      </w:r>
      <w:r w:rsidRPr="00D4120B">
        <w:rPr>
          <w:i/>
        </w:rPr>
        <w:t>e.g.</w:t>
      </w:r>
      <w:r w:rsidRPr="00D4120B">
        <w:t>, Set-ID numbers 3 and 4), and so on</w:t>
      </w:r>
      <w:r w:rsidR="00400CF4">
        <w:t xml:space="preserve">. </w:t>
      </w:r>
      <w:r w:rsidRPr="00D4120B">
        <w:t>An example using the template above is presented below.</w:t>
      </w:r>
    </w:p>
    <w:p w14:paraId="0F1E5C1D" w14:textId="77777777" w:rsidR="006A4008" w:rsidRDefault="00667BA9" w:rsidP="00865276">
      <w:pPr>
        <w:pStyle w:val="Heading2"/>
        <w:numPr>
          <w:ilvl w:val="2"/>
          <w:numId w:val="25"/>
        </w:numPr>
        <w:tabs>
          <w:tab w:val="left" w:pos="630"/>
        </w:tabs>
      </w:pPr>
      <w:bookmarkStart w:id="6290" w:name="_Toc171137871"/>
      <w:bookmarkStart w:id="6291" w:name="_Toc207006419"/>
      <w:bookmarkStart w:id="6292" w:name="_Toc189112031"/>
      <w:r w:rsidRPr="007B1B8E">
        <w:t>Examples of Culture Results</w:t>
      </w:r>
      <w:bookmarkEnd w:id="6290"/>
      <w:bookmarkEnd w:id="6291"/>
      <w:bookmarkEnd w:id="6292"/>
    </w:p>
    <w:p w14:paraId="1AC081D4" w14:textId="77777777" w:rsidR="00667BA9" w:rsidRPr="00D4120B" w:rsidRDefault="00667BA9" w:rsidP="00667BA9">
      <w:r w:rsidRPr="00D4120B">
        <w:t>In this example, Reliable Labs, Inc. is sending preliminary results of a stool culture to state public health authorities</w:t>
      </w:r>
      <w:r w:rsidR="00400CF4">
        <w:t xml:space="preserve">. </w:t>
      </w:r>
      <w:r w:rsidRPr="00D4120B">
        <w:t xml:space="preserve">Three pathogens have been identified: </w:t>
      </w:r>
      <w:r w:rsidRPr="00D4120B">
        <w:rPr>
          <w:rFonts w:cs="Courier New"/>
        </w:rPr>
        <w:t>Campylobacter jejuni, Salmonella and Shigella</w:t>
      </w:r>
      <w:r w:rsidRPr="00D4120B">
        <w:t xml:space="preserve">. </w:t>
      </w:r>
    </w:p>
    <w:p w14:paraId="66416BD1" w14:textId="77777777" w:rsidR="00667BA9" w:rsidRPr="00D4120B" w:rsidRDefault="00667BA9" w:rsidP="00667BA9">
      <w:r w:rsidRPr="00D4120B">
        <w:t>This example shows the use of the Sub-ID in OBX-4 to connect related observations</w:t>
      </w:r>
      <w:r w:rsidR="00400CF4">
        <w:t xml:space="preserve">. </w:t>
      </w:r>
      <w:r w:rsidRPr="00D4120B">
        <w:t>The Sub-ID is shown in bolded letters and highlighted in green, as presented in the previous template</w:t>
      </w:r>
      <w:r w:rsidR="00400CF4">
        <w:t xml:space="preserve">. </w:t>
      </w:r>
      <w:r w:rsidRPr="00D4120B">
        <w:t>In this example, numbers are used for the Sub-ID</w:t>
      </w:r>
      <w:r w:rsidR="00400CF4">
        <w:t xml:space="preserve">. </w:t>
      </w:r>
      <w:r w:rsidRPr="00D4120B">
        <w:t>However, a text identifier such as "isolate1" could be used</w:t>
      </w:r>
      <w:r w:rsidR="00400CF4">
        <w:t xml:space="preserve">. </w:t>
      </w:r>
      <w:r w:rsidRPr="00D4120B">
        <w:t>The HL7 standard has defined the Sub-ID (</w:t>
      </w:r>
      <w:r w:rsidRPr="00D4120B">
        <w:rPr>
          <w:i/>
        </w:rPr>
        <w:t>e.g.</w:t>
      </w:r>
      <w:r w:rsidRPr="00D4120B">
        <w:t>, OBX-4) as a "string" data type</w:t>
      </w:r>
      <w:r w:rsidR="00400CF4">
        <w:t xml:space="preserve">. </w:t>
      </w:r>
      <w:r w:rsidRPr="00D4120B">
        <w:t>Thus, it can be either a number or text.</w:t>
      </w:r>
    </w:p>
    <w:p w14:paraId="76D22DE7" w14:textId="77777777" w:rsidR="00667BA9" w:rsidRPr="00D4120B" w:rsidRDefault="00667BA9" w:rsidP="00667BA9">
      <w:r w:rsidRPr="00D4120B">
        <w:t>In this example, the information about colony counts in OBX segments with Set IDs 2, 4, and 6 is provided to show how the Sub-ID is used to relate the associated OBX segments to each other (</w:t>
      </w:r>
      <w:r w:rsidRPr="00D4120B">
        <w:rPr>
          <w:i/>
        </w:rPr>
        <w:t>e.g.</w:t>
      </w:r>
      <w:r w:rsidRPr="00D4120B">
        <w:t>, 1 and 2, 3 and 4, 5 and 6)</w:t>
      </w:r>
      <w:r w:rsidR="00400CF4">
        <w:t xml:space="preserve">. </w:t>
      </w:r>
      <w:r w:rsidRPr="00D4120B">
        <w:t>Some laboratories may not have this additional information and would therefore transmit only the identification of the organisms (</w:t>
      </w:r>
      <w:r w:rsidRPr="00D4120B">
        <w:rPr>
          <w:i/>
        </w:rPr>
        <w:t>e.g.</w:t>
      </w:r>
      <w:r w:rsidRPr="00D4120B">
        <w:t>, OBX segments 1, 3 and 5).</w:t>
      </w:r>
    </w:p>
    <w:p w14:paraId="7837F638" w14:textId="77777777" w:rsidR="00667BA9" w:rsidRPr="00D4120B" w:rsidRDefault="00667BA9" w:rsidP="00667BA9">
      <w:r w:rsidRPr="00D4120B">
        <w:t>Identified organisms must be reported as coded data instead of text data</w:t>
      </w:r>
      <w:r w:rsidR="00400CF4">
        <w:t xml:space="preserve">. </w:t>
      </w:r>
      <w:r w:rsidRPr="00D4120B">
        <w:t>Coded data enables machine processing of results</w:t>
      </w:r>
      <w:r w:rsidR="00400CF4">
        <w:t xml:space="preserve">. </w:t>
      </w:r>
      <w:r w:rsidRPr="00D4120B">
        <w:t xml:space="preserve">String data can normally be interpreted only by humans. </w:t>
      </w:r>
    </w:p>
    <w:tbl>
      <w:tblPr>
        <w:tblStyle w:val="TableGrid"/>
        <w:tblW w:w="0" w:type="auto"/>
        <w:tblBorders>
          <w:insideH w:val="none" w:sz="0" w:space="0" w:color="auto"/>
          <w:insideV w:val="none" w:sz="0" w:space="0" w:color="auto"/>
        </w:tblBorders>
        <w:shd w:val="clear" w:color="auto" w:fill="F3F3F3"/>
        <w:tblLook w:val="00A0" w:firstRow="1" w:lastRow="0" w:firstColumn="1" w:lastColumn="0" w:noHBand="0" w:noVBand="0"/>
      </w:tblPr>
      <w:tblGrid>
        <w:gridCol w:w="9600"/>
      </w:tblGrid>
      <w:tr w:rsidR="00BA0F5E" w14:paraId="672F8B4D" w14:textId="77777777">
        <w:tc>
          <w:tcPr>
            <w:tcW w:w="9578" w:type="dxa"/>
            <w:shd w:val="clear" w:color="auto" w:fill="F3F3F3"/>
          </w:tcPr>
          <w:p w14:paraId="15EDB390" w14:textId="77777777" w:rsidR="00BA0F5E" w:rsidRPr="00D4120B" w:rsidRDefault="00BA0F5E" w:rsidP="00BA0F5E">
            <w:pPr>
              <w:pStyle w:val="Code"/>
              <w:ind w:left="1152" w:hanging="576"/>
              <w:rPr>
                <w:szCs w:val="24"/>
              </w:rPr>
            </w:pPr>
            <w:r w:rsidRPr="00D4120B">
              <w:rPr>
                <w:rFonts w:cs="Courier New"/>
                <w:szCs w:val="20"/>
              </w:rPr>
              <w:t>MSH|^~\&amp;|</w:t>
            </w:r>
            <w:r w:rsidRPr="00D4120B">
              <w:rPr>
                <w:rFonts w:cs="Courier New"/>
                <w:kern w:val="17"/>
                <w:szCs w:val="24"/>
              </w:rPr>
              <w:t>Lab1^1234^CLIA|Reliable^1234^CLIA</w:t>
            </w:r>
            <w:r w:rsidRPr="00D4120B">
              <w:rPr>
                <w:rFonts w:cs="Courier New"/>
                <w:szCs w:val="20"/>
              </w:rPr>
              <w:t>|ELR^2.16.840.1.113883.19.3.2.3^ISO|SPH^2.16.840.1.113883.19.3.2^ISO|20070701132554-0400||ORU^R01^ORU_R01|20070701132554000008|P^T|2.5.1|||NE|NE|USA||||USELR1.0^</w:t>
            </w:r>
            <w:r w:rsidRPr="00D4120B">
              <w:rPr>
                <w:rFonts w:cs="Courier New"/>
                <w:kern w:val="17"/>
                <w:szCs w:val="24"/>
              </w:rPr>
              <w:t>^2.16.840.1.113883.19.9.7^ISO</w:t>
            </w:r>
          </w:p>
          <w:p w14:paraId="5B0E6078" w14:textId="77777777" w:rsidR="00BA0F5E" w:rsidRPr="00D4120B" w:rsidRDefault="00BA0F5E" w:rsidP="00BA0F5E">
            <w:pPr>
              <w:pStyle w:val="Code"/>
              <w:ind w:left="1152" w:hanging="576"/>
              <w:rPr>
                <w:rFonts w:cs="Courier New"/>
                <w:szCs w:val="20"/>
              </w:rPr>
            </w:pPr>
            <w:r w:rsidRPr="00D4120B">
              <w:rPr>
                <w:rFonts w:cs="Courier New"/>
                <w:szCs w:val="20"/>
              </w:rPr>
              <w:t>SFT|1|Level Seven Healthcare Software, Inc.^L^^^^&amp;2.16.840.1.113883.19.4.6^ISO^XX^^^1234|1.2|An Lab System|56734||20080817</w:t>
            </w:r>
          </w:p>
          <w:p w14:paraId="5197CE88" w14:textId="77777777" w:rsidR="00BA0F5E" w:rsidRPr="00D4120B" w:rsidRDefault="00BA0F5E" w:rsidP="00BA0F5E">
            <w:pPr>
              <w:pStyle w:val="Code"/>
              <w:ind w:left="1152" w:hanging="576"/>
              <w:rPr>
                <w:szCs w:val="24"/>
              </w:rPr>
            </w:pPr>
            <w:r w:rsidRPr="00D4120B">
              <w:rPr>
                <w:rFonts w:cs="Courier New"/>
                <w:kern w:val="17"/>
                <w:szCs w:val="24"/>
              </w:rPr>
              <w:t>PID|1||36363636^^^MPI&amp;2.16.840.1.113883.19.3.2.1&amp;ISO^MR^A&amp;2.16.840.1.113883.19.3.2.1&amp;ISO~444333333^^^&amp;2.16.840.1.113883.4.1^ISO^SS||Everyman^Adam^A^^^^L^^^^^^^BS|Mum^Martha^M^^^^M|19750602|M||2106-3^White^CDCREC^^^^04/24/2007|2222 Home Street^^Ann Arbor^MI^99999^USA^H||^PRN^PH^^1^555^5552004|^WPN^PH^^1^955^5551009|eng^English^ISO6392^^^^3/29/2007|M^Married^HL70002^^^^2.5.1||||||N^Not Hispanic or Latino^HL70189^^^^2.5.1||||||||N|||200808151000-0700|</w:t>
            </w:r>
            <w:r w:rsidRPr="00D4120B">
              <w:rPr>
                <w:rFonts w:cs="Courier New"/>
                <w:szCs w:val="20"/>
              </w:rPr>
              <w:t>Reliable^2.16.840.1.113883.19.3.1^ISO</w:t>
            </w:r>
          </w:p>
          <w:p w14:paraId="47DB29AC" w14:textId="77777777" w:rsidR="00BA0F5E" w:rsidRPr="00D4120B" w:rsidRDefault="00BA0F5E" w:rsidP="00BA0F5E">
            <w:pPr>
              <w:pStyle w:val="Code"/>
              <w:ind w:left="1152" w:hanging="576"/>
              <w:rPr>
                <w:szCs w:val="24"/>
              </w:rPr>
            </w:pPr>
            <w:r w:rsidRPr="00D4120B">
              <w:rPr>
                <w:rFonts w:cs="Courier New"/>
                <w:kern w:val="17"/>
                <w:szCs w:val="24"/>
              </w:rPr>
              <w:t>ORC|RE|23456^EHR^2.16.840.1.113883.19.3.2.3^ISO|9700123^Lab^2.16.840.1.113883.19.3.1.6^ISO|||||||||1234^Admit^Alan^A^III^Dr^^^&amp;2.16.840.1.113883.19.4.6^ISO^L^^^EI^&amp;2.16.840.1.113883.19.4.6^ISO^^^^^^^^MD||^WPN^PH^^1^555^5551005|||||||Level Seven Healthcare, Inc.^L^^^^&amp;2.16.840.1.113883.19.4.6^ISO^XX^^^1234|1005 Healthcare Drive^^Ann Arbor^MI^99999^USA^B|^WPN^PH^^1^555^5553001|4444 Healthcare Drive^Suite 123^Ann Arbor^MI^99999^USA^B</w:t>
            </w:r>
          </w:p>
          <w:p w14:paraId="3DDA8566" w14:textId="77777777" w:rsidR="00BA0F5E" w:rsidRPr="00D4120B" w:rsidRDefault="00BA0F5E" w:rsidP="00BA0F5E">
            <w:pPr>
              <w:pStyle w:val="Code"/>
              <w:ind w:left="1152" w:hanging="576"/>
              <w:rPr>
                <w:szCs w:val="24"/>
              </w:rPr>
            </w:pPr>
            <w:r w:rsidRPr="00D4120B">
              <w:rPr>
                <w:rFonts w:cs="Courier New"/>
                <w:kern w:val="17"/>
                <w:szCs w:val="24"/>
              </w:rPr>
              <w:t>OBR|1|23456^EHR^2.16.840.1.113883.19.3.2.3^ISO|9700123^Lab^2.16.840.1.113883.19.3.1.6^ISO|625-4^Bacteria identified^LN^3456543^ CULTURE, STOOL^99USI^2.26|||200808151030-0700||||||diarrhea|||1234^Admit^Alan^A^III^Dr^^^&amp;2.16.840.1.113883.19.4.6^ISO^L^^^EI^&amp;2.16.840.1.113883.19.4.6^ISO^^^^^^^^MD|^WPN^PH^^1^555^5551005|||||2008081830-0700|||P||||||787.91^DIARRHEA^I9CDX^^^^07/09/2008|1235&amp;Slide&amp;Stan&amp;S&amp;&amp;Dr&amp;MD&amp;&amp;DOC&amp;2.16.840.1.113883.19.4.6&amp;ISO</w:t>
            </w:r>
          </w:p>
          <w:p w14:paraId="033C72B3" w14:textId="77777777" w:rsidR="00BA0F5E" w:rsidRPr="00D4120B" w:rsidRDefault="00BA0F5E" w:rsidP="00BA0F5E">
            <w:pPr>
              <w:pStyle w:val="Code"/>
              <w:ind w:left="1152" w:hanging="576"/>
              <w:rPr>
                <w:szCs w:val="24"/>
              </w:rPr>
            </w:pPr>
          </w:p>
          <w:p w14:paraId="4108EBEF" w14:textId="77777777" w:rsidR="00BA0F5E" w:rsidRPr="00D4120B" w:rsidRDefault="00BA0F5E" w:rsidP="00BA0F5E">
            <w:pPr>
              <w:pStyle w:val="Code"/>
              <w:ind w:left="1152" w:hanging="576"/>
              <w:rPr>
                <w:szCs w:val="24"/>
              </w:rPr>
            </w:pPr>
            <w:r w:rsidRPr="00D4120B">
              <w:rPr>
                <w:rFonts w:cs="Courier New"/>
                <w:kern w:val="17"/>
                <w:szCs w:val="24"/>
              </w:rPr>
              <w:t>OBX|1|CWE|625-4^Bacteria identified:Prid:Pt:Stool:Nom:Culture^LN^^^^2.26|</w:t>
            </w:r>
            <w:r w:rsidRPr="00D4120B">
              <w:rPr>
                <w:rFonts w:cs="Courier New"/>
                <w:b/>
                <w:bCs/>
                <w:szCs w:val="20"/>
                <w:shd w:val="clear" w:color="auto" w:fill="CCFFCC"/>
              </w:rPr>
              <w:t>1</w:t>
            </w:r>
            <w:r w:rsidRPr="00D4120B">
              <w:rPr>
                <w:rFonts w:cs="Courier New"/>
                <w:kern w:val="17"/>
                <w:szCs w:val="24"/>
              </w:rPr>
              <w:t>|66543000^Campylobacter jejuni^SCT^^^^January 2007||||||P|||200808151030-0700|||0086^Bacterial identification^OBSMETHOD^^^^501-20080815||200808161030-0700||||</w:t>
            </w:r>
            <w:r w:rsidRPr="00D4120B">
              <w:rPr>
                <w:rFonts w:cs="Courier New"/>
                <w:szCs w:val="20"/>
              </w:rPr>
              <w:t>Reliable Labs, Inc</w:t>
            </w:r>
            <w:r w:rsidRPr="00D4120B">
              <w:rPr>
                <w:rFonts w:cs="Courier New"/>
                <w:kern w:val="17"/>
                <w:szCs w:val="24"/>
              </w:rPr>
              <w:t>^L^^^^CLIA&amp;2.16.840.1.113883.19.4.6&amp;ISO^XX^^^1236|3434 Industrial Loop^^Ann Arbor^MI^99999^USA^B|9876543^Slide^Stan^S^^^^^NPPES&amp;2.16.840.1.113883.19.4.6&amp;ISO^L^^^NPI</w:t>
            </w:r>
          </w:p>
          <w:p w14:paraId="0E4FFE6E" w14:textId="77777777" w:rsidR="00BA0F5E" w:rsidRPr="00D4120B" w:rsidRDefault="00BA0F5E" w:rsidP="00BA0F5E">
            <w:pPr>
              <w:pStyle w:val="Code"/>
              <w:ind w:left="1152" w:hanging="576"/>
              <w:rPr>
                <w:szCs w:val="24"/>
              </w:rPr>
            </w:pPr>
            <w:r w:rsidRPr="00D4120B">
              <w:rPr>
                <w:rFonts w:cs="Courier New"/>
                <w:szCs w:val="20"/>
              </w:rPr>
              <w:t>OBX|2|SN|564-5^COLONY COUNT:NUM:PT:XXX:QN:VC^LN^^^^2.26|</w:t>
            </w:r>
            <w:r w:rsidRPr="00D4120B">
              <w:rPr>
                <w:rFonts w:cs="Courier New"/>
                <w:b/>
                <w:bCs/>
                <w:szCs w:val="20"/>
                <w:shd w:val="clear" w:color="auto" w:fill="CCFFCC"/>
              </w:rPr>
              <w:t>1</w:t>
            </w:r>
            <w:r w:rsidRPr="00D4120B">
              <w:rPr>
                <w:rFonts w:cs="Courier New"/>
                <w:szCs w:val="20"/>
              </w:rPr>
              <w:t>|^10000^-^90000|1^^UCUM^^^^1.6|||||P|||</w:t>
            </w:r>
            <w:r w:rsidRPr="00D4120B">
              <w:rPr>
                <w:rFonts w:cs="Courier New"/>
                <w:kern w:val="17"/>
                <w:szCs w:val="24"/>
              </w:rPr>
              <w:t>200808151030-0700</w:t>
            </w:r>
            <w:r w:rsidRPr="00D4120B">
              <w:rPr>
                <w:rFonts w:cs="Courier New"/>
                <w:szCs w:val="20"/>
              </w:rPr>
              <w:t>|||||</w:t>
            </w:r>
            <w:r w:rsidRPr="00D4120B">
              <w:rPr>
                <w:rFonts w:cs="Courier New"/>
                <w:kern w:val="17"/>
                <w:szCs w:val="24"/>
              </w:rPr>
              <w:t>200808161030-0700</w:t>
            </w:r>
            <w:r w:rsidRPr="00D4120B">
              <w:rPr>
                <w:rFonts w:cs="Courier New"/>
                <w:szCs w:val="20"/>
              </w:rPr>
              <w:t>||||Reliable Labs, Inc</w:t>
            </w:r>
            <w:r w:rsidRPr="00D4120B">
              <w:rPr>
                <w:rFonts w:cs="Courier New"/>
                <w:kern w:val="17"/>
                <w:szCs w:val="24"/>
              </w:rPr>
              <w:t>^L^^^^CLIA&amp;2.16.840.1.113883.19.4.6&amp;ISO^XX^^^1236|3434 Industrial Loop^^Ann Arbor^MI^99999^USA^B|9876543^Slide^Stan^S^^^^^NPPES&amp;2.16.840.1.113883.19.4.6&amp;ISO^L^^^NPI</w:t>
            </w:r>
          </w:p>
          <w:p w14:paraId="2DE07AD5" w14:textId="77777777" w:rsidR="00BA0F5E" w:rsidRPr="00D4120B" w:rsidRDefault="00BA0F5E" w:rsidP="00BA0F5E">
            <w:pPr>
              <w:pStyle w:val="Code"/>
              <w:ind w:left="1152" w:hanging="576"/>
              <w:rPr>
                <w:szCs w:val="24"/>
              </w:rPr>
            </w:pPr>
            <w:r w:rsidRPr="00D4120B">
              <w:rPr>
                <w:rFonts w:cs="Courier New"/>
                <w:kern w:val="17"/>
                <w:szCs w:val="24"/>
              </w:rPr>
              <w:t>OBX|3|CWE|625-4^Bacteria identified:Prid:Pt:Stool:Nom:Culture^LN^^^^2.26|</w:t>
            </w:r>
            <w:r w:rsidRPr="00D4120B">
              <w:rPr>
                <w:rFonts w:cs="Courier New"/>
                <w:b/>
                <w:bCs/>
                <w:szCs w:val="20"/>
                <w:shd w:val="clear" w:color="auto" w:fill="CCFFCC"/>
              </w:rPr>
              <w:t>2</w:t>
            </w:r>
            <w:r w:rsidRPr="00D4120B">
              <w:rPr>
                <w:rFonts w:cs="Courier New"/>
                <w:kern w:val="17"/>
                <w:szCs w:val="24"/>
              </w:rPr>
              <w:t>|</w:t>
            </w:r>
            <w:r w:rsidRPr="00D4120B">
              <w:rPr>
                <w:rFonts w:cs="Courier New"/>
                <w:szCs w:val="20"/>
              </w:rPr>
              <w:t>302620005^Salmonella group B phase 1 a-e^SCT^^^^January 2007</w:t>
            </w:r>
            <w:r w:rsidRPr="00D4120B">
              <w:rPr>
                <w:rFonts w:cs="Courier New"/>
                <w:kern w:val="17"/>
                <w:szCs w:val="24"/>
              </w:rPr>
              <w:t>||||||P|||200808151030-0700|||0086^Bacterial identification^OBSMETHOD^^^^501-20080815||200808161030-0700||||</w:t>
            </w:r>
            <w:r w:rsidRPr="00D4120B">
              <w:rPr>
                <w:rFonts w:cs="Courier New"/>
                <w:szCs w:val="20"/>
              </w:rPr>
              <w:t>Reliable Labs, Inc</w:t>
            </w:r>
            <w:r w:rsidRPr="00D4120B">
              <w:rPr>
                <w:rFonts w:cs="Courier New"/>
                <w:kern w:val="17"/>
                <w:szCs w:val="24"/>
              </w:rPr>
              <w:t>^L^^^^CLIA&amp;2.16.840.1.113883.19.4.6&amp;ISO^XX^^^1236|3434 Industrial Loop^^Ann Arbor^MI^99999^USA^B|9876543^Slide^Stan^S^^^^^NPPES&amp;2.16.840.1.113883.19.4.6&amp;ISO^L^^^NPI</w:t>
            </w:r>
          </w:p>
          <w:p w14:paraId="17D5120D" w14:textId="77777777" w:rsidR="00BA0F5E" w:rsidRPr="00D4120B" w:rsidRDefault="00BA0F5E" w:rsidP="00BA0F5E">
            <w:pPr>
              <w:pStyle w:val="Code"/>
              <w:ind w:left="1152" w:hanging="576"/>
              <w:rPr>
                <w:szCs w:val="24"/>
              </w:rPr>
            </w:pPr>
            <w:r w:rsidRPr="00D4120B">
              <w:rPr>
                <w:rFonts w:cs="Courier New"/>
                <w:szCs w:val="20"/>
              </w:rPr>
              <w:t>OBX|4|SN|564-5^COLONY COUNT:NUM:PT:XXX:QN:VC^LN^^^^2.26|</w:t>
            </w:r>
            <w:r w:rsidRPr="00D4120B">
              <w:rPr>
                <w:rFonts w:cs="Courier New"/>
                <w:b/>
                <w:bCs/>
                <w:szCs w:val="20"/>
                <w:shd w:val="clear" w:color="auto" w:fill="CCFFCC"/>
              </w:rPr>
              <w:t>2</w:t>
            </w:r>
            <w:r w:rsidRPr="00D4120B">
              <w:rPr>
                <w:rFonts w:cs="Courier New"/>
                <w:szCs w:val="20"/>
              </w:rPr>
              <w:t>|&gt;^100000|1^^UCUM^^^^1.6|||||P|||</w:t>
            </w:r>
            <w:r w:rsidRPr="00D4120B">
              <w:rPr>
                <w:rFonts w:cs="Courier New"/>
                <w:kern w:val="17"/>
                <w:szCs w:val="24"/>
              </w:rPr>
              <w:t>200808151030-0700</w:t>
            </w:r>
            <w:r w:rsidRPr="00D4120B">
              <w:rPr>
                <w:rFonts w:cs="Courier New"/>
                <w:szCs w:val="20"/>
              </w:rPr>
              <w:t>|||||</w:t>
            </w:r>
            <w:r w:rsidRPr="00D4120B">
              <w:rPr>
                <w:rFonts w:cs="Courier New"/>
                <w:kern w:val="17"/>
                <w:szCs w:val="24"/>
              </w:rPr>
              <w:t>200808161030-0700</w:t>
            </w:r>
            <w:r w:rsidRPr="00D4120B">
              <w:rPr>
                <w:rFonts w:cs="Courier New"/>
                <w:szCs w:val="20"/>
              </w:rPr>
              <w:t>||||Reliable Labs, Inc</w:t>
            </w:r>
            <w:r w:rsidRPr="00D4120B">
              <w:rPr>
                <w:rFonts w:cs="Courier New"/>
                <w:kern w:val="17"/>
                <w:szCs w:val="24"/>
              </w:rPr>
              <w:t>^L^^^^CLIA&amp;2.16.840.1.113883.19.4.6&amp;ISO^XX^^^1236|3434 Industrial Loop^^Ann Arbor^MI^99999^USA^B|9876543^Slide^Stan^S^^^^^NPPES&amp;2.16.840.1.113883.19.4.6&amp;ISO^L^^^NPI</w:t>
            </w:r>
          </w:p>
          <w:p w14:paraId="642239F0" w14:textId="77777777" w:rsidR="00BA0F5E" w:rsidRPr="00D4120B" w:rsidRDefault="00BA0F5E" w:rsidP="00BA0F5E">
            <w:pPr>
              <w:pStyle w:val="Code"/>
              <w:ind w:left="1152" w:hanging="576"/>
              <w:rPr>
                <w:szCs w:val="24"/>
              </w:rPr>
            </w:pPr>
            <w:r w:rsidRPr="00D4120B">
              <w:rPr>
                <w:rFonts w:cs="Courier New"/>
                <w:kern w:val="17"/>
                <w:szCs w:val="24"/>
              </w:rPr>
              <w:t>OBX|5|CWE|625-4^Bacteria identified:Prid:Pt:Stool:Nom:Culture^LN^^^^2.26|</w:t>
            </w:r>
            <w:r w:rsidRPr="00D4120B">
              <w:rPr>
                <w:rFonts w:cs="Courier New"/>
                <w:b/>
                <w:bCs/>
                <w:szCs w:val="20"/>
                <w:shd w:val="clear" w:color="auto" w:fill="CCFFCC"/>
              </w:rPr>
              <w:t>3</w:t>
            </w:r>
            <w:r w:rsidRPr="00D4120B">
              <w:rPr>
                <w:rFonts w:cs="Courier New"/>
                <w:kern w:val="17"/>
                <w:szCs w:val="24"/>
              </w:rPr>
              <w:t>|</w:t>
            </w:r>
            <w:r w:rsidRPr="00D4120B">
              <w:rPr>
                <w:rFonts w:cs="Courier New"/>
                <w:szCs w:val="20"/>
              </w:rPr>
              <w:t>77352002^Shigella^SCT^^^^January 2007</w:t>
            </w:r>
            <w:r w:rsidRPr="00D4120B">
              <w:rPr>
                <w:rFonts w:cs="Courier New"/>
                <w:kern w:val="17"/>
                <w:szCs w:val="24"/>
              </w:rPr>
              <w:t>||||||P|||200808151030-0700|||0086^Bacterial identification^OBSMETHOD^^^^501-20080815||200808161030-0700||||</w:t>
            </w:r>
            <w:r w:rsidRPr="00D4120B">
              <w:rPr>
                <w:rFonts w:cs="Courier New"/>
                <w:szCs w:val="20"/>
              </w:rPr>
              <w:t>Reliable Labs, Inc</w:t>
            </w:r>
            <w:r w:rsidRPr="00D4120B">
              <w:rPr>
                <w:rFonts w:cs="Courier New"/>
                <w:kern w:val="17"/>
                <w:szCs w:val="24"/>
              </w:rPr>
              <w:t>^L^^^^CLIA&amp;2.16.840.1.113883.19.4.6&amp;ISO^XX^^^1236|3434 Industrial Loop^^Ann Arbor^MI^99999^USA^B|9876543^Slide^Stan^S^^^^^NPPES&amp;2.16.840.1.113883.19.4.6&amp;ISO^L^^^NPI</w:t>
            </w:r>
          </w:p>
          <w:p w14:paraId="10159564" w14:textId="77777777" w:rsidR="00BA0F5E" w:rsidRPr="00D4120B" w:rsidRDefault="00BA0F5E" w:rsidP="00BA0F5E">
            <w:pPr>
              <w:pStyle w:val="Code"/>
              <w:ind w:left="1152" w:hanging="576"/>
              <w:rPr>
                <w:szCs w:val="24"/>
              </w:rPr>
            </w:pPr>
            <w:r w:rsidRPr="00D4120B">
              <w:rPr>
                <w:rFonts w:cs="Courier New"/>
                <w:szCs w:val="20"/>
              </w:rPr>
              <w:t>OBX|6|SN|564-5^COLONY COUNT:NUM:PT:XXX:QN:VC^LN^^^^2.26|</w:t>
            </w:r>
            <w:r w:rsidRPr="00D4120B">
              <w:rPr>
                <w:rFonts w:cs="Courier New"/>
                <w:b/>
                <w:bCs/>
                <w:szCs w:val="20"/>
                <w:shd w:val="clear" w:color="auto" w:fill="CCFFCC"/>
              </w:rPr>
              <w:t>3</w:t>
            </w:r>
            <w:r w:rsidRPr="00D4120B">
              <w:rPr>
                <w:rFonts w:cs="Courier New"/>
                <w:szCs w:val="20"/>
              </w:rPr>
              <w:t>|&lt;^1000|1^^UCUM^^^^1.6|||||P|||</w:t>
            </w:r>
            <w:r w:rsidRPr="00D4120B">
              <w:rPr>
                <w:rFonts w:cs="Courier New"/>
                <w:kern w:val="17"/>
                <w:szCs w:val="24"/>
              </w:rPr>
              <w:t>200808151030-0700</w:t>
            </w:r>
            <w:r w:rsidRPr="00D4120B">
              <w:rPr>
                <w:rFonts w:cs="Courier New"/>
                <w:szCs w:val="20"/>
              </w:rPr>
              <w:t>|||||</w:t>
            </w:r>
            <w:r w:rsidRPr="00D4120B">
              <w:rPr>
                <w:rFonts w:cs="Courier New"/>
                <w:kern w:val="17"/>
                <w:szCs w:val="24"/>
              </w:rPr>
              <w:t>200808161030-0700</w:t>
            </w:r>
            <w:r w:rsidRPr="00D4120B">
              <w:rPr>
                <w:rFonts w:cs="Courier New"/>
                <w:szCs w:val="20"/>
              </w:rPr>
              <w:t>||||Reliable Labs, Inc</w:t>
            </w:r>
            <w:r w:rsidRPr="00D4120B">
              <w:rPr>
                <w:rFonts w:cs="Courier New"/>
                <w:kern w:val="17"/>
                <w:szCs w:val="24"/>
              </w:rPr>
              <w:t>^L^^^^CLIA&amp;2.16.840.1.113883.19.4.6&amp;ISO^XX^^^1236|3434 Industrial Loop^^Ann Arbor^MI^99999^USA^B|9876543^Slide^Stan^S^^^^^NPPES&amp;2.16.840.1.113883.19.4.6&amp;ISO^L^^^NPI</w:t>
            </w:r>
          </w:p>
          <w:p w14:paraId="2710D1B4" w14:textId="77777777" w:rsidR="00BA0F5E" w:rsidRPr="00D4120B" w:rsidRDefault="00BA0F5E" w:rsidP="00BA0F5E">
            <w:pPr>
              <w:pStyle w:val="Code"/>
              <w:ind w:left="1152" w:hanging="576"/>
            </w:pPr>
            <w:r w:rsidRPr="00D4120B">
              <w:t>SPM|1|23456&amp;EHR&amp;2.16.840.1.113883.19.3.2.3&amp;ISO^9700122&amp;Lab&amp;2.16.840.1.113883.19.3.1.6&amp;ISO||119339001^Stool specimen^SCT^^^^20080131|||||||P^Patient^HL60369^^^^2.5.1|10^g&amp;gram&amp;UCUM&amp;&amp;&amp;&amp;1.6|||||200808151030-0700|200808151100-0700</w:t>
            </w:r>
          </w:p>
          <w:p w14:paraId="4B49BEF5" w14:textId="77777777" w:rsidR="00BA0F5E" w:rsidRDefault="00BA0F5E" w:rsidP="00667BA9">
            <w:pPr>
              <w:pStyle w:val="Code"/>
              <w:ind w:left="0"/>
              <w:rPr>
                <w:rFonts w:cs="Courier New"/>
                <w:szCs w:val="20"/>
              </w:rPr>
            </w:pPr>
          </w:p>
        </w:tc>
      </w:tr>
    </w:tbl>
    <w:p w14:paraId="2600020F" w14:textId="77777777" w:rsidR="00BA0F5E" w:rsidRDefault="00BA0F5E" w:rsidP="00667BA9">
      <w:pPr>
        <w:pStyle w:val="Code"/>
        <w:ind w:left="1152" w:hanging="576"/>
        <w:rPr>
          <w:rFonts w:cs="Courier New"/>
          <w:szCs w:val="20"/>
        </w:rPr>
      </w:pPr>
    </w:p>
    <w:p w14:paraId="695BC14E" w14:textId="77777777" w:rsidR="00BA0F5E" w:rsidRDefault="00BA0F5E" w:rsidP="00667BA9">
      <w:pPr>
        <w:pStyle w:val="Code"/>
        <w:ind w:left="1152" w:hanging="576"/>
        <w:rPr>
          <w:rFonts w:cs="Courier New"/>
          <w:szCs w:val="20"/>
        </w:rPr>
      </w:pPr>
    </w:p>
    <w:p w14:paraId="0013AE99" w14:textId="77777777" w:rsidR="006A4008" w:rsidRDefault="00667BA9" w:rsidP="00865276">
      <w:pPr>
        <w:pStyle w:val="Heading2"/>
        <w:numPr>
          <w:ilvl w:val="2"/>
          <w:numId w:val="25"/>
        </w:numPr>
        <w:tabs>
          <w:tab w:val="left" w:pos="630"/>
        </w:tabs>
      </w:pPr>
      <w:bookmarkStart w:id="6293" w:name="_Toc171137872"/>
      <w:bookmarkStart w:id="6294" w:name="_Ref178062526"/>
      <w:bookmarkStart w:id="6295" w:name="_Ref178062614"/>
      <w:bookmarkStart w:id="6296" w:name="_Toc207006420"/>
      <w:bookmarkStart w:id="6297" w:name="_Toc189112032"/>
      <w:r w:rsidRPr="007B1B8E">
        <w:t>Template for Culture</w:t>
      </w:r>
      <w:r w:rsidR="006A4008" w:rsidRPr="006A4008">
        <w:t xml:space="preserve"> and Susceptibility Results</w:t>
      </w:r>
      <w:bookmarkEnd w:id="6293"/>
      <w:bookmarkEnd w:id="6294"/>
      <w:bookmarkEnd w:id="6295"/>
      <w:bookmarkEnd w:id="6296"/>
      <w:bookmarkEnd w:id="6297"/>
    </w:p>
    <w:p w14:paraId="0E1DCE38" w14:textId="77777777" w:rsidR="00BA0F5E" w:rsidRDefault="00667BA9" w:rsidP="00667BA9">
      <w:r w:rsidRPr="00D4120B">
        <w:t xml:space="preserve">The template and example in the </w:t>
      </w:r>
      <w:r w:rsidR="000A1D70">
        <w:fldChar w:fldCharType="begin"/>
      </w:r>
      <w:r w:rsidR="000A1D70">
        <w:instrText xml:space="preserve"> REF _Ref169602195 \h  \* MERGEFORMAT </w:instrText>
      </w:r>
      <w:r w:rsidR="000A1D70">
        <w:fldChar w:fldCharType="separate"/>
      </w:r>
      <w:ins w:id="6298" w:author="Bob Yencha" w:date="2011-12-20T14:38:00Z">
        <w:r w:rsidR="00D826AD" w:rsidRPr="000A1D70">
          <w:rPr>
            <w:i/>
          </w:rPr>
          <w:t>Template for Culture Results</w:t>
        </w:r>
      </w:ins>
      <w:ins w:id="6299" w:author=" Bob Yencha" w:date="2011-12-20T10:54:00Z">
        <w:del w:id="6300" w:author="Bob Yencha" w:date="2011-12-20T14:38:00Z">
          <w:r w:rsidR="00D826AD" w:rsidRPr="000A1D70">
            <w:rPr>
              <w:i/>
            </w:rPr>
            <w:delText>Template for Culture Results</w:delText>
          </w:r>
        </w:del>
      </w:ins>
      <w:del w:id="6301" w:author="Bob Yencha" w:date="2011-12-20T14:38:00Z">
        <w:r w:rsidR="00073DF5" w:rsidRPr="00073DF5" w:rsidDel="002B0A1D">
          <w:rPr>
            <w:i/>
          </w:rPr>
          <w:delText>Template for Culture Results</w:delText>
        </w:r>
      </w:del>
      <w:r w:rsidR="000A1D70">
        <w:fldChar w:fldCharType="end"/>
      </w:r>
      <w:r w:rsidRPr="00D4120B">
        <w:t xml:space="preserve"> section of this appendix describe a report for a culture</w:t>
      </w:r>
      <w:r w:rsidR="00400CF4">
        <w:t xml:space="preserve">. </w:t>
      </w:r>
      <w:r w:rsidRPr="00D4120B">
        <w:t>The following template shows how antimicrobial susceptibility results are reported for the culture described in that section</w:t>
      </w:r>
      <w:r w:rsidR="00400CF4">
        <w:t xml:space="preserve">. </w:t>
      </w:r>
      <w:r w:rsidRPr="00D4120B">
        <w:t>The connection of the culture to the susceptibilities is a "parent-child" relationship, where the culture is the parent result and the susceptibilities are the child results</w:t>
      </w:r>
      <w:r w:rsidR="00400CF4">
        <w:t xml:space="preserve">. </w:t>
      </w:r>
      <w:r w:rsidRPr="00D4120B">
        <w:t>This means that there can be many child results for a single parent result</w:t>
      </w:r>
      <w:r w:rsidR="00400CF4">
        <w:t xml:space="preserve">. </w:t>
      </w:r>
      <w:r w:rsidRPr="00D4120B">
        <w:t xml:space="preserve">In other words, there can be multiple OBR child segments for the single OBR parent segment presented in the </w:t>
      </w:r>
      <w:r w:rsidR="000A1D70">
        <w:fldChar w:fldCharType="begin"/>
      </w:r>
      <w:r w:rsidR="000A1D70">
        <w:instrText xml:space="preserve"> REF _Ref170810640 \h  \* MERGEFORMAT </w:instrText>
      </w:r>
      <w:r w:rsidR="000A1D70">
        <w:fldChar w:fldCharType="separate"/>
      </w:r>
      <w:ins w:id="6302" w:author="Bob Yencha" w:date="2011-12-20T14:38:00Z">
        <w:r w:rsidR="00D826AD" w:rsidRPr="000A1D70">
          <w:rPr>
            <w:i/>
          </w:rPr>
          <w:t>Template for Culture Results</w:t>
        </w:r>
      </w:ins>
      <w:ins w:id="6303" w:author=" Bob Yencha" w:date="2011-12-20T10:54:00Z">
        <w:del w:id="6304" w:author="Bob Yencha" w:date="2011-12-20T14:38:00Z">
          <w:r w:rsidR="00D826AD" w:rsidRPr="000A1D70">
            <w:rPr>
              <w:i/>
            </w:rPr>
            <w:delText>Template for Culture Results</w:delText>
          </w:r>
        </w:del>
      </w:ins>
      <w:del w:id="6305" w:author="Bob Yencha" w:date="2011-12-20T14:38:00Z">
        <w:r w:rsidR="00073DF5" w:rsidRPr="00073DF5" w:rsidDel="002B0A1D">
          <w:rPr>
            <w:i/>
          </w:rPr>
          <w:delText>Template for Culture Results</w:delText>
        </w:r>
      </w:del>
      <w:r w:rsidR="000A1D70">
        <w:fldChar w:fldCharType="end"/>
      </w:r>
      <w:r w:rsidRPr="00D4120B">
        <w:t xml:space="preserve"> section of this appendix</w:t>
      </w:r>
      <w:r w:rsidR="00400CF4">
        <w:t xml:space="preserve">. </w:t>
      </w:r>
      <w:r w:rsidRPr="00D4120B">
        <w:t>The template for the report containing the culture and susceptibilities appears below</w:t>
      </w:r>
      <w:r w:rsidR="00400CF4">
        <w:t xml:space="preserve">. </w:t>
      </w:r>
      <w:r w:rsidRPr="00D4120B">
        <w:t xml:space="preserve">The titles in </w:t>
      </w:r>
      <w:r w:rsidRPr="00D4120B">
        <w:rPr>
          <w:i/>
        </w:rPr>
        <w:t>Italics</w:t>
      </w:r>
      <w:r w:rsidRPr="00D4120B">
        <w:t xml:space="preserve"> are given to highlight the individual parent and child segments and are not found in an actual HL7 message transmission</w:t>
      </w:r>
      <w:r w:rsidR="00400CF4">
        <w:t xml:space="preserve">. </w:t>
      </w:r>
      <w:r w:rsidRPr="00D4120B">
        <w:t>It is important to note that in each of the OBR child segments there is a pointer back to the parent result</w:t>
      </w:r>
      <w:r w:rsidR="00400CF4">
        <w:t xml:space="preserve">. </w:t>
      </w:r>
      <w:r w:rsidRPr="00D4120B">
        <w:t xml:space="preserve">This pointer is found in OBR-26 (Parent Result) and in OBR-29 (Parent Number). </w:t>
      </w:r>
    </w:p>
    <w:tbl>
      <w:tblPr>
        <w:tblStyle w:val="TableGrid"/>
        <w:tblW w:w="0" w:type="auto"/>
        <w:tblBorders>
          <w:insideH w:val="none" w:sz="0" w:space="0" w:color="auto"/>
          <w:insideV w:val="none" w:sz="0" w:space="0" w:color="auto"/>
        </w:tblBorders>
        <w:shd w:val="clear" w:color="auto" w:fill="F3F3F3"/>
        <w:tblLook w:val="00A0" w:firstRow="1" w:lastRow="0" w:firstColumn="1" w:lastColumn="0" w:noHBand="0" w:noVBand="0"/>
      </w:tblPr>
      <w:tblGrid>
        <w:gridCol w:w="9578"/>
      </w:tblGrid>
      <w:tr w:rsidR="00BA0F5E" w14:paraId="154BB17F" w14:textId="77777777">
        <w:tc>
          <w:tcPr>
            <w:tcW w:w="9578" w:type="dxa"/>
            <w:shd w:val="clear" w:color="auto" w:fill="F3F3F3"/>
          </w:tcPr>
          <w:p w14:paraId="287CFB62" w14:textId="77777777" w:rsidR="00BA0F5E" w:rsidRPr="00D4120B" w:rsidRDefault="00BA0F5E" w:rsidP="00BA0F5E">
            <w:pPr>
              <w:rPr>
                <w:rFonts w:ascii="Courier New" w:hAnsi="Courier New" w:cs="Courier New"/>
                <w:b/>
                <w:bCs/>
                <w:i/>
                <w:color w:val="000000"/>
              </w:rPr>
            </w:pPr>
            <w:r w:rsidRPr="00D4120B">
              <w:rPr>
                <w:rFonts w:ascii="Courier New" w:hAnsi="Courier New" w:cs="Courier New"/>
                <w:b/>
                <w:bCs/>
                <w:i/>
                <w:color w:val="000000"/>
              </w:rPr>
              <w:t>Message Header and Patient Identification Segment for the Parent-Child Message</w:t>
            </w:r>
          </w:p>
          <w:p w14:paraId="5DC4B935" w14:textId="77777777" w:rsidR="00BA0F5E" w:rsidRPr="00D4120B" w:rsidRDefault="00BA0F5E" w:rsidP="00BA0F5E">
            <w:pPr>
              <w:pStyle w:val="Code"/>
              <w:outlineLvl w:val="0"/>
            </w:pPr>
            <w:r w:rsidRPr="00D4120B">
              <w:t>MSH|…</w:t>
            </w:r>
          </w:p>
          <w:p w14:paraId="5F020F60" w14:textId="77777777" w:rsidR="00BA0F5E" w:rsidRPr="00D4120B" w:rsidRDefault="00BA0F5E" w:rsidP="00BA0F5E">
            <w:pPr>
              <w:pStyle w:val="Code"/>
              <w:outlineLvl w:val="0"/>
            </w:pPr>
            <w:r w:rsidRPr="00D4120B">
              <w:t>PID|…</w:t>
            </w:r>
          </w:p>
          <w:p w14:paraId="6D14D001" w14:textId="77777777" w:rsidR="00BA0F5E" w:rsidRPr="00D4120B" w:rsidRDefault="00BA0F5E" w:rsidP="00BA0F5E">
            <w:pPr>
              <w:outlineLvl w:val="0"/>
              <w:rPr>
                <w:rFonts w:ascii="Courier New" w:hAnsi="Courier New" w:cs="Courier New"/>
                <w:b/>
                <w:bCs/>
                <w:i/>
                <w:color w:val="000000"/>
              </w:rPr>
            </w:pPr>
            <w:r w:rsidRPr="00D4120B">
              <w:rPr>
                <w:rFonts w:ascii="Courier New" w:hAnsi="Courier New" w:cs="Courier New"/>
                <w:b/>
                <w:bCs/>
                <w:i/>
                <w:color w:val="000000"/>
              </w:rPr>
              <w:t>Parent OBR Segment</w:t>
            </w:r>
          </w:p>
          <w:p w14:paraId="527CB969" w14:textId="77777777" w:rsidR="00BA0F5E" w:rsidRPr="00D4120B" w:rsidRDefault="00BA0F5E" w:rsidP="00BA0F5E">
            <w:pPr>
              <w:pStyle w:val="Code"/>
              <w:ind w:left="1152" w:hanging="576"/>
            </w:pPr>
            <w:r w:rsidRPr="00D4120B">
              <w:t>OBR|1| Placer number (OBR-2) | Filler order number (OBR-3) | Identifier code for the requested test or panel of tests (OBR-4) |…</w:t>
            </w:r>
          </w:p>
          <w:p w14:paraId="15E1E583" w14:textId="77777777" w:rsidR="00BA0F5E" w:rsidRPr="00D4120B" w:rsidRDefault="00BA0F5E" w:rsidP="00BA0F5E">
            <w:pPr>
              <w:outlineLvl w:val="0"/>
              <w:rPr>
                <w:rFonts w:ascii="Courier New" w:hAnsi="Courier New" w:cs="Courier New"/>
                <w:b/>
                <w:bCs/>
                <w:i/>
                <w:color w:val="000000"/>
              </w:rPr>
            </w:pPr>
            <w:r w:rsidRPr="00D4120B">
              <w:rPr>
                <w:rFonts w:ascii="Courier New" w:hAnsi="Courier New" w:cs="Courier New"/>
                <w:b/>
                <w:bCs/>
                <w:i/>
                <w:color w:val="000000"/>
              </w:rPr>
              <w:t>Parent OBX Segments for First Organism Identified</w:t>
            </w:r>
          </w:p>
          <w:p w14:paraId="162E8971" w14:textId="77777777" w:rsidR="00BA0F5E" w:rsidRPr="00D4120B" w:rsidRDefault="00BA0F5E" w:rsidP="00BA0F5E">
            <w:pPr>
              <w:pStyle w:val="Code"/>
              <w:ind w:left="1152" w:hanging="576"/>
            </w:pPr>
            <w:r w:rsidRPr="00D4120B">
              <w:t xml:space="preserve">OBX|1|CE| Specific organism identifier (OBX-3) | </w:t>
            </w:r>
            <w:r w:rsidRPr="00D4120B">
              <w:rPr>
                <w:shd w:val="clear" w:color="auto" w:fill="CCFFCC"/>
              </w:rPr>
              <w:t xml:space="preserve">Sub-id for the </w:t>
            </w:r>
            <w:r w:rsidRPr="00D4120B">
              <w:rPr>
                <w:b/>
                <w:shd w:val="clear" w:color="auto" w:fill="CCFFCC"/>
              </w:rPr>
              <w:t>first</w:t>
            </w:r>
            <w:r w:rsidRPr="00D4120B">
              <w:rPr>
                <w:shd w:val="clear" w:color="auto" w:fill="CCFFCC"/>
              </w:rPr>
              <w:t xml:space="preserve"> organism (OBX-4)</w:t>
            </w:r>
            <w:r w:rsidRPr="00D4120B">
              <w:t xml:space="preserve"> | Description of organism (OBX-5) |…</w:t>
            </w:r>
          </w:p>
          <w:p w14:paraId="125B6608" w14:textId="77777777" w:rsidR="00BA0F5E" w:rsidRPr="00D4120B" w:rsidRDefault="00BA0F5E" w:rsidP="00BA0F5E">
            <w:pPr>
              <w:pStyle w:val="Code"/>
            </w:pPr>
          </w:p>
          <w:p w14:paraId="5765FA4D" w14:textId="77777777" w:rsidR="00BA0F5E" w:rsidRPr="00D4120B" w:rsidRDefault="00BA0F5E" w:rsidP="00BA0F5E">
            <w:pPr>
              <w:pStyle w:val="Code"/>
              <w:ind w:left="1152" w:hanging="576"/>
            </w:pPr>
            <w:r w:rsidRPr="00D4120B">
              <w:t xml:space="preserve">OBX|2|SN| Other identifier (OBX-3) | </w:t>
            </w:r>
            <w:r w:rsidRPr="00D4120B">
              <w:rPr>
                <w:shd w:val="clear" w:color="auto" w:fill="CCFFCC"/>
              </w:rPr>
              <w:t xml:space="preserve">Sub-id for the </w:t>
            </w:r>
            <w:r w:rsidRPr="00D4120B">
              <w:rPr>
                <w:b/>
                <w:shd w:val="clear" w:color="auto" w:fill="CCFFCC"/>
              </w:rPr>
              <w:t>first</w:t>
            </w:r>
            <w:r w:rsidRPr="00D4120B">
              <w:rPr>
                <w:shd w:val="clear" w:color="auto" w:fill="CCFFCC"/>
              </w:rPr>
              <w:t xml:space="preserve"> organism (OBX-4)</w:t>
            </w:r>
            <w:r w:rsidRPr="00D4120B">
              <w:t xml:space="preserve"> | Observation on the organism (OBX-5) |…</w:t>
            </w:r>
          </w:p>
          <w:p w14:paraId="7E403B0E" w14:textId="77777777" w:rsidR="00BA0F5E" w:rsidRPr="00D4120B" w:rsidRDefault="00BA0F5E" w:rsidP="00BA0F5E">
            <w:pPr>
              <w:outlineLvl w:val="0"/>
              <w:rPr>
                <w:rFonts w:ascii="Courier New" w:hAnsi="Courier New" w:cs="Courier New"/>
                <w:b/>
                <w:bCs/>
                <w:i/>
                <w:color w:val="000000"/>
              </w:rPr>
            </w:pPr>
            <w:r w:rsidRPr="00D4120B">
              <w:rPr>
                <w:rFonts w:ascii="Courier New" w:hAnsi="Courier New" w:cs="Courier New"/>
                <w:b/>
                <w:bCs/>
                <w:i/>
                <w:color w:val="000000"/>
              </w:rPr>
              <w:t>Parent OBX Segments for Second Organism Identified</w:t>
            </w:r>
          </w:p>
          <w:p w14:paraId="01267530" w14:textId="77777777" w:rsidR="00BA0F5E" w:rsidRPr="00D4120B" w:rsidRDefault="00BA0F5E" w:rsidP="00BA0F5E">
            <w:pPr>
              <w:pStyle w:val="Code"/>
              <w:ind w:left="1152" w:hanging="576"/>
            </w:pPr>
            <w:r w:rsidRPr="00D4120B">
              <w:t xml:space="preserve">OBX|3|CE| Specific organism identifier (OBX-3) | </w:t>
            </w:r>
            <w:r w:rsidRPr="00D4120B">
              <w:rPr>
                <w:shd w:val="clear" w:color="auto" w:fill="CCFFCC"/>
              </w:rPr>
              <w:t xml:space="preserve">Sub-id for the </w:t>
            </w:r>
            <w:r w:rsidRPr="00D4120B">
              <w:rPr>
                <w:b/>
                <w:shd w:val="clear" w:color="auto" w:fill="CCFFCC"/>
              </w:rPr>
              <w:t>second</w:t>
            </w:r>
            <w:r w:rsidRPr="00D4120B">
              <w:rPr>
                <w:shd w:val="clear" w:color="auto" w:fill="CCFFCC"/>
              </w:rPr>
              <w:t xml:space="preserve"> organism (OBX-4)</w:t>
            </w:r>
            <w:r w:rsidRPr="00D4120B">
              <w:t xml:space="preserve"> | Description of organism (OBX-5) |…</w:t>
            </w:r>
          </w:p>
          <w:p w14:paraId="3B6A5189" w14:textId="77777777" w:rsidR="00BA0F5E" w:rsidRPr="00D4120B" w:rsidRDefault="00BA0F5E" w:rsidP="00BA0F5E">
            <w:pPr>
              <w:pStyle w:val="Code"/>
            </w:pPr>
          </w:p>
          <w:p w14:paraId="78C6B6DB" w14:textId="77777777" w:rsidR="00BA0F5E" w:rsidRPr="00D4120B" w:rsidRDefault="00BA0F5E" w:rsidP="00BA0F5E">
            <w:pPr>
              <w:pStyle w:val="Code"/>
              <w:ind w:left="1152" w:hanging="576"/>
            </w:pPr>
            <w:r w:rsidRPr="00D4120B">
              <w:t xml:space="preserve">OBX|4|SN| Other identifier (OBX-3) | </w:t>
            </w:r>
            <w:r w:rsidRPr="00D4120B">
              <w:rPr>
                <w:shd w:val="clear" w:color="auto" w:fill="CCFFCC"/>
              </w:rPr>
              <w:t xml:space="preserve">Sub-id for the </w:t>
            </w:r>
            <w:r w:rsidRPr="00D4120B">
              <w:rPr>
                <w:b/>
                <w:shd w:val="clear" w:color="auto" w:fill="CCFFCC"/>
              </w:rPr>
              <w:t>second</w:t>
            </w:r>
            <w:r w:rsidRPr="00D4120B">
              <w:rPr>
                <w:shd w:val="clear" w:color="auto" w:fill="CCFFCC"/>
              </w:rPr>
              <w:t xml:space="preserve"> organism (OBX-4)</w:t>
            </w:r>
            <w:r w:rsidRPr="00D4120B">
              <w:t xml:space="preserve"> | Observation on the Organism (OBX-5) |…</w:t>
            </w:r>
          </w:p>
          <w:p w14:paraId="7A61DCCD" w14:textId="77777777" w:rsidR="00BA0F5E" w:rsidRPr="00D4120B" w:rsidRDefault="00BA0F5E" w:rsidP="00BA0F5E">
            <w:pPr>
              <w:outlineLvl w:val="0"/>
              <w:rPr>
                <w:rFonts w:ascii="Courier New" w:hAnsi="Courier New" w:cs="Courier New"/>
                <w:b/>
                <w:bCs/>
                <w:i/>
                <w:color w:val="000000"/>
              </w:rPr>
            </w:pPr>
            <w:r w:rsidRPr="00D4120B">
              <w:rPr>
                <w:rFonts w:ascii="Courier New" w:hAnsi="Courier New" w:cs="Courier New"/>
                <w:b/>
                <w:bCs/>
                <w:i/>
                <w:color w:val="000000"/>
              </w:rPr>
              <w:t>Parent OBX Segments for Third Organism Identified</w:t>
            </w:r>
          </w:p>
          <w:p w14:paraId="17609E62" w14:textId="77777777" w:rsidR="00BA0F5E" w:rsidRPr="00D4120B" w:rsidRDefault="00BA0F5E" w:rsidP="00BA0F5E">
            <w:pPr>
              <w:pStyle w:val="Code"/>
              <w:ind w:left="1152" w:hanging="576"/>
            </w:pPr>
            <w:r w:rsidRPr="00D4120B">
              <w:t xml:space="preserve">OBX|5|CE| Specific organism identifier (OBX-3) | </w:t>
            </w:r>
            <w:r w:rsidRPr="00D4120B">
              <w:rPr>
                <w:shd w:val="clear" w:color="auto" w:fill="CCFFCC"/>
              </w:rPr>
              <w:t xml:space="preserve">Sub-id for the </w:t>
            </w:r>
            <w:r w:rsidRPr="00D4120B">
              <w:rPr>
                <w:b/>
                <w:shd w:val="clear" w:color="auto" w:fill="CCFFCC"/>
              </w:rPr>
              <w:t>third</w:t>
            </w:r>
            <w:r w:rsidRPr="00D4120B">
              <w:rPr>
                <w:shd w:val="clear" w:color="auto" w:fill="CCFFCC"/>
              </w:rPr>
              <w:t xml:space="preserve"> organism (OBX-4)</w:t>
            </w:r>
            <w:r w:rsidRPr="00D4120B">
              <w:t xml:space="preserve"> | Description of organism (OBX-5) |…</w:t>
            </w:r>
          </w:p>
          <w:p w14:paraId="70A8DD75" w14:textId="77777777" w:rsidR="00BA0F5E" w:rsidRPr="00D4120B" w:rsidRDefault="00BA0F5E" w:rsidP="00BA0F5E">
            <w:pPr>
              <w:pStyle w:val="Code"/>
            </w:pPr>
          </w:p>
          <w:p w14:paraId="1944B2C3" w14:textId="77777777" w:rsidR="00BA0F5E" w:rsidRPr="00D4120B" w:rsidRDefault="00BA0F5E" w:rsidP="00BA0F5E">
            <w:pPr>
              <w:pStyle w:val="Code"/>
              <w:ind w:left="1152" w:hanging="576"/>
            </w:pPr>
            <w:r w:rsidRPr="00D4120B">
              <w:t xml:space="preserve">OBX|6|SN| Other identifier (OBX-3) | </w:t>
            </w:r>
            <w:r w:rsidRPr="00D4120B">
              <w:rPr>
                <w:shd w:val="clear" w:color="auto" w:fill="CCFFCC"/>
              </w:rPr>
              <w:t xml:space="preserve">Sub-id for the </w:t>
            </w:r>
            <w:r w:rsidRPr="00D4120B">
              <w:rPr>
                <w:b/>
                <w:shd w:val="clear" w:color="auto" w:fill="CCFFCC"/>
              </w:rPr>
              <w:t>third</w:t>
            </w:r>
            <w:r w:rsidRPr="00D4120B">
              <w:rPr>
                <w:shd w:val="clear" w:color="auto" w:fill="CCFFCC"/>
              </w:rPr>
              <w:t xml:space="preserve"> organism (OBX-4)</w:t>
            </w:r>
            <w:r w:rsidRPr="00D4120B">
              <w:t xml:space="preserve"> | Observation on the organism (OBX-5) |…</w:t>
            </w:r>
          </w:p>
          <w:p w14:paraId="7B8AB3FC" w14:textId="77777777" w:rsidR="00BA0F5E" w:rsidRPr="00D4120B" w:rsidRDefault="00BA0F5E" w:rsidP="00BA0F5E">
            <w:pPr>
              <w:outlineLvl w:val="0"/>
              <w:rPr>
                <w:rFonts w:ascii="Courier New" w:hAnsi="Courier New" w:cs="Courier New"/>
                <w:b/>
                <w:bCs/>
                <w:i/>
                <w:color w:val="000000"/>
              </w:rPr>
            </w:pPr>
            <w:r w:rsidRPr="00D4120B">
              <w:rPr>
                <w:rFonts w:ascii="Courier New" w:hAnsi="Courier New" w:cs="Courier New"/>
                <w:b/>
                <w:bCs/>
                <w:i/>
                <w:color w:val="000000"/>
              </w:rPr>
              <w:t>Child OBR for First Organism identified</w:t>
            </w:r>
          </w:p>
          <w:p w14:paraId="1327BFE3" w14:textId="77777777" w:rsidR="00BA0F5E" w:rsidRPr="00D4120B" w:rsidRDefault="00BA0F5E" w:rsidP="00BA0F5E">
            <w:pPr>
              <w:pStyle w:val="Code"/>
            </w:pPr>
            <w:r w:rsidRPr="00D4120B">
              <w:t xml:space="preserve">OBR|2| Placer number (OBR-2)| Filler order number (OBR-3) | Identifier code for the requested test or panel of tests (OBR-4) |||||||||||||||||||||| </w:t>
            </w:r>
            <w:r w:rsidRPr="00D4120B">
              <w:rPr>
                <w:shd w:val="clear" w:color="auto" w:fill="CCFFCC"/>
              </w:rPr>
              <w:t xml:space="preserve">A </w:t>
            </w:r>
            <w:r w:rsidRPr="00D4120B">
              <w:rPr>
                <w:b/>
                <w:shd w:val="clear" w:color="auto" w:fill="CCFFCC"/>
              </w:rPr>
              <w:t>pointer</w:t>
            </w:r>
            <w:r w:rsidRPr="00D4120B">
              <w:rPr>
                <w:shd w:val="clear" w:color="auto" w:fill="CCFFCC"/>
              </w:rPr>
              <w:t xml:space="preserve"> back to the parent OBX segment that contained the identification of the </w:t>
            </w:r>
            <w:r w:rsidRPr="00D4120B">
              <w:rPr>
                <w:b/>
                <w:shd w:val="clear" w:color="auto" w:fill="CCFFCC"/>
              </w:rPr>
              <w:t>first</w:t>
            </w:r>
            <w:r w:rsidRPr="00D4120B">
              <w:rPr>
                <w:shd w:val="clear" w:color="auto" w:fill="CCFFCC"/>
              </w:rPr>
              <w:t xml:space="preserve"> organism, see below for description of "Pointers" (OBR-26) ||| Parent Filler order number (OBR-29)</w:t>
            </w:r>
            <w:r w:rsidRPr="00D4120B">
              <w:t xml:space="preserve"> |...</w:t>
            </w:r>
          </w:p>
          <w:p w14:paraId="76F92C52" w14:textId="77777777" w:rsidR="00BA0F5E" w:rsidRPr="00D4120B" w:rsidRDefault="00BA0F5E" w:rsidP="00BA0F5E">
            <w:pPr>
              <w:rPr>
                <w:rFonts w:ascii="Courier New" w:hAnsi="Courier New" w:cs="Courier New"/>
                <w:b/>
                <w:bCs/>
                <w:i/>
                <w:color w:val="000000"/>
              </w:rPr>
            </w:pPr>
            <w:r w:rsidRPr="00D4120B">
              <w:rPr>
                <w:rFonts w:ascii="Courier New" w:hAnsi="Courier New" w:cs="Courier New"/>
                <w:b/>
                <w:bCs/>
                <w:i/>
                <w:color w:val="000000"/>
              </w:rPr>
              <w:t>Child OBX Segments for Susceptibilities of First Organism Identified</w:t>
            </w:r>
          </w:p>
          <w:p w14:paraId="50264338" w14:textId="77777777" w:rsidR="00BA0F5E" w:rsidRPr="00D4120B" w:rsidRDefault="00BA0F5E" w:rsidP="00BA0F5E">
            <w:pPr>
              <w:pStyle w:val="Code"/>
              <w:ind w:left="1152" w:hanging="576"/>
            </w:pPr>
            <w:r w:rsidRPr="00D4120B">
              <w:t>OBX|1|CE|Specific susceptibility identifier for first antimicrobial (OBX-3) || Susceptibility finding (OBX-5) ||| Susceptibility interpretation (OBX-8) |…</w:t>
            </w:r>
          </w:p>
          <w:p w14:paraId="66ED97E1" w14:textId="77777777" w:rsidR="00BA0F5E" w:rsidRPr="00D4120B" w:rsidRDefault="00BA0F5E" w:rsidP="00BA0F5E">
            <w:pPr>
              <w:pStyle w:val="Code"/>
              <w:ind w:left="1152" w:hanging="576"/>
            </w:pPr>
          </w:p>
          <w:p w14:paraId="43E87917" w14:textId="77777777" w:rsidR="00BA0F5E" w:rsidRPr="00D4120B" w:rsidRDefault="00BA0F5E" w:rsidP="00BA0F5E">
            <w:pPr>
              <w:pStyle w:val="Code"/>
              <w:ind w:left="1152" w:hanging="576"/>
            </w:pPr>
            <w:r w:rsidRPr="00D4120B">
              <w:t>OBX|2|CE|Specific susceptibility identifier for second antimicrobial (OBX-3) || Susceptibility finding (OBX-5) ||| Susceptibility interpretation (OBX-8) |…</w:t>
            </w:r>
          </w:p>
          <w:p w14:paraId="487A45D7" w14:textId="77777777" w:rsidR="00BA0F5E" w:rsidRPr="00D4120B" w:rsidRDefault="00BA0F5E" w:rsidP="00BA0F5E">
            <w:pPr>
              <w:pStyle w:val="Code"/>
              <w:ind w:left="1152" w:hanging="576"/>
            </w:pPr>
          </w:p>
          <w:p w14:paraId="15D624D2" w14:textId="77777777" w:rsidR="00BA0F5E" w:rsidRPr="00D4120B" w:rsidRDefault="00BA0F5E" w:rsidP="00BA0F5E">
            <w:pPr>
              <w:pStyle w:val="Code"/>
              <w:ind w:left="1152" w:hanging="576"/>
            </w:pPr>
            <w:r w:rsidRPr="00D4120B">
              <w:t>OBX|3|CE|Specific susceptibility identifier for third antimicrobial (OBX-3) || Susceptibility finding (OBX-5) ||| Susceptibility interpretation (OBX-8) |…</w:t>
            </w:r>
          </w:p>
          <w:p w14:paraId="534F4C5A" w14:textId="77777777" w:rsidR="00BA0F5E" w:rsidRPr="00D4120B" w:rsidRDefault="00BA0F5E" w:rsidP="00BA0F5E">
            <w:pPr>
              <w:rPr>
                <w:rFonts w:ascii="Courier New" w:hAnsi="Courier New" w:cs="Courier New"/>
                <w:b/>
                <w:bCs/>
                <w:i/>
                <w:color w:val="000000"/>
              </w:rPr>
            </w:pPr>
            <w:r w:rsidRPr="00D4120B">
              <w:rPr>
                <w:rFonts w:ascii="Courier New" w:hAnsi="Courier New" w:cs="Courier New"/>
                <w:b/>
                <w:bCs/>
                <w:i/>
                <w:color w:val="000000"/>
              </w:rPr>
              <w:t>Child OBR Segment for Susceptibilities of Second Organism Identified</w:t>
            </w:r>
          </w:p>
          <w:p w14:paraId="2430FE26" w14:textId="77777777" w:rsidR="00BA0F5E" w:rsidRPr="00D4120B" w:rsidRDefault="00BA0F5E" w:rsidP="00BA0F5E">
            <w:pPr>
              <w:pStyle w:val="Code"/>
            </w:pPr>
            <w:r w:rsidRPr="00D4120B">
              <w:t xml:space="preserve">OBR|3| Placer number (OBR-2)| Filler order number (OBR-3) | Identifier code for the requested test or panel of tests (OBR-4) |||||||||||||||||||||| </w:t>
            </w:r>
            <w:r w:rsidRPr="00D4120B">
              <w:rPr>
                <w:shd w:val="clear" w:color="auto" w:fill="CCFFCC"/>
              </w:rPr>
              <w:t xml:space="preserve">A </w:t>
            </w:r>
            <w:r w:rsidRPr="00D4120B">
              <w:rPr>
                <w:b/>
                <w:shd w:val="clear" w:color="auto" w:fill="CCFFCC"/>
              </w:rPr>
              <w:t>pointer</w:t>
            </w:r>
            <w:r w:rsidRPr="00D4120B">
              <w:rPr>
                <w:shd w:val="clear" w:color="auto" w:fill="CCFFCC"/>
              </w:rPr>
              <w:t xml:space="preserve"> back to the parent OBX segment that contained the identification of the </w:t>
            </w:r>
            <w:r w:rsidRPr="00D4120B">
              <w:rPr>
                <w:b/>
                <w:bCs/>
                <w:shd w:val="clear" w:color="auto" w:fill="CCFFCC"/>
              </w:rPr>
              <w:t>second</w:t>
            </w:r>
            <w:r w:rsidRPr="00D4120B">
              <w:rPr>
                <w:shd w:val="clear" w:color="auto" w:fill="CCFFCC"/>
              </w:rPr>
              <w:t xml:space="preserve"> organism, see below for description of "Pointers" (OBR-26) ||| Parent Filler order number (OBR-29)</w:t>
            </w:r>
            <w:r w:rsidRPr="00D4120B">
              <w:t xml:space="preserve"> |...</w:t>
            </w:r>
          </w:p>
          <w:p w14:paraId="0692CF66" w14:textId="77777777" w:rsidR="00BA0F5E" w:rsidRPr="00D4120B" w:rsidRDefault="00BA0F5E" w:rsidP="00BA0F5E">
            <w:pPr>
              <w:rPr>
                <w:rFonts w:ascii="Courier New" w:hAnsi="Courier New" w:cs="Courier New"/>
                <w:b/>
                <w:bCs/>
                <w:i/>
                <w:color w:val="000000"/>
              </w:rPr>
            </w:pPr>
            <w:r w:rsidRPr="00D4120B">
              <w:rPr>
                <w:rFonts w:ascii="Courier New" w:hAnsi="Courier New" w:cs="Courier New"/>
                <w:b/>
                <w:bCs/>
                <w:i/>
                <w:color w:val="000000"/>
              </w:rPr>
              <w:t>Child OBX Segments for Susceptibilities of Second Organism Identified</w:t>
            </w:r>
          </w:p>
          <w:p w14:paraId="492B3C7E" w14:textId="77777777" w:rsidR="00BA0F5E" w:rsidRPr="00D4120B" w:rsidRDefault="00BA0F5E" w:rsidP="00BA0F5E">
            <w:pPr>
              <w:pStyle w:val="Code"/>
            </w:pPr>
            <w:r w:rsidRPr="00D4120B">
              <w:t>OBX|1|CE|Specific susceptibility identifier for first antimicrobial (OBX-3) || Susceptibility finding (OBX-5) ||| Susceptibility interpretation (OBX-8) |…</w:t>
            </w:r>
          </w:p>
          <w:p w14:paraId="1ABC8FB5" w14:textId="77777777" w:rsidR="00BA0F5E" w:rsidRPr="00D4120B" w:rsidRDefault="00BA0F5E" w:rsidP="00BA0F5E">
            <w:pPr>
              <w:pStyle w:val="Code"/>
            </w:pPr>
          </w:p>
          <w:p w14:paraId="4EE1D5BD" w14:textId="77777777" w:rsidR="00BA0F5E" w:rsidRPr="00D4120B" w:rsidRDefault="00BA0F5E" w:rsidP="00BA0F5E">
            <w:pPr>
              <w:pStyle w:val="Code"/>
            </w:pPr>
            <w:r w:rsidRPr="00D4120B">
              <w:t>OBX|2|CE|Specific susceptibility identifier for second antimicrobial (OBX-3) || Susceptibility finding (OBX-5) ||| Susceptibility interpretation (OBX-8) |…</w:t>
            </w:r>
          </w:p>
          <w:p w14:paraId="48D19C56" w14:textId="77777777" w:rsidR="00BA0F5E" w:rsidRPr="00D4120B" w:rsidRDefault="00BA0F5E" w:rsidP="00BA0F5E">
            <w:pPr>
              <w:pStyle w:val="Code"/>
            </w:pPr>
          </w:p>
          <w:p w14:paraId="2C675F91" w14:textId="77777777" w:rsidR="00BA0F5E" w:rsidRPr="00D4120B" w:rsidRDefault="00BA0F5E" w:rsidP="00BA0F5E">
            <w:pPr>
              <w:pStyle w:val="Code"/>
            </w:pPr>
            <w:r w:rsidRPr="00D4120B">
              <w:t>OBX|3|CE|Specific susceptibility identifier for third antimicrobial (OBX-3) || Susceptibility finding (OBX-5) ||| Susceptibility interpretation (OBX-8) |…</w:t>
            </w:r>
          </w:p>
          <w:p w14:paraId="14CA0CBA" w14:textId="77777777" w:rsidR="00BA0F5E" w:rsidRPr="00D4120B" w:rsidRDefault="00BA0F5E" w:rsidP="00BA0F5E">
            <w:pPr>
              <w:rPr>
                <w:rFonts w:ascii="Courier New" w:hAnsi="Courier New" w:cs="Courier New"/>
                <w:b/>
                <w:bCs/>
                <w:i/>
                <w:color w:val="000000"/>
              </w:rPr>
            </w:pPr>
          </w:p>
          <w:p w14:paraId="26570740" w14:textId="77777777" w:rsidR="00BA0F5E" w:rsidRPr="00D4120B" w:rsidRDefault="00BA0F5E" w:rsidP="00BA0F5E">
            <w:pPr>
              <w:rPr>
                <w:rFonts w:ascii="Courier New" w:hAnsi="Courier New" w:cs="Courier New"/>
                <w:b/>
                <w:bCs/>
                <w:i/>
                <w:color w:val="000000"/>
              </w:rPr>
            </w:pPr>
            <w:r w:rsidRPr="00D4120B">
              <w:rPr>
                <w:rFonts w:ascii="Courier New" w:hAnsi="Courier New" w:cs="Courier New"/>
                <w:b/>
                <w:bCs/>
                <w:i/>
                <w:color w:val="000000"/>
              </w:rPr>
              <w:t>Child OBR Segment for Susceptibilities of Third Organism Identified</w:t>
            </w:r>
          </w:p>
          <w:p w14:paraId="73BDE742" w14:textId="77777777" w:rsidR="00BA0F5E" w:rsidRPr="00D4120B" w:rsidRDefault="00BA0F5E" w:rsidP="00BA0F5E">
            <w:pPr>
              <w:pStyle w:val="Code"/>
            </w:pPr>
            <w:r w:rsidRPr="00D4120B">
              <w:t xml:space="preserve">OBR|3| Placer number (OBR-2)| Filler order number (OBR-3) | Identifier code for the requested test or panel of tests (OBR-4) |||||||||||||||||||||| </w:t>
            </w:r>
            <w:r w:rsidRPr="00D4120B">
              <w:rPr>
                <w:shd w:val="clear" w:color="auto" w:fill="CCFFCC"/>
              </w:rPr>
              <w:t xml:space="preserve">A </w:t>
            </w:r>
            <w:r w:rsidRPr="00D4120B">
              <w:rPr>
                <w:b/>
                <w:shd w:val="clear" w:color="auto" w:fill="CCFFCC"/>
              </w:rPr>
              <w:t>pointer</w:t>
            </w:r>
            <w:r w:rsidRPr="00D4120B">
              <w:rPr>
                <w:shd w:val="clear" w:color="auto" w:fill="CCFFCC"/>
              </w:rPr>
              <w:t xml:space="preserve"> back to the parent OBX segment that contained the identification of the </w:t>
            </w:r>
            <w:r w:rsidRPr="00D4120B">
              <w:rPr>
                <w:b/>
                <w:bCs/>
                <w:shd w:val="clear" w:color="auto" w:fill="CCFFCC"/>
              </w:rPr>
              <w:t>third</w:t>
            </w:r>
            <w:r w:rsidRPr="00D4120B">
              <w:rPr>
                <w:shd w:val="clear" w:color="auto" w:fill="CCFFCC"/>
              </w:rPr>
              <w:t xml:space="preserve"> organism, see below for description of "Pointers" (OBR-26) ||| Parent Filler order number (OBR-29)</w:t>
            </w:r>
            <w:r w:rsidRPr="00D4120B">
              <w:t xml:space="preserve"> |...</w:t>
            </w:r>
          </w:p>
          <w:p w14:paraId="575DB3FB" w14:textId="77777777" w:rsidR="00BA0F5E" w:rsidRPr="00D4120B" w:rsidRDefault="00BA0F5E" w:rsidP="00BA0F5E">
            <w:pPr>
              <w:rPr>
                <w:rFonts w:ascii="Courier New" w:hAnsi="Courier New" w:cs="Courier New"/>
                <w:b/>
                <w:bCs/>
                <w:i/>
                <w:color w:val="000000"/>
              </w:rPr>
            </w:pPr>
            <w:r w:rsidRPr="00D4120B">
              <w:rPr>
                <w:rFonts w:ascii="Courier New" w:hAnsi="Courier New" w:cs="Courier New"/>
                <w:b/>
                <w:bCs/>
                <w:i/>
                <w:color w:val="000000"/>
              </w:rPr>
              <w:t>Child OBX Segments for Susceptibilities of Third Organism Identified</w:t>
            </w:r>
          </w:p>
          <w:p w14:paraId="40CE7854" w14:textId="77777777" w:rsidR="00BA0F5E" w:rsidRPr="00D4120B" w:rsidRDefault="00BA0F5E" w:rsidP="00BA0F5E">
            <w:pPr>
              <w:pStyle w:val="Code"/>
            </w:pPr>
            <w:r w:rsidRPr="00D4120B">
              <w:t>OBX|1|CE|Specific susceptibility identifier for first antimicrobial (OBX-3) || Susceptibility finding (OBX-5) ||| Susceptibility interpretation (OBX-8) |…</w:t>
            </w:r>
          </w:p>
          <w:p w14:paraId="4BEB07AE" w14:textId="77777777" w:rsidR="00BA0F5E" w:rsidRPr="00D4120B" w:rsidRDefault="00BA0F5E" w:rsidP="00BA0F5E">
            <w:pPr>
              <w:pStyle w:val="Code"/>
            </w:pPr>
          </w:p>
          <w:p w14:paraId="12927DE6" w14:textId="77777777" w:rsidR="00BA0F5E" w:rsidRPr="00D4120B" w:rsidRDefault="00BA0F5E" w:rsidP="00BA0F5E">
            <w:pPr>
              <w:pStyle w:val="Code"/>
            </w:pPr>
            <w:r w:rsidRPr="00D4120B">
              <w:t>OBX|2|CE|Specific susceptibility identifier for second antimicrobial (OBX-3) || Susceptibility finding (OBX-5) ||| Susceptibility interpretation (OBX-8) |…</w:t>
            </w:r>
          </w:p>
          <w:p w14:paraId="18F4924F" w14:textId="77777777" w:rsidR="00BA0F5E" w:rsidRPr="00D4120B" w:rsidRDefault="00BA0F5E" w:rsidP="00BA0F5E">
            <w:pPr>
              <w:pStyle w:val="Code"/>
            </w:pPr>
          </w:p>
          <w:p w14:paraId="799DAB8D" w14:textId="77777777" w:rsidR="00BA0F5E" w:rsidRPr="00D4120B" w:rsidRDefault="00BA0F5E" w:rsidP="00BA0F5E">
            <w:pPr>
              <w:pStyle w:val="Code"/>
            </w:pPr>
            <w:r w:rsidRPr="00D4120B">
              <w:t>OBX|3|CE|Specific susceptibility identifier for third antimicrobial (OBX-3) || Susceptibility finding (OBX-5) ||| Susceptibility interpretation (OBX-8) |…</w:t>
            </w:r>
          </w:p>
          <w:p w14:paraId="30CB2BAC" w14:textId="77777777" w:rsidR="00BA0F5E" w:rsidRPr="00D4120B" w:rsidRDefault="00BA0F5E" w:rsidP="00BA0F5E">
            <w:pPr>
              <w:outlineLvl w:val="0"/>
              <w:rPr>
                <w:rFonts w:ascii="Courier New" w:hAnsi="Courier New" w:cs="Courier New"/>
                <w:b/>
                <w:bCs/>
                <w:i/>
                <w:color w:val="000000"/>
              </w:rPr>
            </w:pPr>
            <w:r w:rsidRPr="00D4120B">
              <w:rPr>
                <w:rFonts w:ascii="Courier New" w:hAnsi="Courier New" w:cs="Courier New"/>
                <w:b/>
                <w:bCs/>
                <w:i/>
                <w:color w:val="000000"/>
              </w:rPr>
              <w:t>SPM Segment</w:t>
            </w:r>
          </w:p>
          <w:p w14:paraId="7D572B3D" w14:textId="77777777" w:rsidR="00BA0F5E" w:rsidRPr="00D4120B" w:rsidRDefault="00BA0F5E" w:rsidP="00BA0F5E">
            <w:pPr>
              <w:pStyle w:val="Code"/>
              <w:ind w:left="1152" w:hanging="576"/>
              <w:outlineLvl w:val="0"/>
            </w:pPr>
            <w:r w:rsidRPr="00D4120B">
              <w:t>SPM|1| Specimen identifier for the specimen being tested|…</w:t>
            </w:r>
          </w:p>
          <w:p w14:paraId="1422C77D" w14:textId="77777777" w:rsidR="00BA0F5E" w:rsidRDefault="00BA0F5E" w:rsidP="00667BA9"/>
        </w:tc>
      </w:tr>
    </w:tbl>
    <w:p w14:paraId="13E519A0" w14:textId="77777777" w:rsidR="00BA0F5E" w:rsidRDefault="00BA0F5E" w:rsidP="00667BA9"/>
    <w:p w14:paraId="5714C359" w14:textId="77777777" w:rsidR="00667BA9" w:rsidRPr="00D4120B" w:rsidRDefault="00667BA9" w:rsidP="00667BA9"/>
    <w:p w14:paraId="52971E53" w14:textId="77777777" w:rsidR="00A77A0C" w:rsidRDefault="00667BA9">
      <w:pPr>
        <w:pStyle w:val="Heading2"/>
        <w:numPr>
          <w:ilvl w:val="2"/>
          <w:numId w:val="25"/>
        </w:numPr>
        <w:tabs>
          <w:tab w:val="left" w:pos="630"/>
        </w:tabs>
      </w:pPr>
      <w:bookmarkStart w:id="6306" w:name="_Toc169057947"/>
      <w:bookmarkStart w:id="6307" w:name="_Toc171137873"/>
      <w:bookmarkStart w:id="6308" w:name="_Toc207006421"/>
      <w:bookmarkStart w:id="6309" w:name="_Toc189112033"/>
      <w:r w:rsidRPr="00D4120B">
        <w:t>Examples of Culture and Susceptibility Results</w:t>
      </w:r>
      <w:bookmarkEnd w:id="6306"/>
      <w:bookmarkEnd w:id="6307"/>
      <w:bookmarkEnd w:id="6308"/>
      <w:bookmarkEnd w:id="6309"/>
    </w:p>
    <w:p w14:paraId="0A732CB3" w14:textId="77777777" w:rsidR="00BA0F5E" w:rsidRDefault="00667BA9" w:rsidP="00667BA9">
      <w:r w:rsidRPr="00D4120B">
        <w:t>Using the template above, this example shows a report of three pathogens identified from a stool specimen with their respective antimicrobial susceptibility tests.</w:t>
      </w:r>
    </w:p>
    <w:tbl>
      <w:tblPr>
        <w:tblStyle w:val="TableGrid"/>
        <w:tblW w:w="0" w:type="auto"/>
        <w:tblBorders>
          <w:insideH w:val="none" w:sz="0" w:space="0" w:color="auto"/>
          <w:insideV w:val="none" w:sz="0" w:space="0" w:color="auto"/>
        </w:tblBorders>
        <w:shd w:val="clear" w:color="auto" w:fill="F3F3F3"/>
        <w:tblLook w:val="00A0" w:firstRow="1" w:lastRow="0" w:firstColumn="1" w:lastColumn="0" w:noHBand="0" w:noVBand="0"/>
      </w:tblPr>
      <w:tblGrid>
        <w:gridCol w:w="9600"/>
      </w:tblGrid>
      <w:tr w:rsidR="00BA0F5E" w14:paraId="07034CC5" w14:textId="77777777">
        <w:tc>
          <w:tcPr>
            <w:tcW w:w="9578" w:type="dxa"/>
            <w:shd w:val="clear" w:color="auto" w:fill="F3F3F3"/>
          </w:tcPr>
          <w:p w14:paraId="7F867AA2" w14:textId="77777777" w:rsidR="00BA0F5E" w:rsidRPr="00D4120B" w:rsidRDefault="00BA0F5E" w:rsidP="00BA0F5E">
            <w:pPr>
              <w:pStyle w:val="Code"/>
              <w:ind w:left="1152" w:hanging="576"/>
              <w:rPr>
                <w:szCs w:val="24"/>
              </w:rPr>
            </w:pPr>
            <w:r w:rsidRPr="00D4120B">
              <w:rPr>
                <w:rFonts w:cs="Courier New"/>
                <w:szCs w:val="20"/>
              </w:rPr>
              <w:t>MSH|^~\&amp;|</w:t>
            </w:r>
            <w:r w:rsidRPr="00D4120B">
              <w:rPr>
                <w:rFonts w:cs="Courier New"/>
                <w:kern w:val="17"/>
                <w:szCs w:val="24"/>
              </w:rPr>
              <w:t xml:space="preserve"> Lab1^1234^CLIA|Reliable^1234^CLIA</w:t>
            </w:r>
            <w:r w:rsidRPr="00D4120B">
              <w:rPr>
                <w:rFonts w:cs="Courier New"/>
                <w:szCs w:val="20"/>
              </w:rPr>
              <w:t>|ELR^2.16.840.1.113883.19.3.2.3^ISO|SPH^2.16.840.1.113883.19.3.2^ISO|20070701132554-0400||ORU^R01^ORU_R01|20070701132554000008|P^T|2.5.1|||NE|NE|USA||||USELR1.0^</w:t>
            </w:r>
            <w:r w:rsidRPr="00D4120B">
              <w:rPr>
                <w:rFonts w:cs="Courier New"/>
                <w:kern w:val="17"/>
                <w:szCs w:val="24"/>
              </w:rPr>
              <w:t>^2.16.840.1.113883.19.9.7^ISO</w:t>
            </w:r>
          </w:p>
          <w:p w14:paraId="651B8E1D" w14:textId="77777777" w:rsidR="00BA0F5E" w:rsidRPr="00D4120B" w:rsidRDefault="00BA0F5E" w:rsidP="00BA0F5E">
            <w:pPr>
              <w:pStyle w:val="Code"/>
              <w:ind w:left="1152" w:hanging="576"/>
              <w:rPr>
                <w:rFonts w:cs="Courier New"/>
                <w:szCs w:val="20"/>
              </w:rPr>
            </w:pPr>
            <w:r w:rsidRPr="00D4120B">
              <w:rPr>
                <w:rFonts w:cs="Courier New"/>
                <w:szCs w:val="20"/>
              </w:rPr>
              <w:t>SFT|1|Level Seven Healthcare Software, Inc.^L^^^^&amp;2.16.840.1.113883.19.4.6^ISO^XX^^^1234|1.2|An Lab System|56734||20080817</w:t>
            </w:r>
          </w:p>
          <w:p w14:paraId="6D27D2B6" w14:textId="77777777" w:rsidR="00BA0F5E" w:rsidRPr="00D4120B" w:rsidRDefault="00BA0F5E" w:rsidP="00BA0F5E">
            <w:pPr>
              <w:pStyle w:val="Code"/>
              <w:ind w:left="1152" w:hanging="576"/>
              <w:rPr>
                <w:szCs w:val="24"/>
              </w:rPr>
            </w:pPr>
            <w:r w:rsidRPr="00D4120B">
              <w:rPr>
                <w:rFonts w:cs="Courier New"/>
                <w:kern w:val="17"/>
                <w:szCs w:val="24"/>
              </w:rPr>
              <w:t>PID|1||36363636^^^MPI&amp;2.16.840.1.113883.19.3.2.1&amp;ISO^MR^A&amp;2.16.840.1.113883.19.3.2.1&amp;ISO~444333333^^^&amp;2.16.840.1.113883.4.1^ISO^SS||Everyman^Adam^A^^^^L^^^^^^^BS|Mum^Martha^M^^^^M|19750602|M||2106-3^White^CDCREC^^^^04/24/2007|2222 Home Street^^Ann Arbor^MI^99999^USA^H||^PRN^PH^^1^555^5552004|^WPN^PH^^1^955^5551009|eng^English^ISO6392^^^^3/29/2007|M^Married^HL70002^^^^2.5.1||||||N^Not Hispanic or Latino^HL70189^^^^2.5.1||||||||N|||200808151000-0700|</w:t>
            </w:r>
            <w:r w:rsidRPr="00D4120B">
              <w:rPr>
                <w:rFonts w:cs="Courier New"/>
                <w:szCs w:val="20"/>
              </w:rPr>
              <w:t>Reliable^2.16.840.1.113883.19.3.1^ISO</w:t>
            </w:r>
          </w:p>
          <w:p w14:paraId="2BCB8AB4" w14:textId="77777777" w:rsidR="00BA0F5E" w:rsidRPr="00D4120B" w:rsidRDefault="00BA0F5E" w:rsidP="00BA0F5E">
            <w:pPr>
              <w:pStyle w:val="Code"/>
              <w:ind w:left="1152" w:hanging="576"/>
              <w:rPr>
                <w:szCs w:val="24"/>
              </w:rPr>
            </w:pPr>
            <w:r w:rsidRPr="00D4120B">
              <w:rPr>
                <w:rFonts w:cs="Courier New"/>
                <w:kern w:val="17"/>
                <w:szCs w:val="24"/>
              </w:rPr>
              <w:t>ORC|RE|23456^EHR^2.16.840.1.113883.19.3.2.3^ISO|9700123^Lab^2.16.840.1.113883.19.3.1.6^ISO|||||||||1234^Admit^Alan^A^III^Dr^^^&amp;2.16.840.1.113883.19.4.6^ISO^L^^^EI^&amp;2.16.840.1.113883.19.4.6^ISO^^^^^^^^MD||^WPN^PH^^1^555^5551005|||||||Level Seven Healthcare, Inc.^L^^^^&amp;2.16.840.1.113883.19.4.6^ISO^XX^^^1234|1005 Healthcare Drive^^Ann Arbor^MI^99999^USA^B|^WPN^PH^^1^555^5553001|4444 Healthcare Drive^Suite 123^Ann Arbor^MI^99999^USA^B</w:t>
            </w:r>
          </w:p>
          <w:p w14:paraId="3A94D529" w14:textId="77777777" w:rsidR="00BA0F5E" w:rsidRPr="00D4120B" w:rsidRDefault="00BA0F5E" w:rsidP="00BA0F5E">
            <w:pPr>
              <w:pStyle w:val="Code"/>
              <w:ind w:left="1152" w:hanging="576"/>
              <w:rPr>
                <w:szCs w:val="24"/>
              </w:rPr>
            </w:pPr>
            <w:r w:rsidRPr="00D4120B">
              <w:rPr>
                <w:rFonts w:cs="Courier New"/>
                <w:kern w:val="17"/>
                <w:szCs w:val="24"/>
              </w:rPr>
              <w:t>OBR|1|23456^EHR^2.16.840.1.113883.19.3.2.3^ISO|9700123^Lab^2.16.840.1.113883.19.3.1.6^ISO|625-4^Bacteria identified^LN^3456543^ CULTURE, STOOL^99USI^2.26|||200808151030-0700||||||diarrhea|||1234^Admit^Alan^A^III^Dr^^^&amp;2.16.840.1.113883.19.4.6^ISO^L^^^EI^&amp;2.16.840.1.113883.19.4.6^ISO^^^^^^^^MD|^WPN^PH^^1^555^5551005|||||2008081830-0700|||F||||||787.91^DIARRHEA^I9CDX^^^^07/09/2008|1235&amp;Slide&amp;Stan&amp;S&amp;&amp;Dr&amp;MD&amp;&amp;DOC&amp;2.16.840.1.113883.19.4.6&amp;ISO</w:t>
            </w:r>
          </w:p>
          <w:p w14:paraId="7AC26174" w14:textId="77777777" w:rsidR="00BA0F5E" w:rsidRPr="00D4120B" w:rsidRDefault="00BA0F5E" w:rsidP="00BA0F5E">
            <w:pPr>
              <w:pStyle w:val="Code"/>
              <w:ind w:left="1152" w:hanging="576"/>
              <w:rPr>
                <w:kern w:val="17"/>
                <w:szCs w:val="24"/>
              </w:rPr>
            </w:pPr>
            <w:r w:rsidRPr="00D4120B">
              <w:rPr>
                <w:rFonts w:cs="Courier New"/>
                <w:kern w:val="17"/>
                <w:szCs w:val="24"/>
              </w:rPr>
              <w:t>OBX|1|CWE|625-4^Bacteria identified:Prid:Pt:Stool:Nom:Culture^LN^^^^2.26|</w:t>
            </w:r>
            <w:r w:rsidRPr="00D4120B">
              <w:rPr>
                <w:rFonts w:cs="Courier New"/>
                <w:b/>
                <w:bCs/>
                <w:szCs w:val="20"/>
                <w:shd w:val="clear" w:color="auto" w:fill="CCFFCC"/>
              </w:rPr>
              <w:t>1</w:t>
            </w:r>
            <w:r w:rsidRPr="00D4120B">
              <w:rPr>
                <w:rFonts w:cs="Courier New"/>
                <w:kern w:val="17"/>
                <w:szCs w:val="24"/>
              </w:rPr>
              <w:t>|66543000^Campylobacter jejuni^SCT^^^^January 2007||||||F|||200808151030-0700|||0086^Bacterial identification^OBSMETHOD^^^^501-20080815||200808161030-0700||||</w:t>
            </w:r>
            <w:r w:rsidRPr="00D4120B">
              <w:rPr>
                <w:rFonts w:cs="Courier New"/>
                <w:szCs w:val="20"/>
              </w:rPr>
              <w:t>Reliable Labs, Inc</w:t>
            </w:r>
            <w:r w:rsidRPr="00D4120B">
              <w:rPr>
                <w:rFonts w:cs="Courier New"/>
                <w:kern w:val="17"/>
                <w:szCs w:val="24"/>
              </w:rPr>
              <w:t>^L^^^^CLIA&amp;2.16.840.1.113883.19.4.6&amp;ISO^XX^^^1236|3434 Industrial Loop^^Ann Arbor^MI^99999^USA^B|9876543^Slide^Stan^S^^^^^NPPES&amp;2.16.840.1.113883.19.4.6&amp;ISO^L^^^NPI</w:t>
            </w:r>
          </w:p>
          <w:p w14:paraId="0E219DFF" w14:textId="77777777" w:rsidR="00BA0F5E" w:rsidRPr="00D4120B" w:rsidRDefault="00BA0F5E" w:rsidP="00BA0F5E">
            <w:pPr>
              <w:pStyle w:val="Code"/>
              <w:ind w:left="1152" w:hanging="576"/>
              <w:rPr>
                <w:szCs w:val="24"/>
              </w:rPr>
            </w:pPr>
            <w:r w:rsidRPr="00D4120B">
              <w:rPr>
                <w:rFonts w:cs="Courier New"/>
                <w:szCs w:val="20"/>
              </w:rPr>
              <w:t>OBX|2|SN|564-5^COLONY COUNT:NUM:PT:XXX:QN:VC^LN^^^^2.26|</w:t>
            </w:r>
            <w:r w:rsidRPr="00D4120B">
              <w:rPr>
                <w:rFonts w:cs="Courier New"/>
                <w:b/>
                <w:bCs/>
                <w:szCs w:val="20"/>
                <w:shd w:val="clear" w:color="auto" w:fill="CCFFCC"/>
              </w:rPr>
              <w:t>1</w:t>
            </w:r>
            <w:r w:rsidRPr="00D4120B">
              <w:rPr>
                <w:rFonts w:cs="Courier New"/>
                <w:szCs w:val="20"/>
              </w:rPr>
              <w:t>|^10000^-^90000|1^^UCUM^^^^1.6|||||F|||</w:t>
            </w:r>
            <w:r w:rsidRPr="00D4120B">
              <w:rPr>
                <w:rFonts w:cs="Courier New"/>
                <w:kern w:val="17"/>
                <w:szCs w:val="24"/>
              </w:rPr>
              <w:t>200808151030-0700</w:t>
            </w:r>
            <w:r w:rsidRPr="00D4120B">
              <w:rPr>
                <w:rFonts w:cs="Courier New"/>
                <w:szCs w:val="20"/>
              </w:rPr>
              <w:t>|||||</w:t>
            </w:r>
            <w:r w:rsidRPr="00D4120B">
              <w:rPr>
                <w:rFonts w:cs="Courier New"/>
                <w:kern w:val="17"/>
                <w:szCs w:val="24"/>
              </w:rPr>
              <w:t>200808161030-0700</w:t>
            </w:r>
            <w:r w:rsidRPr="00D4120B">
              <w:rPr>
                <w:rFonts w:cs="Courier New"/>
                <w:szCs w:val="20"/>
              </w:rPr>
              <w:t>||||Reliable Labs, Inc</w:t>
            </w:r>
            <w:r w:rsidRPr="00D4120B">
              <w:rPr>
                <w:rFonts w:cs="Courier New"/>
                <w:kern w:val="17"/>
                <w:szCs w:val="24"/>
              </w:rPr>
              <w:t>^L^^^^CLIA&amp;2.16.840.1.113883.19.4.6&amp;ISO^XX^^^1236|3434 Industrial Loop^^Ann Arbor^MI^99999^USA^B|9876543^Slide^Stan^S^^^^^NPPES&amp;2.16.840.1.113883.19.4.6&amp;ISO^L^^^NPI</w:t>
            </w:r>
          </w:p>
          <w:p w14:paraId="3AB7070B" w14:textId="77777777" w:rsidR="00BA0F5E" w:rsidRPr="00D4120B" w:rsidRDefault="00BA0F5E" w:rsidP="00BA0F5E">
            <w:pPr>
              <w:pStyle w:val="Code"/>
              <w:ind w:left="1152" w:hanging="576"/>
              <w:rPr>
                <w:szCs w:val="24"/>
              </w:rPr>
            </w:pPr>
            <w:r w:rsidRPr="00D4120B">
              <w:rPr>
                <w:rFonts w:cs="Courier New"/>
                <w:kern w:val="17"/>
                <w:szCs w:val="24"/>
              </w:rPr>
              <w:t>OBX|3|CWE|625-4^Bacteria identified:Prid:Pt:Stool:Nom:Culture^LN^^^^2.26|</w:t>
            </w:r>
            <w:r w:rsidRPr="00D4120B">
              <w:rPr>
                <w:rFonts w:cs="Courier New"/>
                <w:b/>
                <w:bCs/>
                <w:szCs w:val="20"/>
                <w:shd w:val="clear" w:color="auto" w:fill="CCFFCC"/>
              </w:rPr>
              <w:t>2</w:t>
            </w:r>
            <w:r w:rsidRPr="00D4120B">
              <w:rPr>
                <w:rFonts w:cs="Courier New"/>
                <w:kern w:val="17"/>
                <w:szCs w:val="24"/>
              </w:rPr>
              <w:t>|</w:t>
            </w:r>
            <w:r w:rsidRPr="00D4120B">
              <w:rPr>
                <w:rFonts w:cs="Courier New"/>
                <w:szCs w:val="20"/>
              </w:rPr>
              <w:t>302620005^Salmonella group B phase 1 a-e^SCT^^^^January 2007</w:t>
            </w:r>
            <w:r w:rsidRPr="00D4120B">
              <w:rPr>
                <w:rFonts w:cs="Courier New"/>
                <w:kern w:val="17"/>
                <w:szCs w:val="24"/>
              </w:rPr>
              <w:t>||||||F|||200808151030-0700|||0086^Bacterial identification^OBSMETHOD^^^^501-20080815||200808161030-0700||||</w:t>
            </w:r>
            <w:r w:rsidRPr="00D4120B">
              <w:rPr>
                <w:rFonts w:cs="Courier New"/>
                <w:szCs w:val="20"/>
              </w:rPr>
              <w:t>Reliable Labs, Inc</w:t>
            </w:r>
            <w:r w:rsidRPr="00D4120B">
              <w:rPr>
                <w:rFonts w:cs="Courier New"/>
                <w:kern w:val="17"/>
                <w:szCs w:val="24"/>
              </w:rPr>
              <w:t>^L^^^^CLIA&amp;2.16.840.1.113883.19.4.6&amp;ISO^XX^^^1236|3434 Industrial Loop^^Ann Arbor^MI^99999^USA^B|9876543^Slide^Stan^S^^^^^NPPES&amp;2.16.840.1.113883.19.4.6&amp;ISO^L^^^NPI</w:t>
            </w:r>
          </w:p>
          <w:p w14:paraId="1A960ECF" w14:textId="77777777" w:rsidR="00BA0F5E" w:rsidRPr="00D4120B" w:rsidRDefault="00BA0F5E" w:rsidP="00BA0F5E">
            <w:pPr>
              <w:pStyle w:val="Code"/>
              <w:ind w:left="1152" w:hanging="576"/>
              <w:rPr>
                <w:szCs w:val="24"/>
              </w:rPr>
            </w:pPr>
            <w:r w:rsidRPr="00D4120B">
              <w:rPr>
                <w:rFonts w:cs="Courier New"/>
                <w:szCs w:val="20"/>
              </w:rPr>
              <w:t>OBX|4|SN|564-5^COLONY COUNT:NUM:PT:XXX:QN:VC^LN^^^^2.26|</w:t>
            </w:r>
            <w:r w:rsidRPr="00D4120B">
              <w:rPr>
                <w:rFonts w:cs="Courier New"/>
                <w:b/>
                <w:bCs/>
                <w:szCs w:val="20"/>
                <w:shd w:val="clear" w:color="auto" w:fill="CCFFCC"/>
              </w:rPr>
              <w:t>2</w:t>
            </w:r>
            <w:r w:rsidRPr="00D4120B">
              <w:rPr>
                <w:rFonts w:cs="Courier New"/>
                <w:szCs w:val="20"/>
              </w:rPr>
              <w:t>|&gt;^100000|1^^UCUM^^^^1.6|||||F|||</w:t>
            </w:r>
            <w:r w:rsidRPr="00D4120B">
              <w:rPr>
                <w:rFonts w:cs="Courier New"/>
                <w:kern w:val="17"/>
                <w:szCs w:val="24"/>
              </w:rPr>
              <w:t>200808151030-0700</w:t>
            </w:r>
            <w:r w:rsidRPr="00D4120B">
              <w:rPr>
                <w:rFonts w:cs="Courier New"/>
                <w:szCs w:val="20"/>
              </w:rPr>
              <w:t>|||||</w:t>
            </w:r>
            <w:r w:rsidRPr="00D4120B">
              <w:rPr>
                <w:rFonts w:cs="Courier New"/>
                <w:kern w:val="17"/>
                <w:szCs w:val="24"/>
              </w:rPr>
              <w:t>200808161030-0700</w:t>
            </w:r>
            <w:r w:rsidRPr="00D4120B">
              <w:rPr>
                <w:rFonts w:cs="Courier New"/>
                <w:szCs w:val="20"/>
              </w:rPr>
              <w:t>||||Reliable Labs, Inc</w:t>
            </w:r>
            <w:r w:rsidRPr="00D4120B">
              <w:rPr>
                <w:rFonts w:cs="Courier New"/>
                <w:kern w:val="17"/>
                <w:szCs w:val="24"/>
              </w:rPr>
              <w:t>^L^^^^CLIA&amp;2.16.840.1.113883.19.4.6&amp;ISO^XX^^^1236|3434 Industrial Loop^^Ann Arbor^MI^99999^USA^B|9876543^Slide^Stan^S^^^^^NPPES&amp;2.16.840.1.113883.19.4.6&amp;ISO^L^^^NPI</w:t>
            </w:r>
          </w:p>
          <w:p w14:paraId="09C2DE90" w14:textId="77777777" w:rsidR="00BA0F5E" w:rsidRPr="00D4120B" w:rsidRDefault="00BA0F5E" w:rsidP="00BA0F5E">
            <w:pPr>
              <w:pStyle w:val="Code"/>
              <w:ind w:left="1152" w:hanging="576"/>
              <w:rPr>
                <w:szCs w:val="24"/>
              </w:rPr>
            </w:pPr>
            <w:r w:rsidRPr="00D4120B">
              <w:rPr>
                <w:rFonts w:cs="Courier New"/>
                <w:kern w:val="17"/>
                <w:szCs w:val="24"/>
              </w:rPr>
              <w:t>OBX|5|CWE|625-4^Bacteria identified:Prid:Pt:Stool:Nom:Culture^LN^^^^2.26|</w:t>
            </w:r>
            <w:r w:rsidRPr="00D4120B">
              <w:rPr>
                <w:rFonts w:cs="Courier New"/>
                <w:b/>
                <w:bCs/>
                <w:szCs w:val="20"/>
                <w:shd w:val="clear" w:color="auto" w:fill="CCFFCC"/>
              </w:rPr>
              <w:t>3</w:t>
            </w:r>
            <w:r w:rsidRPr="00D4120B">
              <w:rPr>
                <w:rFonts w:cs="Courier New"/>
                <w:kern w:val="17"/>
                <w:szCs w:val="24"/>
              </w:rPr>
              <w:t>|</w:t>
            </w:r>
            <w:r w:rsidRPr="00D4120B">
              <w:rPr>
                <w:rFonts w:cs="Courier New"/>
                <w:szCs w:val="20"/>
              </w:rPr>
              <w:t>77352002^Shigella^SCT^^^^January 2007</w:t>
            </w:r>
            <w:r w:rsidRPr="00D4120B">
              <w:rPr>
                <w:rFonts w:cs="Courier New"/>
                <w:kern w:val="17"/>
                <w:szCs w:val="24"/>
              </w:rPr>
              <w:t>||||||F|||200808151030-0700|||0086^Bacterial identification^OBSMETHOD^^^^501-20080815||200808161030-0700||||</w:t>
            </w:r>
            <w:r w:rsidRPr="00D4120B">
              <w:rPr>
                <w:rFonts w:cs="Courier New"/>
                <w:szCs w:val="20"/>
              </w:rPr>
              <w:t>Reliable Labs, Inc</w:t>
            </w:r>
            <w:r w:rsidRPr="00D4120B">
              <w:rPr>
                <w:rFonts w:cs="Courier New"/>
                <w:kern w:val="17"/>
                <w:szCs w:val="24"/>
              </w:rPr>
              <w:t>^L^^^^CLIA&amp;2.16.840.1.113883.19.4.6&amp;ISO^XX^^^1236|3434 Industrial Loop^^Ann Arbor^MI^99999^USA^B|9876543^Slide^Stan^S^^^^^NPPES&amp;2.16.840.1.113883.19.4.6&amp;ISO^L^^^NPI</w:t>
            </w:r>
          </w:p>
          <w:p w14:paraId="13E0F91B" w14:textId="77777777" w:rsidR="00BA0F5E" w:rsidRPr="00D4120B" w:rsidRDefault="00BA0F5E" w:rsidP="00BA0F5E">
            <w:pPr>
              <w:pStyle w:val="Code"/>
              <w:ind w:left="1152" w:hanging="576"/>
              <w:rPr>
                <w:szCs w:val="24"/>
              </w:rPr>
            </w:pPr>
            <w:r w:rsidRPr="00D4120B">
              <w:rPr>
                <w:rFonts w:cs="Courier New"/>
                <w:szCs w:val="20"/>
              </w:rPr>
              <w:t>OBX|6|SN|564-5^COLONY COUNT:NUM:PT:XXX:QN:VC^LN^^^^2.26|</w:t>
            </w:r>
            <w:r w:rsidRPr="00D4120B">
              <w:rPr>
                <w:rFonts w:cs="Courier New"/>
                <w:b/>
                <w:bCs/>
                <w:szCs w:val="20"/>
                <w:shd w:val="clear" w:color="auto" w:fill="CCFFCC"/>
              </w:rPr>
              <w:t>3</w:t>
            </w:r>
            <w:r w:rsidRPr="00D4120B">
              <w:rPr>
                <w:rFonts w:cs="Courier New"/>
                <w:szCs w:val="20"/>
              </w:rPr>
              <w:t>|&lt;^1000|1^^UCUM^^^^1.6|||||F|||</w:t>
            </w:r>
            <w:r w:rsidRPr="00D4120B">
              <w:rPr>
                <w:rFonts w:cs="Courier New"/>
                <w:kern w:val="17"/>
                <w:szCs w:val="24"/>
              </w:rPr>
              <w:t>200808151030-0700</w:t>
            </w:r>
            <w:r w:rsidRPr="00D4120B">
              <w:rPr>
                <w:rFonts w:cs="Courier New"/>
                <w:szCs w:val="20"/>
              </w:rPr>
              <w:t>|||||</w:t>
            </w:r>
            <w:r w:rsidRPr="00D4120B">
              <w:rPr>
                <w:rFonts w:cs="Courier New"/>
                <w:kern w:val="17"/>
                <w:szCs w:val="24"/>
              </w:rPr>
              <w:t>200808161030-0700</w:t>
            </w:r>
            <w:r w:rsidRPr="00D4120B">
              <w:rPr>
                <w:rFonts w:cs="Courier New"/>
                <w:szCs w:val="20"/>
              </w:rPr>
              <w:t>||||Reliable Labs, Inc</w:t>
            </w:r>
            <w:r w:rsidRPr="00D4120B">
              <w:rPr>
                <w:rFonts w:cs="Courier New"/>
                <w:kern w:val="17"/>
                <w:szCs w:val="24"/>
              </w:rPr>
              <w:t>^L^^^^CLIA&amp;2.16.840.1.113883.19.4.6&amp;ISO^XX^^^1236|3434 Industrial Loop^^Ann Arbor^MI^99999^USA^B|9876543^Slide^Stan^S^^^^^NPPES&amp;2.16.840.1.113883.19.4.6&amp;ISO^L^^^NPI</w:t>
            </w:r>
          </w:p>
          <w:p w14:paraId="38C13C87" w14:textId="77777777" w:rsidR="00BA0F5E" w:rsidRPr="00D4120B" w:rsidRDefault="00BA0F5E" w:rsidP="00BA0F5E">
            <w:pPr>
              <w:pStyle w:val="Code"/>
              <w:ind w:left="1152" w:hanging="576"/>
            </w:pPr>
            <w:r w:rsidRPr="00D4120B">
              <w:t>SPM|1|23456&amp;EHR&amp;2.16.840.1.113883.19.3.2.3&amp;ISO^9700122&amp;Lab&amp;2.16.840.1.113883.19.3.1.6&amp;ISO||119339001^Stool specimen^SCT^^^^20080131|||||||P^Patient^HL60369^^^^2.5.1|10^g&amp;gram&amp;UCUM&amp;&amp;&amp;&amp;1.6|||||200808151030-0700|200808151100-0700</w:t>
            </w:r>
          </w:p>
          <w:p w14:paraId="683BD7F7" w14:textId="77777777" w:rsidR="00BA0F5E" w:rsidRPr="00D4120B" w:rsidRDefault="00BA0F5E" w:rsidP="00BA0F5E">
            <w:pPr>
              <w:pStyle w:val="Code"/>
              <w:ind w:left="1152" w:hanging="576"/>
              <w:rPr>
                <w:kern w:val="17"/>
                <w:szCs w:val="24"/>
              </w:rPr>
            </w:pPr>
            <w:r w:rsidRPr="00D4120B">
              <w:rPr>
                <w:rFonts w:cs="Courier New"/>
                <w:kern w:val="17"/>
                <w:szCs w:val="24"/>
              </w:rPr>
              <w:t>OBR|2||9700124^Lab^2.16.840.1.113883.19.3.1.6^ISO|</w:t>
            </w:r>
            <w:r w:rsidRPr="00D4120B">
              <w:rPr>
                <w:kern w:val="17"/>
                <w:szCs w:val="24"/>
              </w:rPr>
              <w:t>50545-3^Bacterial susceptibility panel:-:Pt:Isolate:OrdQn:MIC^LN</w:t>
            </w:r>
            <w:r w:rsidRPr="00D4120B">
              <w:rPr>
                <w:rFonts w:cs="Courier New"/>
                <w:kern w:val="17"/>
                <w:szCs w:val="24"/>
              </w:rPr>
              <w:t>^^^^2.26|||200808151030-0700|||||||||1234^Admit^Alan^A^III^Dr^^^&amp;2.16.840.1.113883.19.4.6^ISO^L^^^EI^&amp;2.16.840.1.113883.19.4.6^ISO^^^^^^^^MD|^WPN^PH^^1^555^5551005|||||2008081830-0700|||F|</w:t>
            </w:r>
            <w:r w:rsidRPr="00D4120B">
              <w:rPr>
                <w:rFonts w:cs="Courier New"/>
                <w:b/>
                <w:szCs w:val="24"/>
                <w:shd w:val="clear" w:color="auto" w:fill="CCFFCC"/>
              </w:rPr>
              <w:t>625-4&amp;Bacteria identified:Prid:Pt:Stool:Nom:Culture</w:t>
            </w:r>
            <w:r w:rsidRPr="00D4120B">
              <w:rPr>
                <w:rFonts w:cs="Courier New"/>
                <w:b/>
                <w:szCs w:val="20"/>
                <w:shd w:val="clear" w:color="auto" w:fill="CCFFCC"/>
              </w:rPr>
              <w:t>&amp;LN</w:t>
            </w:r>
            <w:r w:rsidRPr="00D4120B">
              <w:rPr>
                <w:b/>
                <w:bCs/>
                <w:kern w:val="17"/>
                <w:szCs w:val="24"/>
                <w:shd w:val="clear" w:color="auto" w:fill="CCFFCC"/>
              </w:rPr>
              <w:t>^1^Campylobacter jejuni</w:t>
            </w:r>
            <w:r w:rsidRPr="00D4120B">
              <w:rPr>
                <w:rFonts w:cs="Courier New"/>
                <w:kern w:val="17"/>
                <w:szCs w:val="24"/>
              </w:rPr>
              <w:t>|||</w:t>
            </w:r>
            <w:r w:rsidRPr="00D4120B">
              <w:rPr>
                <w:b/>
                <w:bCs/>
                <w:kern w:val="17"/>
                <w:szCs w:val="24"/>
                <w:shd w:val="clear" w:color="auto" w:fill="CCFFCC"/>
              </w:rPr>
              <w:t>23456&amp;EHR&amp;2.16.840.1.113883.19.3.2.3&amp;ISO^9700123&amp;Lab&amp;2.16.840.1.113883.19.3.1.6&amp;ISO</w:t>
            </w:r>
            <w:r w:rsidRPr="00D4120B">
              <w:rPr>
                <w:rFonts w:cs="Courier New"/>
                <w:kern w:val="17"/>
                <w:szCs w:val="24"/>
              </w:rPr>
              <w:t>||787.91^DIARRHEA^I9CDX^^^^07/09/2008|1235&amp;Slide&amp;Stan&amp;S&amp;&amp;Dr&amp;MD&amp;&amp;DOC&amp;2.16.840.1.113883.19.4.6&amp;ISO</w:t>
            </w:r>
          </w:p>
          <w:p w14:paraId="5AD8FF29" w14:textId="77777777" w:rsidR="00BA0F5E" w:rsidRPr="00D4120B" w:rsidRDefault="00BA0F5E" w:rsidP="00BA0F5E">
            <w:pPr>
              <w:pStyle w:val="Code"/>
              <w:ind w:left="1152" w:hanging="576"/>
              <w:rPr>
                <w:kern w:val="17"/>
                <w:szCs w:val="24"/>
              </w:rPr>
            </w:pPr>
            <w:r w:rsidRPr="00D4120B">
              <w:rPr>
                <w:kern w:val="17"/>
                <w:szCs w:val="24"/>
              </w:rPr>
              <w:t>OBX|1|SN|6979-9^AMPICILLIN:SUSC:PT:ISLT:ORDQN:GRADIENT STRIP^LN^^^^2.26|1|&lt;^0.06|ug/mL^^UCUM^^^^1.6||S</w:t>
            </w:r>
            <w:r w:rsidRPr="00D4120B">
              <w:rPr>
                <w:rFonts w:cs="Courier New"/>
                <w:szCs w:val="20"/>
              </w:rPr>
              <w:t>|||F|||</w:t>
            </w:r>
            <w:r w:rsidRPr="00D4120B">
              <w:rPr>
                <w:rFonts w:cs="Courier New"/>
                <w:kern w:val="17"/>
                <w:szCs w:val="24"/>
              </w:rPr>
              <w:t>200808151030-0700</w:t>
            </w:r>
            <w:r w:rsidRPr="00D4120B">
              <w:rPr>
                <w:rFonts w:cs="Courier New"/>
                <w:szCs w:val="20"/>
              </w:rPr>
              <w:t>|||||</w:t>
            </w:r>
            <w:r w:rsidRPr="00D4120B">
              <w:rPr>
                <w:rFonts w:cs="Courier New"/>
                <w:kern w:val="17"/>
                <w:szCs w:val="24"/>
              </w:rPr>
              <w:t>200808161030-0700</w:t>
            </w:r>
            <w:r w:rsidRPr="00D4120B">
              <w:rPr>
                <w:rFonts w:cs="Courier New"/>
                <w:szCs w:val="20"/>
              </w:rPr>
              <w:t>||||Reliable Labs, Inc</w:t>
            </w:r>
            <w:r w:rsidRPr="00D4120B">
              <w:rPr>
                <w:rFonts w:cs="Courier New"/>
                <w:kern w:val="17"/>
                <w:szCs w:val="24"/>
              </w:rPr>
              <w:t>^L^^^^CLIA&amp;2.16.840.1.113883.19.4.6&amp;ISO^XX^^^1236|3434 Industrial Loop^^Ann Arbor^MI^99999^USA^B|9876543^Slide^Stan^S^^^^^NPPES&amp;2.16.840.1.113883.19.4.6&amp;ISO^L^^^NPI</w:t>
            </w:r>
          </w:p>
          <w:p w14:paraId="51C1BF54" w14:textId="77777777" w:rsidR="00BA0F5E" w:rsidRPr="00D4120B" w:rsidRDefault="00BA0F5E" w:rsidP="00BA0F5E">
            <w:pPr>
              <w:pStyle w:val="Code"/>
              <w:ind w:left="1152" w:hanging="576"/>
              <w:rPr>
                <w:kern w:val="17"/>
                <w:szCs w:val="24"/>
              </w:rPr>
            </w:pPr>
            <w:r w:rsidRPr="00D4120B">
              <w:rPr>
                <w:kern w:val="17"/>
                <w:szCs w:val="24"/>
              </w:rPr>
              <w:t>OBX|2|SN|7016-9^GENTAMICIN:SUSC:PT:ISLT:ORDQN:GRADIENT STRIP^LN</w:t>
            </w:r>
            <w:r w:rsidRPr="00D4120B">
              <w:rPr>
                <w:rFonts w:cs="Courier New"/>
                <w:kern w:val="17"/>
                <w:szCs w:val="24"/>
              </w:rPr>
              <w:t>^^^^2.26</w:t>
            </w:r>
            <w:r w:rsidRPr="00D4120B">
              <w:rPr>
                <w:kern w:val="17"/>
                <w:szCs w:val="24"/>
              </w:rPr>
              <w:t>|1|^0.05|ug/mL^^UCUM^^^^1.6||S</w:t>
            </w:r>
            <w:r w:rsidRPr="00D4120B">
              <w:rPr>
                <w:rFonts w:cs="Courier New"/>
                <w:szCs w:val="20"/>
              </w:rPr>
              <w:t>|||F|||</w:t>
            </w:r>
            <w:r w:rsidRPr="00D4120B">
              <w:rPr>
                <w:rFonts w:cs="Courier New"/>
                <w:kern w:val="17"/>
                <w:szCs w:val="24"/>
              </w:rPr>
              <w:t>200808151030-0700</w:t>
            </w:r>
            <w:r w:rsidRPr="00D4120B">
              <w:rPr>
                <w:rFonts w:cs="Courier New"/>
                <w:szCs w:val="20"/>
              </w:rPr>
              <w:t>|||||</w:t>
            </w:r>
            <w:r w:rsidRPr="00D4120B">
              <w:rPr>
                <w:rFonts w:cs="Courier New"/>
                <w:kern w:val="17"/>
                <w:szCs w:val="24"/>
              </w:rPr>
              <w:t>200808161030-0700</w:t>
            </w:r>
            <w:r w:rsidRPr="00D4120B">
              <w:rPr>
                <w:rFonts w:cs="Courier New"/>
                <w:szCs w:val="20"/>
              </w:rPr>
              <w:t>||||Reliable Labs, Inc</w:t>
            </w:r>
            <w:r w:rsidRPr="00D4120B">
              <w:rPr>
                <w:rFonts w:cs="Courier New"/>
                <w:kern w:val="17"/>
                <w:szCs w:val="24"/>
              </w:rPr>
              <w:t>^L^^^^CLIA&amp;2.16.840.1.113883.19.4.6&amp;ISO^XX^^^1236|3434 Industrial Loop^^Ann Arbor^MI^99999^USA^B|9876543^Slide^Stan^S^^^^^NPPES&amp;2.16.840.1.113883.19.4.6&amp;ISO^L^^^NPI</w:t>
            </w:r>
          </w:p>
          <w:p w14:paraId="10D5E7E3" w14:textId="77777777" w:rsidR="00BA0F5E" w:rsidRPr="00D4120B" w:rsidRDefault="00BA0F5E" w:rsidP="00BA0F5E">
            <w:pPr>
              <w:pStyle w:val="Code"/>
              <w:ind w:left="1152" w:hanging="576"/>
              <w:rPr>
                <w:kern w:val="17"/>
                <w:szCs w:val="24"/>
              </w:rPr>
            </w:pPr>
            <w:r w:rsidRPr="00D4120B">
              <w:rPr>
                <w:kern w:val="17"/>
                <w:szCs w:val="24"/>
              </w:rPr>
              <w:t>OBX|3|SN|7002-9^CIPROFLOXACIN:SUSC:PT:ISLT:ORDQN:GRADIENT STRIP^LN</w:t>
            </w:r>
            <w:r w:rsidRPr="00D4120B">
              <w:rPr>
                <w:rFonts w:cs="Courier New"/>
                <w:kern w:val="17"/>
                <w:szCs w:val="24"/>
              </w:rPr>
              <w:t>^^^^2.26</w:t>
            </w:r>
            <w:r w:rsidRPr="00D4120B">
              <w:rPr>
                <w:kern w:val="17"/>
                <w:szCs w:val="24"/>
              </w:rPr>
              <w:t>|1|^0.05|ug/mL^^UCUM^^^^1.6||S|</w:t>
            </w:r>
            <w:r w:rsidRPr="00D4120B">
              <w:rPr>
                <w:rFonts w:cs="Courier New"/>
                <w:szCs w:val="20"/>
              </w:rPr>
              <w:t>||F|||</w:t>
            </w:r>
            <w:r w:rsidRPr="00D4120B">
              <w:rPr>
                <w:rFonts w:cs="Courier New"/>
                <w:kern w:val="17"/>
                <w:szCs w:val="24"/>
              </w:rPr>
              <w:t>200808151030-0700</w:t>
            </w:r>
            <w:r w:rsidRPr="00D4120B">
              <w:rPr>
                <w:rFonts w:cs="Courier New"/>
                <w:szCs w:val="20"/>
              </w:rPr>
              <w:t>|||||</w:t>
            </w:r>
            <w:r w:rsidRPr="00D4120B">
              <w:rPr>
                <w:rFonts w:cs="Courier New"/>
                <w:kern w:val="17"/>
                <w:szCs w:val="24"/>
              </w:rPr>
              <w:t>200808161030-0700</w:t>
            </w:r>
            <w:r w:rsidRPr="00D4120B">
              <w:rPr>
                <w:rFonts w:cs="Courier New"/>
                <w:szCs w:val="20"/>
              </w:rPr>
              <w:t>||||Reliable Labs, Inc</w:t>
            </w:r>
            <w:r w:rsidRPr="00D4120B">
              <w:rPr>
                <w:rFonts w:cs="Courier New"/>
                <w:kern w:val="17"/>
                <w:szCs w:val="24"/>
              </w:rPr>
              <w:t>^L^^^^CLIA&amp;2.16.840.1.113883.19.4.6&amp;ISO^XX^^^1236|3434 Industrial Loop^^Ann Arbor^MI^99999^USA^B|9876543^Slide^Stan^S^^^^^NPPES&amp;2.16.840.1.113883.19.4.6&amp;ISO^L^^^NPI</w:t>
            </w:r>
          </w:p>
          <w:p w14:paraId="792DB84B" w14:textId="77777777" w:rsidR="00BA0F5E" w:rsidRPr="00D4120B" w:rsidRDefault="00BA0F5E" w:rsidP="00BA0F5E">
            <w:pPr>
              <w:pStyle w:val="Code"/>
              <w:ind w:left="1152" w:hanging="576"/>
              <w:rPr>
                <w:kern w:val="17"/>
                <w:szCs w:val="24"/>
              </w:rPr>
            </w:pPr>
            <w:r w:rsidRPr="00D4120B">
              <w:rPr>
                <w:rFonts w:cs="Courier New"/>
                <w:kern w:val="17"/>
                <w:szCs w:val="24"/>
              </w:rPr>
              <w:t>OBR|3||9700125^Lab^2.16.840.1.113883.19.3.1.6^ISO|</w:t>
            </w:r>
            <w:r w:rsidRPr="00D4120B">
              <w:rPr>
                <w:kern w:val="17"/>
                <w:szCs w:val="24"/>
              </w:rPr>
              <w:t>50545-3^Bacterial susceptibility panel:-:Pt:Isolate:OrdQn:MIC^LN</w:t>
            </w:r>
            <w:r w:rsidRPr="00D4120B">
              <w:rPr>
                <w:rFonts w:cs="Courier New"/>
                <w:kern w:val="17"/>
                <w:szCs w:val="24"/>
              </w:rPr>
              <w:t>^^^^2.26|||200808151030-0700|||||||||1234^Admit^Alan^A^III^Dr^^^&amp;2.16.840.1.113883.19.4.6^ISO^L^^^EI^&amp;2.16.840.1.113883.19.4.6^ISO^^^^^^^^MD|^WPN^PH^^1^555^5551005|||||2008081830-0700|||F|</w:t>
            </w:r>
            <w:r w:rsidRPr="00D4120B">
              <w:rPr>
                <w:rFonts w:cs="Courier New"/>
                <w:b/>
                <w:szCs w:val="24"/>
                <w:shd w:val="clear" w:color="auto" w:fill="CCFFCC"/>
              </w:rPr>
              <w:t>625-4&amp;Bacteria identified:Prid:Pt:Stool:Nom:Culture</w:t>
            </w:r>
            <w:r w:rsidRPr="00D4120B">
              <w:rPr>
                <w:rFonts w:cs="Courier New"/>
                <w:b/>
                <w:szCs w:val="20"/>
                <w:shd w:val="clear" w:color="auto" w:fill="CCFFCC"/>
              </w:rPr>
              <w:t>&amp;LN</w:t>
            </w:r>
            <w:r w:rsidRPr="00D4120B">
              <w:rPr>
                <w:b/>
                <w:bCs/>
                <w:kern w:val="17"/>
                <w:szCs w:val="24"/>
                <w:shd w:val="clear" w:color="auto" w:fill="CCFFCC"/>
              </w:rPr>
              <w:t>^2^Salmonella group B phase 1 a-e</w:t>
            </w:r>
            <w:r w:rsidRPr="00D4120B">
              <w:rPr>
                <w:rFonts w:cs="Courier New"/>
                <w:kern w:val="17"/>
                <w:szCs w:val="24"/>
              </w:rPr>
              <w:t>|||</w:t>
            </w:r>
            <w:r w:rsidRPr="00D4120B">
              <w:rPr>
                <w:b/>
                <w:bCs/>
                <w:kern w:val="17"/>
                <w:szCs w:val="24"/>
                <w:shd w:val="clear" w:color="auto" w:fill="CCFFCC"/>
              </w:rPr>
              <w:t>23456&amp;EHR&amp;2.16.840.1.113883.19.3.2.3&amp;ISO^9700123&amp;Lab&amp;2.16.840.1.113883.19.3.1.6&amp;ISO</w:t>
            </w:r>
            <w:r w:rsidRPr="00D4120B">
              <w:rPr>
                <w:rFonts w:cs="Courier New"/>
                <w:kern w:val="17"/>
                <w:szCs w:val="24"/>
              </w:rPr>
              <w:t>||787.91^DIARRHEA^I9CDX^^^^07/09/2008|1235&amp;Slide&amp;Stan&amp;S&amp;&amp;Dr&amp;MD&amp;&amp;DOC&amp;2.16.840.1.113883.19.4.6&amp;ISO</w:t>
            </w:r>
          </w:p>
          <w:p w14:paraId="6A04045D" w14:textId="77777777" w:rsidR="00BA0F5E" w:rsidRPr="00D4120B" w:rsidRDefault="00BA0F5E" w:rsidP="00BA0F5E">
            <w:pPr>
              <w:pStyle w:val="Code"/>
              <w:ind w:left="1152" w:hanging="576"/>
              <w:rPr>
                <w:kern w:val="17"/>
                <w:szCs w:val="24"/>
              </w:rPr>
            </w:pPr>
            <w:r w:rsidRPr="00D4120B">
              <w:rPr>
                <w:kern w:val="17"/>
                <w:szCs w:val="24"/>
              </w:rPr>
              <w:t>OBX|1|SN|6979-9^AMPICILLIN:SUSC:PT:ISLT:ORDQN:GRADIENT STRIP^LN</w:t>
            </w:r>
            <w:r w:rsidRPr="00D4120B">
              <w:rPr>
                <w:rFonts w:cs="Courier New"/>
                <w:kern w:val="17"/>
                <w:szCs w:val="24"/>
              </w:rPr>
              <w:t>^^^^2.26</w:t>
            </w:r>
            <w:r w:rsidRPr="00D4120B">
              <w:rPr>
                <w:kern w:val="17"/>
                <w:szCs w:val="24"/>
              </w:rPr>
              <w:t>|1|&lt;^0.06|ug/mL^^UCUM^^^^1.6||S|</w:t>
            </w:r>
            <w:r w:rsidRPr="00D4120B">
              <w:rPr>
                <w:rFonts w:cs="Courier New"/>
                <w:szCs w:val="20"/>
              </w:rPr>
              <w:t>||F|||</w:t>
            </w:r>
            <w:r w:rsidRPr="00D4120B">
              <w:rPr>
                <w:rFonts w:cs="Courier New"/>
                <w:kern w:val="17"/>
                <w:szCs w:val="24"/>
              </w:rPr>
              <w:t>200808151030-0700</w:t>
            </w:r>
            <w:r w:rsidRPr="00D4120B">
              <w:rPr>
                <w:rFonts w:cs="Courier New"/>
                <w:szCs w:val="20"/>
              </w:rPr>
              <w:t>|||||</w:t>
            </w:r>
            <w:r w:rsidRPr="00D4120B">
              <w:rPr>
                <w:rFonts w:cs="Courier New"/>
                <w:kern w:val="17"/>
                <w:szCs w:val="24"/>
              </w:rPr>
              <w:t>200808161030-0700</w:t>
            </w:r>
            <w:r w:rsidRPr="00D4120B">
              <w:rPr>
                <w:rFonts w:cs="Courier New"/>
                <w:szCs w:val="20"/>
              </w:rPr>
              <w:t>||||Reliable Labs, Inc</w:t>
            </w:r>
            <w:r w:rsidRPr="00D4120B">
              <w:rPr>
                <w:rFonts w:cs="Courier New"/>
                <w:kern w:val="17"/>
                <w:szCs w:val="24"/>
              </w:rPr>
              <w:t>^L^^^^CLIA&amp;2.16.840.1.113883.19.4.6&amp;ISO^XX^^^1236|3434 Industrial Loop^^Ann Arbor^MI^99999^USA^B|9876543^Slide^Stan^S^^^^^NPPES&amp;2.16.840.1.113883.19.4.6&amp;ISO^L^^^NPI</w:t>
            </w:r>
          </w:p>
          <w:p w14:paraId="37284C03" w14:textId="77777777" w:rsidR="00BA0F5E" w:rsidRPr="00D4120B" w:rsidRDefault="00BA0F5E" w:rsidP="00BA0F5E">
            <w:pPr>
              <w:pStyle w:val="Code"/>
              <w:ind w:left="1152" w:hanging="576"/>
              <w:rPr>
                <w:kern w:val="17"/>
                <w:szCs w:val="24"/>
              </w:rPr>
            </w:pPr>
            <w:r w:rsidRPr="00D4120B">
              <w:rPr>
                <w:kern w:val="17"/>
                <w:szCs w:val="24"/>
              </w:rPr>
              <w:t>OBX|2|SN|7016-9^GENTAMICIN:SUSC:PT:ISLT:ORDQN:GRADIENT STRIP^LN</w:t>
            </w:r>
            <w:r w:rsidRPr="00D4120B">
              <w:rPr>
                <w:rFonts w:cs="Courier New"/>
                <w:kern w:val="17"/>
                <w:szCs w:val="24"/>
              </w:rPr>
              <w:t>^^^^2.26</w:t>
            </w:r>
            <w:r w:rsidRPr="00D4120B">
              <w:rPr>
                <w:kern w:val="17"/>
                <w:szCs w:val="24"/>
              </w:rPr>
              <w:t>|1|^0.05|ug/mL^^UCUM^^^^1.6||S|</w:t>
            </w:r>
            <w:r w:rsidRPr="00D4120B">
              <w:rPr>
                <w:rFonts w:cs="Courier New"/>
                <w:szCs w:val="20"/>
              </w:rPr>
              <w:t>||F|||</w:t>
            </w:r>
            <w:r w:rsidRPr="00D4120B">
              <w:rPr>
                <w:rFonts w:cs="Courier New"/>
                <w:kern w:val="17"/>
                <w:szCs w:val="24"/>
              </w:rPr>
              <w:t>200808151030-0700</w:t>
            </w:r>
            <w:r w:rsidRPr="00D4120B">
              <w:rPr>
                <w:rFonts w:cs="Courier New"/>
                <w:szCs w:val="20"/>
              </w:rPr>
              <w:t>|||||</w:t>
            </w:r>
            <w:r w:rsidRPr="00D4120B">
              <w:rPr>
                <w:rFonts w:cs="Courier New"/>
                <w:kern w:val="17"/>
                <w:szCs w:val="24"/>
              </w:rPr>
              <w:t>200808161030-0700</w:t>
            </w:r>
            <w:r w:rsidRPr="00D4120B">
              <w:rPr>
                <w:rFonts w:cs="Courier New"/>
                <w:szCs w:val="20"/>
              </w:rPr>
              <w:t>||||Reliable Labs, Inc</w:t>
            </w:r>
            <w:r w:rsidRPr="00D4120B">
              <w:rPr>
                <w:rFonts w:cs="Courier New"/>
                <w:kern w:val="17"/>
                <w:szCs w:val="24"/>
              </w:rPr>
              <w:t>^L^^^^CLIA&amp;2.16.840.1.113883.19.4.6&amp;ISO^XX^^^1236|3434 Industrial Loop^^Ann Arbor^MI^99999^USA^B|9876543^Slide^Stan^S^^^^^NPPES&amp;2.16.840.1.113883.19.4.6&amp;ISO^L^^^NPI</w:t>
            </w:r>
          </w:p>
          <w:p w14:paraId="1FF8DBF8" w14:textId="77777777" w:rsidR="00BA0F5E" w:rsidRPr="00D4120B" w:rsidRDefault="00BA0F5E" w:rsidP="00BA0F5E">
            <w:pPr>
              <w:pStyle w:val="Code"/>
              <w:ind w:left="1152" w:hanging="576"/>
              <w:rPr>
                <w:kern w:val="17"/>
                <w:szCs w:val="24"/>
              </w:rPr>
            </w:pPr>
            <w:r w:rsidRPr="00D4120B">
              <w:rPr>
                <w:kern w:val="17"/>
                <w:szCs w:val="24"/>
              </w:rPr>
              <w:t>OBX|3|SN|7002-9^CIPROFLOXACIN:SUSC:PT:ISLT:ORDQN:GRADIENT STRIP^LN</w:t>
            </w:r>
            <w:r w:rsidRPr="00D4120B">
              <w:rPr>
                <w:rFonts w:cs="Courier New"/>
                <w:kern w:val="17"/>
                <w:szCs w:val="24"/>
              </w:rPr>
              <w:t>^^^^2.26</w:t>
            </w:r>
            <w:r w:rsidRPr="00D4120B">
              <w:rPr>
                <w:kern w:val="17"/>
                <w:szCs w:val="24"/>
              </w:rPr>
              <w:t>|1|^0.05|ug/mL^^UCUM^^^^1.6||S</w:t>
            </w:r>
            <w:r w:rsidRPr="00D4120B">
              <w:rPr>
                <w:rFonts w:cs="Courier New"/>
                <w:szCs w:val="20"/>
              </w:rPr>
              <w:t>|||F|||</w:t>
            </w:r>
            <w:r w:rsidRPr="00D4120B">
              <w:rPr>
                <w:rFonts w:cs="Courier New"/>
                <w:kern w:val="17"/>
                <w:szCs w:val="24"/>
              </w:rPr>
              <w:t>200808151030-0700</w:t>
            </w:r>
            <w:r w:rsidRPr="00D4120B">
              <w:rPr>
                <w:rFonts w:cs="Courier New"/>
                <w:szCs w:val="20"/>
              </w:rPr>
              <w:t>|||||</w:t>
            </w:r>
            <w:r w:rsidRPr="00D4120B">
              <w:rPr>
                <w:rFonts w:cs="Courier New"/>
                <w:kern w:val="17"/>
                <w:szCs w:val="24"/>
              </w:rPr>
              <w:t>200808161030-0700</w:t>
            </w:r>
            <w:r w:rsidRPr="00D4120B">
              <w:rPr>
                <w:rFonts w:cs="Courier New"/>
                <w:szCs w:val="20"/>
              </w:rPr>
              <w:t>||||Reliable Labs, Inc</w:t>
            </w:r>
            <w:r w:rsidRPr="00D4120B">
              <w:rPr>
                <w:rFonts w:cs="Courier New"/>
                <w:kern w:val="17"/>
                <w:szCs w:val="24"/>
              </w:rPr>
              <w:t>^L^^^^CLIA&amp;2.16.840.1.113883.19.4.6&amp;ISO^XX^^^1236|3434 Industrial Loop^^Ann Arbor^MI^99999^USA^B|9876543^Slide^Stan^S^^^^^NPPES&amp;2.16.840.1.113883.19.4.6&amp;ISO^L^^^NPI</w:t>
            </w:r>
          </w:p>
          <w:p w14:paraId="291B7A82" w14:textId="77777777" w:rsidR="00BA0F5E" w:rsidRPr="00D4120B" w:rsidRDefault="00BA0F5E" w:rsidP="00BA0F5E">
            <w:pPr>
              <w:pStyle w:val="Code"/>
              <w:ind w:left="1152" w:hanging="576"/>
              <w:rPr>
                <w:kern w:val="17"/>
                <w:szCs w:val="24"/>
              </w:rPr>
            </w:pPr>
            <w:r w:rsidRPr="00D4120B">
              <w:rPr>
                <w:rFonts w:cs="Courier New"/>
                <w:kern w:val="17"/>
                <w:szCs w:val="24"/>
              </w:rPr>
              <w:t>OBR|4||9700126^Lab^2.16.840.1.113883.19.3.1.6^ISO|</w:t>
            </w:r>
            <w:r w:rsidRPr="00D4120B">
              <w:rPr>
                <w:kern w:val="17"/>
                <w:szCs w:val="24"/>
              </w:rPr>
              <w:t>50545-3^Bacterial susceptibility panel:-:Pt:Isolate:OrdQn:MIC^LN</w:t>
            </w:r>
            <w:r w:rsidRPr="00D4120B">
              <w:rPr>
                <w:rFonts w:cs="Courier New"/>
                <w:kern w:val="17"/>
                <w:szCs w:val="24"/>
              </w:rPr>
              <w:t>^^^^2.26|||200808151030-0700|||||||||1234^Admit^Alan^A^III^Dr^^^&amp;2.16.840.1.113883.19.4.6^ISO^L^^^EI^&amp;2.16.840.1.113883.19.4.6^ISO^^^^^^^^MD|^WPN^PH^^1^555^5551005|||||2008081830-0700|||F|</w:t>
            </w:r>
            <w:r w:rsidRPr="00D4120B">
              <w:rPr>
                <w:rFonts w:cs="Courier New"/>
                <w:b/>
                <w:szCs w:val="24"/>
                <w:shd w:val="clear" w:color="auto" w:fill="CCFFCC"/>
              </w:rPr>
              <w:t>625-4&amp;Bacteria identified:Prid:Pt:Stool:Nom:Culture</w:t>
            </w:r>
            <w:r w:rsidRPr="00D4120B">
              <w:rPr>
                <w:rFonts w:cs="Courier New"/>
                <w:b/>
                <w:szCs w:val="20"/>
                <w:shd w:val="clear" w:color="auto" w:fill="CCFFCC"/>
              </w:rPr>
              <w:t>&amp;LN</w:t>
            </w:r>
            <w:r w:rsidRPr="00D4120B">
              <w:rPr>
                <w:b/>
                <w:bCs/>
                <w:kern w:val="17"/>
                <w:szCs w:val="24"/>
                <w:shd w:val="clear" w:color="auto" w:fill="CCFFCC"/>
              </w:rPr>
              <w:t>^2^Shigella</w:t>
            </w:r>
            <w:r w:rsidRPr="00D4120B">
              <w:rPr>
                <w:rFonts w:cs="Courier New"/>
                <w:kern w:val="17"/>
                <w:szCs w:val="24"/>
              </w:rPr>
              <w:t>|||</w:t>
            </w:r>
            <w:r w:rsidRPr="00D4120B">
              <w:rPr>
                <w:b/>
                <w:bCs/>
                <w:kern w:val="17"/>
                <w:szCs w:val="24"/>
                <w:shd w:val="clear" w:color="auto" w:fill="CCFFCC"/>
              </w:rPr>
              <w:t>23456&amp;EHR&amp;2.16.840.1.113883.19.3.2.3&amp;ISO^9700123&amp;Lab&amp;2.16.840.1.113883.19.3.1.6&amp;ISO</w:t>
            </w:r>
            <w:r w:rsidRPr="00D4120B">
              <w:rPr>
                <w:rFonts w:cs="Courier New"/>
                <w:kern w:val="17"/>
                <w:szCs w:val="24"/>
              </w:rPr>
              <w:t>||787.91^DIARRHEA^I9CDX^^^^07/09/2008|1235&amp;Slide&amp;Stan&amp;S&amp;&amp;Dr&amp;MD&amp;&amp;DOC&amp;2.16.840.1.113883.19.4.6&amp;ISO</w:t>
            </w:r>
          </w:p>
          <w:p w14:paraId="1E3796A9" w14:textId="77777777" w:rsidR="00BA0F5E" w:rsidRPr="00D4120B" w:rsidRDefault="00BA0F5E" w:rsidP="00BA0F5E">
            <w:pPr>
              <w:pStyle w:val="Code"/>
              <w:ind w:left="1152" w:hanging="576"/>
              <w:rPr>
                <w:kern w:val="17"/>
                <w:szCs w:val="24"/>
              </w:rPr>
            </w:pPr>
            <w:r w:rsidRPr="00D4120B">
              <w:rPr>
                <w:kern w:val="17"/>
                <w:szCs w:val="24"/>
              </w:rPr>
              <w:t>OBX|1|SN|6979-9^AMPICILLIN:SUSC:PT:ISLT:ORDQN:GRADIENT STRIP^LN</w:t>
            </w:r>
            <w:r w:rsidRPr="00D4120B">
              <w:rPr>
                <w:rFonts w:cs="Courier New"/>
                <w:kern w:val="17"/>
                <w:szCs w:val="24"/>
              </w:rPr>
              <w:t>^^^^2.26</w:t>
            </w:r>
            <w:r w:rsidRPr="00D4120B">
              <w:rPr>
                <w:kern w:val="17"/>
                <w:szCs w:val="24"/>
              </w:rPr>
              <w:t>|1|&lt;^0.06|µg/mL^^UCUM^^^^1.6||S</w:t>
            </w:r>
            <w:r w:rsidRPr="00D4120B">
              <w:rPr>
                <w:rFonts w:cs="Courier New"/>
                <w:szCs w:val="20"/>
              </w:rPr>
              <w:t>|||F|||</w:t>
            </w:r>
            <w:r w:rsidRPr="00D4120B">
              <w:rPr>
                <w:rFonts w:cs="Courier New"/>
                <w:kern w:val="17"/>
                <w:szCs w:val="24"/>
              </w:rPr>
              <w:t>200808151030-0700</w:t>
            </w:r>
            <w:r w:rsidRPr="00D4120B">
              <w:rPr>
                <w:rFonts w:cs="Courier New"/>
                <w:szCs w:val="20"/>
              </w:rPr>
              <w:t>|||||</w:t>
            </w:r>
            <w:r w:rsidRPr="00D4120B">
              <w:rPr>
                <w:rFonts w:cs="Courier New"/>
                <w:kern w:val="17"/>
                <w:szCs w:val="24"/>
              </w:rPr>
              <w:t>200808161030-0700</w:t>
            </w:r>
            <w:r w:rsidRPr="00D4120B">
              <w:rPr>
                <w:rFonts w:cs="Courier New"/>
                <w:szCs w:val="20"/>
              </w:rPr>
              <w:t>||||Reliable Labs, Inc</w:t>
            </w:r>
            <w:r w:rsidRPr="00D4120B">
              <w:rPr>
                <w:rFonts w:cs="Courier New"/>
                <w:kern w:val="17"/>
                <w:szCs w:val="24"/>
              </w:rPr>
              <w:t>^L^^^^CLIA&amp;2.16.840.1.113883.19.4.6&amp;ISO^XX^^^1236|3434 Industrial Loop^^Ann Arbor^MI^99999^USA^B|9876543^Slide^Stan^S^^^^^NPPES&amp;2.16.840.1.113883.19.4.6&amp;ISO^L^^^NPI</w:t>
            </w:r>
          </w:p>
          <w:p w14:paraId="559B852B" w14:textId="77777777" w:rsidR="00BA0F5E" w:rsidRPr="00D4120B" w:rsidRDefault="00BA0F5E" w:rsidP="00BA0F5E">
            <w:pPr>
              <w:pStyle w:val="Code"/>
              <w:ind w:left="1152" w:hanging="576"/>
              <w:rPr>
                <w:kern w:val="17"/>
                <w:szCs w:val="24"/>
              </w:rPr>
            </w:pPr>
            <w:r w:rsidRPr="00D4120B">
              <w:rPr>
                <w:kern w:val="17"/>
                <w:szCs w:val="24"/>
              </w:rPr>
              <w:t>OBX|2|SN|7016-9^GENTAMICIN:SUSC:PT:ISLT:ORDQN:GRADIENT STRIP^LN</w:t>
            </w:r>
            <w:r w:rsidRPr="00D4120B">
              <w:rPr>
                <w:rFonts w:cs="Courier New"/>
                <w:kern w:val="17"/>
                <w:szCs w:val="24"/>
              </w:rPr>
              <w:t>^^^^2.26</w:t>
            </w:r>
            <w:r w:rsidRPr="00D4120B">
              <w:rPr>
                <w:kern w:val="17"/>
                <w:szCs w:val="24"/>
              </w:rPr>
              <w:t>|1|^0.05|µg/mL^^UCUM^^^^1.6||S</w:t>
            </w:r>
            <w:r w:rsidRPr="00D4120B">
              <w:rPr>
                <w:rFonts w:cs="Courier New"/>
                <w:szCs w:val="20"/>
              </w:rPr>
              <w:t>|||F|||</w:t>
            </w:r>
            <w:r w:rsidRPr="00D4120B">
              <w:rPr>
                <w:rFonts w:cs="Courier New"/>
                <w:kern w:val="17"/>
                <w:szCs w:val="24"/>
              </w:rPr>
              <w:t>200808151030-0700</w:t>
            </w:r>
            <w:r w:rsidRPr="00D4120B">
              <w:rPr>
                <w:rFonts w:cs="Courier New"/>
                <w:szCs w:val="20"/>
              </w:rPr>
              <w:t>|||||</w:t>
            </w:r>
            <w:r w:rsidRPr="00D4120B">
              <w:rPr>
                <w:rFonts w:cs="Courier New"/>
                <w:kern w:val="17"/>
                <w:szCs w:val="24"/>
              </w:rPr>
              <w:t>200808161030-0700</w:t>
            </w:r>
            <w:r w:rsidRPr="00D4120B">
              <w:rPr>
                <w:rFonts w:cs="Courier New"/>
                <w:szCs w:val="20"/>
              </w:rPr>
              <w:t>||||Reliable Labs, Inc</w:t>
            </w:r>
            <w:r w:rsidRPr="00D4120B">
              <w:rPr>
                <w:rFonts w:cs="Courier New"/>
                <w:kern w:val="17"/>
                <w:szCs w:val="24"/>
              </w:rPr>
              <w:t>^L^^^^CLIA&amp;2.16.840.1.113883.19.4.6&amp;ISO^XX^^^1236|3434 Industrial Loop^^Ann Arbor^MI^99999^USA^B|9876543^Slide^Stan^S^^^^^NPPES&amp;2.16.840.1.113883.19.4.6&amp;ISO^L^^^NPI</w:t>
            </w:r>
          </w:p>
          <w:p w14:paraId="4A50B02A" w14:textId="77777777" w:rsidR="00BA0F5E" w:rsidRPr="00D4120B" w:rsidRDefault="00BA0F5E" w:rsidP="00BA0F5E">
            <w:pPr>
              <w:pStyle w:val="Code"/>
              <w:ind w:left="1152" w:hanging="576"/>
              <w:rPr>
                <w:kern w:val="17"/>
                <w:szCs w:val="24"/>
              </w:rPr>
            </w:pPr>
            <w:r w:rsidRPr="00D4120B">
              <w:rPr>
                <w:kern w:val="17"/>
                <w:szCs w:val="24"/>
              </w:rPr>
              <w:t>OBX|3|SN|7002-9^CIPROFLOXACIN:SUSC:PT:ISLT:ORDQN:GRADIENT STRIP^LN</w:t>
            </w:r>
            <w:r w:rsidRPr="00D4120B">
              <w:rPr>
                <w:rFonts w:cs="Courier New"/>
                <w:kern w:val="17"/>
                <w:szCs w:val="24"/>
              </w:rPr>
              <w:t>^^^^2.26</w:t>
            </w:r>
            <w:r w:rsidRPr="00D4120B">
              <w:rPr>
                <w:kern w:val="17"/>
                <w:szCs w:val="24"/>
              </w:rPr>
              <w:t>|1|^0.05|µg/mL^^UCUM^^^^1.6||S</w:t>
            </w:r>
            <w:r w:rsidRPr="00D4120B">
              <w:rPr>
                <w:rFonts w:cs="Courier New"/>
                <w:szCs w:val="20"/>
              </w:rPr>
              <w:t>|||F|||</w:t>
            </w:r>
            <w:r w:rsidRPr="00D4120B">
              <w:rPr>
                <w:rFonts w:cs="Courier New"/>
                <w:kern w:val="17"/>
                <w:szCs w:val="24"/>
              </w:rPr>
              <w:t>200808151030-0700</w:t>
            </w:r>
            <w:r w:rsidRPr="00D4120B">
              <w:rPr>
                <w:rFonts w:cs="Courier New"/>
                <w:szCs w:val="20"/>
              </w:rPr>
              <w:t>|||||</w:t>
            </w:r>
            <w:r w:rsidRPr="00D4120B">
              <w:rPr>
                <w:rFonts w:cs="Courier New"/>
                <w:kern w:val="17"/>
                <w:szCs w:val="24"/>
              </w:rPr>
              <w:t>200808161030-0700</w:t>
            </w:r>
            <w:r w:rsidRPr="00D4120B">
              <w:rPr>
                <w:rFonts w:cs="Courier New"/>
                <w:szCs w:val="20"/>
              </w:rPr>
              <w:t>||||Reliable Labs, Inc</w:t>
            </w:r>
            <w:r w:rsidRPr="00D4120B">
              <w:rPr>
                <w:rFonts w:cs="Courier New"/>
                <w:kern w:val="17"/>
                <w:szCs w:val="24"/>
              </w:rPr>
              <w:t>^L^^^^CLIA&amp;2.16.840.1.113883.19.4.6&amp;ISO^XX^^^1236|3434 Industrial Loop^^Ann Arbor^MI^99999^USA^B|9876543^Slide^Stan^S^^^^^NPPES&amp;2.16.840.1.113883.19.4.6&amp;ISO^L^^^NPI</w:t>
            </w:r>
          </w:p>
          <w:p w14:paraId="14832A88" w14:textId="77777777" w:rsidR="00BA0F5E" w:rsidRDefault="00BA0F5E" w:rsidP="00667BA9"/>
        </w:tc>
      </w:tr>
    </w:tbl>
    <w:p w14:paraId="24A4DF3C" w14:textId="77777777" w:rsidR="00BA0F5E" w:rsidRDefault="00BA0F5E" w:rsidP="00667BA9"/>
    <w:p w14:paraId="6414C714" w14:textId="77777777" w:rsidR="00667BA9" w:rsidRPr="00D4120B" w:rsidRDefault="00667BA9" w:rsidP="00667BA9"/>
    <w:p w14:paraId="0C2632A5" w14:textId="77777777" w:rsidR="006A4008" w:rsidRDefault="00667BA9" w:rsidP="006576E5">
      <w:pPr>
        <w:pStyle w:val="Heading2"/>
        <w:numPr>
          <w:ilvl w:val="1"/>
          <w:numId w:val="25"/>
        </w:numPr>
        <w:tabs>
          <w:tab w:val="left" w:pos="630"/>
        </w:tabs>
      </w:pPr>
      <w:bookmarkStart w:id="6310" w:name="_Ref170031132"/>
      <w:bookmarkStart w:id="6311" w:name="_Ref170031167"/>
      <w:bookmarkStart w:id="6312" w:name="_Ref170031194"/>
      <w:bookmarkStart w:id="6313" w:name="_Toc171137874"/>
      <w:bookmarkStart w:id="6314" w:name="_Toc207006422"/>
      <w:bookmarkStart w:id="6315" w:name="_Toc189112034"/>
      <w:r w:rsidRPr="007B1B8E">
        <w:t>Linking Parent and C</w:t>
      </w:r>
      <w:r w:rsidR="006A4008" w:rsidRPr="006A4008">
        <w:t>hild Results</w:t>
      </w:r>
      <w:bookmarkEnd w:id="6310"/>
      <w:bookmarkEnd w:id="6311"/>
      <w:bookmarkEnd w:id="6312"/>
      <w:bookmarkEnd w:id="6313"/>
      <w:bookmarkEnd w:id="6314"/>
      <w:bookmarkEnd w:id="6315"/>
    </w:p>
    <w:p w14:paraId="30719864" w14:textId="77777777" w:rsidR="00687F3B" w:rsidRDefault="00667BA9" w:rsidP="00687F3B">
      <w:r w:rsidRPr="00D4120B">
        <w:t>The previous example uses the information in OBR-26 as a pointer to the parent OBX where the culture result is reported</w:t>
      </w:r>
      <w:r w:rsidR="00400CF4">
        <w:t xml:space="preserve">. </w:t>
      </w:r>
      <w:r w:rsidRPr="00D4120B">
        <w:t>OBR-26 has three components</w:t>
      </w:r>
      <w:r w:rsidR="00400CF4">
        <w:t xml:space="preserve">. </w:t>
      </w:r>
      <w:r w:rsidRPr="00D4120B">
        <w:t>The three components of OBR-26 are the OBX-3, OBX-4 and part of the OBX-5 from the parent OBX segment</w:t>
      </w:r>
      <w:r w:rsidR="00400CF4">
        <w:t xml:space="preserve">. </w:t>
      </w:r>
      <w:ins w:id="6316" w:author="Bob Yencha" w:date="2011-11-21T21:57:00Z">
        <w:r w:rsidR="00780FDC" w:rsidRPr="0077556D">
          <w:rPr>
            <w:color w:val="000000"/>
          </w:rPr>
          <w:t>The pointer to the parent (using PRL data type) requires only the first two components.</w:t>
        </w:r>
      </w:ins>
      <w:del w:id="6317" w:author="Bob Yencha" w:date="2011-11-21T21:57:00Z">
        <w:r w:rsidRPr="00D4120B" w:rsidDel="00780FDC">
          <w:delText>The pointer to the parent requires only the first two components</w:delText>
        </w:r>
        <w:r w:rsidR="00400CF4" w:rsidDel="00780FDC">
          <w:delText xml:space="preserve">. </w:delText>
        </w:r>
        <w:r w:rsidRPr="00D4120B" w:rsidDel="00780FDC">
          <w:delText>The third component is intended to provide additional information that may be useful, but not necessary</w:delText>
        </w:r>
        <w:r w:rsidR="00400CF4" w:rsidDel="00780FDC">
          <w:delText xml:space="preserve">. </w:delText>
        </w:r>
        <w:r w:rsidRPr="006712A6" w:rsidDel="00780FDC">
          <w:delText>This allows a lengthy result in the parent OBX-5 (</w:delText>
        </w:r>
        <w:r w:rsidRPr="006712A6" w:rsidDel="00780FDC">
          <w:rPr>
            <w:i/>
          </w:rPr>
          <w:delText>e.g.</w:delText>
        </w:r>
        <w:r w:rsidRPr="006712A6" w:rsidDel="00780FDC">
          <w:delText>, a paragraph describing pathology results) to be not sent at all.</w:delText>
        </w:r>
      </w:del>
      <w:bookmarkStart w:id="6318" w:name="_Toc206988971"/>
      <w:bookmarkStart w:id="6319" w:name="_Toc206996351"/>
      <w:bookmarkStart w:id="6320" w:name="_Toc207006423"/>
      <w:bookmarkStart w:id="6321" w:name="_Toc207007332"/>
      <w:bookmarkStart w:id="6322" w:name="_Toc169057949"/>
      <w:bookmarkStart w:id="6323" w:name="_Toc171137875"/>
      <w:bookmarkStart w:id="6324" w:name="_Toc207006425"/>
      <w:bookmarkEnd w:id="6318"/>
      <w:bookmarkEnd w:id="6319"/>
      <w:bookmarkEnd w:id="6320"/>
      <w:bookmarkEnd w:id="6321"/>
    </w:p>
    <w:p w14:paraId="10F013DD" w14:textId="77777777" w:rsidR="00667BA9" w:rsidRPr="005D4C5A" w:rsidRDefault="00667BA9" w:rsidP="00687F3B">
      <w:pPr>
        <w:pStyle w:val="Heading2"/>
        <w:numPr>
          <w:ilvl w:val="1"/>
          <w:numId w:val="25"/>
        </w:numPr>
        <w:tabs>
          <w:tab w:val="left" w:pos="630"/>
        </w:tabs>
      </w:pPr>
      <w:bookmarkStart w:id="6325" w:name="_Toc189112035"/>
      <w:r w:rsidRPr="005D4C5A">
        <w:t>Clinical Laboratory Improvements Amendment Considerations</w:t>
      </w:r>
      <w:bookmarkEnd w:id="6325"/>
      <w:del w:id="6326" w:author="Bob Yencha" w:date="2011-11-21T21:54:00Z">
        <w:r w:rsidRPr="005D4C5A" w:rsidDel="00CC0745">
          <w:delText>,</w:delText>
        </w:r>
        <w:r w:rsidRPr="005D4C5A" w:rsidDel="00CC0745">
          <w:br/>
          <w:delText>US Realm Only</w:delText>
        </w:r>
      </w:del>
      <w:bookmarkEnd w:id="6322"/>
      <w:bookmarkEnd w:id="6323"/>
      <w:bookmarkEnd w:id="6324"/>
    </w:p>
    <w:p w14:paraId="6536CF76" w14:textId="77777777" w:rsidR="00667BA9" w:rsidRPr="00D4120B" w:rsidRDefault="00667BA9" w:rsidP="00667BA9">
      <w:r w:rsidRPr="00D4120B">
        <w:t>In the United States, Clinical Laboratory testing of human specimens is regulated by the Clinical Laboratory Improvements Amendments of 1988 (CLIA)</w:t>
      </w:r>
      <w:r w:rsidR="00400CF4">
        <w:t xml:space="preserve">. </w:t>
      </w:r>
      <w:r w:rsidRPr="00D4120B">
        <w:t>Several sections of the regulations implementing CLIA impact how electronic laboratory is formatted for the US Realm and these changes are outlined in this appendix</w:t>
      </w:r>
      <w:r w:rsidR="00400CF4">
        <w:t xml:space="preserve">. </w:t>
      </w:r>
      <w:r w:rsidRPr="00D4120B">
        <w:t>Impacted areas include mandatory reporting requirements, report retention and display, and those authorized to receive a report</w:t>
      </w:r>
      <w:r w:rsidR="00400CF4">
        <w:t xml:space="preserve">. </w:t>
      </w:r>
      <w:r w:rsidRPr="00D4120B">
        <w:t xml:space="preserve">Specifics on the CLIA Regulation are found at </w:t>
      </w:r>
      <w:hyperlink r:id="rId179" w:history="1">
        <w:r w:rsidRPr="00D4120B">
          <w:rPr>
            <w:rStyle w:val="Hyperlink"/>
          </w:rPr>
          <w:t>http://wwwn.cdc.gov/clia/regs/toc.aspx</w:t>
        </w:r>
      </w:hyperlink>
      <w:r w:rsidRPr="00D4120B">
        <w:t>.</w:t>
      </w:r>
    </w:p>
    <w:p w14:paraId="02C1DB54" w14:textId="77777777" w:rsidR="00C1173C" w:rsidRPr="005D6E3D" w:rsidRDefault="00667BA9" w:rsidP="006576E5">
      <w:pPr>
        <w:pStyle w:val="Heading2"/>
        <w:numPr>
          <w:ilvl w:val="2"/>
          <w:numId w:val="25"/>
        </w:numPr>
        <w:tabs>
          <w:tab w:val="left" w:pos="630"/>
        </w:tabs>
      </w:pPr>
      <w:bookmarkStart w:id="6327" w:name="_Ref169601448"/>
      <w:bookmarkStart w:id="6328" w:name="_Toc171137876"/>
      <w:bookmarkStart w:id="6329" w:name="_Toc207006426"/>
      <w:bookmarkStart w:id="6330" w:name="_Toc189112036"/>
      <w:r w:rsidRPr="005D6E3D">
        <w:t>Mandatory Reporting Requirements</w:t>
      </w:r>
      <w:bookmarkEnd w:id="6327"/>
      <w:bookmarkEnd w:id="6328"/>
      <w:bookmarkEnd w:id="6329"/>
      <w:bookmarkEnd w:id="6330"/>
    </w:p>
    <w:p w14:paraId="6207E9D9" w14:textId="77777777" w:rsidR="00667BA9" w:rsidRDefault="00667BA9" w:rsidP="00667BA9">
      <w:r w:rsidRPr="00D4120B">
        <w:t>Section 493.1291 of the CLIA Regulations defines items that must appear on a clinical laboratory report in the US (</w:t>
      </w:r>
      <w:hyperlink r:id="rId180" w:anchor="493.1291" w:history="1">
        <w:r w:rsidRPr="00D4120B">
          <w:rPr>
            <w:rStyle w:val="Hyperlink"/>
          </w:rPr>
          <w:t>http://wwwn.cdc.gov/clia/regs/subpart_k.aspx493.1291</w:t>
        </w:r>
      </w:hyperlink>
      <w:r w:rsidRPr="00D4120B">
        <w:t>)</w:t>
      </w:r>
      <w:r w:rsidR="00400CF4">
        <w:t xml:space="preserve">. </w:t>
      </w:r>
      <w:r w:rsidRPr="00D4120B">
        <w:t xml:space="preserve">Interpretative Guidelines on the elements required in a report may be found at </w:t>
      </w:r>
      <w:hyperlink r:id="rId181" w:history="1">
        <w:r w:rsidRPr="00D4120B">
          <w:rPr>
            <w:rStyle w:val="Hyperlink"/>
          </w:rPr>
          <w:t>http://www.cms.hhs.gov/CLIA/downloads/apcsubk2.pdf</w:t>
        </w:r>
      </w:hyperlink>
      <w:r w:rsidR="00400CF4">
        <w:t xml:space="preserve">. </w:t>
      </w:r>
      <w:r w:rsidRPr="00D4120B">
        <w:t>Specific report fields impacted include the following:</w:t>
      </w:r>
    </w:p>
    <w:p w14:paraId="64A31CD9" w14:textId="77777777" w:rsidR="00667BA9" w:rsidRPr="00D4120B" w:rsidRDefault="00667BA9" w:rsidP="00667BA9">
      <w:pPr>
        <w:pStyle w:val="Caption"/>
      </w:pPr>
      <w:bookmarkStart w:id="6331" w:name="_Toc189111922"/>
      <w:r>
        <w:t xml:space="preserve">Table </w:t>
      </w:r>
      <w:r w:rsidR="00D826AD">
        <w:fldChar w:fldCharType="begin"/>
      </w:r>
      <w:r>
        <w:instrText xml:space="preserve"> STYLEREF 1 \s </w:instrText>
      </w:r>
      <w:r w:rsidR="00D826AD">
        <w:fldChar w:fldCharType="separate"/>
      </w:r>
      <w:r w:rsidR="002B0A1D">
        <w:rPr>
          <w:noProof/>
        </w:rPr>
        <w:t>6</w:t>
      </w:r>
      <w:r w:rsidR="00D826AD">
        <w:fldChar w:fldCharType="end"/>
      </w:r>
      <w:r>
        <w:noBreakHyphen/>
      </w:r>
      <w:r w:rsidR="00D826AD">
        <w:fldChar w:fldCharType="begin"/>
      </w:r>
      <w:r>
        <w:instrText xml:space="preserve"> SEQ Table \* ARABIC \s 1 </w:instrText>
      </w:r>
      <w:r w:rsidR="00D826AD">
        <w:fldChar w:fldCharType="separate"/>
      </w:r>
      <w:r w:rsidR="002B0A1D">
        <w:rPr>
          <w:noProof/>
        </w:rPr>
        <w:t>1</w:t>
      </w:r>
      <w:r w:rsidR="00D826AD">
        <w:fldChar w:fldCharType="end"/>
      </w:r>
      <w:r>
        <w:t xml:space="preserve">. </w:t>
      </w:r>
      <w:r w:rsidRPr="004824E5">
        <w:t>Mandatory Reporting Requirements</w:t>
      </w:r>
      <w:bookmarkEnd w:id="6331"/>
    </w:p>
    <w:tbl>
      <w:tblPr>
        <w:tblW w:w="4886" w:type="pct"/>
        <w:tblInd w:w="108" w:type="dxa"/>
        <w:tblBorders>
          <w:top w:val="single" w:sz="4" w:space="0" w:color="C0C0C0"/>
          <w:left w:val="single" w:sz="4" w:space="0" w:color="C0C0C0"/>
          <w:bottom w:val="single" w:sz="12" w:space="0" w:color="CC3300"/>
          <w:right w:val="single" w:sz="4" w:space="0" w:color="C0C0C0"/>
          <w:insideH w:val="single" w:sz="12" w:space="0" w:color="CC3300"/>
          <w:insideV w:val="single" w:sz="4" w:space="0" w:color="C0C0C0"/>
        </w:tblBorders>
        <w:tblLook w:val="01E0" w:firstRow="1" w:lastRow="1" w:firstColumn="1" w:lastColumn="1" w:noHBand="0" w:noVBand="0"/>
      </w:tblPr>
      <w:tblGrid>
        <w:gridCol w:w="1375"/>
        <w:gridCol w:w="2537"/>
        <w:gridCol w:w="5469"/>
      </w:tblGrid>
      <w:tr w:rsidR="00667BA9" w:rsidRPr="00D4120B" w14:paraId="73035C59" w14:textId="77777777">
        <w:trPr>
          <w:trHeight w:val="343"/>
          <w:tblHeader/>
        </w:trPr>
        <w:tc>
          <w:tcPr>
            <w:tcW w:w="733" w:type="pct"/>
            <w:tcBorders>
              <w:top w:val="single" w:sz="4" w:space="0" w:color="C0C0C0"/>
            </w:tcBorders>
            <w:shd w:val="clear" w:color="auto" w:fill="F3F3F3"/>
          </w:tcPr>
          <w:p w14:paraId="60969AB4" w14:textId="77777777" w:rsidR="00667BA9" w:rsidRPr="00D4120B" w:rsidRDefault="00667BA9" w:rsidP="00667BA9">
            <w:pPr>
              <w:pStyle w:val="TableHeadingA"/>
            </w:pPr>
            <w:r w:rsidRPr="00D4120B">
              <w:t>Segment</w:t>
            </w:r>
          </w:p>
        </w:tc>
        <w:tc>
          <w:tcPr>
            <w:tcW w:w="1352" w:type="pct"/>
            <w:tcBorders>
              <w:top w:val="single" w:sz="4" w:space="0" w:color="C0C0C0"/>
            </w:tcBorders>
            <w:shd w:val="clear" w:color="auto" w:fill="F3F3F3"/>
          </w:tcPr>
          <w:p w14:paraId="0CB9DE7C" w14:textId="77777777" w:rsidR="00667BA9" w:rsidRPr="00D4120B" w:rsidRDefault="00667BA9" w:rsidP="00667BA9">
            <w:pPr>
              <w:pStyle w:val="TableHeadingA"/>
            </w:pPr>
            <w:r w:rsidRPr="00D4120B">
              <w:t>Field</w:t>
            </w:r>
          </w:p>
        </w:tc>
        <w:tc>
          <w:tcPr>
            <w:tcW w:w="2916" w:type="pct"/>
            <w:tcBorders>
              <w:top w:val="single" w:sz="4" w:space="0" w:color="C0C0C0"/>
            </w:tcBorders>
            <w:shd w:val="clear" w:color="auto" w:fill="F3F3F3"/>
          </w:tcPr>
          <w:p w14:paraId="5198EE86" w14:textId="77777777" w:rsidR="00667BA9" w:rsidRPr="00D4120B" w:rsidRDefault="00667BA9" w:rsidP="00667BA9">
            <w:pPr>
              <w:pStyle w:val="TableHeadingA"/>
            </w:pPr>
            <w:r w:rsidRPr="00D4120B">
              <w:t>CLIA Impact</w:t>
            </w:r>
          </w:p>
        </w:tc>
      </w:tr>
      <w:tr w:rsidR="00667BA9" w:rsidRPr="00D4120B" w14:paraId="4A7598F3" w14:textId="77777777">
        <w:tc>
          <w:tcPr>
            <w:tcW w:w="733" w:type="pct"/>
          </w:tcPr>
          <w:p w14:paraId="62FAC215" w14:textId="77777777" w:rsidR="00667BA9" w:rsidRPr="00D4120B" w:rsidRDefault="00667BA9" w:rsidP="008F7891">
            <w:pPr>
              <w:pStyle w:val="TableContentIndent"/>
            </w:pPr>
            <w:r w:rsidRPr="00D4120B">
              <w:t>PID-3</w:t>
            </w:r>
          </w:p>
        </w:tc>
        <w:tc>
          <w:tcPr>
            <w:tcW w:w="1352" w:type="pct"/>
          </w:tcPr>
          <w:p w14:paraId="48F4944B" w14:textId="77777777" w:rsidR="00667BA9" w:rsidRPr="00D4120B" w:rsidRDefault="00667BA9" w:rsidP="008F7891">
            <w:pPr>
              <w:pStyle w:val="TableContentIndent"/>
            </w:pPr>
            <w:r w:rsidRPr="00D4120B">
              <w:t>Patient Identifier List</w:t>
            </w:r>
          </w:p>
        </w:tc>
        <w:tc>
          <w:tcPr>
            <w:tcW w:w="2916" w:type="pct"/>
          </w:tcPr>
          <w:p w14:paraId="69E9D3F7" w14:textId="77777777" w:rsidR="00667BA9" w:rsidRPr="00D4120B" w:rsidRDefault="00667BA9" w:rsidP="008F7891">
            <w:pPr>
              <w:pStyle w:val="TableContentIndent"/>
            </w:pPr>
            <w:r w:rsidRPr="00D4120B">
              <w:t xml:space="preserve">A unique patient identification number is required </w:t>
            </w:r>
          </w:p>
        </w:tc>
      </w:tr>
      <w:tr w:rsidR="00667BA9" w:rsidRPr="00D4120B" w14:paraId="48C11C42" w14:textId="77777777">
        <w:tc>
          <w:tcPr>
            <w:tcW w:w="733" w:type="pct"/>
          </w:tcPr>
          <w:p w14:paraId="1C798389" w14:textId="77777777" w:rsidR="00667BA9" w:rsidRPr="00D4120B" w:rsidRDefault="00667BA9" w:rsidP="008F7891">
            <w:pPr>
              <w:pStyle w:val="TableContentIndent"/>
            </w:pPr>
            <w:r w:rsidRPr="00D4120B">
              <w:t>PID-5</w:t>
            </w:r>
          </w:p>
        </w:tc>
        <w:tc>
          <w:tcPr>
            <w:tcW w:w="1352" w:type="pct"/>
          </w:tcPr>
          <w:p w14:paraId="7CB7EFC3" w14:textId="77777777" w:rsidR="00667BA9" w:rsidRPr="00D4120B" w:rsidRDefault="00667BA9" w:rsidP="008F7891">
            <w:pPr>
              <w:pStyle w:val="TableContentIndent"/>
            </w:pPr>
            <w:r w:rsidRPr="00D4120B">
              <w:t>Patient Name</w:t>
            </w:r>
          </w:p>
        </w:tc>
        <w:tc>
          <w:tcPr>
            <w:tcW w:w="2916" w:type="pct"/>
          </w:tcPr>
          <w:p w14:paraId="3776199B" w14:textId="77777777" w:rsidR="00667BA9" w:rsidRPr="00D4120B" w:rsidRDefault="00667BA9" w:rsidP="008F7891">
            <w:pPr>
              <w:pStyle w:val="TableContentIndent"/>
            </w:pPr>
            <w:r w:rsidRPr="00D4120B">
              <w:t>Positive patient identification required</w:t>
            </w:r>
            <w:r w:rsidR="00400CF4">
              <w:t xml:space="preserve">. </w:t>
            </w:r>
            <w:r w:rsidRPr="00D4120B">
              <w:t>If the patient’s name is known, this must be that name</w:t>
            </w:r>
            <w:r w:rsidR="00400CF4">
              <w:t xml:space="preserve">. </w:t>
            </w:r>
            <w:r w:rsidRPr="00D4120B">
              <w:t>If it is not known, a unique patient identifier must be assigned</w:t>
            </w:r>
            <w:r w:rsidR="00400CF4">
              <w:t xml:space="preserve">. </w:t>
            </w:r>
          </w:p>
        </w:tc>
      </w:tr>
      <w:tr w:rsidR="00667BA9" w:rsidRPr="00D4120B" w14:paraId="27F318C0" w14:textId="77777777">
        <w:tc>
          <w:tcPr>
            <w:tcW w:w="733" w:type="pct"/>
          </w:tcPr>
          <w:p w14:paraId="3365FEB9" w14:textId="77777777" w:rsidR="00667BA9" w:rsidRPr="00D4120B" w:rsidRDefault="00667BA9" w:rsidP="008F7891">
            <w:pPr>
              <w:pStyle w:val="TableContentIndent"/>
            </w:pPr>
            <w:r w:rsidRPr="00D4120B">
              <w:t>OBX-3</w:t>
            </w:r>
          </w:p>
        </w:tc>
        <w:tc>
          <w:tcPr>
            <w:tcW w:w="1352" w:type="pct"/>
          </w:tcPr>
          <w:p w14:paraId="6AE9C483" w14:textId="77777777" w:rsidR="00667BA9" w:rsidRPr="00D4120B" w:rsidRDefault="00667BA9" w:rsidP="008F7891">
            <w:pPr>
              <w:pStyle w:val="TableContentIndent"/>
            </w:pPr>
            <w:r w:rsidRPr="00D4120B">
              <w:t>Observation Identifier</w:t>
            </w:r>
            <w:r w:rsidRPr="00D4120B">
              <w:rPr>
                <w:rStyle w:val="FootnoteReference"/>
              </w:rPr>
              <w:footnoteReference w:id="6"/>
            </w:r>
          </w:p>
        </w:tc>
        <w:tc>
          <w:tcPr>
            <w:tcW w:w="2916" w:type="pct"/>
          </w:tcPr>
          <w:p w14:paraId="2524D678" w14:textId="77777777" w:rsidR="00667BA9" w:rsidRPr="00D4120B" w:rsidRDefault="00667BA9" w:rsidP="008F7891">
            <w:pPr>
              <w:pStyle w:val="TableContentIndent"/>
            </w:pPr>
            <w:r w:rsidRPr="00D4120B">
              <w:t>Unique identification of the test performed is required</w:t>
            </w:r>
            <w:r w:rsidR="00400CF4">
              <w:t xml:space="preserve">. </w:t>
            </w:r>
            <w:r w:rsidRPr="00D4120B">
              <w:t>LOINC® is an HL7-approved code system and shall be used for the Observation Identifier as described in the appropriate HITSP Interoperability Specification</w:t>
            </w:r>
            <w:r w:rsidR="00400CF4">
              <w:t xml:space="preserve">. </w:t>
            </w:r>
            <w:r w:rsidRPr="00D4120B">
              <w:t>Use of LOINC codes for additional tests is strongly encouraged</w:t>
            </w:r>
            <w:r w:rsidR="00400CF4">
              <w:t xml:space="preserve">. </w:t>
            </w:r>
            <w:r w:rsidRPr="00D4120B">
              <w:t xml:space="preserve">See </w:t>
            </w:r>
            <w:r w:rsidRPr="00195F59">
              <w:rPr>
                <w:i/>
              </w:rPr>
              <w:t>Section 6</w:t>
            </w:r>
            <w:r w:rsidRPr="00D4120B">
              <w:t xml:space="preserve"> for more details</w:t>
            </w:r>
            <w:r w:rsidR="00400CF4">
              <w:t xml:space="preserve">. </w:t>
            </w:r>
            <w:r w:rsidRPr="00D4120B">
              <w:t>Addition of a local laboratory code is allowed.</w:t>
            </w:r>
          </w:p>
          <w:p w14:paraId="11447D42" w14:textId="77777777" w:rsidR="00667BA9" w:rsidRPr="00D4120B" w:rsidRDefault="00667BA9" w:rsidP="008F7891">
            <w:pPr>
              <w:pStyle w:val="TableContentIndent"/>
            </w:pPr>
            <w:r w:rsidRPr="00D4120B">
              <w:t>For certain tests CLIA requires additional information:</w:t>
            </w:r>
          </w:p>
          <w:p w14:paraId="0B860148" w14:textId="77777777" w:rsidR="00667BA9" w:rsidRPr="00D4120B" w:rsidRDefault="00667BA9" w:rsidP="008F7891">
            <w:pPr>
              <w:pStyle w:val="TableContentIndent"/>
            </w:pPr>
            <w:r w:rsidRPr="00D4120B">
              <w:t>Laboratories using manufacturer's instruments, kits or test systems labeled for "investigational use only" or "research use only" must clearly state that the test results are not to be used for treatment or diagnostic purposes</w:t>
            </w:r>
            <w:r w:rsidR="00400CF4">
              <w:t xml:space="preserve">. </w:t>
            </w:r>
            <w:r w:rsidRPr="00D4120B">
              <w:t xml:space="preserve">If results of such tests are being reported without a disclaimer statement, or are being used by the provider for patient care, they are in the same category as in-house developed tests and the laboratory must establish performance specifications in accordance with §493.1253. </w:t>
            </w:r>
          </w:p>
          <w:p w14:paraId="2EEBD264" w14:textId="77777777" w:rsidR="00667BA9" w:rsidRPr="00D4120B" w:rsidRDefault="00667BA9" w:rsidP="008F7891">
            <w:pPr>
              <w:pStyle w:val="TableContentIndent"/>
            </w:pPr>
            <w:r w:rsidRPr="00D4120B">
              <w:t>The disclaimer for Analyte Specific Reagents (ASR) should state, "This test was developed and its performance characteristics determined by (Laboratory Name)</w:t>
            </w:r>
            <w:r w:rsidR="00400CF4">
              <w:t xml:space="preserve">. </w:t>
            </w:r>
            <w:r w:rsidRPr="00D4120B">
              <w:t xml:space="preserve">It has not been cleared or approved by the U.S. Food and Drug Administration."  The ASR disclaimer on the test report is required by the FDA under </w:t>
            </w:r>
            <w:r w:rsidRPr="00195F59">
              <w:rPr>
                <w:i/>
              </w:rPr>
              <w:t>21 CFR, Part 809.30, "Restrictions on the sale, distribution and use of analyte -specific reagents."</w:t>
            </w:r>
          </w:p>
        </w:tc>
      </w:tr>
      <w:tr w:rsidR="00667BA9" w:rsidRPr="00D4120B" w14:paraId="226F9546" w14:textId="77777777">
        <w:tc>
          <w:tcPr>
            <w:tcW w:w="733" w:type="pct"/>
          </w:tcPr>
          <w:p w14:paraId="34095019" w14:textId="77777777" w:rsidR="00667BA9" w:rsidRPr="00D4120B" w:rsidRDefault="00667BA9" w:rsidP="008F7891">
            <w:pPr>
              <w:pStyle w:val="TableContentIndent"/>
            </w:pPr>
            <w:r w:rsidRPr="00D4120B">
              <w:t>OBX-5</w:t>
            </w:r>
          </w:p>
        </w:tc>
        <w:tc>
          <w:tcPr>
            <w:tcW w:w="1352" w:type="pct"/>
          </w:tcPr>
          <w:p w14:paraId="64529A75" w14:textId="77777777" w:rsidR="00667BA9" w:rsidRPr="00D4120B" w:rsidRDefault="00667BA9" w:rsidP="008F7891">
            <w:pPr>
              <w:pStyle w:val="TableContentIndent"/>
            </w:pPr>
            <w:r w:rsidRPr="00D4120B">
              <w:t>Observation Value</w:t>
            </w:r>
          </w:p>
        </w:tc>
        <w:tc>
          <w:tcPr>
            <w:tcW w:w="2916" w:type="pct"/>
          </w:tcPr>
          <w:p w14:paraId="4FFC705E" w14:textId="77777777" w:rsidR="00667BA9" w:rsidRPr="00D4120B" w:rsidRDefault="00667BA9" w:rsidP="008F7891">
            <w:pPr>
              <w:pStyle w:val="TableContentIndent"/>
            </w:pPr>
            <w:r w:rsidRPr="00D4120B">
              <w:t>The laboratory result is required</w:t>
            </w:r>
            <w:r w:rsidR="00400CF4">
              <w:t xml:space="preserve">. </w:t>
            </w:r>
            <w:r w:rsidRPr="00D4120B">
              <w:t>No regulatory requirements are specified, outside of readability, regarding result appearance</w:t>
            </w:r>
            <w:r w:rsidR="00400CF4">
              <w:t xml:space="preserve">. </w:t>
            </w:r>
          </w:p>
        </w:tc>
      </w:tr>
      <w:tr w:rsidR="00667BA9" w:rsidRPr="00D4120B" w14:paraId="291C698F" w14:textId="77777777">
        <w:tc>
          <w:tcPr>
            <w:tcW w:w="733" w:type="pct"/>
          </w:tcPr>
          <w:p w14:paraId="2DBE7114" w14:textId="77777777" w:rsidR="00667BA9" w:rsidRPr="00D4120B" w:rsidRDefault="00667BA9" w:rsidP="008F7891">
            <w:pPr>
              <w:pStyle w:val="TableContentIndent"/>
            </w:pPr>
            <w:r w:rsidRPr="00D4120B">
              <w:t>OBX-6</w:t>
            </w:r>
          </w:p>
        </w:tc>
        <w:tc>
          <w:tcPr>
            <w:tcW w:w="1352" w:type="pct"/>
          </w:tcPr>
          <w:p w14:paraId="7E04CD26" w14:textId="77777777" w:rsidR="00667BA9" w:rsidRPr="00D4120B" w:rsidRDefault="00667BA9" w:rsidP="008F7891">
            <w:pPr>
              <w:pStyle w:val="TableContentIndent"/>
            </w:pPr>
            <w:r w:rsidRPr="00D4120B">
              <w:t>Units</w:t>
            </w:r>
          </w:p>
        </w:tc>
        <w:tc>
          <w:tcPr>
            <w:tcW w:w="2916" w:type="pct"/>
          </w:tcPr>
          <w:p w14:paraId="193F368C" w14:textId="77777777" w:rsidR="00667BA9" w:rsidRPr="00D4120B" w:rsidRDefault="00667BA9" w:rsidP="008F7891">
            <w:pPr>
              <w:pStyle w:val="TableContentIndent"/>
            </w:pPr>
            <w:r w:rsidRPr="00D4120B">
              <w:t>Units, if required, or an interpretation must be given</w:t>
            </w:r>
            <w:r w:rsidR="00400CF4">
              <w:t xml:space="preserve">. </w:t>
            </w:r>
            <w:r w:rsidRPr="00D4120B">
              <w:t>For tests such as genetic screens the interpretation may actually be the test result.</w:t>
            </w:r>
          </w:p>
        </w:tc>
      </w:tr>
      <w:tr w:rsidR="00667BA9" w:rsidRPr="00D4120B" w14:paraId="71ED54D0" w14:textId="77777777">
        <w:tc>
          <w:tcPr>
            <w:tcW w:w="733" w:type="pct"/>
          </w:tcPr>
          <w:p w14:paraId="420A5E7A" w14:textId="77777777" w:rsidR="00667BA9" w:rsidRPr="00D4120B" w:rsidRDefault="00667BA9" w:rsidP="008F7891">
            <w:pPr>
              <w:pStyle w:val="TableContentIndent"/>
            </w:pPr>
            <w:r w:rsidRPr="00D4120B">
              <w:t>OBX-7</w:t>
            </w:r>
          </w:p>
        </w:tc>
        <w:tc>
          <w:tcPr>
            <w:tcW w:w="1352" w:type="pct"/>
          </w:tcPr>
          <w:p w14:paraId="22D74BC2" w14:textId="77777777" w:rsidR="00667BA9" w:rsidRPr="00D4120B" w:rsidRDefault="00667BA9" w:rsidP="008F7891">
            <w:pPr>
              <w:pStyle w:val="TableContentIndent"/>
            </w:pPr>
            <w:r w:rsidRPr="00D4120B">
              <w:t>Reference Range</w:t>
            </w:r>
          </w:p>
        </w:tc>
        <w:tc>
          <w:tcPr>
            <w:tcW w:w="2916" w:type="pct"/>
          </w:tcPr>
          <w:p w14:paraId="3882185C" w14:textId="77777777" w:rsidR="00667BA9" w:rsidRPr="00D4120B" w:rsidRDefault="00667BA9" w:rsidP="008F7891">
            <w:pPr>
              <w:pStyle w:val="TableContentIndent"/>
            </w:pPr>
            <w:r w:rsidRPr="00D4120B">
              <w:t>Required.</w:t>
            </w:r>
          </w:p>
        </w:tc>
      </w:tr>
      <w:tr w:rsidR="00667BA9" w:rsidRPr="00D4120B" w14:paraId="3AAB6BAA" w14:textId="77777777">
        <w:tc>
          <w:tcPr>
            <w:tcW w:w="733" w:type="pct"/>
          </w:tcPr>
          <w:p w14:paraId="38DBB622" w14:textId="77777777" w:rsidR="00667BA9" w:rsidRPr="00D4120B" w:rsidRDefault="00667BA9" w:rsidP="008F7891">
            <w:pPr>
              <w:pStyle w:val="TableContentIndent"/>
            </w:pPr>
            <w:r w:rsidRPr="00D4120B">
              <w:t>OBX-8</w:t>
            </w:r>
          </w:p>
        </w:tc>
        <w:tc>
          <w:tcPr>
            <w:tcW w:w="1352" w:type="pct"/>
          </w:tcPr>
          <w:p w14:paraId="5FE718E1" w14:textId="77777777" w:rsidR="00667BA9" w:rsidRPr="00D4120B" w:rsidRDefault="00667BA9" w:rsidP="008F7891">
            <w:pPr>
              <w:pStyle w:val="TableContentIndent"/>
            </w:pPr>
            <w:r w:rsidRPr="00D4120B">
              <w:t>Abnormal flag.</w:t>
            </w:r>
          </w:p>
        </w:tc>
        <w:tc>
          <w:tcPr>
            <w:tcW w:w="2916" w:type="pct"/>
          </w:tcPr>
          <w:p w14:paraId="3FB26A79" w14:textId="77777777" w:rsidR="00667BA9" w:rsidRPr="00D4120B" w:rsidRDefault="00667BA9" w:rsidP="008F7891">
            <w:pPr>
              <w:pStyle w:val="TableContentIndent"/>
            </w:pPr>
            <w:r w:rsidRPr="00D4120B">
              <w:t>Use is not required, but a laboratory may use this field as part of its interpretation guidance</w:t>
            </w:r>
            <w:r w:rsidR="00400CF4">
              <w:t xml:space="preserve">. </w:t>
            </w:r>
            <w:r w:rsidRPr="00D4120B">
              <w:t>If reported, it should be displayed by an EHR.</w:t>
            </w:r>
          </w:p>
        </w:tc>
      </w:tr>
      <w:tr w:rsidR="00667BA9" w:rsidRPr="00D4120B" w14:paraId="01677EF4" w14:textId="77777777">
        <w:tc>
          <w:tcPr>
            <w:tcW w:w="733" w:type="pct"/>
          </w:tcPr>
          <w:p w14:paraId="5D4E2C14" w14:textId="77777777" w:rsidR="00667BA9" w:rsidRPr="00D4120B" w:rsidRDefault="00667BA9" w:rsidP="008F7891">
            <w:pPr>
              <w:pStyle w:val="TableContentIndent"/>
            </w:pPr>
            <w:r w:rsidRPr="00D4120B">
              <w:t>OBX-11</w:t>
            </w:r>
          </w:p>
        </w:tc>
        <w:tc>
          <w:tcPr>
            <w:tcW w:w="1352" w:type="pct"/>
          </w:tcPr>
          <w:p w14:paraId="1AFDD482" w14:textId="77777777" w:rsidR="00667BA9" w:rsidRPr="00D4120B" w:rsidRDefault="00667BA9" w:rsidP="008F7891">
            <w:pPr>
              <w:pStyle w:val="TableContentIndent"/>
            </w:pPr>
            <w:r w:rsidRPr="00D4120B">
              <w:t>Observation Result Status</w:t>
            </w:r>
          </w:p>
        </w:tc>
        <w:tc>
          <w:tcPr>
            <w:tcW w:w="2916" w:type="pct"/>
          </w:tcPr>
          <w:p w14:paraId="16CE3F85" w14:textId="77777777" w:rsidR="00667BA9" w:rsidRPr="00D4120B" w:rsidRDefault="00667BA9" w:rsidP="008F7891">
            <w:pPr>
              <w:pStyle w:val="TableContentIndent"/>
            </w:pPr>
            <w:r w:rsidRPr="00D4120B">
              <w:t>Used to reflect CLIA required conditions such as specimen acceptability, result corrections, cancellations as well as report status (§493.1291 (c)(7) and (k)(1,2)</w:t>
            </w:r>
            <w:r w:rsidR="00400CF4">
              <w:t xml:space="preserve">. </w:t>
            </w:r>
            <w:r w:rsidRPr="00D4120B">
              <w:t>See SPM-21 and -22 below.</w:t>
            </w:r>
          </w:p>
        </w:tc>
      </w:tr>
      <w:tr w:rsidR="00667BA9" w:rsidRPr="00D4120B" w14:paraId="6FE15299" w14:textId="77777777">
        <w:tc>
          <w:tcPr>
            <w:tcW w:w="733" w:type="pct"/>
          </w:tcPr>
          <w:p w14:paraId="7A7DFB81" w14:textId="77777777" w:rsidR="00667BA9" w:rsidRPr="00D4120B" w:rsidRDefault="00667BA9" w:rsidP="008F7891">
            <w:pPr>
              <w:pStyle w:val="TableContentIndent"/>
            </w:pPr>
            <w:r w:rsidRPr="00D4120B">
              <w:t>OBX-19</w:t>
            </w:r>
          </w:p>
        </w:tc>
        <w:tc>
          <w:tcPr>
            <w:tcW w:w="1352" w:type="pct"/>
          </w:tcPr>
          <w:p w14:paraId="4E266BCA" w14:textId="77777777" w:rsidR="00667BA9" w:rsidRPr="00D4120B" w:rsidRDefault="00667BA9" w:rsidP="008F7891">
            <w:pPr>
              <w:pStyle w:val="TableContentIndent"/>
            </w:pPr>
            <w:r w:rsidRPr="00D4120B">
              <w:t>Date/Time of Analysis</w:t>
            </w:r>
          </w:p>
        </w:tc>
        <w:tc>
          <w:tcPr>
            <w:tcW w:w="2916" w:type="pct"/>
          </w:tcPr>
          <w:p w14:paraId="3302075D" w14:textId="77777777" w:rsidR="00667BA9" w:rsidRPr="00D4120B" w:rsidRDefault="00667BA9" w:rsidP="008F7891">
            <w:pPr>
              <w:pStyle w:val="TableContentIndent"/>
            </w:pPr>
            <w:r w:rsidRPr="00D4120B">
              <w:t>Use this field to meet the requirement for test report time.</w:t>
            </w:r>
          </w:p>
        </w:tc>
      </w:tr>
      <w:tr w:rsidR="00667BA9" w:rsidRPr="00D4120B" w14:paraId="3FA67840" w14:textId="77777777">
        <w:tc>
          <w:tcPr>
            <w:tcW w:w="733" w:type="pct"/>
          </w:tcPr>
          <w:p w14:paraId="322AB34A" w14:textId="77777777" w:rsidR="00667BA9" w:rsidRPr="00D4120B" w:rsidRDefault="00667BA9" w:rsidP="008F7891">
            <w:pPr>
              <w:pStyle w:val="TableContentIndent"/>
            </w:pPr>
            <w:r w:rsidRPr="00D4120B">
              <w:t>OBX-23, 24, 25</w:t>
            </w:r>
          </w:p>
        </w:tc>
        <w:tc>
          <w:tcPr>
            <w:tcW w:w="1352" w:type="pct"/>
          </w:tcPr>
          <w:p w14:paraId="2B2CF387" w14:textId="77777777" w:rsidR="00667BA9" w:rsidRPr="00D4120B" w:rsidRDefault="00667BA9" w:rsidP="008F7891">
            <w:pPr>
              <w:pStyle w:val="TableContentIndent"/>
            </w:pPr>
            <w:r w:rsidRPr="00D4120B">
              <w:t>Laboratory Identification Fields</w:t>
            </w:r>
          </w:p>
        </w:tc>
        <w:tc>
          <w:tcPr>
            <w:tcW w:w="2916" w:type="pct"/>
          </w:tcPr>
          <w:p w14:paraId="76874D1E" w14:textId="77777777" w:rsidR="00667BA9" w:rsidRPr="00D4120B" w:rsidRDefault="00667BA9" w:rsidP="008F7891">
            <w:pPr>
              <w:pStyle w:val="TableContentIndent"/>
            </w:pPr>
            <w:r w:rsidRPr="00D4120B">
              <w:t>The identification of the performing laboratory is required</w:t>
            </w:r>
            <w:r w:rsidR="00400CF4">
              <w:t xml:space="preserve">. </w:t>
            </w:r>
            <w:r w:rsidRPr="00D4120B">
              <w:t>Populating with the CLIA ID Number in OBX-23 meets the requirement if this receiving EHR has access to a look-up table that will convert the CLIA ID number to full demographics comprising OBX-23,Performing Organization Name; OBX-24, Performing Organization Address; and OBX-25, Performing Organization Medical Director</w:t>
            </w:r>
            <w:r w:rsidR="00400CF4">
              <w:t xml:space="preserve">. </w:t>
            </w:r>
            <w:r w:rsidRPr="00D4120B">
              <w:t>If the CLIA ID number is not used, all demographic fields (OBX-23, OBX-24 and OBX-25) must be populated with appropriate information.</w:t>
            </w:r>
          </w:p>
        </w:tc>
      </w:tr>
      <w:tr w:rsidR="00667BA9" w:rsidRPr="00D4120B" w14:paraId="225CD0DE" w14:textId="77777777">
        <w:tc>
          <w:tcPr>
            <w:tcW w:w="733" w:type="pct"/>
          </w:tcPr>
          <w:p w14:paraId="70600EEE" w14:textId="77777777" w:rsidR="00667BA9" w:rsidRPr="00D4120B" w:rsidRDefault="00667BA9" w:rsidP="008F7891">
            <w:pPr>
              <w:pStyle w:val="TableContentIndent"/>
            </w:pPr>
            <w:r w:rsidRPr="00D4120B">
              <w:t>SPM-4</w:t>
            </w:r>
          </w:p>
        </w:tc>
        <w:tc>
          <w:tcPr>
            <w:tcW w:w="1352" w:type="pct"/>
          </w:tcPr>
          <w:p w14:paraId="3029BEF1" w14:textId="77777777" w:rsidR="00667BA9" w:rsidRPr="00D4120B" w:rsidRDefault="00667BA9" w:rsidP="008F7891">
            <w:pPr>
              <w:pStyle w:val="TableContentIndent"/>
            </w:pPr>
            <w:r w:rsidRPr="00D4120B">
              <w:t xml:space="preserve">Specimen Type </w:t>
            </w:r>
          </w:p>
        </w:tc>
        <w:tc>
          <w:tcPr>
            <w:tcW w:w="2916" w:type="pct"/>
          </w:tcPr>
          <w:p w14:paraId="4C8EEE67" w14:textId="77777777" w:rsidR="00667BA9" w:rsidRPr="00D4120B" w:rsidDel="00DF11CE" w:rsidRDefault="00667BA9" w:rsidP="008F7891">
            <w:pPr>
              <w:pStyle w:val="TableContentIndent"/>
            </w:pPr>
            <w:r w:rsidRPr="00D4120B">
              <w:t>Reporting requirements call for the specimen source, which equates to the Specimen Type in the SPM segment.</w:t>
            </w:r>
          </w:p>
        </w:tc>
      </w:tr>
      <w:tr w:rsidR="00667BA9" w:rsidRPr="00D4120B" w14:paraId="4DE5B54C" w14:textId="77777777">
        <w:tc>
          <w:tcPr>
            <w:tcW w:w="733" w:type="pct"/>
          </w:tcPr>
          <w:p w14:paraId="5DC59A41" w14:textId="77777777" w:rsidR="00667BA9" w:rsidRPr="00D4120B" w:rsidRDefault="00667BA9" w:rsidP="008F7891">
            <w:pPr>
              <w:pStyle w:val="TableContentIndent"/>
            </w:pPr>
            <w:r w:rsidRPr="00D4120B">
              <w:t>SPM-21</w:t>
            </w:r>
          </w:p>
        </w:tc>
        <w:tc>
          <w:tcPr>
            <w:tcW w:w="1352" w:type="pct"/>
          </w:tcPr>
          <w:p w14:paraId="00BBA601" w14:textId="77777777" w:rsidR="00667BA9" w:rsidRPr="00D4120B" w:rsidRDefault="00667BA9" w:rsidP="008F7891">
            <w:pPr>
              <w:pStyle w:val="TableContentIndent"/>
            </w:pPr>
            <w:r w:rsidRPr="00D4120B">
              <w:t>Specimen Reject Reason</w:t>
            </w:r>
          </w:p>
        </w:tc>
        <w:tc>
          <w:tcPr>
            <w:tcW w:w="2916" w:type="pct"/>
          </w:tcPr>
          <w:p w14:paraId="39DC278A" w14:textId="77777777" w:rsidR="00667BA9" w:rsidRPr="00D4120B" w:rsidDel="00DF11CE" w:rsidRDefault="00667BA9" w:rsidP="004871B2">
            <w:pPr>
              <w:pStyle w:val="TableContentIndent"/>
            </w:pPr>
            <w:r w:rsidRPr="00D4120B">
              <w:t>Use this field in connection with OBX-11 if a test is cancelled for specimen related reason</w:t>
            </w:r>
            <w:r w:rsidR="00400CF4">
              <w:t xml:space="preserve">. </w:t>
            </w:r>
          </w:p>
        </w:tc>
      </w:tr>
      <w:tr w:rsidR="00667BA9" w:rsidRPr="00D4120B" w14:paraId="1D93ACD5" w14:textId="77777777">
        <w:tc>
          <w:tcPr>
            <w:tcW w:w="733" w:type="pct"/>
          </w:tcPr>
          <w:p w14:paraId="0068F397" w14:textId="77777777" w:rsidR="00667BA9" w:rsidRPr="00D4120B" w:rsidRDefault="00667BA9" w:rsidP="008F7891">
            <w:pPr>
              <w:pStyle w:val="TableContentIndent"/>
            </w:pPr>
            <w:r w:rsidRPr="00D4120B">
              <w:t>SPM-22</w:t>
            </w:r>
          </w:p>
        </w:tc>
        <w:tc>
          <w:tcPr>
            <w:tcW w:w="1352" w:type="pct"/>
          </w:tcPr>
          <w:p w14:paraId="55558633" w14:textId="77777777" w:rsidR="00667BA9" w:rsidRPr="00D4120B" w:rsidRDefault="00667BA9" w:rsidP="008F7891">
            <w:pPr>
              <w:pStyle w:val="TableContentIndent"/>
            </w:pPr>
            <w:r w:rsidRPr="00D4120B">
              <w:t>Specimen Quality</w:t>
            </w:r>
          </w:p>
        </w:tc>
        <w:tc>
          <w:tcPr>
            <w:tcW w:w="2916" w:type="pct"/>
          </w:tcPr>
          <w:p w14:paraId="4D0A4206" w14:textId="77777777" w:rsidR="00667BA9" w:rsidRPr="00D4120B" w:rsidDel="00DF11CE" w:rsidRDefault="00667BA9" w:rsidP="004871B2">
            <w:pPr>
              <w:pStyle w:val="TableContentIndent"/>
            </w:pPr>
            <w:r w:rsidRPr="00D4120B">
              <w:t>Use this field to provide a coded version for Specimen Description</w:t>
            </w:r>
            <w:r w:rsidR="00400CF4">
              <w:t xml:space="preserve">. </w:t>
            </w:r>
            <w:r w:rsidRPr="00D4120B">
              <w:t>For Electronic Health Records, it is preferred that this field be used in place of, or in connection with, SPM-14</w:t>
            </w:r>
            <w:r w:rsidR="00400CF4">
              <w:t xml:space="preserve">. </w:t>
            </w:r>
          </w:p>
        </w:tc>
      </w:tr>
    </w:tbl>
    <w:p w14:paraId="455A3A40" w14:textId="77777777" w:rsidR="00C1173C" w:rsidRDefault="001A3D10" w:rsidP="006576E5">
      <w:pPr>
        <w:pStyle w:val="Heading2"/>
        <w:numPr>
          <w:ilvl w:val="1"/>
          <w:numId w:val="25"/>
        </w:numPr>
        <w:tabs>
          <w:tab w:val="left" w:pos="630"/>
        </w:tabs>
      </w:pPr>
      <w:bookmarkStart w:id="6332" w:name="_Toc189112037"/>
      <w:r>
        <w:t>Regulatory Compliance</w:t>
      </w:r>
      <w:bookmarkEnd w:id="6332"/>
    </w:p>
    <w:p w14:paraId="31797F0B" w14:textId="77777777" w:rsidR="00667BA9" w:rsidRPr="00D4120B" w:rsidRDefault="001A3D10" w:rsidP="00667BA9">
      <w:r>
        <w:t xml:space="preserve">There may be local, state or federal </w:t>
      </w:r>
      <w:r w:rsidR="00847599">
        <w:t>regulations where t</w:t>
      </w:r>
      <w:r w:rsidR="00667BA9" w:rsidRPr="00D4120B">
        <w:t xml:space="preserve">he electronic message from a performing laboratory is presumed to be the legal report of the tests performed. Hence, the receiver </w:t>
      </w:r>
      <w:r w:rsidR="00847599">
        <w:t>may be required to</w:t>
      </w:r>
      <w:r w:rsidR="00667BA9" w:rsidRPr="00D4120B">
        <w:t xml:space="preserve"> save the</w:t>
      </w:r>
      <w:r w:rsidR="00847599">
        <w:t xml:space="preserve"> format or</w:t>
      </w:r>
      <w:r w:rsidR="00667BA9" w:rsidRPr="00D4120B">
        <w:t xml:space="preserve"> content of the message for the same time period as requir</w:t>
      </w:r>
      <w:r w:rsidR="00847599">
        <w:t>ed for any other legal document.</w:t>
      </w:r>
    </w:p>
    <w:p w14:paraId="1D0BA203" w14:textId="77777777" w:rsidR="00C1173C" w:rsidRDefault="00667BA9" w:rsidP="006576E5">
      <w:pPr>
        <w:pStyle w:val="Heading2"/>
        <w:numPr>
          <w:ilvl w:val="1"/>
          <w:numId w:val="25"/>
        </w:numPr>
        <w:tabs>
          <w:tab w:val="left" w:pos="630"/>
        </w:tabs>
      </w:pPr>
      <w:bookmarkStart w:id="6333" w:name="_Toc171137878"/>
      <w:bookmarkStart w:id="6334" w:name="_Toc207006430"/>
      <w:bookmarkStart w:id="6335" w:name="_Toc189112038"/>
      <w:r w:rsidRPr="00D4120B">
        <w:t>Authorized Parties</w:t>
      </w:r>
      <w:bookmarkEnd w:id="6333"/>
      <w:bookmarkEnd w:id="6334"/>
      <w:bookmarkEnd w:id="6335"/>
    </w:p>
    <w:p w14:paraId="62531ED6" w14:textId="77777777" w:rsidR="00667BA9" w:rsidRPr="00D4120B" w:rsidRDefault="00667BA9" w:rsidP="00667BA9">
      <w:r w:rsidRPr="00D4120B">
        <w:t>Local laws, generally at the State level, govern who is authorized to receive laboratory reports</w:t>
      </w:r>
      <w:r w:rsidR="00400CF4">
        <w:t xml:space="preserve">. </w:t>
      </w:r>
      <w:r w:rsidRPr="00D4120B">
        <w:t>CLIA restricts the availability of those authorized to receive laboratory reports to just those approved at the local level and sets no national standards</w:t>
      </w:r>
      <w:r w:rsidR="00400CF4">
        <w:t xml:space="preserve">. </w:t>
      </w:r>
      <w:r w:rsidRPr="00D4120B">
        <w:t>Testing laboratories may not report results to unauthorized parties under CLIA.</w:t>
      </w:r>
    </w:p>
    <w:p w14:paraId="29D2D81A" w14:textId="77777777" w:rsidR="00983294" w:rsidRDefault="00667BA9">
      <w:pPr>
        <w:rPr>
          <w:b/>
          <w:rPrChange w:id="6336" w:author="Bob Yencha" w:date="2011-12-20T00:32:00Z">
            <w:rPr>
              <w:rFonts w:eastAsiaTheme="majorEastAsia" w:cstheme="majorBidi"/>
              <w:b/>
              <w:sz w:val="18"/>
              <w:szCs w:val="18"/>
            </w:rPr>
          </w:rPrChange>
        </w:rPr>
      </w:pPr>
      <w:r w:rsidRPr="00D4120B">
        <w:t>Testing laboratories either have a trusted relationship with the ordering party or presume that the ordering party is authorized to receive results</w:t>
      </w:r>
      <w:r w:rsidR="00400CF4">
        <w:t xml:space="preserve">. </w:t>
      </w:r>
      <w:r w:rsidRPr="00D4120B">
        <w:t>However, testing laboratories need not have knowledge of the appropriateness of others requested to receive results, such as "Copy to" recipients</w:t>
      </w:r>
      <w:r w:rsidR="00400CF4">
        <w:t xml:space="preserve">. </w:t>
      </w:r>
      <w:r w:rsidRPr="00D4120B">
        <w:t xml:space="preserve">To maintain CLIA compliance, a US testing laboratory may choose to restrict its reports to only </w:t>
      </w:r>
      <w:r w:rsidR="00564626">
        <w:t xml:space="preserve">those </w:t>
      </w:r>
      <w:r w:rsidR="00564626" w:rsidRPr="00D4120B">
        <w:t>recipients</w:t>
      </w:r>
      <w:r w:rsidR="00564626">
        <w:t xml:space="preserve"> </w:t>
      </w:r>
      <w:r w:rsidR="00E4138B">
        <w:t>authorized and verified</w:t>
      </w:r>
      <w:r w:rsidR="00564626">
        <w:t xml:space="preserve"> to receive them</w:t>
      </w:r>
      <w:r w:rsidR="00400CF4">
        <w:t xml:space="preserve">. </w:t>
      </w:r>
      <w:r w:rsidRPr="00D4120B">
        <w:t xml:space="preserve">Hence, </w:t>
      </w:r>
      <w:r w:rsidR="00E4138B" w:rsidRPr="00D4120B">
        <w:t>a testing laboratory need not send copies of a result</w:t>
      </w:r>
      <w:r w:rsidR="00400CF4">
        <w:t xml:space="preserve">. </w:t>
      </w:r>
      <w:r w:rsidRPr="00D4120B">
        <w:t>Note that CLIA places no restrictions on the receiver of a laboratory report regarding its retransmission of the report to others.</w:t>
      </w:r>
      <w:bookmarkEnd w:id="2555"/>
    </w:p>
    <w:sectPr w:rsidR="00983294" w:rsidSect="00667BA9">
      <w:pgSz w:w="12242" w:h="15842" w:code="1"/>
      <w:pgMar w:top="1152" w:right="1418" w:bottom="720" w:left="1440" w:header="864" w:footer="864" w:gutter="0"/>
      <w:cols w:space="72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371" w:author="Bob Yencha" w:date="2011-12-07T20:15:00Z" w:initials="BY">
    <w:p w14:paraId="553D64D6" w14:textId="77777777" w:rsidR="000A1D70" w:rsidRDefault="000A1D70">
      <w:pPr>
        <w:pStyle w:val="CommentText"/>
      </w:pPr>
      <w:r>
        <w:rPr>
          <w:rStyle w:val="CommentReference"/>
        </w:rPr>
        <w:annotationRef/>
      </w:r>
      <w:r>
        <w:t xml:space="preserve">There is an edit as a result of Item27 in the ballot to change this definition, suggest we adopt the definition from CLIA (see second sentence at </w:t>
      </w:r>
      <w:r w:rsidRPr="001305F2">
        <w:t>https://www.cms.gov/CLIA/07_Program_Descriptions_Projects.asp#TopOfPage</w:t>
      </w:r>
      <w:r>
        <w:t>)</w:t>
      </w:r>
    </w:p>
  </w:comment>
  <w:comment w:id="1378" w:author="Bob Yencha" w:date="2012-01-25T10:50:00Z" w:initials="BY">
    <w:p w14:paraId="2F525BE8" w14:textId="77777777" w:rsidR="000A1D70" w:rsidRDefault="000A1D70">
      <w:pPr>
        <w:pStyle w:val="CommentText"/>
      </w:pPr>
      <w:r>
        <w:rPr>
          <w:rStyle w:val="CommentReference"/>
        </w:rPr>
        <w:annotationRef/>
      </w:r>
      <w:r>
        <w:t>Delete, duplicate of the previous statement.</w:t>
      </w:r>
    </w:p>
  </w:comment>
  <w:comment w:id="1462" w:author="Bob Yencha" w:date="2011-12-19T23:23:00Z" w:initials="BY">
    <w:p w14:paraId="059C97EB" w14:textId="77777777" w:rsidR="000A1D70" w:rsidRDefault="000A1D70">
      <w:pPr>
        <w:pStyle w:val="CommentText"/>
      </w:pPr>
      <w:r>
        <w:rPr>
          <w:rStyle w:val="CommentReference"/>
        </w:rPr>
        <w:annotationRef/>
      </w:r>
      <w:r>
        <w:t>Item 53 – rewrite this section</w:t>
      </w:r>
    </w:p>
    <w:p w14:paraId="637CD488" w14:textId="77777777" w:rsidR="000A1D70" w:rsidRDefault="000A1D70">
      <w:pPr>
        <w:pStyle w:val="CommentText"/>
      </w:pPr>
    </w:p>
    <w:p w14:paraId="46F24E28" w14:textId="77777777" w:rsidR="000A1D70" w:rsidRDefault="000A1D70">
      <w:pPr>
        <w:pStyle w:val="CommentText"/>
      </w:pPr>
    </w:p>
    <w:p w14:paraId="58AD2BD2" w14:textId="77777777" w:rsidR="000A1D70" w:rsidRDefault="000A1D70">
      <w:pPr>
        <w:pStyle w:val="CommentText"/>
      </w:pPr>
      <w:r w:rsidRPr="001D3D8A">
        <w:rPr>
          <w:b/>
        </w:rPr>
        <w:t>12/19/11 – Bob Yencha</w:t>
      </w:r>
      <w:r>
        <w:t xml:space="preserve"> – suggest this section be dropped as the sender and receivers and their responsibilites are outlined in the cited conformance language in 1.6.4</w:t>
      </w:r>
    </w:p>
    <w:p w14:paraId="06770896" w14:textId="77777777" w:rsidR="000A1D70" w:rsidRDefault="000A1D70">
      <w:pPr>
        <w:pStyle w:val="CommentText"/>
      </w:pPr>
    </w:p>
  </w:comment>
  <w:comment w:id="1714" w:author="Bob Yencha" w:date="2012-01-25T09:00:00Z" w:initials="BY">
    <w:p w14:paraId="1F91082F" w14:textId="77777777" w:rsidR="000A1D70" w:rsidRDefault="000A1D70">
      <w:pPr>
        <w:pStyle w:val="CommentText"/>
      </w:pPr>
      <w:r>
        <w:rPr>
          <w:rStyle w:val="CommentReference"/>
        </w:rPr>
        <w:annotationRef/>
      </w:r>
      <w:r>
        <w:t>remove, there are no vocab or value sets for optional elements.</w:t>
      </w:r>
    </w:p>
  </w:comment>
  <w:comment w:id="1723" w:author="Bob Yencha" w:date="2011-12-20T00:07:00Z" w:initials="BY">
    <w:p w14:paraId="19F3B490" w14:textId="77777777" w:rsidR="000A1D70" w:rsidRDefault="000A1D70">
      <w:pPr>
        <w:pStyle w:val="CommentText"/>
      </w:pPr>
      <w:r>
        <w:rPr>
          <w:rStyle w:val="CommentReference"/>
        </w:rPr>
        <w:annotationRef/>
      </w:r>
      <w:r>
        <w:t xml:space="preserve">To be edited for conformance to 2.7.1 </w:t>
      </w:r>
    </w:p>
  </w:comment>
  <w:comment w:id="1971" w:author="Bob Yencha" w:date="2011-12-07T19:19:00Z" w:initials="BY">
    <w:p w14:paraId="3562C8B6" w14:textId="77777777" w:rsidR="000A1D70" w:rsidRDefault="000A1D70">
      <w:pPr>
        <w:pStyle w:val="CommentText"/>
      </w:pPr>
      <w:r>
        <w:rPr>
          <w:rStyle w:val="CommentReference"/>
        </w:rPr>
        <w:annotationRef/>
      </w:r>
      <w:r>
        <w:t>Remove this note once we create text to direct readers to the base standard for ALL optional elements</w:t>
      </w:r>
    </w:p>
  </w:comment>
  <w:comment w:id="1967" w:author="Robert Snelick" w:date="2011-12-07T19:19:00Z" w:initials="RDS">
    <w:p w14:paraId="29BAC423" w14:textId="77777777" w:rsidR="000A1D70" w:rsidRDefault="000A1D70">
      <w:pPr>
        <w:pStyle w:val="CommentText"/>
      </w:pPr>
      <w:r>
        <w:rPr>
          <w:rStyle w:val="CommentReference"/>
        </w:rPr>
        <w:annotationRef/>
      </w:r>
      <w:r>
        <w:t>Not sure what or if there is a condition predicate here. I can't find anything is the ballot to see what was intended.</w:t>
      </w:r>
    </w:p>
  </w:comment>
  <w:comment w:id="2026" w:author="Robert Snelick" w:date="2011-12-07T19:19:00Z" w:initials="RDS">
    <w:p w14:paraId="7D033A45" w14:textId="77777777" w:rsidR="000A1D70" w:rsidRDefault="000A1D70">
      <w:pPr>
        <w:pStyle w:val="CommentText"/>
      </w:pPr>
      <w:r>
        <w:rPr>
          <w:rStyle w:val="CommentReference"/>
        </w:rPr>
        <w:annotationRef/>
      </w:r>
      <w:r>
        <w:t>See comment for CX - GU</w:t>
      </w:r>
    </w:p>
  </w:comment>
  <w:comment w:id="2038" w:author="Bob Yencha" w:date="2011-12-07T19:19:00Z" w:initials="BY">
    <w:p w14:paraId="7FDF54CF" w14:textId="77777777" w:rsidR="000A1D70" w:rsidRDefault="000A1D70">
      <w:pPr>
        <w:pStyle w:val="CommentText"/>
      </w:pPr>
      <w:r>
        <w:rPr>
          <w:rStyle w:val="CommentReference"/>
        </w:rPr>
        <w:annotationRef/>
      </w:r>
      <w:r>
        <w:t>These are not  true for NG profile, rewrite  or excise from doc?</w:t>
      </w:r>
    </w:p>
    <w:p w14:paraId="35C59132" w14:textId="77777777" w:rsidR="000A1D70" w:rsidRDefault="000A1D70">
      <w:pPr>
        <w:pStyle w:val="CommentText"/>
      </w:pPr>
    </w:p>
  </w:comment>
  <w:comment w:id="2101" w:author="Bob Yencha" w:date="2011-12-07T19:19:00Z" w:initials="BY">
    <w:p w14:paraId="775FF8B6" w14:textId="77777777" w:rsidR="000A1D70" w:rsidRDefault="000A1D70">
      <w:pPr>
        <w:pStyle w:val="CommentText"/>
      </w:pPr>
      <w:r>
        <w:rPr>
          <w:rStyle w:val="CommentReference"/>
        </w:rPr>
        <w:annotationRef/>
      </w:r>
      <w:r>
        <w:t>Suggest removing this, it's redundant with info in the Value Set inventory table.</w:t>
      </w:r>
    </w:p>
  </w:comment>
  <w:comment w:id="2873" w:author="Robert Snelick" w:date="2011-12-07T19:19:00Z" w:initials="RDS">
    <w:p w14:paraId="37D55E3F" w14:textId="77777777" w:rsidR="000A1D70" w:rsidRDefault="000A1D70">
      <w:pPr>
        <w:pStyle w:val="CommentText"/>
      </w:pPr>
      <w:r>
        <w:rPr>
          <w:rStyle w:val="CommentReference"/>
        </w:rPr>
        <w:annotationRef/>
      </w:r>
      <w:r>
        <w:t>I can't find the condition predicate in the ballot SS.</w:t>
      </w:r>
    </w:p>
  </w:comment>
  <w:comment w:id="2922" w:author="Robert Snelick" w:date="2011-12-07T19:19:00Z" w:initials="RDS">
    <w:p w14:paraId="0F8D61BE" w14:textId="77777777" w:rsidR="000A1D70" w:rsidRDefault="000A1D70">
      <w:pPr>
        <w:pStyle w:val="CommentText"/>
      </w:pPr>
      <w:r>
        <w:rPr>
          <w:rStyle w:val="CommentReference"/>
        </w:rPr>
        <w:annotationRef/>
      </w:r>
      <w:r>
        <w:t>Add condition predicate</w:t>
      </w:r>
    </w:p>
  </w:comment>
  <w:comment w:id="2968" w:author="Robert Snelick" w:date="2011-12-07T19:19:00Z" w:initials="RDS">
    <w:p w14:paraId="3DEB7B1C" w14:textId="77777777" w:rsidR="000A1D70" w:rsidRDefault="000A1D70">
      <w:pPr>
        <w:pStyle w:val="CommentText"/>
      </w:pPr>
      <w:r>
        <w:rPr>
          <w:rStyle w:val="CommentReference"/>
        </w:rPr>
        <w:annotationRef/>
      </w:r>
      <w:r>
        <w:t>Need condition predicate and there is a conflict with ballot comment 217. This applies in general for check digit scheme.</w:t>
      </w:r>
    </w:p>
  </w:comment>
  <w:comment w:id="3010" w:author="Robert Snelick" w:date="2011-12-07T19:19:00Z" w:initials="RDS">
    <w:p w14:paraId="0DDEA6C9" w14:textId="77777777" w:rsidR="000A1D70" w:rsidRDefault="000A1D70">
      <w:pPr>
        <w:pStyle w:val="CommentText"/>
      </w:pPr>
      <w:r>
        <w:rPr>
          <w:rStyle w:val="CommentReference"/>
        </w:rPr>
        <w:annotationRef/>
      </w:r>
      <w:r>
        <w:t>Need condition Predicate</w:t>
      </w:r>
    </w:p>
  </w:comment>
  <w:comment w:id="3099" w:author="Bob Yencha" w:date="2011-12-27T12:25:00Z" w:initials="BY">
    <w:p w14:paraId="31B116AE" w14:textId="77777777" w:rsidR="000A1D70" w:rsidRDefault="000A1D70">
      <w:pPr>
        <w:pStyle w:val="CommentText"/>
      </w:pPr>
      <w:r>
        <w:rPr>
          <w:rStyle w:val="CommentReference"/>
        </w:rPr>
        <w:annotationRef/>
      </w:r>
      <w:r>
        <w:t xml:space="preserve">Per Recon Item #824 </w:t>
      </w:r>
      <w:r w:rsidRPr="00C82A34">
        <w:t>1-Nov-2011 Motion to remove the Snapshot paragraph from the segment descriptions, while recognizing we agreed that all results messages, particularly micro culture/susceptibility, are to be sent in snapshot mode only.  Comment #1 addresses a single place to describe it upfront.  Les Keeper, Freida Hall</w:t>
      </w:r>
    </w:p>
    <w:p w14:paraId="71BFEABF" w14:textId="77777777" w:rsidR="000A1D70" w:rsidRDefault="000A1D70">
      <w:pPr>
        <w:pStyle w:val="CommentText"/>
        <w:numPr>
          <w:ins w:id="3100" w:author="Bob Yencha" w:date="2011-12-27T12:25:00Z"/>
        </w:numPr>
      </w:pPr>
      <w:r>
        <w:t>The statement does not appear in this document as of draft version 16.</w:t>
      </w:r>
    </w:p>
  </w:comment>
  <w:comment w:id="3207" w:author="Bob Yencha" w:date="2012-01-12T14:54:00Z" w:initials="BY">
    <w:p w14:paraId="6A9DA3E9" w14:textId="77777777" w:rsidR="000A1D70" w:rsidRDefault="000A1D70">
      <w:pPr>
        <w:pStyle w:val="CommentText"/>
      </w:pPr>
      <w:r>
        <w:rPr>
          <w:rStyle w:val="CommentReference"/>
        </w:rPr>
        <w:annotationRef/>
      </w:r>
      <w:r>
        <w:t>This needs to be done for ALL optional , see ballot Item 792 for resolution text to be inserted in conformance section of document.</w:t>
      </w:r>
    </w:p>
  </w:comment>
  <w:comment w:id="3237" w:author="Robert Snelick" w:date="2011-12-15T09:33:00Z" w:initials="RDS">
    <w:p w14:paraId="3CA60BAB" w14:textId="77777777" w:rsidR="000A1D70" w:rsidRDefault="000A1D70">
      <w:pPr>
        <w:pStyle w:val="CommentText"/>
      </w:pPr>
      <w:r>
        <w:rPr>
          <w:rStyle w:val="CommentReference"/>
        </w:rPr>
        <w:annotationRef/>
      </w:r>
      <w:r>
        <w:t>This is a leftover comment. Need to fix or remove the reference.</w:t>
      </w:r>
    </w:p>
  </w:comment>
  <w:comment w:id="3251" w:author="Robert Snelick" w:date="2011-12-15T09:34:00Z" w:initials="RDS">
    <w:p w14:paraId="491A79C9" w14:textId="77777777" w:rsidR="000A1D70" w:rsidRDefault="000A1D70">
      <w:pPr>
        <w:pStyle w:val="CommentText"/>
      </w:pPr>
      <w:r>
        <w:rPr>
          <w:rStyle w:val="CommentReference"/>
        </w:rPr>
        <w:annotationRef/>
      </w:r>
      <w:r>
        <w:t>This is a leftover. Fix or remove reference to 3.1.</w:t>
      </w:r>
    </w:p>
  </w:comment>
  <w:comment w:id="3265" w:author="Robert Snelick" w:date="2011-12-15T10:13:00Z" w:initials="RDS">
    <w:p w14:paraId="17BEE59F" w14:textId="77777777" w:rsidR="000A1D70" w:rsidRDefault="000A1D70">
      <w:pPr>
        <w:pStyle w:val="CommentText"/>
      </w:pPr>
      <w:r>
        <w:rPr>
          <w:rStyle w:val="CommentReference"/>
        </w:rPr>
        <w:annotationRef/>
      </w:r>
      <w:r>
        <w:t>Need to fix this.</w:t>
      </w:r>
    </w:p>
  </w:comment>
  <w:comment w:id="3390" w:author="Robert Snelick" w:date="2011-12-14T19:28:00Z" w:initials="RDS">
    <w:p w14:paraId="117BB0D3" w14:textId="77777777" w:rsidR="000A1D70" w:rsidRDefault="000A1D70">
      <w:pPr>
        <w:pStyle w:val="CommentText"/>
      </w:pPr>
      <w:r>
        <w:rPr>
          <w:rStyle w:val="CommentReference"/>
        </w:rPr>
        <w:annotationRef/>
      </w:r>
      <w:r>
        <w:t>Need to update to allow for a single OID to represent the profile--need PID assignments first.</w:t>
      </w:r>
    </w:p>
  </w:comment>
  <w:comment w:id="3401" w:author="Robert Snelick" w:date="2011-12-14T19:28:00Z" w:initials="RDS">
    <w:p w14:paraId="513B3AA2" w14:textId="77777777" w:rsidR="000A1D70" w:rsidRDefault="000A1D70">
      <w:pPr>
        <w:pStyle w:val="CommentText"/>
      </w:pPr>
      <w:r>
        <w:rPr>
          <w:rStyle w:val="CommentReference"/>
        </w:rPr>
        <w:annotationRef/>
      </w:r>
      <w:r>
        <w:t>Need to update to allow for a single OID to represent the profile--need PID assignments first.</w:t>
      </w:r>
    </w:p>
  </w:comment>
  <w:comment w:id="3497" w:author="Robert Snelick" w:date="2011-12-15T16:43:00Z" w:initials="RDS">
    <w:p w14:paraId="68454A97" w14:textId="77777777" w:rsidR="000A1D70" w:rsidRDefault="000A1D70">
      <w:pPr>
        <w:pStyle w:val="CommentText"/>
      </w:pPr>
      <w:r>
        <w:rPr>
          <w:rStyle w:val="CommentReference"/>
        </w:rPr>
        <w:annotationRef/>
      </w:r>
      <w:r>
        <w:t>This needs to be addressed. I have not done any conformance statements with regards to Date/Time.</w:t>
      </w:r>
    </w:p>
  </w:comment>
  <w:comment w:id="4475" w:author="Robert Snelick" w:date="2011-12-15T16:49:00Z" w:initials="RDS">
    <w:p w14:paraId="454B78B8" w14:textId="77777777" w:rsidR="000A1D70" w:rsidRDefault="000A1D70">
      <w:pPr>
        <w:pStyle w:val="CommentText"/>
      </w:pPr>
      <w:r>
        <w:rPr>
          <w:rStyle w:val="CommentReference"/>
        </w:rPr>
        <w:annotationRef/>
      </w:r>
      <w:r>
        <w:t>Ballot #851 needs to be addressed before a conformance stmt can be written (if any).</w:t>
      </w:r>
    </w:p>
  </w:comment>
  <w:comment w:id="4598" w:author="Bob Yencha" w:date="2011-12-22T14:51:00Z" w:initials="BY">
    <w:p w14:paraId="7B62F9F7" w14:textId="77777777" w:rsidR="000A1D70" w:rsidRDefault="000A1D70">
      <w:pPr>
        <w:pStyle w:val="CommentText"/>
      </w:pPr>
      <w:r>
        <w:rPr>
          <w:rStyle w:val="CommentReference"/>
        </w:rPr>
        <w:annotationRef/>
      </w:r>
      <w:r>
        <w:rPr>
          <w:rStyle w:val="CommentReference"/>
        </w:rPr>
        <w:t>See comment 359, this is R in the base standard.</w:t>
      </w:r>
    </w:p>
  </w:comment>
  <w:comment w:id="4644" w:author="Robert Snelick" w:date="2011-12-07T19:19:00Z" w:initials="RDS">
    <w:p w14:paraId="1F1C71BE" w14:textId="77777777" w:rsidR="000A1D70" w:rsidRDefault="000A1D70">
      <w:pPr>
        <w:pStyle w:val="CommentText"/>
      </w:pPr>
      <w:r>
        <w:rPr>
          <w:rStyle w:val="CommentReference"/>
        </w:rPr>
        <w:annotationRef/>
      </w:r>
      <w:r>
        <w:t>Need Condition Predicate</w:t>
      </w:r>
    </w:p>
  </w:comment>
  <w:comment w:id="4789" w:author="Robert Snelick" w:date="2011-12-15T17:23:00Z" w:initials="RDS">
    <w:p w14:paraId="214446FD" w14:textId="77777777" w:rsidR="000A1D70" w:rsidRDefault="000A1D70">
      <w:pPr>
        <w:pStyle w:val="CommentText"/>
      </w:pPr>
      <w:r>
        <w:rPr>
          <w:rStyle w:val="CommentReference"/>
        </w:rPr>
        <w:annotationRef/>
      </w:r>
      <w:r>
        <w:t>Conformance Stmt not addressed yet.</w:t>
      </w:r>
    </w:p>
  </w:comment>
  <w:comment w:id="4832" w:author="Robert Snelick" w:date="2011-12-15T17:01:00Z" w:initials="RDS">
    <w:p w14:paraId="53641DE4" w14:textId="77777777" w:rsidR="000A1D70" w:rsidRDefault="000A1D70">
      <w:pPr>
        <w:pStyle w:val="CommentText"/>
      </w:pPr>
      <w:r>
        <w:rPr>
          <w:rStyle w:val="CommentReference"/>
        </w:rPr>
        <w:annotationRef/>
      </w:r>
      <w:r>
        <w:t>Per our policy not to confound Condition Predicates and Conformance Statements</w:t>
      </w:r>
    </w:p>
  </w:comment>
  <w:comment w:id="4879" w:author="Robert Snelick" w:date="2011-12-15T17:17:00Z" w:initials="RDS">
    <w:p w14:paraId="42DBA6B1" w14:textId="77777777" w:rsidR="000A1D70" w:rsidRDefault="000A1D70" w:rsidP="00313B20">
      <w:pPr>
        <w:pStyle w:val="CommentText"/>
      </w:pPr>
      <w:r>
        <w:rPr>
          <w:rStyle w:val="CommentReference"/>
        </w:rPr>
        <w:annotationRef/>
      </w:r>
      <w:r>
        <w:t>Per our policy not to confound Condition Predicates and Conformance Statements</w:t>
      </w:r>
    </w:p>
  </w:comment>
  <w:comment w:id="4912" w:author="Robert Snelick" w:date="2011-12-07T19:19:00Z" w:initials="RDS">
    <w:p w14:paraId="7F96BF98" w14:textId="77777777" w:rsidR="000A1D70" w:rsidRDefault="000A1D70">
      <w:pPr>
        <w:pStyle w:val="CommentText"/>
      </w:pPr>
      <w:r>
        <w:rPr>
          <w:rStyle w:val="CommentReference"/>
        </w:rPr>
        <w:annotationRef/>
      </w:r>
      <w:r>
        <w:t>Pending ballot comment 835</w:t>
      </w:r>
    </w:p>
  </w:comment>
  <w:comment w:id="4925" w:author="Robert Snelick" w:date="2011-12-07T19:19:00Z" w:initials="RDS">
    <w:p w14:paraId="55412E9E" w14:textId="77777777" w:rsidR="000A1D70" w:rsidRDefault="000A1D70">
      <w:pPr>
        <w:pStyle w:val="CommentText"/>
      </w:pPr>
      <w:r>
        <w:rPr>
          <w:rStyle w:val="CommentReference"/>
        </w:rPr>
        <w:annotationRef/>
      </w:r>
      <w:r>
        <w:t>Need ballot comment 839 resolved</w:t>
      </w:r>
    </w:p>
  </w:comment>
  <w:comment w:id="4933" w:author="Robert Snelick" w:date="2011-12-07T19:19:00Z" w:initials="RDS">
    <w:p w14:paraId="40A63BBD" w14:textId="77777777" w:rsidR="000A1D70" w:rsidRDefault="000A1D70">
      <w:pPr>
        <w:pStyle w:val="CommentText"/>
      </w:pPr>
      <w:r>
        <w:rPr>
          <w:rStyle w:val="CommentReference"/>
        </w:rPr>
        <w:annotationRef/>
      </w:r>
      <w:r>
        <w:t>Need ballot comment 475 and others resolved to confirm. Also look at conformance statement below. This is too messed up; this CP needs reviewed.</w:t>
      </w:r>
    </w:p>
  </w:comment>
  <w:comment w:id="5030" w:author="Robert Snelick" w:date="2011-12-16T18:26:00Z" w:initials="RDS">
    <w:p w14:paraId="444EA16B" w14:textId="77777777" w:rsidR="000A1D70" w:rsidRDefault="000A1D70">
      <w:pPr>
        <w:pStyle w:val="CommentText"/>
      </w:pPr>
      <w:r>
        <w:rPr>
          <w:rStyle w:val="CommentReference"/>
        </w:rPr>
        <w:annotationRef/>
      </w:r>
      <w:r>
        <w:t>OBX.8 is abnormal flags.</w:t>
      </w:r>
    </w:p>
  </w:comment>
  <w:comment w:id="5642" w:author="Bob Yencha" w:date="2011-12-07T19:19:00Z" w:initials="BY">
    <w:p w14:paraId="179364F5" w14:textId="77777777" w:rsidR="000A1D70" w:rsidRDefault="000A1D70">
      <w:pPr>
        <w:pStyle w:val="CommentText"/>
      </w:pPr>
      <w:r>
        <w:rPr>
          <w:rStyle w:val="CommentReference"/>
        </w:rPr>
        <w:annotationRef/>
      </w:r>
      <w:r>
        <w:t>This statement should be removed to comply with WG consensus, but left here for now to replace with reference to list from NLM via Zeshan.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53D64D6" w15:done="0"/>
  <w15:commentEx w15:paraId="2F525BE8" w15:done="0"/>
  <w15:commentEx w15:paraId="06770896" w15:done="0"/>
  <w15:commentEx w15:paraId="1F91082F" w15:done="0"/>
  <w15:commentEx w15:paraId="19F3B490" w15:done="0"/>
  <w15:commentEx w15:paraId="3562C8B6" w15:done="0"/>
  <w15:commentEx w15:paraId="29BAC423" w15:done="0"/>
  <w15:commentEx w15:paraId="7D033A45" w15:done="0"/>
  <w15:commentEx w15:paraId="35C59132" w15:done="0"/>
  <w15:commentEx w15:paraId="775FF8B6" w15:done="0"/>
  <w15:commentEx w15:paraId="37D55E3F" w15:done="0"/>
  <w15:commentEx w15:paraId="0F8D61BE" w15:done="0"/>
  <w15:commentEx w15:paraId="3DEB7B1C" w15:done="0"/>
  <w15:commentEx w15:paraId="0DDEA6C9" w15:done="0"/>
  <w15:commentEx w15:paraId="71BFEABF" w15:done="0"/>
  <w15:commentEx w15:paraId="6A9DA3E9" w15:done="0"/>
  <w15:commentEx w15:paraId="3CA60BAB" w15:done="0"/>
  <w15:commentEx w15:paraId="491A79C9" w15:done="0"/>
  <w15:commentEx w15:paraId="17BEE59F" w15:done="0"/>
  <w15:commentEx w15:paraId="117BB0D3" w15:done="0"/>
  <w15:commentEx w15:paraId="513B3AA2" w15:done="0"/>
  <w15:commentEx w15:paraId="68454A97" w15:done="0"/>
  <w15:commentEx w15:paraId="454B78B8" w15:done="0"/>
  <w15:commentEx w15:paraId="7B62F9F7" w15:done="0"/>
  <w15:commentEx w15:paraId="1F1C71BE" w15:done="0"/>
  <w15:commentEx w15:paraId="214446FD" w15:done="0"/>
  <w15:commentEx w15:paraId="53641DE4" w15:done="0"/>
  <w15:commentEx w15:paraId="42DBA6B1" w15:done="0"/>
  <w15:commentEx w15:paraId="7F96BF98" w15:done="0"/>
  <w15:commentEx w15:paraId="55412E9E" w15:done="0"/>
  <w15:commentEx w15:paraId="40A63BBD" w15:done="0"/>
  <w15:commentEx w15:paraId="444EA16B" w15:done="0"/>
  <w15:commentEx w15:paraId="179364F5" w15:done="0"/>
</w15:commentsEx>
</file>

<file path=word/customizations.xml><?xml version="1.0" encoding="utf-8"?>
<wne:tcg xmlns:r="http://schemas.openxmlformats.org/officeDocument/2006/relationships" xmlns:wne="http://schemas.microsoft.com/office/word/2006/wordml">
  <wne:keymaps>
    <wne:keymap wne:kcmPrimary="0843">
      <wne:fci wne:fciName="Help" wne:swArg="0000"/>
    </wne:keymap>
  </wne:keymap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D70858" w14:textId="77777777" w:rsidR="001C047D" w:rsidRDefault="001C047D">
      <w:r>
        <w:separator/>
      </w:r>
    </w:p>
    <w:p w14:paraId="4E67F541" w14:textId="77777777" w:rsidR="001C047D" w:rsidRDefault="001C047D"/>
  </w:endnote>
  <w:endnote w:type="continuationSeparator" w:id="0">
    <w:p w14:paraId="680F425F" w14:textId="77777777" w:rsidR="001C047D" w:rsidRDefault="001C047D">
      <w:r>
        <w:continuationSeparator/>
      </w:r>
    </w:p>
    <w:p w14:paraId="2C7215F9" w14:textId="77777777" w:rsidR="001C047D" w:rsidRDefault="001C047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rial Bold">
    <w:panose1 w:val="020B0704020202020204"/>
    <w:charset w:val="00"/>
    <w:family w:val="auto"/>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Lucida Grande">
    <w:charset w:val="00"/>
    <w:family w:val="auto"/>
    <w:pitch w:val="variable"/>
    <w:sig w:usb0="E1000AEF" w:usb1="5000A1FF" w:usb2="00000000" w:usb3="00000000" w:csb0="000001BF" w:csb1="00000000"/>
  </w:font>
  <w:font w:name="Lucida Sans">
    <w:panose1 w:val="020B0602030504020204"/>
    <w:charset w:val="00"/>
    <w:family w:val="swiss"/>
    <w:pitch w:val="variable"/>
    <w:sig w:usb0="00000003" w:usb1="00000000" w:usb2="00000000" w:usb3="00000000" w:csb0="00000001" w:csb1="00000000"/>
  </w:font>
  <w:font w:name="LinePrinter">
    <w:altName w:val="Cambria"/>
    <w:panose1 w:val="00000000000000000000"/>
    <w:charset w:val="00"/>
    <w:family w:val="modern"/>
    <w:notTrueType/>
    <w:pitch w:val="fixed"/>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B2644C" w14:textId="77777777" w:rsidR="000A1D70" w:rsidRPr="002257FB" w:rsidRDefault="000A1D70" w:rsidP="00667BA9">
    <w:pPr>
      <w:pStyle w:val="Footer"/>
      <w:tabs>
        <w:tab w:val="clear" w:pos="9360"/>
        <w:tab w:val="right" w:pos="8640"/>
      </w:tabs>
    </w:pPr>
    <w:r w:rsidRPr="002257FB">
      <w:t xml:space="preserve">Page </w:t>
    </w:r>
    <w:r>
      <w:fldChar w:fldCharType="begin"/>
    </w:r>
    <w:r>
      <w:instrText xml:space="preserve"> PAGE </w:instrText>
    </w:r>
    <w:r>
      <w:fldChar w:fldCharType="separate"/>
    </w:r>
    <w:r w:rsidR="002E6F8A">
      <w:rPr>
        <w:noProof/>
      </w:rPr>
      <w:t>ii</w:t>
    </w:r>
    <w:r>
      <w:rPr>
        <w:noProof/>
      </w:rPr>
      <w:fldChar w:fldCharType="end"/>
    </w:r>
    <w:r w:rsidRPr="002257FB">
      <w:tab/>
    </w:r>
    <w:r w:rsidRPr="00024424">
      <w:t xml:space="preserve">HL7 Version 2.5.1 IG: </w:t>
    </w:r>
    <w:r w:rsidRPr="005C6552">
      <w:t xml:space="preserve">Laboratory Results Interface for US Realm, Release </w:t>
    </w:r>
    <w:r>
      <w:t>1</w:t>
    </w:r>
  </w:p>
  <w:p w14:paraId="44BE8828" w14:textId="77777777" w:rsidR="000A1D70" w:rsidRPr="002257FB" w:rsidRDefault="000A1D70" w:rsidP="00667BA9">
    <w:pPr>
      <w:pStyle w:val="Footer"/>
      <w:tabs>
        <w:tab w:val="right" w:pos="8640"/>
      </w:tabs>
    </w:pPr>
    <w:r>
      <w:t>September 2011</w:t>
    </w:r>
    <w:r>
      <w:tab/>
    </w:r>
    <w:r w:rsidRPr="002257FB">
      <w:t>© 2011 Health Level Seven International</w:t>
    </w:r>
    <w:r>
      <w:t xml:space="preserve">. </w:t>
    </w:r>
    <w:r w:rsidRPr="002257FB">
      <w:t>All rights reserved.</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68CEC" w14:textId="77777777" w:rsidR="000A1D70" w:rsidRPr="0058587E" w:rsidRDefault="000A1D70" w:rsidP="00667BA9">
    <w:pPr>
      <w:pStyle w:val="Footer"/>
    </w:pPr>
    <w:r w:rsidRPr="00024424">
      <w:t xml:space="preserve">HL7 Version 2.5.1 IG: </w:t>
    </w:r>
    <w:r w:rsidRPr="005C6552">
      <w:t xml:space="preserve">Laboratory Results Interface for US Realm, Release </w:t>
    </w:r>
    <w:r>
      <w:t>1</w:t>
    </w:r>
    <w:r w:rsidRPr="0058587E">
      <w:tab/>
      <w:t xml:space="preserve">Page </w:t>
    </w:r>
    <w:r>
      <w:fldChar w:fldCharType="begin"/>
    </w:r>
    <w:r>
      <w:instrText xml:space="preserve"> PAGE </w:instrText>
    </w:r>
    <w:r>
      <w:fldChar w:fldCharType="separate"/>
    </w:r>
    <w:r w:rsidR="00783AFC">
      <w:rPr>
        <w:noProof/>
      </w:rPr>
      <w:t>1</w:t>
    </w:r>
    <w:r>
      <w:rPr>
        <w:noProof/>
      </w:rPr>
      <w:fldChar w:fldCharType="end"/>
    </w:r>
    <w:r>
      <w:t xml:space="preserve"> of </w:t>
    </w:r>
    <w:r w:rsidR="001C047D">
      <w:fldChar w:fldCharType="begin"/>
    </w:r>
    <w:r w:rsidR="001C047D">
      <w:instrText xml:space="preserve"> NUMPAGES </w:instrText>
    </w:r>
    <w:r w:rsidR="001C047D">
      <w:fldChar w:fldCharType="separate"/>
    </w:r>
    <w:r w:rsidR="00783AFC">
      <w:rPr>
        <w:noProof/>
      </w:rPr>
      <w:t>13</w:t>
    </w:r>
    <w:r w:rsidR="001C047D">
      <w:rPr>
        <w:noProof/>
      </w:rPr>
      <w:fldChar w:fldCharType="end"/>
    </w:r>
  </w:p>
  <w:p w14:paraId="2C98E040" w14:textId="77777777" w:rsidR="000A1D70" w:rsidRDefault="000A1D70">
    <w:pPr>
      <w:pStyle w:val="Footer"/>
    </w:pPr>
    <w:r w:rsidRPr="0058587E">
      <w:t>© 2011 Health Level Seven International</w:t>
    </w:r>
    <w:r>
      <w:t xml:space="preserve">. </w:t>
    </w:r>
    <w:r w:rsidRPr="0058587E">
      <w:t>All rights reserved.</w:t>
    </w:r>
    <w:r w:rsidRPr="0058587E">
      <w:tab/>
    </w:r>
    <w:r>
      <w:t>September</w:t>
    </w:r>
    <w:r w:rsidRPr="0058587E">
      <w:t xml:space="preserve"> 2011</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8BF78A" w14:textId="77777777" w:rsidR="000A1D70" w:rsidRPr="00AF4986" w:rsidRDefault="000A1D70" w:rsidP="00FA45C3">
    <w:pPr>
      <w:pStyle w:val="Footer"/>
      <w:tabs>
        <w:tab w:val="clear" w:pos="9360"/>
        <w:tab w:val="right" w:pos="13590"/>
      </w:tabs>
    </w:pPr>
    <w:r w:rsidRPr="00AF4986">
      <w:t xml:space="preserve">Page </w:t>
    </w:r>
    <w:r>
      <w:fldChar w:fldCharType="begin"/>
    </w:r>
    <w:r>
      <w:instrText xml:space="preserve"> PAGE </w:instrText>
    </w:r>
    <w:r>
      <w:fldChar w:fldCharType="separate"/>
    </w:r>
    <w:r w:rsidR="007F3370">
      <w:rPr>
        <w:noProof/>
      </w:rPr>
      <w:t>80</w:t>
    </w:r>
    <w:r>
      <w:rPr>
        <w:noProof/>
      </w:rPr>
      <w:fldChar w:fldCharType="end"/>
    </w:r>
    <w:r>
      <w:t xml:space="preserve"> of </w:t>
    </w:r>
    <w:r w:rsidR="001C047D">
      <w:fldChar w:fldCharType="begin"/>
    </w:r>
    <w:r w:rsidR="001C047D">
      <w:instrText xml:space="preserve"> NUMPAGES </w:instrText>
    </w:r>
    <w:r w:rsidR="001C047D">
      <w:fldChar w:fldCharType="separate"/>
    </w:r>
    <w:r w:rsidR="007F3370">
      <w:rPr>
        <w:noProof/>
      </w:rPr>
      <w:t>126</w:t>
    </w:r>
    <w:r w:rsidR="001C047D">
      <w:rPr>
        <w:noProof/>
      </w:rPr>
      <w:fldChar w:fldCharType="end"/>
    </w:r>
    <w:r w:rsidRPr="00AF4986">
      <w:rPr>
        <w:rStyle w:val="PageNumber"/>
      </w:rPr>
      <w:tab/>
    </w:r>
    <w:r w:rsidRPr="00024424">
      <w:t xml:space="preserve">HL7 Version 2.5.1 IG: </w:t>
    </w:r>
    <w:r w:rsidRPr="005C6552">
      <w:t xml:space="preserve">Laboratory Results Interface for US Realm, Release </w:t>
    </w:r>
    <w:r>
      <w:t>1</w:t>
    </w:r>
  </w:p>
  <w:p w14:paraId="17A44513" w14:textId="77777777" w:rsidR="000A1D70" w:rsidRPr="00AF4986" w:rsidRDefault="000A1D70" w:rsidP="00FA45C3">
    <w:pPr>
      <w:pStyle w:val="Footer"/>
      <w:tabs>
        <w:tab w:val="clear" w:pos="9360"/>
        <w:tab w:val="right" w:pos="13590"/>
      </w:tabs>
    </w:pPr>
    <w:r>
      <w:t>September</w:t>
    </w:r>
    <w:r w:rsidRPr="00AF4986">
      <w:t xml:space="preserve"> 2011</w:t>
    </w:r>
    <w:r w:rsidRPr="00AF4986">
      <w:tab/>
      <w:t>© 2011 Health Level Seven International</w:t>
    </w:r>
    <w:r>
      <w:t xml:space="preserve">. </w:t>
    </w:r>
    <w:r w:rsidRPr="00AF4986">
      <w:t>All rights reserved.</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B98C52" w14:textId="77777777" w:rsidR="000A1D70" w:rsidRPr="00460548" w:rsidRDefault="000A1D70" w:rsidP="00FA45C3">
    <w:pPr>
      <w:pStyle w:val="Footer"/>
      <w:tabs>
        <w:tab w:val="clear" w:pos="9360"/>
        <w:tab w:val="right" w:pos="13680"/>
      </w:tabs>
    </w:pPr>
    <w:r w:rsidRPr="00024424">
      <w:t xml:space="preserve">HL7 Version 2.5.1 IG: </w:t>
    </w:r>
    <w:r w:rsidRPr="005C6552">
      <w:t xml:space="preserve">Laboratory Results Interface for US Realm, Release </w:t>
    </w:r>
    <w:r>
      <w:t>1</w:t>
    </w:r>
    <w:r w:rsidRPr="00460548">
      <w:tab/>
      <w:t xml:space="preserve">Page </w:t>
    </w:r>
    <w:r>
      <w:fldChar w:fldCharType="begin"/>
    </w:r>
    <w:r>
      <w:instrText xml:space="preserve"> PAGE </w:instrText>
    </w:r>
    <w:r>
      <w:fldChar w:fldCharType="separate"/>
    </w:r>
    <w:r w:rsidR="007F3370">
      <w:rPr>
        <w:noProof/>
      </w:rPr>
      <w:t>77</w:t>
    </w:r>
    <w:r>
      <w:rPr>
        <w:noProof/>
      </w:rPr>
      <w:fldChar w:fldCharType="end"/>
    </w:r>
    <w:r>
      <w:t xml:space="preserve"> of </w:t>
    </w:r>
    <w:r w:rsidR="001C047D">
      <w:fldChar w:fldCharType="begin"/>
    </w:r>
    <w:r w:rsidR="001C047D">
      <w:instrText xml:space="preserve"> NUMPAGES </w:instrText>
    </w:r>
    <w:r w:rsidR="001C047D">
      <w:fldChar w:fldCharType="separate"/>
    </w:r>
    <w:r w:rsidR="007F3370">
      <w:rPr>
        <w:noProof/>
      </w:rPr>
      <w:t>126</w:t>
    </w:r>
    <w:r w:rsidR="001C047D">
      <w:rPr>
        <w:noProof/>
      </w:rPr>
      <w:fldChar w:fldCharType="end"/>
    </w:r>
  </w:p>
  <w:p w14:paraId="5C48D824" w14:textId="77777777" w:rsidR="000A1D70" w:rsidRPr="00460548" w:rsidRDefault="000A1D70" w:rsidP="00FA45C3">
    <w:pPr>
      <w:pStyle w:val="Footer"/>
      <w:tabs>
        <w:tab w:val="clear" w:pos="9360"/>
        <w:tab w:val="right" w:pos="13680"/>
      </w:tabs>
    </w:pPr>
    <w:r w:rsidRPr="00460548">
      <w:t>© 2011 Health Level Seven International</w:t>
    </w:r>
    <w:r>
      <w:t xml:space="preserve">. </w:t>
    </w:r>
    <w:r w:rsidRPr="00460548">
      <w:t>All rights reserved.</w:t>
    </w:r>
    <w:r w:rsidRPr="00460548">
      <w:tab/>
    </w:r>
    <w:r>
      <w:t>September</w:t>
    </w:r>
    <w:r w:rsidRPr="00460548">
      <w:t xml:space="preserve"> 2011</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3D167B" w14:textId="77777777" w:rsidR="000A1D70" w:rsidRPr="0058587E" w:rsidRDefault="000A1D70" w:rsidP="00104C1C">
    <w:pPr>
      <w:pStyle w:val="Footer"/>
    </w:pPr>
    <w:r w:rsidRPr="00024424">
      <w:t xml:space="preserve">HL7 Version 2.5.1 IG: </w:t>
    </w:r>
    <w:r w:rsidRPr="005C6552">
      <w:t xml:space="preserve">Laboratory Results Interface for US Realm, Release </w:t>
    </w:r>
    <w:r>
      <w:t>1</w:t>
    </w:r>
    <w:r w:rsidRPr="0058587E">
      <w:tab/>
      <w:t xml:space="preserve">Page </w:t>
    </w:r>
    <w:r>
      <w:fldChar w:fldCharType="begin"/>
    </w:r>
    <w:r>
      <w:instrText xml:space="preserve"> PAGE </w:instrText>
    </w:r>
    <w:r>
      <w:fldChar w:fldCharType="separate"/>
    </w:r>
    <w:r w:rsidR="007F3370">
      <w:rPr>
        <w:noProof/>
      </w:rPr>
      <w:t>101</w:t>
    </w:r>
    <w:r>
      <w:rPr>
        <w:noProof/>
      </w:rPr>
      <w:fldChar w:fldCharType="end"/>
    </w:r>
    <w:r>
      <w:t xml:space="preserve"> of </w:t>
    </w:r>
    <w:r w:rsidR="001C047D">
      <w:fldChar w:fldCharType="begin"/>
    </w:r>
    <w:r w:rsidR="001C047D">
      <w:instrText xml:space="preserve"> NUMPAGES </w:instrText>
    </w:r>
    <w:r w:rsidR="001C047D">
      <w:fldChar w:fldCharType="separate"/>
    </w:r>
    <w:r w:rsidR="007F3370">
      <w:rPr>
        <w:noProof/>
      </w:rPr>
      <w:t>126</w:t>
    </w:r>
    <w:r w:rsidR="001C047D">
      <w:rPr>
        <w:noProof/>
      </w:rPr>
      <w:fldChar w:fldCharType="end"/>
    </w:r>
  </w:p>
  <w:p w14:paraId="19944E05" w14:textId="77777777" w:rsidR="000A1D70" w:rsidRDefault="000A1D70" w:rsidP="00104C1C">
    <w:pPr>
      <w:pStyle w:val="Footer"/>
    </w:pPr>
    <w:r w:rsidRPr="0058587E">
      <w:t>© 2011 Health Level Seven International</w:t>
    </w:r>
    <w:r>
      <w:t xml:space="preserve">. </w:t>
    </w:r>
    <w:r w:rsidRPr="0058587E">
      <w:t>All rights reserved.</w:t>
    </w:r>
    <w:r w:rsidRPr="0058587E">
      <w:tab/>
    </w:r>
    <w:r>
      <w:t>September</w:t>
    </w:r>
    <w:r w:rsidRPr="0058587E">
      <w:t xml:space="preserve"> 2011</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53DAC7" w14:textId="77777777" w:rsidR="000A1D70" w:rsidRPr="002F2F08" w:rsidRDefault="000A1D70" w:rsidP="00667BA9">
    <w:pPr>
      <w:pStyle w:val="Footer"/>
      <w:pBdr>
        <w:top w:val="none" w:sz="0" w:space="0" w:color="auto"/>
      </w:pBdr>
      <w:tabs>
        <w:tab w:val="right" w:pos="13944"/>
      </w:tabs>
    </w:pPr>
    <w:r w:rsidRPr="002F2F08">
      <w:t>HL7 Version 2.5.1 IG: Ambulatory Laboratory Results Reporting for LRI, R1 (US Realm)</w:t>
    </w:r>
    <w:r w:rsidRPr="002F2F08">
      <w:tab/>
      <w:t xml:space="preserve">Page </w:t>
    </w:r>
    <w:r>
      <w:fldChar w:fldCharType="begin"/>
    </w:r>
    <w:r>
      <w:instrText xml:space="preserve"> PAGE </w:instrText>
    </w:r>
    <w:r>
      <w:fldChar w:fldCharType="separate"/>
    </w:r>
    <w:r w:rsidR="007F3370">
      <w:rPr>
        <w:noProof/>
      </w:rPr>
      <w:t>81</w:t>
    </w:r>
    <w:r>
      <w:rPr>
        <w:noProof/>
      </w:rPr>
      <w:fldChar w:fldCharType="end"/>
    </w:r>
    <w:r w:rsidRPr="002F2F08">
      <w:t>-</w:t>
    </w:r>
    <w:r w:rsidR="001C047D">
      <w:fldChar w:fldCharType="begin"/>
    </w:r>
    <w:r w:rsidR="001C047D">
      <w:instrText xml:space="preserve"> NUMPAGES </w:instrText>
    </w:r>
    <w:r w:rsidR="001C047D">
      <w:fldChar w:fldCharType="separate"/>
    </w:r>
    <w:r w:rsidR="007F3370">
      <w:rPr>
        <w:noProof/>
      </w:rPr>
      <w:t>126</w:t>
    </w:r>
    <w:r w:rsidR="001C047D">
      <w:rPr>
        <w:noProof/>
      </w:rPr>
      <w:fldChar w:fldCharType="end"/>
    </w:r>
  </w:p>
  <w:p w14:paraId="3FFCDCB5" w14:textId="77777777" w:rsidR="000A1D70" w:rsidRDefault="000A1D70" w:rsidP="00667BA9">
    <w:pPr>
      <w:pStyle w:val="Footer"/>
      <w:pBdr>
        <w:top w:val="none" w:sz="0" w:space="0" w:color="auto"/>
      </w:pBdr>
      <w:tabs>
        <w:tab w:val="right" w:pos="13944"/>
      </w:tabs>
    </w:pPr>
    <w:r>
      <w:t>© 2011 Health Level Seven</w:t>
    </w:r>
    <w:r w:rsidRPr="002F2F08">
      <w:t xml:space="preserve"> International</w:t>
    </w:r>
    <w:r>
      <w:t xml:space="preserve">. </w:t>
    </w:r>
    <w:r w:rsidRPr="002F2F08">
      <w:t>All rights reserved.</w:t>
    </w:r>
    <w:r w:rsidRPr="002F2F08">
      <w:tab/>
      <w:t>August 2011</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0CF105" w14:textId="77777777" w:rsidR="000A1D70" w:rsidRPr="001D3935" w:rsidRDefault="000A1D70" w:rsidP="00104C1C">
    <w:pPr>
      <w:pStyle w:val="Footer"/>
      <w:rPr>
        <w:szCs w:val="16"/>
      </w:rPr>
    </w:pPr>
    <w:r w:rsidRPr="001D3935">
      <w:rPr>
        <w:szCs w:val="16"/>
      </w:rPr>
      <w:t xml:space="preserve">Page </w:t>
    </w:r>
    <w:r w:rsidRPr="001D3935">
      <w:rPr>
        <w:szCs w:val="16"/>
      </w:rPr>
      <w:fldChar w:fldCharType="begin"/>
    </w:r>
    <w:r w:rsidRPr="001D3935">
      <w:rPr>
        <w:szCs w:val="16"/>
      </w:rPr>
      <w:instrText xml:space="preserve"> PAGE </w:instrText>
    </w:r>
    <w:r w:rsidRPr="001D3935">
      <w:rPr>
        <w:szCs w:val="16"/>
      </w:rPr>
      <w:fldChar w:fldCharType="separate"/>
    </w:r>
    <w:r w:rsidR="007F3370">
      <w:rPr>
        <w:noProof/>
        <w:szCs w:val="16"/>
      </w:rPr>
      <w:t>114</w:t>
    </w:r>
    <w:r w:rsidRPr="001D3935">
      <w:rPr>
        <w:szCs w:val="16"/>
      </w:rPr>
      <w:fldChar w:fldCharType="end"/>
    </w:r>
    <w:r>
      <w:rPr>
        <w:szCs w:val="16"/>
      </w:rPr>
      <w:t xml:space="preserve"> of </w:t>
    </w:r>
    <w:r w:rsidRPr="001D3935">
      <w:rPr>
        <w:szCs w:val="16"/>
      </w:rPr>
      <w:fldChar w:fldCharType="begin"/>
    </w:r>
    <w:r w:rsidRPr="001D3935">
      <w:rPr>
        <w:szCs w:val="16"/>
      </w:rPr>
      <w:instrText xml:space="preserve"> NUMPAGES </w:instrText>
    </w:r>
    <w:r w:rsidRPr="001D3935">
      <w:rPr>
        <w:szCs w:val="16"/>
      </w:rPr>
      <w:fldChar w:fldCharType="separate"/>
    </w:r>
    <w:r w:rsidR="007F3370">
      <w:rPr>
        <w:noProof/>
        <w:szCs w:val="16"/>
      </w:rPr>
      <w:t>126</w:t>
    </w:r>
    <w:r w:rsidRPr="001D3935">
      <w:rPr>
        <w:szCs w:val="16"/>
      </w:rPr>
      <w:fldChar w:fldCharType="end"/>
    </w:r>
    <w:r w:rsidRPr="001D3935">
      <w:rPr>
        <w:szCs w:val="16"/>
      </w:rPr>
      <w:tab/>
    </w:r>
    <w:r w:rsidRPr="00024424">
      <w:t xml:space="preserve">HL7 Version 2.5.1 IG: </w:t>
    </w:r>
    <w:r w:rsidRPr="005C6552">
      <w:t xml:space="preserve">Laboratory Results Interface for US Realm, Release </w:t>
    </w:r>
    <w:r>
      <w:t>1</w:t>
    </w:r>
  </w:p>
  <w:p w14:paraId="66871126" w14:textId="77777777" w:rsidR="000A1D70" w:rsidRPr="001D3935" w:rsidRDefault="000A1D70" w:rsidP="00104C1C">
    <w:pPr>
      <w:pStyle w:val="Footer"/>
    </w:pPr>
    <w:r>
      <w:rPr>
        <w:szCs w:val="16"/>
      </w:rPr>
      <w:t>September</w:t>
    </w:r>
    <w:r w:rsidRPr="001D3935">
      <w:rPr>
        <w:szCs w:val="16"/>
      </w:rPr>
      <w:t xml:space="preserve"> 2011</w:t>
    </w:r>
    <w:r w:rsidRPr="001D3935">
      <w:rPr>
        <w:szCs w:val="16"/>
      </w:rPr>
      <w:tab/>
      <w:t>© 2011 Health Level Seven International</w:t>
    </w:r>
    <w:r>
      <w:rPr>
        <w:szCs w:val="16"/>
      </w:rPr>
      <w:t xml:space="preserve">. </w:t>
    </w:r>
    <w:r w:rsidRPr="001D3935">
      <w:rPr>
        <w:szCs w:val="16"/>
      </w:rPr>
      <w:t>All rights reserved.</w: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E3382A" w14:textId="77777777" w:rsidR="000A1D70" w:rsidRPr="009832F9" w:rsidRDefault="000A1D70" w:rsidP="00104C1C">
    <w:pPr>
      <w:pStyle w:val="Footer"/>
      <w:tabs>
        <w:tab w:val="right" w:pos="13867"/>
      </w:tabs>
      <w:rPr>
        <w:szCs w:val="16"/>
      </w:rPr>
    </w:pPr>
    <w:r w:rsidRPr="00024424">
      <w:t xml:space="preserve">HL7 Version 2.5.1 IG: </w:t>
    </w:r>
    <w:r w:rsidRPr="005C6552">
      <w:t xml:space="preserve">Laboratory Results Interface for US Realm, Release </w:t>
    </w:r>
    <w:r>
      <w:t>1</w:t>
    </w:r>
    <w:r w:rsidRPr="002F2F08">
      <w:tab/>
      <w:t xml:space="preserve">Page </w:t>
    </w:r>
    <w:r>
      <w:fldChar w:fldCharType="begin"/>
    </w:r>
    <w:r>
      <w:instrText xml:space="preserve"> PAGE </w:instrText>
    </w:r>
    <w:r>
      <w:fldChar w:fldCharType="separate"/>
    </w:r>
    <w:r w:rsidR="007F3370">
      <w:rPr>
        <w:noProof/>
      </w:rPr>
      <w:t>113</w:t>
    </w:r>
    <w:r>
      <w:rPr>
        <w:noProof/>
      </w:rPr>
      <w:fldChar w:fldCharType="end"/>
    </w:r>
    <w:r>
      <w:t xml:space="preserve"> of </w:t>
    </w:r>
    <w:r w:rsidR="001C047D">
      <w:fldChar w:fldCharType="begin"/>
    </w:r>
    <w:r w:rsidR="001C047D">
      <w:instrText xml:space="preserve"> NUMPAGES </w:instrText>
    </w:r>
    <w:r w:rsidR="001C047D">
      <w:fldChar w:fldCharType="separate"/>
    </w:r>
    <w:r w:rsidR="007F3370">
      <w:rPr>
        <w:noProof/>
      </w:rPr>
      <w:t>126</w:t>
    </w:r>
    <w:r w:rsidR="001C047D">
      <w:rPr>
        <w:noProof/>
      </w:rPr>
      <w:fldChar w:fldCharType="end"/>
    </w:r>
  </w:p>
  <w:p w14:paraId="76EE52AF" w14:textId="77777777" w:rsidR="000A1D70" w:rsidRDefault="000A1D70" w:rsidP="00104C1C">
    <w:pPr>
      <w:pStyle w:val="Footer"/>
    </w:pPr>
    <w:r>
      <w:t>© 2011 Health Level Seven</w:t>
    </w:r>
    <w:r w:rsidRPr="002F2F08">
      <w:t xml:space="preserve"> International</w:t>
    </w:r>
    <w:r>
      <w:t xml:space="preserve">. </w:t>
    </w:r>
    <w:r w:rsidRPr="002F2F08">
      <w:t>All rights reserved.</w:t>
    </w:r>
    <w:r w:rsidRPr="002F2F08">
      <w:tab/>
    </w:r>
    <w:r>
      <w:t>September</w:t>
    </w:r>
    <w:r w:rsidRPr="002F2F08">
      <w:t xml:space="preserve"> 2011</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85CB9" w14:textId="77777777" w:rsidR="000A1D70" w:rsidRPr="005C6552" w:rsidRDefault="000A1D70" w:rsidP="00667BA9">
    <w:pPr>
      <w:pStyle w:val="Footer"/>
      <w:tabs>
        <w:tab w:val="clear" w:pos="9360"/>
        <w:tab w:val="right" w:pos="8640"/>
      </w:tabs>
    </w:pPr>
    <w:r w:rsidRPr="005C6552">
      <w:t>HL7 Version 2.5.1 IG: Laboratory Results Interface for US Realm, Release 1</w:t>
    </w:r>
    <w:r w:rsidRPr="005C6552">
      <w:tab/>
      <w:t xml:space="preserve">Page </w:t>
    </w:r>
    <w:r>
      <w:fldChar w:fldCharType="begin"/>
    </w:r>
    <w:r>
      <w:instrText xml:space="preserve"> PAGE   \* MERGEFORMAT </w:instrText>
    </w:r>
    <w:r>
      <w:fldChar w:fldCharType="separate"/>
    </w:r>
    <w:r w:rsidR="00783AFC">
      <w:rPr>
        <w:noProof/>
      </w:rPr>
      <w:t>v</w:t>
    </w:r>
    <w:r>
      <w:rPr>
        <w:noProof/>
      </w:rPr>
      <w:fldChar w:fldCharType="end"/>
    </w:r>
  </w:p>
  <w:p w14:paraId="3C5A11B4" w14:textId="77777777" w:rsidR="000A1D70" w:rsidRPr="00CF4F3E" w:rsidRDefault="000A1D70" w:rsidP="00667BA9">
    <w:pPr>
      <w:pStyle w:val="Footer"/>
      <w:tabs>
        <w:tab w:val="clear" w:pos="9360"/>
        <w:tab w:val="right" w:pos="8640"/>
      </w:tabs>
    </w:pPr>
    <w:r w:rsidRPr="005C6552">
      <w:t>© 2011 Health Level Seven International. All rights reserved.</w:t>
    </w:r>
    <w:r w:rsidRPr="005C6552">
      <w:tab/>
    </w:r>
    <w:r>
      <w:t>September</w:t>
    </w:r>
    <w:r w:rsidRPr="005C6552">
      <w:t xml:space="preserve"> 2011</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3AA811" w14:textId="77777777" w:rsidR="000A1D70" w:rsidRPr="00024424" w:rsidRDefault="000A1D70" w:rsidP="005C6552">
    <w:pPr>
      <w:pStyle w:val="Footer"/>
      <w:tabs>
        <w:tab w:val="clear" w:pos="9360"/>
        <w:tab w:val="right" w:pos="8640"/>
      </w:tabs>
    </w:pPr>
    <w:r w:rsidRPr="00024424">
      <w:t xml:space="preserve">HL7 Version 2.5.1 IG: </w:t>
    </w:r>
    <w:r w:rsidRPr="005C6552">
      <w:t xml:space="preserve">Laboratory Results Interface for US Realm, Release </w:t>
    </w:r>
    <w:r>
      <w:t>1</w:t>
    </w:r>
    <w:r w:rsidRPr="00024424">
      <w:tab/>
      <w:t xml:space="preserve">Page </w:t>
    </w:r>
    <w:r>
      <w:fldChar w:fldCharType="begin"/>
    </w:r>
    <w:r>
      <w:instrText xml:space="preserve"> PAGE   \* MERGEFORMAT </w:instrText>
    </w:r>
    <w:r>
      <w:fldChar w:fldCharType="separate"/>
    </w:r>
    <w:r w:rsidR="00783AFC">
      <w:rPr>
        <w:noProof/>
      </w:rPr>
      <w:t>i</w:t>
    </w:r>
    <w:r>
      <w:rPr>
        <w:noProof/>
      </w:rPr>
      <w:fldChar w:fldCharType="end"/>
    </w:r>
  </w:p>
  <w:p w14:paraId="4F4E9953" w14:textId="77777777" w:rsidR="000A1D70" w:rsidRDefault="000A1D70" w:rsidP="005C6552">
    <w:pPr>
      <w:pStyle w:val="Footer"/>
      <w:tabs>
        <w:tab w:val="clear" w:pos="9360"/>
        <w:tab w:val="right" w:pos="8640"/>
      </w:tabs>
    </w:pPr>
    <w:r>
      <w:t>© 2011 Health Level Seven</w:t>
    </w:r>
    <w:r w:rsidRPr="00024424">
      <w:t xml:space="preserve"> International</w:t>
    </w:r>
    <w:r>
      <w:t xml:space="preserve">. </w:t>
    </w:r>
    <w:r w:rsidRPr="00024424">
      <w:t>All rights reserved.</w:t>
    </w:r>
    <w:r w:rsidRPr="00024424">
      <w:tab/>
    </w:r>
    <w:r>
      <w:t>September</w:t>
    </w:r>
    <w:r w:rsidRPr="00024424">
      <w:t xml:space="preserve"> 2011</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322D2" w14:textId="77777777" w:rsidR="000A1D70" w:rsidRPr="00CF4F3E" w:rsidRDefault="000A1D70" w:rsidP="00667BA9">
    <w:pPr>
      <w:pStyle w:val="Footer"/>
    </w:pPr>
    <w:r w:rsidRPr="00CF4F3E">
      <w:t xml:space="preserve">Page </w:t>
    </w:r>
    <w:r w:rsidRPr="00CF4F3E">
      <w:rPr>
        <w:rStyle w:val="PageNumber"/>
      </w:rPr>
      <w:fldChar w:fldCharType="begin"/>
    </w:r>
    <w:r w:rsidRPr="00CF4F3E">
      <w:rPr>
        <w:rStyle w:val="PageNumber"/>
      </w:rPr>
      <w:instrText xml:space="preserve"> PAGE </w:instrText>
    </w:r>
    <w:r w:rsidRPr="00CF4F3E">
      <w:rPr>
        <w:rStyle w:val="PageNumber"/>
      </w:rPr>
      <w:fldChar w:fldCharType="separate"/>
    </w:r>
    <w:r w:rsidR="00783AFC">
      <w:rPr>
        <w:rStyle w:val="PageNumber"/>
        <w:noProof/>
      </w:rPr>
      <w:t>viii</w:t>
    </w:r>
    <w:r w:rsidRPr="00CF4F3E">
      <w:rPr>
        <w:rStyle w:val="PageNumber"/>
      </w:rPr>
      <w:fldChar w:fldCharType="end"/>
    </w:r>
    <w:r w:rsidRPr="00CF4F3E">
      <w:rPr>
        <w:rStyle w:val="PageNumber"/>
      </w:rPr>
      <w:tab/>
    </w:r>
    <w:r w:rsidRPr="00024424">
      <w:t xml:space="preserve">HL7 Version 2.5.1 IG: </w:t>
    </w:r>
    <w:r w:rsidRPr="005C6552">
      <w:t xml:space="preserve">Laboratory Results Interface for US Realm, Release </w:t>
    </w:r>
    <w:r>
      <w:t>1</w:t>
    </w:r>
  </w:p>
  <w:p w14:paraId="29CB9D72" w14:textId="77777777" w:rsidR="000A1D70" w:rsidRPr="00CF4F3E" w:rsidRDefault="000A1D70" w:rsidP="00667BA9">
    <w:pPr>
      <w:pStyle w:val="Footer"/>
    </w:pPr>
    <w:r>
      <w:t>September 2011</w:t>
    </w:r>
    <w:r>
      <w:tab/>
      <w:t>© 2011 Health Level Seven</w:t>
    </w:r>
    <w:r w:rsidRPr="00CF4F3E">
      <w:t xml:space="preserve"> International</w:t>
    </w:r>
    <w:r>
      <w:t xml:space="preserve">. </w:t>
    </w:r>
    <w:r w:rsidRPr="00CF4F3E">
      <w:t>All rights reserved.</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88FD37" w14:textId="77777777" w:rsidR="000A1D70" w:rsidRPr="005C6552" w:rsidRDefault="000A1D70" w:rsidP="00667BA9">
    <w:pPr>
      <w:pStyle w:val="Footer"/>
    </w:pPr>
    <w:r w:rsidRPr="005C6552">
      <w:t>HL7 Version 2.5.1 IG: Laboratory Results Interface for US Realm, Release 1</w:t>
    </w:r>
    <w:r w:rsidRPr="005C6552">
      <w:tab/>
      <w:t xml:space="preserve">Page </w:t>
    </w:r>
    <w:r>
      <w:fldChar w:fldCharType="begin"/>
    </w:r>
    <w:r>
      <w:instrText xml:space="preserve"> PAGE   \* MERGEFORMAT </w:instrText>
    </w:r>
    <w:r>
      <w:fldChar w:fldCharType="separate"/>
    </w:r>
    <w:r w:rsidR="00783AFC">
      <w:rPr>
        <w:noProof/>
      </w:rPr>
      <w:t>ix</w:t>
    </w:r>
    <w:r>
      <w:rPr>
        <w:noProof/>
      </w:rPr>
      <w:fldChar w:fldCharType="end"/>
    </w:r>
  </w:p>
  <w:p w14:paraId="2A66F881" w14:textId="77777777" w:rsidR="000A1D70" w:rsidRPr="00CF4F3E" w:rsidRDefault="000A1D70" w:rsidP="00667BA9">
    <w:pPr>
      <w:pStyle w:val="Footer"/>
    </w:pPr>
    <w:r>
      <w:t>© 2011 Health Level Seven</w:t>
    </w:r>
    <w:r w:rsidRPr="005C6552">
      <w:t xml:space="preserve"> International. All rights reserved.</w:t>
    </w:r>
    <w:r w:rsidRPr="005C6552">
      <w:tab/>
    </w:r>
    <w:r>
      <w:t>September</w:t>
    </w:r>
    <w:r w:rsidRPr="005C6552">
      <w:t xml:space="preserve"> 2011</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B04D3C" w14:textId="77777777" w:rsidR="000A1D70" w:rsidRPr="006637FF" w:rsidRDefault="000A1D70" w:rsidP="00667BA9">
    <w:pPr>
      <w:pStyle w:val="Footer"/>
      <w:rPr>
        <w:sz w:val="20"/>
      </w:rPr>
    </w:pPr>
    <w:r w:rsidRPr="006637FF">
      <w:rPr>
        <w:sz w:val="20"/>
      </w:rPr>
      <w:t>HL7</w:t>
    </w:r>
    <w:r>
      <w:rPr>
        <w:sz w:val="20"/>
      </w:rPr>
      <w:t xml:space="preserve"> Version 2.5.1</w:t>
    </w:r>
    <w:r w:rsidRPr="006637FF">
      <w:rPr>
        <w:sz w:val="20"/>
      </w:rPr>
      <w:t xml:space="preserve"> </w:t>
    </w:r>
    <w:r>
      <w:rPr>
        <w:sz w:val="20"/>
      </w:rPr>
      <w:t>IG: Ambulatory Laboratory Results Reporting for LRI, R1 (US Realm)</w:t>
    </w:r>
    <w:r w:rsidRPr="006637FF">
      <w:rPr>
        <w:sz w:val="20"/>
      </w:rPr>
      <w:tab/>
      <w:t xml:space="preserve">Page </w:t>
    </w:r>
    <w:r w:rsidRPr="006637FF">
      <w:rPr>
        <w:sz w:val="20"/>
      </w:rPr>
      <w:fldChar w:fldCharType="begin"/>
    </w:r>
    <w:r w:rsidRPr="006637FF">
      <w:rPr>
        <w:sz w:val="20"/>
      </w:rPr>
      <w:instrText xml:space="preserve"> PAGE </w:instrText>
    </w:r>
    <w:r w:rsidRPr="006637FF">
      <w:rPr>
        <w:sz w:val="20"/>
      </w:rPr>
      <w:fldChar w:fldCharType="separate"/>
    </w:r>
    <w:r w:rsidR="00783AFC">
      <w:rPr>
        <w:noProof/>
        <w:sz w:val="20"/>
      </w:rPr>
      <w:t>xi</w:t>
    </w:r>
    <w:r w:rsidRPr="006637FF">
      <w:rPr>
        <w:sz w:val="20"/>
      </w:rPr>
      <w:fldChar w:fldCharType="end"/>
    </w:r>
  </w:p>
  <w:p w14:paraId="258FBEE1" w14:textId="77777777" w:rsidR="000A1D70" w:rsidRPr="0010305D" w:rsidRDefault="000A1D70" w:rsidP="00667BA9">
    <w:pPr>
      <w:pStyle w:val="Footer"/>
      <w:rPr>
        <w:sz w:val="20"/>
      </w:rPr>
    </w:pPr>
    <w:r w:rsidRPr="006637FF">
      <w:rPr>
        <w:sz w:val="20"/>
      </w:rPr>
      <w:t xml:space="preserve">© </w:t>
    </w:r>
    <w:r>
      <w:rPr>
        <w:sz w:val="20"/>
      </w:rPr>
      <w:t>2011</w:t>
    </w:r>
    <w:r w:rsidRPr="006637FF">
      <w:rPr>
        <w:sz w:val="20"/>
      </w:rPr>
      <w:t xml:space="preserve"> Health Level Seven, In</w:t>
    </w:r>
    <w:r>
      <w:rPr>
        <w:sz w:val="20"/>
      </w:rPr>
      <w:t xml:space="preserve">ternational. </w:t>
    </w:r>
    <w:r w:rsidRPr="006637FF">
      <w:rPr>
        <w:sz w:val="20"/>
      </w:rPr>
      <w:t>All rights reserved.</w:t>
    </w:r>
    <w:r w:rsidRPr="006637FF">
      <w:rPr>
        <w:sz w:val="20"/>
      </w:rPr>
      <w:tab/>
    </w:r>
    <w:r>
      <w:rPr>
        <w:sz w:val="20"/>
      </w:rPr>
      <w:t>August 2011</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CF2500" w14:textId="77777777" w:rsidR="000A1D70" w:rsidRPr="00AF4986" w:rsidRDefault="000A1D70" w:rsidP="00667BA9">
    <w:pPr>
      <w:pStyle w:val="Footer"/>
      <w:tabs>
        <w:tab w:val="right" w:pos="13680"/>
      </w:tabs>
    </w:pPr>
    <w:r w:rsidRPr="00AF4986">
      <w:t xml:space="preserve">Page </w:t>
    </w:r>
    <w:r>
      <w:fldChar w:fldCharType="begin"/>
    </w:r>
    <w:r>
      <w:instrText xml:space="preserve"> PAGE </w:instrText>
    </w:r>
    <w:r>
      <w:fldChar w:fldCharType="separate"/>
    </w:r>
    <w:r>
      <w:rPr>
        <w:noProof/>
      </w:rPr>
      <w:t>xiv</w:t>
    </w:r>
    <w:r>
      <w:rPr>
        <w:noProof/>
      </w:rPr>
      <w:fldChar w:fldCharType="end"/>
    </w:r>
    <w:r w:rsidRPr="00AF4986">
      <w:rPr>
        <w:rStyle w:val="PageNumber"/>
      </w:rPr>
      <w:tab/>
    </w:r>
    <w:r w:rsidRPr="00AF4986">
      <w:t>HL7 Version 2.5.1 IG: Ambulatory Laboratory Results Reporting for LRI, R1 (US Realm)</w:t>
    </w:r>
  </w:p>
  <w:p w14:paraId="5CCB321C" w14:textId="77777777" w:rsidR="000A1D70" w:rsidRPr="00AF4986" w:rsidRDefault="000A1D70" w:rsidP="00667BA9">
    <w:pPr>
      <w:pStyle w:val="Footer"/>
      <w:tabs>
        <w:tab w:val="right" w:pos="13680"/>
      </w:tabs>
    </w:pPr>
    <w:r w:rsidRPr="00AF4986">
      <w:t>August 2011</w:t>
    </w:r>
    <w:r w:rsidRPr="00AF4986">
      <w:tab/>
      <w:t>© 2011 Health Level Seven, International</w:t>
    </w:r>
    <w:r>
      <w:t xml:space="preserve">. </w:t>
    </w:r>
    <w:r w:rsidRPr="00AF4986">
      <w:t>All rights reserved.</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07E7BE" w14:textId="77777777" w:rsidR="000A1D70" w:rsidRPr="00AF4986" w:rsidRDefault="000A1D70" w:rsidP="00667BA9">
    <w:pPr>
      <w:pStyle w:val="Footer"/>
      <w:tabs>
        <w:tab w:val="right" w:pos="13680"/>
      </w:tabs>
    </w:pPr>
    <w:r w:rsidRPr="00AF4986">
      <w:t xml:space="preserve">Page </w:t>
    </w:r>
    <w:r>
      <w:fldChar w:fldCharType="begin"/>
    </w:r>
    <w:r>
      <w:instrText xml:space="preserve"> PAGE </w:instrText>
    </w:r>
    <w:r>
      <w:fldChar w:fldCharType="separate"/>
    </w:r>
    <w:r w:rsidR="00783AFC">
      <w:rPr>
        <w:noProof/>
      </w:rPr>
      <w:t>12</w:t>
    </w:r>
    <w:r>
      <w:rPr>
        <w:noProof/>
      </w:rPr>
      <w:fldChar w:fldCharType="end"/>
    </w:r>
    <w:r>
      <w:t xml:space="preserve"> of </w:t>
    </w:r>
    <w:r w:rsidR="001C047D">
      <w:fldChar w:fldCharType="begin"/>
    </w:r>
    <w:r w:rsidR="001C047D">
      <w:instrText xml:space="preserve"> NUMPAGES </w:instrText>
    </w:r>
    <w:r w:rsidR="001C047D">
      <w:fldChar w:fldCharType="separate"/>
    </w:r>
    <w:r w:rsidR="00783AFC">
      <w:rPr>
        <w:noProof/>
      </w:rPr>
      <w:t>24</w:t>
    </w:r>
    <w:r w:rsidR="001C047D">
      <w:rPr>
        <w:noProof/>
      </w:rPr>
      <w:fldChar w:fldCharType="end"/>
    </w:r>
    <w:r w:rsidRPr="00AF4986">
      <w:rPr>
        <w:rStyle w:val="PageNumber"/>
      </w:rPr>
      <w:tab/>
    </w:r>
    <w:r w:rsidRPr="00024424">
      <w:t xml:space="preserve">HL7 Version 2.5.1 IG: </w:t>
    </w:r>
    <w:r w:rsidRPr="005C6552">
      <w:t xml:space="preserve">Laboratory Results Interface for US Realm, Release </w:t>
    </w:r>
    <w:r>
      <w:t>1</w:t>
    </w:r>
  </w:p>
  <w:p w14:paraId="38524189" w14:textId="77777777" w:rsidR="000A1D70" w:rsidRPr="00AF4986" w:rsidRDefault="000A1D70" w:rsidP="00667BA9">
    <w:pPr>
      <w:pStyle w:val="Footer"/>
      <w:tabs>
        <w:tab w:val="right" w:pos="13680"/>
      </w:tabs>
    </w:pPr>
    <w:r>
      <w:t>September</w:t>
    </w:r>
    <w:r w:rsidRPr="00AF4986">
      <w:t xml:space="preserve"> 2011</w:t>
    </w:r>
    <w:r w:rsidRPr="00AF4986">
      <w:tab/>
      <w:t>© 2011 Health Level Seven International</w:t>
    </w:r>
    <w:r>
      <w:t xml:space="preserve">. </w:t>
    </w:r>
    <w:r w:rsidRPr="00AF4986">
      <w:t>All rights reserved.</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708D09" w14:textId="77777777" w:rsidR="000A1D70" w:rsidRPr="00460548" w:rsidRDefault="000A1D70" w:rsidP="00667BA9">
    <w:pPr>
      <w:pStyle w:val="Footer"/>
      <w:tabs>
        <w:tab w:val="right" w:pos="13680"/>
      </w:tabs>
    </w:pPr>
    <w:r w:rsidRPr="00024424">
      <w:t xml:space="preserve">HL7 Version 2.5.1 IG: </w:t>
    </w:r>
    <w:r w:rsidRPr="005C6552">
      <w:t xml:space="preserve">Laboratory Results Interface for US Realm, Release </w:t>
    </w:r>
    <w:r>
      <w:t>1</w:t>
    </w:r>
    <w:r w:rsidRPr="00460548">
      <w:tab/>
      <w:t xml:space="preserve">Page </w:t>
    </w:r>
    <w:r>
      <w:fldChar w:fldCharType="begin"/>
    </w:r>
    <w:r>
      <w:instrText xml:space="preserve"> PAGE </w:instrText>
    </w:r>
    <w:r>
      <w:fldChar w:fldCharType="separate"/>
    </w:r>
    <w:r w:rsidR="00783AFC">
      <w:rPr>
        <w:noProof/>
      </w:rPr>
      <w:t>13</w:t>
    </w:r>
    <w:r>
      <w:rPr>
        <w:noProof/>
      </w:rPr>
      <w:fldChar w:fldCharType="end"/>
    </w:r>
    <w:r w:rsidRPr="00460548">
      <w:t>-</w:t>
    </w:r>
    <w:r w:rsidR="001C047D">
      <w:fldChar w:fldCharType="begin"/>
    </w:r>
    <w:r w:rsidR="001C047D">
      <w:instrText xml:space="preserve"> NUMPAGES </w:instrText>
    </w:r>
    <w:r w:rsidR="001C047D">
      <w:fldChar w:fldCharType="separate"/>
    </w:r>
    <w:r w:rsidR="00783AFC">
      <w:rPr>
        <w:noProof/>
      </w:rPr>
      <w:t>25</w:t>
    </w:r>
    <w:r w:rsidR="001C047D">
      <w:rPr>
        <w:noProof/>
      </w:rPr>
      <w:fldChar w:fldCharType="end"/>
    </w:r>
  </w:p>
  <w:p w14:paraId="2ADF72DB" w14:textId="77777777" w:rsidR="000A1D70" w:rsidRPr="00460548" w:rsidRDefault="000A1D70" w:rsidP="00667BA9">
    <w:pPr>
      <w:pStyle w:val="Footer"/>
      <w:tabs>
        <w:tab w:val="right" w:pos="13680"/>
      </w:tabs>
    </w:pPr>
    <w:r w:rsidRPr="00460548">
      <w:t>© 2011 Health Level Seven International</w:t>
    </w:r>
    <w:r>
      <w:t xml:space="preserve">. </w:t>
    </w:r>
    <w:r w:rsidRPr="00460548">
      <w:t>All rights reserved.</w:t>
    </w:r>
    <w:r w:rsidRPr="00460548">
      <w:tab/>
    </w:r>
    <w:r>
      <w:t>September</w:t>
    </w:r>
    <w:r w:rsidRPr="00460548">
      <w:t xml:space="preserve"> 2011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3635FD" w14:textId="77777777" w:rsidR="001C047D" w:rsidRDefault="001C047D">
      <w:r>
        <w:separator/>
      </w:r>
    </w:p>
    <w:p w14:paraId="1BC20F51" w14:textId="77777777" w:rsidR="001C047D" w:rsidRDefault="001C047D"/>
  </w:footnote>
  <w:footnote w:type="continuationSeparator" w:id="0">
    <w:p w14:paraId="66B45A35" w14:textId="77777777" w:rsidR="001C047D" w:rsidRDefault="001C047D">
      <w:r>
        <w:continuationSeparator/>
      </w:r>
    </w:p>
    <w:p w14:paraId="2FF58017" w14:textId="77777777" w:rsidR="001C047D" w:rsidRDefault="001C047D"/>
  </w:footnote>
  <w:footnote w:id="1">
    <w:p w14:paraId="7F09B677" w14:textId="77777777" w:rsidR="000A1D70" w:rsidRDefault="000A1D70">
      <w:pPr>
        <w:pStyle w:val="FootnoteText"/>
      </w:pPr>
      <w:ins w:id="1358" w:author="Bob Yencha" w:date="2011-12-19T12:10:00Z">
        <w:r>
          <w:rPr>
            <w:rStyle w:val="FootnoteReference"/>
          </w:rPr>
          <w:footnoteRef/>
        </w:r>
        <w:r>
          <w:t xml:space="preserve"> </w:t>
        </w:r>
        <w:r>
          <w:rPr>
            <w:color w:val="000000"/>
          </w:rPr>
          <w:t>D</w:t>
        </w:r>
        <w:r w:rsidRPr="002B4117">
          <w:rPr>
            <w:color w:val="000000"/>
          </w:rPr>
          <w:t>erived from the CLIA definition</w:t>
        </w:r>
        <w:r>
          <w:rPr>
            <w:color w:val="000000"/>
          </w:rPr>
          <w:t xml:space="preserve"> (</w:t>
        </w:r>
      </w:ins>
      <w:ins w:id="1359" w:author="Bob Yencha" w:date="2011-12-19T12:11:00Z">
        <w:r w:rsidRPr="00307E9C">
          <w:rPr>
            <w:rFonts w:ascii="Arial" w:hAnsi="Arial"/>
            <w:color w:val="000000"/>
          </w:rPr>
          <w:t>https://www.cms.gov/CLIA/07_Program_Descriptions_Projects.asp#TopOfPage</w:t>
        </w:r>
        <w:r>
          <w:rPr>
            <w:rFonts w:ascii="Arial" w:hAnsi="Arial"/>
            <w:color w:val="000000"/>
          </w:rPr>
          <w:t>).</w:t>
        </w:r>
      </w:ins>
      <w:ins w:id="1360" w:author="Bob Yencha" w:date="2011-12-19T12:10:00Z">
        <w:r w:rsidRPr="002B4117">
          <w:rPr>
            <w:color w:val="000000"/>
          </w:rPr>
          <w:t xml:space="preserve"> </w:t>
        </w:r>
      </w:ins>
      <w:ins w:id="1361" w:author="Bob Yencha" w:date="2011-12-19T12:12:00Z">
        <w:r>
          <w:rPr>
            <w:color w:val="000000"/>
          </w:rPr>
          <w:t>Future Use Cases may require</w:t>
        </w:r>
      </w:ins>
      <w:ins w:id="1362" w:author="Bob Yencha" w:date="2011-12-19T12:10:00Z">
        <w:r>
          <w:rPr>
            <w:color w:val="000000"/>
          </w:rPr>
          <w:t xml:space="preserve"> expansion to </w:t>
        </w:r>
      </w:ins>
      <w:ins w:id="1363" w:author="Bob Yencha" w:date="2011-12-19T12:13:00Z">
        <w:r>
          <w:rPr>
            <w:color w:val="000000"/>
          </w:rPr>
          <w:t xml:space="preserve">include </w:t>
        </w:r>
      </w:ins>
      <w:ins w:id="1364" w:author="Bob Yencha" w:date="2011-12-19T12:10:00Z">
        <w:r>
          <w:rPr>
            <w:color w:val="000000"/>
          </w:rPr>
          <w:t>non-human</w:t>
        </w:r>
      </w:ins>
      <w:ins w:id="1365" w:author="Bob Yencha" w:date="2011-12-19T12:13:00Z">
        <w:r>
          <w:rPr>
            <w:color w:val="000000"/>
          </w:rPr>
          <w:t xml:space="preserve"> subjects.</w:t>
        </w:r>
      </w:ins>
    </w:p>
  </w:footnote>
  <w:footnote w:id="2">
    <w:p w14:paraId="32A9FA54" w14:textId="77777777" w:rsidR="000A1D70" w:rsidRDefault="000A1D70" w:rsidP="00635537">
      <w:pPr>
        <w:pStyle w:val="FootnoteText"/>
      </w:pPr>
      <w:r>
        <w:rPr>
          <w:rStyle w:val="FootnoteReference"/>
        </w:rPr>
        <w:footnoteRef/>
      </w:r>
      <w:r>
        <w:t xml:space="preserve"> See the </w:t>
      </w:r>
      <w:hyperlink r:id="rId1" w:history="1">
        <w:r w:rsidRPr="001039A2">
          <w:rPr>
            <w:rStyle w:val="Hyperlink"/>
            <w:rFonts w:ascii="Times New Roman" w:hAnsi="Times New Roman"/>
            <w:sz w:val="16"/>
          </w:rPr>
          <w:t>S&amp;I LRI Use Case, Section 2.3 Structured Data Definition</w:t>
        </w:r>
      </w:hyperlink>
    </w:p>
  </w:footnote>
  <w:footnote w:id="3">
    <w:p w14:paraId="3DF52F2C" w14:textId="77777777" w:rsidR="000A1D70" w:rsidRDefault="000A1D70">
      <w:pPr>
        <w:pStyle w:val="FootnoteText"/>
        <w:ind w:left="0" w:firstLine="0"/>
      </w:pPr>
      <w:r w:rsidRPr="00E27717">
        <w:rPr>
          <w:rStyle w:val="FootnoteReference"/>
        </w:rPr>
        <w:footnoteRef/>
      </w:r>
      <w:r w:rsidRPr="00E27717">
        <w:t xml:space="preserve"> The current version of the HL7 Implementation Guidance for Unique Object Identifiers (OIDs), Release 1 </w:t>
      </w:r>
      <w:del w:id="1428" w:author="Bob Yencha" w:date="2011-12-03T10:02:00Z">
        <w:r w:rsidRPr="00E27717" w:rsidDel="0057298B">
          <w:delText xml:space="preserve">can </w:delText>
        </w:r>
      </w:del>
      <w:ins w:id="1429" w:author="Bob Yencha" w:date="2011-12-03T10:02:00Z">
        <w:r>
          <w:t xml:space="preserve">is available </w:t>
        </w:r>
      </w:ins>
      <w:ins w:id="1430" w:author="Bob Yencha" w:date="2011-12-03T10:03:00Z">
        <w:r>
          <w:t>from HL7 (</w:t>
        </w:r>
      </w:ins>
      <w:del w:id="1431" w:author="Bob Yencha" w:date="2011-12-03T10:02:00Z">
        <w:r>
          <w:delText>be found at:</w:delText>
        </w:r>
      </w:del>
      <w:del w:id="1432" w:author="Bob Yencha" w:date="2011-12-03T10:03:00Z">
        <w:r>
          <w:delText xml:space="preserve">  </w:delText>
        </w:r>
      </w:del>
      <w:ins w:id="1433" w:author="Bob Yencha" w:date="2011-12-03T10:03:00Z">
        <w:r w:rsidRPr="0057298B">
          <w:rPr>
            <w:rStyle w:val="FollowedHyperlink"/>
          </w:rPr>
          <w:fldChar w:fldCharType="begin"/>
        </w:r>
        <w:r>
          <w:rPr>
            <w:rStyle w:val="FollowedHyperlink"/>
          </w:rPr>
          <w:instrText xml:space="preserve"> HYPERLINK "</w:instrText>
        </w:r>
      </w:ins>
      <w:r>
        <w:rPr>
          <w:rStyle w:val="FollowedHyperlink"/>
        </w:rPr>
        <w:instrText>http://www.hl7.org</w:instrText>
      </w:r>
      <w:ins w:id="1434" w:author="Bob Yencha" w:date="2011-12-03T10:03:00Z">
        <w:r>
          <w:rPr>
            <w:rStyle w:val="FollowedHyperlink"/>
          </w:rPr>
          <w:instrText xml:space="preserve">" </w:instrText>
        </w:r>
        <w:r w:rsidRPr="0057298B">
          <w:rPr>
            <w:rStyle w:val="FollowedHyperlink"/>
          </w:rPr>
          <w:fldChar w:fldCharType="separate"/>
        </w:r>
      </w:ins>
      <w:del w:id="1435" w:author="Bob Yencha" w:date="2011-12-03T10:03:00Z">
        <w:r w:rsidRPr="00515434">
          <w:rPr>
            <w:rStyle w:val="Hyperlink"/>
            <w:rFonts w:ascii="Times New Roman" w:hAnsi="Times New Roman"/>
            <w:sz w:val="16"/>
          </w:rPr>
          <w:delText>http://</w:delText>
        </w:r>
      </w:del>
      <w:r w:rsidRPr="00515434">
        <w:rPr>
          <w:rStyle w:val="Hyperlink"/>
          <w:rFonts w:ascii="Times New Roman" w:hAnsi="Times New Roman"/>
          <w:sz w:val="16"/>
        </w:rPr>
        <w:t>www.hl7.org</w:t>
      </w:r>
      <w:ins w:id="1436" w:author="Bob Yencha" w:date="2011-12-03T10:03:00Z">
        <w:r w:rsidRPr="0057298B">
          <w:rPr>
            <w:rStyle w:val="FollowedHyperlink"/>
          </w:rPr>
          <w:fldChar w:fldCharType="end"/>
        </w:r>
        <w:r>
          <w:rPr>
            <w:rStyle w:val="FollowedHyperlink"/>
          </w:rPr>
          <w:t>)</w:t>
        </w:r>
      </w:ins>
      <w:r w:rsidRPr="00F756F4">
        <w:rPr>
          <w:rStyle w:val="FollowedHyperlink"/>
        </w:rPr>
        <w:t>.</w:t>
      </w:r>
      <w:ins w:id="1437" w:author="Bob Yencha" w:date="2011-12-03T10:02:00Z">
        <w:r>
          <w:rPr>
            <w:rStyle w:val="FollowedHyperlink"/>
          </w:rPr>
          <w:t xml:space="preserve"> </w:t>
        </w:r>
        <w:r>
          <w:t>Members may obtain a copy without charge in the Members-only area of the site, others may purchase a copy for a nominal fee via the HL7 Store</w:t>
        </w:r>
      </w:ins>
    </w:p>
  </w:footnote>
  <w:footnote w:id="4">
    <w:p w14:paraId="021F8FD8" w14:textId="77777777" w:rsidR="000A1D70" w:rsidRDefault="000A1D70" w:rsidP="00AD0EFF">
      <w:pPr>
        <w:pStyle w:val="FootnoteText"/>
      </w:pPr>
      <w:r>
        <w:rPr>
          <w:rStyle w:val="FootnoteReference"/>
        </w:rPr>
        <w:footnoteRef/>
      </w:r>
      <w:r>
        <w:t xml:space="preserve"> The referenced documents are all available from HL7</w:t>
      </w:r>
      <w:r w:rsidRPr="00553BEE">
        <w:rPr>
          <w:sz w:val="10"/>
        </w:rPr>
        <w:t xml:space="preserve"> (</w:t>
      </w:r>
      <w:hyperlink r:id="rId2" w:history="1">
        <w:r>
          <w:rPr>
            <w:rStyle w:val="Hyperlink"/>
            <w:rFonts w:ascii="Times New Roman" w:hAnsi="Times New Roman"/>
            <w:sz w:val="18"/>
          </w:rPr>
          <w:t>www.hl</w:t>
        </w:r>
        <w:r w:rsidRPr="00553BEE">
          <w:rPr>
            <w:rStyle w:val="Hyperlink"/>
            <w:rFonts w:ascii="Times New Roman" w:hAnsi="Times New Roman"/>
            <w:sz w:val="18"/>
          </w:rPr>
          <w:t>7.org</w:t>
        </w:r>
      </w:hyperlink>
      <w:ins w:id="1455" w:author="Bob Yencha" w:date="2011-11-21T22:26:00Z">
        <w:r>
          <w:t xml:space="preserve">) – Members may obtain a copy without charge in the Members-only area of the site, others may purchase a copy for a nominal fee via the </w:t>
        </w:r>
      </w:ins>
      <w:ins w:id="1456" w:author="Bob Yencha" w:date="2011-11-21T22:27:00Z">
        <w:r>
          <w:t>HL7 Store.</w:t>
        </w:r>
      </w:ins>
      <w:del w:id="1457" w:author="Bob Yencha" w:date="2011-11-21T22:26:00Z">
        <w:r w:rsidRPr="00553BEE" w:rsidDel="00750D25">
          <w:rPr>
            <w:sz w:val="10"/>
          </w:rPr>
          <w:delText>)</w:delText>
        </w:r>
      </w:del>
    </w:p>
  </w:footnote>
  <w:footnote w:id="5">
    <w:p w14:paraId="0FDDF151" w14:textId="77777777" w:rsidR="000A1D70" w:rsidRDefault="000A1D70" w:rsidP="00667BA9">
      <w:pPr>
        <w:pStyle w:val="FootnoteText"/>
      </w:pPr>
      <w:r>
        <w:rPr>
          <w:rStyle w:val="FootnoteReference"/>
        </w:rPr>
        <w:footnoteRef/>
      </w:r>
      <w:r>
        <w:t xml:space="preserve"> T</w:t>
      </w:r>
      <w:r w:rsidRPr="00242902">
        <w:t xml:space="preserve">here are multiple interpretations of “RE” when a value is known. One is “the capability must always be supported and a value is sent if known”, the other is “the capability must always be supported and a value may or may not be sent even when known based on a condition external to the profile specification. The condition may </w:t>
      </w:r>
      <w:r>
        <w:t>be noted in the profile but can</w:t>
      </w:r>
      <w:r w:rsidRPr="00242902">
        <w:t>not be processed automatically”</w:t>
      </w:r>
      <w:r>
        <w:t xml:space="preserve">. </w:t>
      </w:r>
      <w:r w:rsidRPr="00242902">
        <w:t>This is what can be interpreted from the “relevant” part of the definition.</w:t>
      </w:r>
      <w:r>
        <w:t xml:space="preserve"> Regardless of the interpretation the “RE” usage code, a set of test circumstances can be developed to sufficiently test the “RE” element. See the “Conformity Assessment of Conformance Constructs” section for more details.</w:t>
      </w:r>
    </w:p>
  </w:footnote>
  <w:footnote w:id="6">
    <w:p w14:paraId="507F6B79" w14:textId="77777777" w:rsidR="000A1D70" w:rsidRDefault="000A1D70" w:rsidP="00667BA9">
      <w:pPr>
        <w:pStyle w:val="FootnoteText"/>
      </w:pPr>
      <w:r>
        <w:rPr>
          <w:rStyle w:val="FootnoteReference"/>
        </w:rPr>
        <w:footnoteRef/>
      </w:r>
      <w:r>
        <w:t xml:space="preserve"> While CLIA requires a laboratory to maintain positive identification of a specimen reporting, that information as part of the result is not required.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417075" w14:textId="77777777" w:rsidR="000A1D70" w:rsidRDefault="000A1D70" w:rsidP="00667BA9">
    <w:pPr>
      <w:pStyle w:val="Header"/>
    </w:pPr>
    <w:r>
      <w:t>Reviewers Notes, Acknowledgements, Copyrights</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E1B34D" w14:textId="77777777" w:rsidR="000A1D70" w:rsidRDefault="000A1D70" w:rsidP="00667BA9">
    <w:pPr>
      <w:pStyle w:val="Header"/>
      <w:spacing w:before="60" w:after="240" w:line="199" w:lineRule="auto"/>
      <w:jc w:val="right"/>
      <w:rPr>
        <w:u w:color="808080"/>
      </w:rPr>
    </w:pPr>
    <w:r>
      <w:rPr>
        <w:u w:color="808080"/>
      </w:rPr>
      <w:t>Index of Figures</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578AC4" w14:textId="77777777" w:rsidR="000A1D70" w:rsidRDefault="000A1D70">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762955" w14:textId="77777777" w:rsidR="000A1D70" w:rsidRPr="00E753C9" w:rsidRDefault="000A1D70" w:rsidP="00E753C9">
    <w:pPr>
      <w:pStyle w:val="Header"/>
      <w:ind w:left="0" w:firstLine="0"/>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C16436" w14:textId="77777777" w:rsidR="000A1D70" w:rsidRDefault="000A1D70" w:rsidP="00667BA9">
    <w:pPr>
      <w:pStyle w:val="Header"/>
      <w:jc w:val="right"/>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B65504" w14:textId="77777777" w:rsidR="000A1D70" w:rsidRDefault="000A1D70">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BC1B30" w14:textId="77777777" w:rsidR="000A1D70" w:rsidRDefault="000A1D70">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D26F2" w14:textId="77777777" w:rsidR="000A1D70" w:rsidRDefault="000A1D70" w:rsidP="00E753C9">
    <w:pPr>
      <w:pStyle w:val="Header"/>
      <w:jc w:val="right"/>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0A22E8" w14:textId="77777777" w:rsidR="000A1D70" w:rsidRDefault="000A1D70">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512C6C" w14:textId="77777777" w:rsidR="000A1D70" w:rsidRDefault="000A1D70" w:rsidP="00667BA9">
    <w:pPr>
      <w:pStyle w:val="Header"/>
      <w:spacing w:before="60" w:after="240" w:line="199" w:lineRule="auto"/>
      <w:rPr>
        <w:u w:color="808080"/>
      </w:rP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2CDDFA" w14:textId="77777777" w:rsidR="000A1D70" w:rsidRDefault="000A1D70" w:rsidP="00667BA9">
    <w:pPr>
      <w:pStyle w:val="Header"/>
      <w:spacing w:before="60" w:after="240" w:line="199" w:lineRule="auto"/>
      <w:jc w:val="right"/>
      <w:rPr>
        <w:u w:color="80808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78835E" w14:textId="77777777" w:rsidR="000A1D70" w:rsidRDefault="000A1D70" w:rsidP="00667BA9">
    <w:pPr>
      <w:pStyle w:val="Header"/>
      <w:jc w:val="right"/>
    </w:pPr>
    <w:r>
      <w:t>Reviewers Notes, Acknowledgments, Copyrights</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2BD709" w14:textId="77777777" w:rsidR="000A1D70" w:rsidRDefault="000A1D70">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CC3727" w14:textId="77777777" w:rsidR="000A1D70" w:rsidRDefault="000A1D70" w:rsidP="006D6BF8">
    <w:pPr>
      <w:pStyle w:val="Header"/>
      <w:rPr>
        <w:u w:color="808080"/>
      </w:rPr>
    </w:pPr>
    <w:r w:rsidRPr="00C06997">
      <w:rPr>
        <w:noProof/>
        <w:lang w:eastAsia="en-US"/>
      </w:rPr>
      <w:t xml:space="preserve"> </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55ECFE" w14:textId="3CA1A458" w:rsidR="000A1D70" w:rsidRDefault="000A1D70" w:rsidP="00C42B2B">
    <w:pPr>
      <w:pStyle w:val="Header"/>
      <w:tabs>
        <w:tab w:val="left" w:pos="9980"/>
        <w:tab w:val="right" w:pos="13968"/>
      </w:tabs>
      <w:rPr>
        <w:u w:color="808080"/>
      </w:rPr>
    </w:pPr>
    <w:del w:id="5297" w:author="Bob Yencha" w:date="2011-12-20T00:29:00Z">
      <w:r w:rsidDel="00B354E3">
        <w:rPr>
          <w:noProof/>
          <w:lang w:eastAsia="en-US"/>
        </w:rPr>
        <w:tab/>
      </w:r>
      <w:r w:rsidDel="00B354E3">
        <w:rPr>
          <w:noProof/>
          <w:lang w:eastAsia="en-US"/>
        </w:rPr>
        <w:tab/>
      </w:r>
      <w:r w:rsidDel="00B354E3">
        <w:rPr>
          <w:noProof/>
          <w:lang w:eastAsia="en-US"/>
        </w:rPr>
        <w:tab/>
      </w:r>
    </w:del>
    <w:del w:id="5298" w:author="Bob Yencha" w:date="2011-11-21T18:01:00Z">
      <w:r w:rsidR="00783AFC">
        <w:rPr>
          <w:noProof/>
          <w:lang w:eastAsia="en-US"/>
        </w:rPr>
        <mc:AlternateContent>
          <mc:Choice Requires="wps">
            <w:drawing>
              <wp:anchor distT="0" distB="0" distL="114300" distR="114300" simplePos="0" relativeHeight="251658240" behindDoc="1" locked="0" layoutInCell="1" allowOverlap="1" wp14:anchorId="419611A1" wp14:editId="7B02FC9A">
                <wp:simplePos x="0" y="0"/>
                <wp:positionH relativeFrom="margin">
                  <wp:align>center</wp:align>
                </wp:positionH>
                <wp:positionV relativeFrom="margin">
                  <wp:align>center</wp:align>
                </wp:positionV>
                <wp:extent cx="6961505" cy="2320290"/>
                <wp:effectExtent l="0" t="1981200" r="0" b="1670685"/>
                <wp:wrapNone/>
                <wp:docPr id="1" name="WordArt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961505" cy="232029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4AA73F77" w14:textId="77777777" w:rsidR="00783AFC" w:rsidRDefault="00783AFC" w:rsidP="00783AFC">
                            <w:pPr>
                              <w:pStyle w:val="NormalWeb"/>
                              <w:spacing w:before="0" w:beforeAutospacing="0" w:after="0" w:afterAutospacing="0"/>
                              <w:jc w:val="center"/>
                            </w:pPr>
                            <w:r>
                              <w:rPr>
                                <w:rFonts w:ascii="Arial Narrow" w:hAnsi="Arial Narrow"/>
                                <w:color w:val="000000"/>
                                <w:sz w:val="2"/>
                                <w:szCs w:val="2"/>
                                <w14:textFill>
                                  <w14:solidFill>
                                    <w14:srgbClr w14:val="000000">
                                      <w14:alpha w14:val="45000"/>
                                    </w14:srgbClr>
                                  </w14:solidFill>
                                </w14:textFill>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419611A1" id="_x0000_t202" coordsize="21600,21600" o:spt="202" path="m,l,21600r21600,l21600,xe">
                <v:stroke joinstyle="miter"/>
                <v:path gradientshapeok="t" o:connecttype="rect"/>
              </v:shapetype>
              <v:shape id="WordArt 53" o:spid="_x0000_s1026" type="#_x0000_t202" style="position:absolute;left:0;text-align:left;margin-left:0;margin-top:0;width:548.15pt;height:182.7pt;rotation:-45;z-index:-25165824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" filled="f" stroked="f">
                <v:stroke joinstyle="round"/>
                <o:lock v:ext="edit" shapetype="t"/>
                <v:textbox style="mso-fit-shape-to-text:t">
                  <w:txbxContent>
                    <w:p w14:paraId="4AA73F77" w14:textId="77777777" w:rsidR="00783AFC" w:rsidRDefault="00783AFC" w:rsidP="00783AFC">
                      <w:pPr>
                        <w:pStyle w:val="NormalWeb"/>
                        <w:spacing w:before="0" w:beforeAutospacing="0" w:after="0" w:afterAutospacing="0"/>
                        <w:jc w:val="center"/>
                      </w:pPr>
                      <w:r>
                        <w:rPr>
                          <w:rFonts w:ascii="Arial Narrow" w:hAnsi="Arial Narrow"/>
                          <w:color w:val="000000"/>
                          <w:sz w:val="2"/>
                          <w:szCs w:val="2"/>
                          <w14:textFill>
                            <w14:solidFill>
                              <w14:srgbClr w14:val="000000">
                                <w14:alpha w14:val="45000"/>
                              </w14:srgbClr>
                            </w14:solidFill>
                          </w14:textFill>
                        </w:rPr>
                        <w:t>DRAFT</w:t>
                      </w:r>
                    </w:p>
                  </w:txbxContent>
                </v:textbox>
                <w10:wrap anchorx="margin" anchory="margin"/>
              </v:shape>
            </w:pict>
          </mc:Fallback>
        </mc:AlternateContent>
      </w:r>
    </w:del>
    <w:r w:rsidRPr="00C06997">
      <w:rPr>
        <w:noProof/>
        <w:lang w:eastAsia="en-US"/>
      </w:rPr>
      <w:t xml:space="preserve"> </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8233A5" w14:textId="77777777" w:rsidR="000A1D70" w:rsidRPr="008D262D" w:rsidRDefault="000A1D70" w:rsidP="008D262D">
    <w:pPr>
      <w:pStyle w:val="Heade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755A86" w14:textId="77777777" w:rsidR="000A1D70" w:rsidRDefault="001C047D">
    <w:pPr>
      <w:pStyle w:val="Header"/>
    </w:pPr>
    <w:ins w:id="5748" w:author="Bob Yencha" w:date="2011-12-20T00:42:00Z">
      <w:r>
        <w:rPr>
          <w:noProof/>
        </w:rPr>
        <w:pict w14:anchorId="352F2B0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6" o:spid="_x0000_s2158" type="#_x0000_t136" style="position:absolute;left:0;text-align:left;margin-left:0;margin-top:0;width:532.95pt;height:76.1pt;rotation:315;z-index:-251604992;mso-wrap-edited:f;mso-position-horizontal:center;mso-position-horizontal-relative:margin;mso-position-vertical:center;mso-position-vertical-relative:margin" wrapcoords="21205 8126 21053 7699 20688 8126 20597 8768 19837 7699 19169 4063 18744 2566 18531 3849 17164 3849 17103 4277 17316 10265 17407 14970 15979 5132 15675 7912 14977 7912 13974 3849 13731 2994 13670 3635 13427 4491 12941 3207 12789 3849 12789 4704 12941 7912 12212 4704 11787 3207 11665 3849 10967 3849 10936 4063 11118 9409 11179 10265 11179 14542 10177 8126 9782 6415 9235 9196 8658 7057 7655 2352 7139 5560 6865 8554 7139 10906 5802 5560 5681 5346 5377 3421 5012 2780 4800 4277 4648 7699 4405 8340 4405 9196 4648 12617 4040 8554 3524 6843 3341 8126 3037 7912 2734 7912 1306 4063 729 3635 0 4063 243 10265 243 14970 30 16467 182 17536 1275 17536 1701 16039 1853 16681 2521 17964 2582 17536 2794 17536 2794 16895 2612 12831 3311 17322 3615 18178 3827 16467 4040 17750 5225 17322 5286 16895 5194 16039 5893 17964 6136 16039 6106 14970 5802 11120 6379 14756 7230 18392 7382 17322 7746 17108 7716 16895 7473 13045 7959 16253 8597 18605 8810 17536 9934 17322 9994 16895 9751 14542 9843 10265 10632 15611 11331 18819 11544 17536 11817 17322 11817 16681 11544 12831 11817 14328 12820 17964 12972 17536 14035 17322 14096 16895 14096 16039 14916 18178 15068 17750 15341 16039 16192 17536 16435 16039 16070 10693 16374 8982 16374 8340 16070 5988 17741 17322 18379 17964 18835 15611 19017 16681 19716 18178 19898 17964 20111 16681 20232 15825 20354 16467 21113 17964 21508 15184 21539 10479 21508 10265 21205 8126" fillcolor="black" stroked="f">
            <v:fill opacity="26214f"/>
            <v:textpath style="font-family:&quot;Times New Roman&quot;;font-size:1pt" string="Draft for Pilot Use"/>
            <w10:wrap anchorx="margin" anchory="margin"/>
          </v:shape>
        </w:pict>
      </w:r>
    </w:ins>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668086" w14:textId="77777777" w:rsidR="000A1D70" w:rsidRDefault="000A1D70">
    <w:pPr>
      <w:pStyle w:val="Heade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691C63" w14:textId="77777777" w:rsidR="000A1D70" w:rsidRDefault="001C047D">
    <w:pPr>
      <w:pStyle w:val="Header"/>
    </w:pPr>
    <w:ins w:id="5749" w:author="Bob Yencha" w:date="2011-12-20T00:42:00Z">
      <w:r>
        <w:rPr>
          <w:noProof/>
        </w:rPr>
        <w:pict w14:anchorId="6D916CD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 o:spid="_x0000_s2159" type="#_x0000_t136" style="position:absolute;left:0;text-align:left;margin-left:0;margin-top:0;width:532.95pt;height:76.1pt;rotation:315;z-index:-251602944;mso-wrap-edited:f;mso-position-horizontal:center;mso-position-horizontal-relative:margin;mso-position-vertical:center;mso-position-vertical-relative:margin" wrapcoords="21205 8126 21053 7699 20688 8126 20597 8768 19837 7699 19169 4063 18744 2566 18531 3849 17164 3849 17103 4277 17316 10265 17407 14970 15979 5132 15675 7912 14977 7912 13974 3849 13731 2994 13670 3635 13427 4491 12941 3207 12789 3849 12789 4704 12941 7912 12212 4704 11787 3207 11665 3849 10967 3849 10936 4063 11118 9409 11179 10265 11179 14542 10177 8126 9782 6415 9235 9196 8658 7057 7655 2352 7139 5560 6865 8554 7139 10906 5802 5560 5681 5346 5377 3421 5012 2780 4800 4277 4648 7699 4405 8340 4405 9196 4648 12617 4040 8554 3524 6843 3341 8126 3037 7912 2734 7912 1306 4063 729 3635 0 4063 243 10265 243 14970 30 16467 182 17536 1275 17536 1701 16039 1853 16681 2521 17964 2582 17536 2794 17536 2794 16895 2612 12831 3311 17322 3615 18178 3827 16467 4040 17750 5225 17322 5286 16895 5194 16039 5893 17964 6136 16039 6106 14970 5802 11120 6379 14756 7230 18392 7382 17322 7746 17108 7716 16895 7473 13045 7959 16253 8597 18605 8810 17536 9934 17322 9994 16895 9751 14542 9843 10265 10632 15611 11331 18819 11544 17536 11817 17322 11817 16681 11544 12831 11817 14328 12820 17964 12972 17536 14035 17322 14096 16895 14096 16039 14916 18178 15068 17750 15341 16039 16192 17536 16435 16039 16070 10693 16374 8982 16374 8340 16070 5988 17741 17322 18379 17964 18835 15611 19017 16681 19716 18178 19898 17964 20111 16681 20232 15825 20354 16467 21113 17964 21508 15184 21539 10479 21508 10265 21205 8126" fillcolor="black" stroked="f">
            <v:fill opacity="26214f"/>
            <v:textpath style="font-family:&quot;Times New Roman&quot;;font-size:1pt" string="Draft for Pilot Use"/>
            <w10:wrap anchorx="margin" anchory="margin"/>
          </v:shape>
        </w:pict>
      </w:r>
    </w:ins>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15443" w14:textId="77777777" w:rsidR="000A1D70" w:rsidRPr="00326214" w:rsidRDefault="000A1D70" w:rsidP="00326214">
    <w:pPr>
      <w:pStyle w:val="Header"/>
      <w:rPr>
        <w:u w:color="000080"/>
      </w:rPr>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E09822" w14:textId="77777777" w:rsidR="000A1D70" w:rsidRPr="000F67AE" w:rsidRDefault="000A1D70" w:rsidP="00667BA9">
    <w:pPr>
      <w:pStyle w:val="Header"/>
      <w:spacing w:before="60" w:after="240" w:line="199" w:lineRule="auto"/>
      <w:jc w:val="right"/>
      <w:rPr>
        <w:u w:color="808080"/>
      </w:rPr>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2DC7C8" w14:textId="77777777" w:rsidR="000A1D70" w:rsidRDefault="000A1D7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9BD6B1" w14:textId="77777777" w:rsidR="000A1D70" w:rsidRDefault="000A1D70" w:rsidP="00667BA9">
    <w:pPr>
      <w:pStyle w:val="Header"/>
      <w:spacing w:before="60" w:after="240" w:line="199" w:lineRule="auto"/>
      <w:rPr>
        <w:u w:color="808080"/>
      </w:rPr>
    </w:pPr>
    <w:r>
      <w:rPr>
        <w:u w:color="808080"/>
      </w:rPr>
      <w:t>Table of Contents</w:t>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EACE85" w14:textId="77777777" w:rsidR="000A1D70" w:rsidRDefault="000A1D70">
    <w:pPr>
      <w:pStyle w:val="Header"/>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D2228B" w14:textId="77777777" w:rsidR="000A1D70" w:rsidRDefault="000A1D70">
    <w:pPr>
      <w:pStyle w:val="Header"/>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0C3134" w14:textId="77777777" w:rsidR="000A1D70" w:rsidRDefault="000A1D70">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924F73" w14:textId="77777777" w:rsidR="000A1D70" w:rsidRDefault="000A1D70" w:rsidP="00667BA9">
    <w:pPr>
      <w:pStyle w:val="Header"/>
      <w:spacing w:before="60" w:after="240" w:line="199" w:lineRule="auto"/>
      <w:jc w:val="right"/>
      <w:rPr>
        <w:u w:color="808080"/>
      </w:rPr>
    </w:pPr>
    <w:r>
      <w:rPr>
        <w:u w:color="808080"/>
      </w:rPr>
      <w:t>Table of Contents</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7551E5" w14:textId="77777777" w:rsidR="000A1D70" w:rsidRDefault="000A1D70">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431630" w14:textId="77777777" w:rsidR="000A1D70" w:rsidRDefault="000A1D70" w:rsidP="00667BA9">
    <w:pPr>
      <w:pStyle w:val="Header"/>
      <w:spacing w:before="60" w:after="240" w:line="199" w:lineRule="auto"/>
      <w:rPr>
        <w:u w:color="808080"/>
      </w:rPr>
    </w:pPr>
    <w:r>
      <w:rPr>
        <w:u w:color="808080"/>
      </w:rPr>
      <w:t>Index of Tables</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76B9C" w14:textId="77777777" w:rsidR="000A1D70" w:rsidRDefault="000A1D70" w:rsidP="00667BA9">
    <w:pPr>
      <w:pStyle w:val="Header"/>
      <w:spacing w:before="60" w:after="240" w:line="199" w:lineRule="auto"/>
      <w:jc w:val="right"/>
      <w:rPr>
        <w:u w:color="808080"/>
      </w:rPr>
    </w:pPr>
    <w:r>
      <w:rPr>
        <w:u w:color="808080"/>
      </w:rPr>
      <w:t>Index of Tables</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34ABC4" w14:textId="77777777" w:rsidR="000A1D70" w:rsidRDefault="000A1D70">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A7D652" w14:textId="77777777" w:rsidR="000A1D70" w:rsidRDefault="000A1D70" w:rsidP="00667BA9">
    <w:pPr>
      <w:pStyle w:val="Header"/>
      <w:spacing w:before="60" w:after="240" w:line="199" w:lineRule="auto"/>
      <w:rPr>
        <w:u w:color="808080"/>
      </w:rPr>
    </w:pPr>
    <w:r>
      <w:rPr>
        <w:u w:color="808080"/>
      </w:rPr>
      <w:t>Index of Figures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9368AA1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8A4E6370"/>
    <w:lvl w:ilvl="0">
      <w:start w:val="1"/>
      <w:numFmt w:val="decimal"/>
      <w:lvlText w:val="%1."/>
      <w:lvlJc w:val="left"/>
      <w:pPr>
        <w:tabs>
          <w:tab w:val="num" w:pos="1800"/>
        </w:tabs>
        <w:ind w:left="1800" w:hanging="360"/>
      </w:pPr>
    </w:lvl>
  </w:abstractNum>
  <w:abstractNum w:abstractNumId="2">
    <w:nsid w:val="FFFFFF7D"/>
    <w:multiLevelType w:val="singleLevel"/>
    <w:tmpl w:val="BE22BEA6"/>
    <w:lvl w:ilvl="0">
      <w:start w:val="1"/>
      <w:numFmt w:val="decimal"/>
      <w:lvlText w:val="%1."/>
      <w:lvlJc w:val="left"/>
      <w:pPr>
        <w:tabs>
          <w:tab w:val="num" w:pos="1440"/>
        </w:tabs>
        <w:ind w:left="1440" w:hanging="360"/>
      </w:pPr>
    </w:lvl>
  </w:abstractNum>
  <w:abstractNum w:abstractNumId="3">
    <w:nsid w:val="FFFFFF7E"/>
    <w:multiLevelType w:val="singleLevel"/>
    <w:tmpl w:val="FC56F3BA"/>
    <w:lvl w:ilvl="0">
      <w:start w:val="1"/>
      <w:numFmt w:val="decimal"/>
      <w:lvlText w:val="%1."/>
      <w:lvlJc w:val="left"/>
      <w:pPr>
        <w:tabs>
          <w:tab w:val="num" w:pos="1080"/>
        </w:tabs>
        <w:ind w:left="1080" w:hanging="360"/>
      </w:pPr>
    </w:lvl>
  </w:abstractNum>
  <w:abstractNum w:abstractNumId="4">
    <w:nsid w:val="FFFFFF7F"/>
    <w:multiLevelType w:val="singleLevel"/>
    <w:tmpl w:val="05BC3802"/>
    <w:lvl w:ilvl="0">
      <w:start w:val="1"/>
      <w:numFmt w:val="decimal"/>
      <w:lvlText w:val="%1."/>
      <w:lvlJc w:val="left"/>
      <w:pPr>
        <w:tabs>
          <w:tab w:val="num" w:pos="720"/>
        </w:tabs>
        <w:ind w:left="720" w:hanging="360"/>
      </w:pPr>
    </w:lvl>
  </w:abstractNum>
  <w:abstractNum w:abstractNumId="5">
    <w:nsid w:val="FFFFFF80"/>
    <w:multiLevelType w:val="singleLevel"/>
    <w:tmpl w:val="31DC545E"/>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B7721CEE"/>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A14C499E"/>
    <w:lvl w:ilvl="0">
      <w:start w:val="1"/>
      <w:numFmt w:val="bullet"/>
      <w:lvlText w:val=""/>
      <w:lvlJc w:val="left"/>
      <w:pPr>
        <w:tabs>
          <w:tab w:val="num" w:pos="1080"/>
        </w:tabs>
        <w:ind w:left="1080" w:hanging="360"/>
      </w:pPr>
      <w:rPr>
        <w:rFonts w:ascii="Symbol" w:hAnsi="Symbol" w:hint="default"/>
      </w:rPr>
    </w:lvl>
  </w:abstractNum>
  <w:abstractNum w:abstractNumId="8">
    <w:nsid w:val="FFFFFF88"/>
    <w:multiLevelType w:val="singleLevel"/>
    <w:tmpl w:val="F2DEE934"/>
    <w:lvl w:ilvl="0">
      <w:start w:val="1"/>
      <w:numFmt w:val="decimal"/>
      <w:lvlText w:val="%1."/>
      <w:lvlJc w:val="left"/>
      <w:pPr>
        <w:tabs>
          <w:tab w:val="num" w:pos="360"/>
        </w:tabs>
        <w:ind w:left="360" w:hanging="360"/>
      </w:pPr>
    </w:lvl>
  </w:abstractNum>
  <w:abstractNum w:abstractNumId="9">
    <w:nsid w:val="FFFFFF89"/>
    <w:multiLevelType w:val="singleLevel"/>
    <w:tmpl w:val="1BDA0254"/>
    <w:lvl w:ilvl="0">
      <w:start w:val="1"/>
      <w:numFmt w:val="decimal"/>
      <w:lvlText w:val="%1."/>
      <w:lvlJc w:val="left"/>
      <w:pPr>
        <w:ind w:left="360" w:hanging="360"/>
      </w:pPr>
      <w:rPr>
        <w:rFonts w:ascii="Arial" w:hAnsi="Arial" w:hint="default"/>
        <w:sz w:val="32"/>
      </w:rPr>
    </w:lvl>
  </w:abstractNum>
  <w:abstractNum w:abstractNumId="10">
    <w:nsid w:val="027C0E12"/>
    <w:multiLevelType w:val="multilevel"/>
    <w:tmpl w:val="BF165B3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044166E8"/>
    <w:multiLevelType w:val="hybridMultilevel"/>
    <w:tmpl w:val="F088442A"/>
    <w:lvl w:ilvl="0" w:tplc="04090001">
      <w:start w:val="1"/>
      <w:numFmt w:val="bullet"/>
      <w:lvlText w:val=""/>
      <w:lvlJc w:val="left"/>
      <w:pPr>
        <w:tabs>
          <w:tab w:val="num" w:pos="720"/>
        </w:tabs>
        <w:ind w:left="720" w:hanging="360"/>
      </w:pPr>
      <w:rPr>
        <w:rFonts w:ascii="Symbol" w:hAnsi="Symbol" w:hint="default"/>
      </w:rPr>
    </w:lvl>
    <w:lvl w:ilvl="1" w:tplc="6A74588C">
      <w:start w:val="1"/>
      <w:numFmt w:val="bullet"/>
      <w:pStyle w:val="NormalListBullets2"/>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049B4E0C"/>
    <w:multiLevelType w:val="singleLevel"/>
    <w:tmpl w:val="2A661522"/>
    <w:lvl w:ilvl="0">
      <w:start w:val="1"/>
      <w:numFmt w:val="decimal"/>
      <w:pStyle w:val="NormalListNumbered"/>
      <w:lvlText w:val="%1)"/>
      <w:lvlJc w:val="left"/>
      <w:pPr>
        <w:tabs>
          <w:tab w:val="num" w:pos="1584"/>
        </w:tabs>
        <w:ind w:left="1584" w:hanging="288"/>
      </w:pPr>
      <w:rPr>
        <w:rFonts w:cs="Times New Roman"/>
      </w:rPr>
    </w:lvl>
  </w:abstractNum>
  <w:abstractNum w:abstractNumId="13">
    <w:nsid w:val="04E274D0"/>
    <w:multiLevelType w:val="hybridMultilevel"/>
    <w:tmpl w:val="37040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54144F0"/>
    <w:multiLevelType w:val="multilevel"/>
    <w:tmpl w:val="D8DE771A"/>
    <w:lvl w:ilvl="0">
      <w:start w:val="1"/>
      <w:numFmt w:val="none"/>
      <w:pStyle w:val="AppendixD"/>
      <w:suff w:val="space"/>
      <w:lvlText w:val="Appendix D."/>
      <w:lvlJc w:val="left"/>
      <w:rPr>
        <w:rFonts w:cs="Times New Roman" w:hint="default"/>
      </w:rPr>
    </w:lvl>
    <w:lvl w:ilvl="1">
      <w:start w:val="1"/>
      <w:numFmt w:val="decimal"/>
      <w:suff w:val="space"/>
      <w:lvlText w:val="%1C.%2"/>
      <w:lvlJc w:val="left"/>
      <w:rPr>
        <w:rFonts w:cs="Times New Roman" w:hint="default"/>
      </w:rPr>
    </w:lvl>
    <w:lvl w:ilvl="2">
      <w:start w:val="1"/>
      <w:numFmt w:val="decimal"/>
      <w:suff w:val="space"/>
      <w:lvlText w:val="C.%2%1.%3"/>
      <w:lvlJc w:val="left"/>
      <w:rPr>
        <w:rFonts w:cs="Times New Roman" w:hint="default"/>
      </w:rPr>
    </w:lvl>
    <w:lvl w:ilvl="3">
      <w:start w:val="1"/>
      <w:numFmt w:val="decimal"/>
      <w:suff w:val="space"/>
      <w:lvlText w:val="%1C%3.%2.%4."/>
      <w:lvlJc w:val="left"/>
      <w:rPr>
        <w:rFonts w:cs="Times New Roman" w:hint="default"/>
      </w:rPr>
    </w:lvl>
    <w:lvl w:ilvl="4">
      <w:start w:val="1"/>
      <w:numFmt w:val="decimal"/>
      <w:suff w:val="space"/>
      <w:lvlText w:val="%1C.%2.%3.%4.%5."/>
      <w:lvlJc w:val="left"/>
      <w:rPr>
        <w:rFonts w:cs="Times New Roman" w:hint="default"/>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15">
    <w:nsid w:val="132F22F2"/>
    <w:multiLevelType w:val="hybridMultilevel"/>
    <w:tmpl w:val="A440B38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Symbo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Symbo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A6310E0"/>
    <w:multiLevelType w:val="hybridMultilevel"/>
    <w:tmpl w:val="C9484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A653E93"/>
    <w:multiLevelType w:val="multilevel"/>
    <w:tmpl w:val="5478FF0A"/>
    <w:lvl w:ilvl="0">
      <w:start w:val="1"/>
      <w:numFmt w:val="none"/>
      <w:suff w:val="space"/>
      <w:lvlText w:val="Appendix C."/>
      <w:lvlJc w:val="left"/>
      <w:rPr>
        <w:rFonts w:cs="Times New Roman" w:hint="default"/>
      </w:rPr>
    </w:lvl>
    <w:lvl w:ilvl="1">
      <w:start w:val="1"/>
      <w:numFmt w:val="decimal"/>
      <w:suff w:val="space"/>
      <w:lvlText w:val="%1C.%2"/>
      <w:lvlJc w:val="left"/>
      <w:rPr>
        <w:rFonts w:cs="Times New Roman" w:hint="default"/>
      </w:rPr>
    </w:lvl>
    <w:lvl w:ilvl="2">
      <w:start w:val="1"/>
      <w:numFmt w:val="decimal"/>
      <w:pStyle w:val="Appendix3"/>
      <w:suff w:val="space"/>
      <w:lvlText w:val="C.%2%1.%3"/>
      <w:lvlJc w:val="left"/>
      <w:rPr>
        <w:rFonts w:cs="Times New Roman" w:hint="default"/>
      </w:rPr>
    </w:lvl>
    <w:lvl w:ilvl="3">
      <w:start w:val="1"/>
      <w:numFmt w:val="decimal"/>
      <w:suff w:val="space"/>
      <w:lvlText w:val="%1C%3.%2.%4"/>
      <w:lvlJc w:val="left"/>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18">
    <w:nsid w:val="2366405C"/>
    <w:multiLevelType w:val="hybridMultilevel"/>
    <w:tmpl w:val="790C24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4F163AB"/>
    <w:multiLevelType w:val="multilevel"/>
    <w:tmpl w:val="30B4BB5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nsid w:val="264315B6"/>
    <w:multiLevelType w:val="hybridMultilevel"/>
    <w:tmpl w:val="39700F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8ED531B"/>
    <w:multiLevelType w:val="hybridMultilevel"/>
    <w:tmpl w:val="7FAC6054"/>
    <w:lvl w:ilvl="0" w:tplc="98AEAFDE">
      <w:start w:val="1"/>
      <w:numFmt w:val="decimal"/>
      <w:pStyle w:val="Section1Table"/>
      <w:lvlText w:val="TABLE 1-%1."/>
      <w:lvlJc w:val="left"/>
      <w:pPr>
        <w:ind w:left="540" w:hanging="360"/>
      </w:pPr>
      <w:rPr>
        <w:rFonts w:ascii="Lucida Sans Unicode" w:hAnsi="Lucida Sans Unicode" w:cs="Times New Roman" w:hint="default"/>
        <w:b/>
        <w:bCs w:val="0"/>
        <w:i w:val="0"/>
        <w:iCs w:val="0"/>
        <w:caps/>
        <w:strike w:val="0"/>
        <w:dstrike w:val="0"/>
        <w:vanish w:val="0"/>
        <w:color w:val="C00000"/>
        <w:spacing w:val="0"/>
        <w:w w:val="100"/>
        <w:kern w:val="28"/>
        <w:position w:val="0"/>
        <w:sz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2">
    <w:nsid w:val="29002427"/>
    <w:multiLevelType w:val="singleLevel"/>
    <w:tmpl w:val="010C6806"/>
    <w:lvl w:ilvl="0">
      <w:start w:val="1"/>
      <w:numFmt w:val="lowerLetter"/>
      <w:pStyle w:val="NormalListAlpha"/>
      <w:lvlText w:val="%1)"/>
      <w:lvlJc w:val="left"/>
      <w:pPr>
        <w:tabs>
          <w:tab w:val="num" w:pos="1296"/>
        </w:tabs>
        <w:ind w:left="1296" w:hanging="288"/>
      </w:pPr>
      <w:rPr>
        <w:rFonts w:cs="Times New Roman"/>
      </w:rPr>
    </w:lvl>
  </w:abstractNum>
  <w:abstractNum w:abstractNumId="23">
    <w:nsid w:val="2D90299F"/>
    <w:multiLevelType w:val="multilevel"/>
    <w:tmpl w:val="EEDAAC8A"/>
    <w:lvl w:ilvl="0">
      <w:start w:val="1"/>
      <w:numFmt w:val="upperLetter"/>
      <w:pStyle w:val="AppendixA"/>
      <w:lvlText w:val="Appendix %1."/>
      <w:lvlJc w:val="left"/>
      <w:pPr>
        <w:ind w:left="360" w:hanging="360"/>
      </w:pPr>
      <w:rPr>
        <w:rFonts w:ascii="Arial Bold" w:hAnsi="Arial Bold" w:hint="default"/>
        <w:b/>
        <w:bCs w:val="0"/>
        <w:i w:val="0"/>
        <w:iCs w:val="0"/>
        <w:caps w:val="0"/>
        <w:strike w:val="0"/>
        <w:dstrike w:val="0"/>
        <w:vanish w:val="0"/>
        <w:color w:val="auto"/>
        <w:spacing w:val="40"/>
        <w:kern w:val="0"/>
        <w:position w:val="0"/>
        <w:sz w:val="36"/>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App A.%2"/>
      <w:lvlJc w:val="left"/>
      <w:pPr>
        <w:tabs>
          <w:tab w:val="num" w:pos="792"/>
        </w:tabs>
        <w:ind w:left="792" w:hanging="432"/>
      </w:pPr>
      <w:rPr>
        <w:rFonts w:hint="default"/>
      </w:rPr>
    </w:lvl>
    <w:lvl w:ilvl="2">
      <w:start w:val="1"/>
      <w:numFmt w:val="decimal"/>
      <w:lvlText w:val="%1App A.%2.%3"/>
      <w:lvlJc w:val="left"/>
      <w:pPr>
        <w:tabs>
          <w:tab w:val="num" w:pos="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4">
    <w:nsid w:val="2F5B7332"/>
    <w:multiLevelType w:val="multilevel"/>
    <w:tmpl w:val="C846AF86"/>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nsid w:val="30A01D8D"/>
    <w:multiLevelType w:val="hybridMultilevel"/>
    <w:tmpl w:val="AAF4C658"/>
    <w:lvl w:ilvl="0" w:tplc="1032CAFC">
      <w:start w:val="1"/>
      <w:numFmt w:val="bullet"/>
      <w:pStyle w:val="ListBullet"/>
      <w:lvlText w:val=""/>
      <w:lvlJc w:val="left"/>
      <w:pPr>
        <w:tabs>
          <w:tab w:val="num" w:pos="720"/>
        </w:tabs>
        <w:ind w:left="720" w:hanging="360"/>
      </w:pPr>
      <w:rPr>
        <w:rFonts w:ascii="Symbol" w:hAnsi="Symbol" w:hint="default"/>
        <w:color w:val="auto"/>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6">
    <w:nsid w:val="32687600"/>
    <w:multiLevelType w:val="hybridMultilevel"/>
    <w:tmpl w:val="424001D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37D0161"/>
    <w:multiLevelType w:val="multilevel"/>
    <w:tmpl w:val="CBC6F60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8">
    <w:nsid w:val="38636E50"/>
    <w:multiLevelType w:val="hybridMultilevel"/>
    <w:tmpl w:val="A304688C"/>
    <w:lvl w:ilvl="0" w:tplc="04090001">
      <w:start w:val="1"/>
      <w:numFmt w:val="bullet"/>
      <w:lvlText w:val=""/>
      <w:lvlJc w:val="left"/>
      <w:pPr>
        <w:tabs>
          <w:tab w:val="num" w:pos="1500"/>
        </w:tabs>
        <w:ind w:left="1500" w:hanging="360"/>
      </w:pPr>
      <w:rPr>
        <w:rFonts w:ascii="Symbol" w:hAnsi="Symbol" w:hint="default"/>
      </w:rPr>
    </w:lvl>
    <w:lvl w:ilvl="1" w:tplc="04090003">
      <w:start w:val="1"/>
      <w:numFmt w:val="bullet"/>
      <w:lvlText w:val="o"/>
      <w:lvlJc w:val="left"/>
      <w:pPr>
        <w:tabs>
          <w:tab w:val="num" w:pos="2220"/>
        </w:tabs>
        <w:ind w:left="2220" w:hanging="360"/>
      </w:pPr>
      <w:rPr>
        <w:rFonts w:ascii="Courier New" w:hAnsi="Courier New" w:cs="Symbol" w:hint="default"/>
      </w:rPr>
    </w:lvl>
    <w:lvl w:ilvl="2" w:tplc="0409000F">
      <w:start w:val="1"/>
      <w:numFmt w:val="decimal"/>
      <w:lvlText w:val="%3."/>
      <w:lvlJc w:val="left"/>
      <w:pPr>
        <w:tabs>
          <w:tab w:val="num" w:pos="2940"/>
        </w:tabs>
        <w:ind w:left="2940" w:hanging="360"/>
      </w:pPr>
      <w:rPr>
        <w:rFonts w:hint="default"/>
      </w:rPr>
    </w:lvl>
    <w:lvl w:ilvl="3" w:tplc="04090001" w:tentative="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4380"/>
        </w:tabs>
        <w:ind w:left="4380" w:hanging="360"/>
      </w:pPr>
      <w:rPr>
        <w:rFonts w:ascii="Courier New" w:hAnsi="Courier New" w:cs="Symbol"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cs="Symbol"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29">
    <w:nsid w:val="435F526B"/>
    <w:multiLevelType w:val="hybridMultilevel"/>
    <w:tmpl w:val="1A56D1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5A34FA2"/>
    <w:multiLevelType w:val="hybridMultilevel"/>
    <w:tmpl w:val="762CFCC6"/>
    <w:lvl w:ilvl="0" w:tplc="45E8404E">
      <w:start w:val="1"/>
      <w:numFmt w:val="decimal"/>
      <w:pStyle w:val="Section4Table"/>
      <w:lvlText w:val="TABLE 4-%1."/>
      <w:lvlJc w:val="left"/>
      <w:pPr>
        <w:ind w:left="360" w:hanging="360"/>
      </w:pPr>
      <w:rPr>
        <w:rFonts w:ascii="Lucida Sans Unicode" w:hAnsi="Lucida Sans Unicode" w:cs="Times New Roman" w:hint="default"/>
        <w:b/>
        <w:bCs w:val="0"/>
        <w:i w:val="0"/>
        <w:iCs w:val="0"/>
        <w:caps/>
        <w:strike w:val="0"/>
        <w:dstrike w:val="0"/>
        <w:vanish w:val="0"/>
        <w:color w:val="C00000"/>
        <w:spacing w:val="0"/>
        <w:w w:val="100"/>
        <w:kern w:val="28"/>
        <w:position w:val="0"/>
        <w:sz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1">
    <w:nsid w:val="496324BF"/>
    <w:multiLevelType w:val="singleLevel"/>
    <w:tmpl w:val="C320221C"/>
    <w:lvl w:ilvl="0">
      <w:start w:val="1"/>
      <w:numFmt w:val="bullet"/>
      <w:pStyle w:val="NormalListBullets"/>
      <w:lvlText w:val=""/>
      <w:lvlJc w:val="left"/>
      <w:pPr>
        <w:tabs>
          <w:tab w:val="num" w:pos="360"/>
        </w:tabs>
        <w:ind w:left="360" w:hanging="360"/>
      </w:pPr>
      <w:rPr>
        <w:rFonts w:ascii="Symbol" w:hAnsi="Symbol" w:hint="default"/>
      </w:rPr>
    </w:lvl>
  </w:abstractNum>
  <w:abstractNum w:abstractNumId="32">
    <w:nsid w:val="4ACF3DCB"/>
    <w:multiLevelType w:val="hybridMultilevel"/>
    <w:tmpl w:val="CDA82312"/>
    <w:lvl w:ilvl="0" w:tplc="04090017">
      <w:start w:val="1"/>
      <w:numFmt w:val="lowerLetter"/>
      <w:lvlText w:val="%1)"/>
      <w:lvlJc w:val="left"/>
      <w:pPr>
        <w:ind w:left="720" w:hanging="360"/>
      </w:pPr>
      <w:rPr>
        <w:rFonts w:cs="Times New Roman"/>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3">
    <w:nsid w:val="4B857849"/>
    <w:multiLevelType w:val="hybridMultilevel"/>
    <w:tmpl w:val="D1F2A6C0"/>
    <w:lvl w:ilvl="0" w:tplc="0409000F">
      <w:start w:val="1"/>
      <w:numFmt w:val="decimal"/>
      <w:lvlText w:val="%1."/>
      <w:lvlJc w:val="left"/>
      <w:pPr>
        <w:tabs>
          <w:tab w:val="num" w:pos="1500"/>
        </w:tabs>
        <w:ind w:left="1500" w:hanging="360"/>
      </w:pPr>
    </w:lvl>
    <w:lvl w:ilvl="1" w:tplc="04090019">
      <w:start w:val="1"/>
      <w:numFmt w:val="lowerLetter"/>
      <w:lvlText w:val="%2."/>
      <w:lvlJc w:val="left"/>
      <w:pPr>
        <w:tabs>
          <w:tab w:val="num" w:pos="2220"/>
        </w:tabs>
        <w:ind w:left="2220" w:hanging="360"/>
      </w:pPr>
    </w:lvl>
    <w:lvl w:ilvl="2" w:tplc="0409001B" w:tentative="1">
      <w:start w:val="1"/>
      <w:numFmt w:val="lowerRoman"/>
      <w:lvlText w:val="%3."/>
      <w:lvlJc w:val="right"/>
      <w:pPr>
        <w:tabs>
          <w:tab w:val="num" w:pos="2940"/>
        </w:tabs>
        <w:ind w:left="2940" w:hanging="180"/>
      </w:pPr>
    </w:lvl>
    <w:lvl w:ilvl="3" w:tplc="0409000F" w:tentative="1">
      <w:start w:val="1"/>
      <w:numFmt w:val="decimal"/>
      <w:lvlText w:val="%4."/>
      <w:lvlJc w:val="left"/>
      <w:pPr>
        <w:tabs>
          <w:tab w:val="num" w:pos="3660"/>
        </w:tabs>
        <w:ind w:left="3660" w:hanging="360"/>
      </w:pPr>
    </w:lvl>
    <w:lvl w:ilvl="4" w:tplc="04090019" w:tentative="1">
      <w:start w:val="1"/>
      <w:numFmt w:val="lowerLetter"/>
      <w:lvlText w:val="%5."/>
      <w:lvlJc w:val="left"/>
      <w:pPr>
        <w:tabs>
          <w:tab w:val="num" w:pos="4380"/>
        </w:tabs>
        <w:ind w:left="4380" w:hanging="360"/>
      </w:pPr>
    </w:lvl>
    <w:lvl w:ilvl="5" w:tplc="0409001B" w:tentative="1">
      <w:start w:val="1"/>
      <w:numFmt w:val="lowerRoman"/>
      <w:lvlText w:val="%6."/>
      <w:lvlJc w:val="right"/>
      <w:pPr>
        <w:tabs>
          <w:tab w:val="num" w:pos="5100"/>
        </w:tabs>
        <w:ind w:left="5100" w:hanging="180"/>
      </w:pPr>
    </w:lvl>
    <w:lvl w:ilvl="6" w:tplc="0409000F" w:tentative="1">
      <w:start w:val="1"/>
      <w:numFmt w:val="decimal"/>
      <w:lvlText w:val="%7."/>
      <w:lvlJc w:val="left"/>
      <w:pPr>
        <w:tabs>
          <w:tab w:val="num" w:pos="5820"/>
        </w:tabs>
        <w:ind w:left="5820" w:hanging="360"/>
      </w:pPr>
    </w:lvl>
    <w:lvl w:ilvl="7" w:tplc="04090019" w:tentative="1">
      <w:start w:val="1"/>
      <w:numFmt w:val="lowerLetter"/>
      <w:lvlText w:val="%8."/>
      <w:lvlJc w:val="left"/>
      <w:pPr>
        <w:tabs>
          <w:tab w:val="num" w:pos="6540"/>
        </w:tabs>
        <w:ind w:left="6540" w:hanging="360"/>
      </w:pPr>
    </w:lvl>
    <w:lvl w:ilvl="8" w:tplc="0409001B" w:tentative="1">
      <w:start w:val="1"/>
      <w:numFmt w:val="lowerRoman"/>
      <w:lvlText w:val="%9."/>
      <w:lvlJc w:val="right"/>
      <w:pPr>
        <w:tabs>
          <w:tab w:val="num" w:pos="7260"/>
        </w:tabs>
        <w:ind w:left="7260" w:hanging="180"/>
      </w:pPr>
    </w:lvl>
  </w:abstractNum>
  <w:abstractNum w:abstractNumId="34">
    <w:nsid w:val="4E427246"/>
    <w:multiLevelType w:val="multilevel"/>
    <w:tmpl w:val="8A26389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nsid w:val="5D7F2AA0"/>
    <w:multiLevelType w:val="hybridMultilevel"/>
    <w:tmpl w:val="E28EE746"/>
    <w:lvl w:ilvl="0" w:tplc="04090001">
      <w:start w:val="1"/>
      <w:numFmt w:val="bullet"/>
      <w:lvlText w:val=""/>
      <w:lvlJc w:val="left"/>
      <w:pPr>
        <w:tabs>
          <w:tab w:val="num" w:pos="1500"/>
        </w:tabs>
        <w:ind w:left="1500" w:hanging="360"/>
      </w:pPr>
      <w:rPr>
        <w:rFonts w:ascii="Symbol" w:hAnsi="Symbol" w:hint="default"/>
      </w:rPr>
    </w:lvl>
    <w:lvl w:ilvl="1" w:tplc="04090003">
      <w:start w:val="1"/>
      <w:numFmt w:val="bullet"/>
      <w:lvlText w:val="o"/>
      <w:lvlJc w:val="left"/>
      <w:pPr>
        <w:tabs>
          <w:tab w:val="num" w:pos="2220"/>
        </w:tabs>
        <w:ind w:left="2220" w:hanging="360"/>
      </w:pPr>
      <w:rPr>
        <w:rFonts w:ascii="Courier New" w:hAnsi="Courier New" w:cs="Symbol" w:hint="default"/>
      </w:rPr>
    </w:lvl>
    <w:lvl w:ilvl="2" w:tplc="0409000F">
      <w:start w:val="1"/>
      <w:numFmt w:val="decimal"/>
      <w:lvlText w:val="%3."/>
      <w:lvlJc w:val="left"/>
      <w:pPr>
        <w:tabs>
          <w:tab w:val="num" w:pos="2940"/>
        </w:tabs>
        <w:ind w:left="2940" w:hanging="360"/>
      </w:pPr>
      <w:rPr>
        <w:rFonts w:hint="default"/>
      </w:rPr>
    </w:lvl>
    <w:lvl w:ilvl="3" w:tplc="04090001" w:tentative="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4380"/>
        </w:tabs>
        <w:ind w:left="4380" w:hanging="360"/>
      </w:pPr>
      <w:rPr>
        <w:rFonts w:ascii="Courier New" w:hAnsi="Courier New" w:cs="Symbol"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cs="Symbol"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36">
    <w:nsid w:val="60AD1741"/>
    <w:multiLevelType w:val="multilevel"/>
    <w:tmpl w:val="37EA86C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nsid w:val="65246545"/>
    <w:multiLevelType w:val="hybridMultilevel"/>
    <w:tmpl w:val="C08E8C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5F70AD0"/>
    <w:multiLevelType w:val="hybridMultilevel"/>
    <w:tmpl w:val="41C803CE"/>
    <w:lvl w:ilvl="0" w:tplc="EAE4D29E">
      <w:start w:val="1"/>
      <w:numFmt w:val="lowerLetter"/>
      <w:lvlText w:val="%1."/>
      <w:lvlJc w:val="left"/>
      <w:pPr>
        <w:ind w:left="1080" w:hanging="360"/>
      </w:pPr>
      <w:rPr>
        <w:rFonts w:hint="default"/>
      </w:rPr>
    </w:lvl>
    <w:lvl w:ilvl="1" w:tplc="0409001B">
      <w:start w:val="1"/>
      <w:numFmt w:val="lowerRoman"/>
      <w:lvlText w:val="%2."/>
      <w:lvlJc w:val="righ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69466221"/>
    <w:multiLevelType w:val="hybridMultilevel"/>
    <w:tmpl w:val="A25627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B2E12AC"/>
    <w:multiLevelType w:val="hybridMultilevel"/>
    <w:tmpl w:val="ED567BE2"/>
    <w:lvl w:ilvl="0" w:tplc="0409000F">
      <w:start w:val="1"/>
      <w:numFmt w:val="decimal"/>
      <w:lvlText w:val="%1."/>
      <w:lvlJc w:val="left"/>
      <w:pPr>
        <w:tabs>
          <w:tab w:val="num" w:pos="1500"/>
        </w:tabs>
        <w:ind w:left="1500" w:hanging="360"/>
      </w:pPr>
      <w:rPr>
        <w:rFonts w:hint="default"/>
      </w:rPr>
    </w:lvl>
    <w:lvl w:ilvl="1" w:tplc="04090003">
      <w:start w:val="1"/>
      <w:numFmt w:val="bullet"/>
      <w:lvlText w:val="o"/>
      <w:lvlJc w:val="left"/>
      <w:pPr>
        <w:tabs>
          <w:tab w:val="num" w:pos="2220"/>
        </w:tabs>
        <w:ind w:left="2220" w:hanging="360"/>
      </w:pPr>
      <w:rPr>
        <w:rFonts w:ascii="Courier New" w:hAnsi="Courier New" w:cs="Symbol" w:hint="default"/>
      </w:rPr>
    </w:lvl>
    <w:lvl w:ilvl="2" w:tplc="0409000F">
      <w:start w:val="1"/>
      <w:numFmt w:val="decimal"/>
      <w:lvlText w:val="%3."/>
      <w:lvlJc w:val="left"/>
      <w:pPr>
        <w:tabs>
          <w:tab w:val="num" w:pos="2940"/>
        </w:tabs>
        <w:ind w:left="2940" w:hanging="360"/>
      </w:pPr>
      <w:rPr>
        <w:rFonts w:hint="default"/>
      </w:rPr>
    </w:lvl>
    <w:lvl w:ilvl="3" w:tplc="04090001" w:tentative="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4380"/>
        </w:tabs>
        <w:ind w:left="4380" w:hanging="360"/>
      </w:pPr>
      <w:rPr>
        <w:rFonts w:ascii="Courier New" w:hAnsi="Courier New" w:cs="Symbol"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cs="Symbol"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41">
    <w:nsid w:val="7198273D"/>
    <w:multiLevelType w:val="multilevel"/>
    <w:tmpl w:val="BF165B3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nsid w:val="76B01694"/>
    <w:multiLevelType w:val="hybridMultilevel"/>
    <w:tmpl w:val="A51228D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C4A75D2"/>
    <w:multiLevelType w:val="hybridMultilevel"/>
    <w:tmpl w:val="79E4A4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F813A4D"/>
    <w:multiLevelType w:val="hybridMultilevel"/>
    <w:tmpl w:val="20166A90"/>
    <w:lvl w:ilvl="0" w:tplc="2CB8D5DE">
      <w:start w:val="1"/>
      <w:numFmt w:val="decimal"/>
      <w:pStyle w:val="Section3Table"/>
      <w:lvlText w:val="TABLE 3-%1."/>
      <w:lvlJc w:val="left"/>
      <w:pPr>
        <w:ind w:left="360" w:hanging="360"/>
      </w:pPr>
      <w:rPr>
        <w:rFonts w:ascii="Lucida Sans Unicode" w:hAnsi="Lucida Sans Unicode" w:cs="Times New Roman" w:hint="default"/>
        <w:b/>
        <w:bCs w:val="0"/>
        <w:i w:val="0"/>
        <w:iCs w:val="0"/>
        <w:caps/>
        <w:strike w:val="0"/>
        <w:dstrike w:val="0"/>
        <w:vanish w:val="0"/>
        <w:color w:val="C00000"/>
        <w:spacing w:val="0"/>
        <w:w w:val="100"/>
        <w:kern w:val="28"/>
        <w:position w:val="0"/>
        <w:sz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22"/>
  </w:num>
  <w:num w:numId="2">
    <w:abstractNumId w:val="31"/>
  </w:num>
  <w:num w:numId="3">
    <w:abstractNumId w:val="12"/>
  </w:num>
  <w:num w:numId="4">
    <w:abstractNumId w:val="23"/>
  </w:num>
  <w:num w:numId="5">
    <w:abstractNumId w:val="11"/>
  </w:num>
  <w:num w:numId="6">
    <w:abstractNumId w:val="17"/>
  </w:num>
  <w:num w:numId="7">
    <w:abstractNumId w:val="14"/>
  </w:num>
  <w:num w:numId="8">
    <w:abstractNumId w:val="25"/>
  </w:num>
  <w:num w:numId="9">
    <w:abstractNumId w:val="13"/>
  </w:num>
  <w:num w:numId="10">
    <w:abstractNumId w:val="37"/>
  </w:num>
  <w:num w:numId="11">
    <w:abstractNumId w:val="29"/>
  </w:num>
  <w:num w:numId="12">
    <w:abstractNumId w:val="42"/>
  </w:num>
  <w:num w:numId="13">
    <w:abstractNumId w:val="18"/>
  </w:num>
  <w:num w:numId="14">
    <w:abstractNumId w:val="26"/>
  </w:num>
  <w:num w:numId="15">
    <w:abstractNumId w:val="16"/>
  </w:num>
  <w:num w:numId="16">
    <w:abstractNumId w:val="21"/>
  </w:num>
  <w:num w:numId="17">
    <w:abstractNumId w:val="44"/>
  </w:num>
  <w:num w:numId="18">
    <w:abstractNumId w:val="30"/>
  </w:num>
  <w:num w:numId="19">
    <w:abstractNumId w:val="39"/>
  </w:num>
  <w:num w:numId="20">
    <w:abstractNumId w:val="9"/>
  </w:num>
  <w:num w:numId="21">
    <w:abstractNumId w:val="20"/>
  </w:num>
  <w:num w:numId="22">
    <w:abstractNumId w:val="10"/>
  </w:num>
  <w:num w:numId="23">
    <w:abstractNumId w:val="34"/>
  </w:num>
  <w:num w:numId="24">
    <w:abstractNumId w:val="36"/>
  </w:num>
  <w:num w:numId="25">
    <w:abstractNumId w:val="19"/>
  </w:num>
  <w:num w:numId="26">
    <w:abstractNumId w:val="40"/>
  </w:num>
  <w:num w:numId="27">
    <w:abstractNumId w:val="33"/>
  </w:num>
  <w:num w:numId="28">
    <w:abstractNumId w:val="35"/>
  </w:num>
  <w:num w:numId="29">
    <w:abstractNumId w:val="28"/>
  </w:num>
  <w:num w:numId="30">
    <w:abstractNumId w:val="15"/>
  </w:num>
  <w:num w:numId="31">
    <w:abstractNumId w:val="38"/>
  </w:num>
  <w:num w:numId="32">
    <w:abstractNumId w:val="43"/>
  </w:num>
  <w:num w:numId="33">
    <w:abstractNumId w:val="32"/>
  </w:num>
  <w:num w:numId="34">
    <w:abstractNumId w:val="27"/>
  </w:num>
  <w:num w:numId="35">
    <w:abstractNumId w:val="41"/>
  </w:num>
  <w:num w:numId="36">
    <w:abstractNumId w:val="24"/>
  </w:num>
  <w:num w:numId="37">
    <w:abstractNumId w:val="7"/>
  </w:num>
  <w:num w:numId="38">
    <w:abstractNumId w:val="6"/>
  </w:num>
  <w:num w:numId="39">
    <w:abstractNumId w:val="5"/>
  </w:num>
  <w:num w:numId="40">
    <w:abstractNumId w:val="8"/>
  </w:num>
  <w:num w:numId="41">
    <w:abstractNumId w:val="4"/>
  </w:num>
  <w:num w:numId="42">
    <w:abstractNumId w:val="3"/>
  </w:num>
  <w:num w:numId="43">
    <w:abstractNumId w:val="2"/>
  </w:num>
  <w:num w:numId="44">
    <w:abstractNumId w:val="1"/>
  </w:num>
  <w:num w:numId="45">
    <w:abstractNumId w:val="0"/>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0704" w:allStyles="0" w:customStyles="0" w:latentStyles="1" w:stylesInUse="0" w:headingStyles="0" w:numberingStyles="0" w:tableStyles="0" w:directFormattingOnRuns="1" w:directFormattingOnParagraphs="1" w:directFormattingOnNumbering="1" w:directFormattingOnTables="0" w:clearFormatting="0" w:top3HeadingStyles="0" w:visibleStyles="0" w:alternateStyleNames="0"/>
  <w:trackRevisions/>
  <w:defaultTabStop w:val="360"/>
  <w:evenAndOddHeaders/>
  <w:drawingGridHorizontalSpacing w:val="120"/>
  <w:drawingGridVerticalSpacing w:val="65"/>
  <w:displayHorizontalDrawingGridEvery w:val="0"/>
  <w:displayVerticalDrawingGridEvery w:val="0"/>
  <w:noPunctuationKerning/>
  <w:characterSpacingControl w:val="doNotCompress"/>
  <w:hdrShapeDefaults>
    <o:shapedefaults v:ext="edit" spidmax="216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2F84"/>
    <w:rsid w:val="0000034F"/>
    <w:rsid w:val="000008DB"/>
    <w:rsid w:val="00003DB3"/>
    <w:rsid w:val="000045B6"/>
    <w:rsid w:val="00004608"/>
    <w:rsid w:val="00005E9D"/>
    <w:rsid w:val="00011CDA"/>
    <w:rsid w:val="00013114"/>
    <w:rsid w:val="000138F3"/>
    <w:rsid w:val="00014BBD"/>
    <w:rsid w:val="000164B6"/>
    <w:rsid w:val="0001687B"/>
    <w:rsid w:val="00016EEF"/>
    <w:rsid w:val="000202BA"/>
    <w:rsid w:val="000207DC"/>
    <w:rsid w:val="000212B9"/>
    <w:rsid w:val="00023F7D"/>
    <w:rsid w:val="000252A2"/>
    <w:rsid w:val="0002782C"/>
    <w:rsid w:val="00027D57"/>
    <w:rsid w:val="00030A6E"/>
    <w:rsid w:val="00032728"/>
    <w:rsid w:val="00033266"/>
    <w:rsid w:val="000332E1"/>
    <w:rsid w:val="00033C93"/>
    <w:rsid w:val="000348C8"/>
    <w:rsid w:val="00034F19"/>
    <w:rsid w:val="00034FBC"/>
    <w:rsid w:val="00035C4A"/>
    <w:rsid w:val="00037AFB"/>
    <w:rsid w:val="00037B98"/>
    <w:rsid w:val="00042C15"/>
    <w:rsid w:val="00047F7D"/>
    <w:rsid w:val="00051A4F"/>
    <w:rsid w:val="000527A9"/>
    <w:rsid w:val="0005315B"/>
    <w:rsid w:val="000538E2"/>
    <w:rsid w:val="00057311"/>
    <w:rsid w:val="00067A5F"/>
    <w:rsid w:val="000716FE"/>
    <w:rsid w:val="00071A97"/>
    <w:rsid w:val="00071B88"/>
    <w:rsid w:val="00073DF5"/>
    <w:rsid w:val="000741EC"/>
    <w:rsid w:val="00075E5F"/>
    <w:rsid w:val="000763DA"/>
    <w:rsid w:val="00077367"/>
    <w:rsid w:val="00077BB6"/>
    <w:rsid w:val="000807B6"/>
    <w:rsid w:val="0008128D"/>
    <w:rsid w:val="00081691"/>
    <w:rsid w:val="00081A97"/>
    <w:rsid w:val="0008253E"/>
    <w:rsid w:val="00083176"/>
    <w:rsid w:val="00083349"/>
    <w:rsid w:val="00084002"/>
    <w:rsid w:val="00084310"/>
    <w:rsid w:val="00084F3B"/>
    <w:rsid w:val="00085E47"/>
    <w:rsid w:val="00086EF4"/>
    <w:rsid w:val="00087AF8"/>
    <w:rsid w:val="000924D6"/>
    <w:rsid w:val="000934A5"/>
    <w:rsid w:val="000959D6"/>
    <w:rsid w:val="00096D39"/>
    <w:rsid w:val="00097903"/>
    <w:rsid w:val="000A0F56"/>
    <w:rsid w:val="000A120C"/>
    <w:rsid w:val="000A1D70"/>
    <w:rsid w:val="000A2948"/>
    <w:rsid w:val="000B0F93"/>
    <w:rsid w:val="000B2326"/>
    <w:rsid w:val="000B2ED9"/>
    <w:rsid w:val="000B4D2D"/>
    <w:rsid w:val="000B5EBB"/>
    <w:rsid w:val="000B6D50"/>
    <w:rsid w:val="000B6E61"/>
    <w:rsid w:val="000C26EF"/>
    <w:rsid w:val="000C3D84"/>
    <w:rsid w:val="000C5B6C"/>
    <w:rsid w:val="000C5F1D"/>
    <w:rsid w:val="000C74DA"/>
    <w:rsid w:val="000D01DA"/>
    <w:rsid w:val="000D1905"/>
    <w:rsid w:val="000D2792"/>
    <w:rsid w:val="000D39ED"/>
    <w:rsid w:val="000D3F77"/>
    <w:rsid w:val="000D4D51"/>
    <w:rsid w:val="000D62F1"/>
    <w:rsid w:val="000D7223"/>
    <w:rsid w:val="000D798F"/>
    <w:rsid w:val="001010E6"/>
    <w:rsid w:val="00101A9A"/>
    <w:rsid w:val="0010368A"/>
    <w:rsid w:val="001039A2"/>
    <w:rsid w:val="00104B0D"/>
    <w:rsid w:val="00104C1C"/>
    <w:rsid w:val="001066A7"/>
    <w:rsid w:val="0010686E"/>
    <w:rsid w:val="00110DFF"/>
    <w:rsid w:val="00111274"/>
    <w:rsid w:val="001134CC"/>
    <w:rsid w:val="00114480"/>
    <w:rsid w:val="0011591F"/>
    <w:rsid w:val="00115F93"/>
    <w:rsid w:val="0011618F"/>
    <w:rsid w:val="00116C72"/>
    <w:rsid w:val="00116D3C"/>
    <w:rsid w:val="00117359"/>
    <w:rsid w:val="00123D4B"/>
    <w:rsid w:val="001305F2"/>
    <w:rsid w:val="001328A7"/>
    <w:rsid w:val="00132DD6"/>
    <w:rsid w:val="00133659"/>
    <w:rsid w:val="001368C3"/>
    <w:rsid w:val="001377A9"/>
    <w:rsid w:val="00145BCA"/>
    <w:rsid w:val="00146593"/>
    <w:rsid w:val="00147D30"/>
    <w:rsid w:val="001501C2"/>
    <w:rsid w:val="001502BA"/>
    <w:rsid w:val="00160BFD"/>
    <w:rsid w:val="00162788"/>
    <w:rsid w:val="001630BF"/>
    <w:rsid w:val="001656E7"/>
    <w:rsid w:val="001659FD"/>
    <w:rsid w:val="001664FE"/>
    <w:rsid w:val="0017132D"/>
    <w:rsid w:val="0017338D"/>
    <w:rsid w:val="00174483"/>
    <w:rsid w:val="00174AD2"/>
    <w:rsid w:val="00175A05"/>
    <w:rsid w:val="0018170A"/>
    <w:rsid w:val="0018277A"/>
    <w:rsid w:val="0018345F"/>
    <w:rsid w:val="00184633"/>
    <w:rsid w:val="001846B6"/>
    <w:rsid w:val="00186D4D"/>
    <w:rsid w:val="00186FD8"/>
    <w:rsid w:val="001870BA"/>
    <w:rsid w:val="0018765D"/>
    <w:rsid w:val="0019449F"/>
    <w:rsid w:val="001944F5"/>
    <w:rsid w:val="00194C46"/>
    <w:rsid w:val="001952F9"/>
    <w:rsid w:val="001A3D10"/>
    <w:rsid w:val="001B1B74"/>
    <w:rsid w:val="001B2608"/>
    <w:rsid w:val="001B3A33"/>
    <w:rsid w:val="001B4637"/>
    <w:rsid w:val="001C047D"/>
    <w:rsid w:val="001C144D"/>
    <w:rsid w:val="001C3A66"/>
    <w:rsid w:val="001C5383"/>
    <w:rsid w:val="001C5F7A"/>
    <w:rsid w:val="001D2116"/>
    <w:rsid w:val="001D2161"/>
    <w:rsid w:val="001D3D8A"/>
    <w:rsid w:val="001D4B7B"/>
    <w:rsid w:val="001D71D5"/>
    <w:rsid w:val="001D7CFB"/>
    <w:rsid w:val="001E2EB7"/>
    <w:rsid w:val="001E3936"/>
    <w:rsid w:val="001E706E"/>
    <w:rsid w:val="001E7A24"/>
    <w:rsid w:val="001F0478"/>
    <w:rsid w:val="001F1624"/>
    <w:rsid w:val="001F2531"/>
    <w:rsid w:val="001F2538"/>
    <w:rsid w:val="001F2F2A"/>
    <w:rsid w:val="001F2F39"/>
    <w:rsid w:val="001F6319"/>
    <w:rsid w:val="001F67E7"/>
    <w:rsid w:val="001F6B00"/>
    <w:rsid w:val="001F6EA9"/>
    <w:rsid w:val="001F6F59"/>
    <w:rsid w:val="001F74DD"/>
    <w:rsid w:val="00201754"/>
    <w:rsid w:val="00202F4A"/>
    <w:rsid w:val="0020709D"/>
    <w:rsid w:val="00212CEB"/>
    <w:rsid w:val="00214FB8"/>
    <w:rsid w:val="00215563"/>
    <w:rsid w:val="00216402"/>
    <w:rsid w:val="00216ECF"/>
    <w:rsid w:val="00220E45"/>
    <w:rsid w:val="00221552"/>
    <w:rsid w:val="00225F63"/>
    <w:rsid w:val="002265F8"/>
    <w:rsid w:val="00230A16"/>
    <w:rsid w:val="00231D9E"/>
    <w:rsid w:val="002328FF"/>
    <w:rsid w:val="00232EC9"/>
    <w:rsid w:val="00236627"/>
    <w:rsid w:val="002401D5"/>
    <w:rsid w:val="00240BF5"/>
    <w:rsid w:val="0024116B"/>
    <w:rsid w:val="00241332"/>
    <w:rsid w:val="00242CD8"/>
    <w:rsid w:val="0024412B"/>
    <w:rsid w:val="002453C1"/>
    <w:rsid w:val="00247B1E"/>
    <w:rsid w:val="002535BC"/>
    <w:rsid w:val="00253CA4"/>
    <w:rsid w:val="0025486C"/>
    <w:rsid w:val="00254D3A"/>
    <w:rsid w:val="002575FE"/>
    <w:rsid w:val="002627D7"/>
    <w:rsid w:val="00266EB5"/>
    <w:rsid w:val="002705BE"/>
    <w:rsid w:val="00272516"/>
    <w:rsid w:val="002738C0"/>
    <w:rsid w:val="00273FA7"/>
    <w:rsid w:val="00274109"/>
    <w:rsid w:val="002753DB"/>
    <w:rsid w:val="00276214"/>
    <w:rsid w:val="00277BE8"/>
    <w:rsid w:val="00282503"/>
    <w:rsid w:val="00283274"/>
    <w:rsid w:val="00283321"/>
    <w:rsid w:val="002834F9"/>
    <w:rsid w:val="00283A02"/>
    <w:rsid w:val="0028533A"/>
    <w:rsid w:val="002857C7"/>
    <w:rsid w:val="00287595"/>
    <w:rsid w:val="00290379"/>
    <w:rsid w:val="00290A65"/>
    <w:rsid w:val="00291E0F"/>
    <w:rsid w:val="002951F3"/>
    <w:rsid w:val="002956AA"/>
    <w:rsid w:val="00296668"/>
    <w:rsid w:val="00296F55"/>
    <w:rsid w:val="002A0927"/>
    <w:rsid w:val="002A16C6"/>
    <w:rsid w:val="002A2085"/>
    <w:rsid w:val="002A4F33"/>
    <w:rsid w:val="002A5782"/>
    <w:rsid w:val="002A5927"/>
    <w:rsid w:val="002A6581"/>
    <w:rsid w:val="002A7BC7"/>
    <w:rsid w:val="002B0A1D"/>
    <w:rsid w:val="002B3BB1"/>
    <w:rsid w:val="002B57D0"/>
    <w:rsid w:val="002B6D68"/>
    <w:rsid w:val="002B6D80"/>
    <w:rsid w:val="002B7E4F"/>
    <w:rsid w:val="002C3A53"/>
    <w:rsid w:val="002C4860"/>
    <w:rsid w:val="002C6CBE"/>
    <w:rsid w:val="002C743D"/>
    <w:rsid w:val="002C769B"/>
    <w:rsid w:val="002C7B28"/>
    <w:rsid w:val="002D1009"/>
    <w:rsid w:val="002D1651"/>
    <w:rsid w:val="002D1C75"/>
    <w:rsid w:val="002D229C"/>
    <w:rsid w:val="002D239A"/>
    <w:rsid w:val="002E06E9"/>
    <w:rsid w:val="002E17E6"/>
    <w:rsid w:val="002E1B66"/>
    <w:rsid w:val="002E29B7"/>
    <w:rsid w:val="002E336B"/>
    <w:rsid w:val="002E3905"/>
    <w:rsid w:val="002E50CE"/>
    <w:rsid w:val="002E61A6"/>
    <w:rsid w:val="002E6F8A"/>
    <w:rsid w:val="002F2C4C"/>
    <w:rsid w:val="002F33A1"/>
    <w:rsid w:val="00303738"/>
    <w:rsid w:val="00306A99"/>
    <w:rsid w:val="00311C9D"/>
    <w:rsid w:val="00312FAD"/>
    <w:rsid w:val="0031355D"/>
    <w:rsid w:val="00313B20"/>
    <w:rsid w:val="0031480A"/>
    <w:rsid w:val="003157E5"/>
    <w:rsid w:val="00316D6F"/>
    <w:rsid w:val="00317CA0"/>
    <w:rsid w:val="00326214"/>
    <w:rsid w:val="0033198F"/>
    <w:rsid w:val="003326E8"/>
    <w:rsid w:val="00332AFD"/>
    <w:rsid w:val="00333E61"/>
    <w:rsid w:val="00334B65"/>
    <w:rsid w:val="00335C7C"/>
    <w:rsid w:val="00342336"/>
    <w:rsid w:val="00342AB5"/>
    <w:rsid w:val="00343269"/>
    <w:rsid w:val="00343AFF"/>
    <w:rsid w:val="00345ED9"/>
    <w:rsid w:val="00346B17"/>
    <w:rsid w:val="003476FD"/>
    <w:rsid w:val="00351187"/>
    <w:rsid w:val="00352428"/>
    <w:rsid w:val="00352E5D"/>
    <w:rsid w:val="00355E2F"/>
    <w:rsid w:val="003570E8"/>
    <w:rsid w:val="00357AD9"/>
    <w:rsid w:val="00362459"/>
    <w:rsid w:val="003627DA"/>
    <w:rsid w:val="00370B1A"/>
    <w:rsid w:val="00372650"/>
    <w:rsid w:val="0037468D"/>
    <w:rsid w:val="00375109"/>
    <w:rsid w:val="00375A9C"/>
    <w:rsid w:val="0038182C"/>
    <w:rsid w:val="00382E2C"/>
    <w:rsid w:val="003901E3"/>
    <w:rsid w:val="003937A8"/>
    <w:rsid w:val="0039487A"/>
    <w:rsid w:val="00395CD6"/>
    <w:rsid w:val="00397A3F"/>
    <w:rsid w:val="003A2BBD"/>
    <w:rsid w:val="003A6129"/>
    <w:rsid w:val="003A6E0D"/>
    <w:rsid w:val="003A7183"/>
    <w:rsid w:val="003A75F3"/>
    <w:rsid w:val="003A7680"/>
    <w:rsid w:val="003B1510"/>
    <w:rsid w:val="003B19D8"/>
    <w:rsid w:val="003B4CAB"/>
    <w:rsid w:val="003C0CC0"/>
    <w:rsid w:val="003C341E"/>
    <w:rsid w:val="003C3FD3"/>
    <w:rsid w:val="003C54E6"/>
    <w:rsid w:val="003C62F9"/>
    <w:rsid w:val="003C7EEC"/>
    <w:rsid w:val="003D44F0"/>
    <w:rsid w:val="003E06B6"/>
    <w:rsid w:val="003E112B"/>
    <w:rsid w:val="003E7195"/>
    <w:rsid w:val="003E756E"/>
    <w:rsid w:val="003F0D44"/>
    <w:rsid w:val="003F4769"/>
    <w:rsid w:val="003F583D"/>
    <w:rsid w:val="00400323"/>
    <w:rsid w:val="004009E1"/>
    <w:rsid w:val="00400CF4"/>
    <w:rsid w:val="00403944"/>
    <w:rsid w:val="0040398B"/>
    <w:rsid w:val="004051BA"/>
    <w:rsid w:val="00405B8E"/>
    <w:rsid w:val="00412385"/>
    <w:rsid w:val="004133B0"/>
    <w:rsid w:val="0042072C"/>
    <w:rsid w:val="00421B27"/>
    <w:rsid w:val="00421D3E"/>
    <w:rsid w:val="00423EBC"/>
    <w:rsid w:val="0042680B"/>
    <w:rsid w:val="00431444"/>
    <w:rsid w:val="00433F96"/>
    <w:rsid w:val="0043468B"/>
    <w:rsid w:val="004349E9"/>
    <w:rsid w:val="00436127"/>
    <w:rsid w:val="00440057"/>
    <w:rsid w:val="004410E3"/>
    <w:rsid w:val="00445B9C"/>
    <w:rsid w:val="004466F6"/>
    <w:rsid w:val="00446EDB"/>
    <w:rsid w:val="00446F55"/>
    <w:rsid w:val="00447685"/>
    <w:rsid w:val="0045070B"/>
    <w:rsid w:val="0045527E"/>
    <w:rsid w:val="004567AC"/>
    <w:rsid w:val="00456F62"/>
    <w:rsid w:val="00460E8D"/>
    <w:rsid w:val="00465DA9"/>
    <w:rsid w:val="00466C6A"/>
    <w:rsid w:val="00470C9E"/>
    <w:rsid w:val="00472A35"/>
    <w:rsid w:val="00473F90"/>
    <w:rsid w:val="00474AD1"/>
    <w:rsid w:val="00475CCA"/>
    <w:rsid w:val="004768FF"/>
    <w:rsid w:val="00476940"/>
    <w:rsid w:val="00482170"/>
    <w:rsid w:val="004839EF"/>
    <w:rsid w:val="00484309"/>
    <w:rsid w:val="004867E3"/>
    <w:rsid w:val="004871B2"/>
    <w:rsid w:val="004914B1"/>
    <w:rsid w:val="004920D0"/>
    <w:rsid w:val="00495DED"/>
    <w:rsid w:val="004964A0"/>
    <w:rsid w:val="00496F3E"/>
    <w:rsid w:val="004A3421"/>
    <w:rsid w:val="004A7144"/>
    <w:rsid w:val="004B1D87"/>
    <w:rsid w:val="004B2489"/>
    <w:rsid w:val="004B2F84"/>
    <w:rsid w:val="004B5AB5"/>
    <w:rsid w:val="004C2697"/>
    <w:rsid w:val="004C2C9C"/>
    <w:rsid w:val="004C3A47"/>
    <w:rsid w:val="004C474E"/>
    <w:rsid w:val="004C4B5B"/>
    <w:rsid w:val="004C5B95"/>
    <w:rsid w:val="004D1D1E"/>
    <w:rsid w:val="004D247F"/>
    <w:rsid w:val="004D2801"/>
    <w:rsid w:val="004D538F"/>
    <w:rsid w:val="004D5754"/>
    <w:rsid w:val="004E0257"/>
    <w:rsid w:val="004E1550"/>
    <w:rsid w:val="004E5742"/>
    <w:rsid w:val="004F1DF1"/>
    <w:rsid w:val="004F281C"/>
    <w:rsid w:val="004F34C7"/>
    <w:rsid w:val="004F4BEA"/>
    <w:rsid w:val="004F7874"/>
    <w:rsid w:val="005018FB"/>
    <w:rsid w:val="00503379"/>
    <w:rsid w:val="005050A4"/>
    <w:rsid w:val="00505BC3"/>
    <w:rsid w:val="005062AB"/>
    <w:rsid w:val="0050692A"/>
    <w:rsid w:val="00506A9D"/>
    <w:rsid w:val="005077BF"/>
    <w:rsid w:val="0051004C"/>
    <w:rsid w:val="00510998"/>
    <w:rsid w:val="00511855"/>
    <w:rsid w:val="00511EA0"/>
    <w:rsid w:val="00515434"/>
    <w:rsid w:val="00516E85"/>
    <w:rsid w:val="00516F7C"/>
    <w:rsid w:val="005211D0"/>
    <w:rsid w:val="005216C0"/>
    <w:rsid w:val="00522DB8"/>
    <w:rsid w:val="005302EE"/>
    <w:rsid w:val="0053177F"/>
    <w:rsid w:val="005339CC"/>
    <w:rsid w:val="0053591F"/>
    <w:rsid w:val="00537D8B"/>
    <w:rsid w:val="005410E5"/>
    <w:rsid w:val="00541E2E"/>
    <w:rsid w:val="00543C2F"/>
    <w:rsid w:val="00543CEB"/>
    <w:rsid w:val="00545E6A"/>
    <w:rsid w:val="00547E49"/>
    <w:rsid w:val="00550474"/>
    <w:rsid w:val="0055131F"/>
    <w:rsid w:val="0055344D"/>
    <w:rsid w:val="0055423F"/>
    <w:rsid w:val="005550E9"/>
    <w:rsid w:val="0055692F"/>
    <w:rsid w:val="00562AE4"/>
    <w:rsid w:val="00562B3A"/>
    <w:rsid w:val="00564626"/>
    <w:rsid w:val="005651B0"/>
    <w:rsid w:val="005651DE"/>
    <w:rsid w:val="00566068"/>
    <w:rsid w:val="00567E64"/>
    <w:rsid w:val="0057298B"/>
    <w:rsid w:val="005730F3"/>
    <w:rsid w:val="005735A4"/>
    <w:rsid w:val="00575131"/>
    <w:rsid w:val="005801BD"/>
    <w:rsid w:val="00580CC8"/>
    <w:rsid w:val="00581969"/>
    <w:rsid w:val="005824C0"/>
    <w:rsid w:val="00582514"/>
    <w:rsid w:val="00592816"/>
    <w:rsid w:val="0059357D"/>
    <w:rsid w:val="00593DBF"/>
    <w:rsid w:val="005957F7"/>
    <w:rsid w:val="00596227"/>
    <w:rsid w:val="005A0E42"/>
    <w:rsid w:val="005A19CB"/>
    <w:rsid w:val="005A1C80"/>
    <w:rsid w:val="005A476B"/>
    <w:rsid w:val="005A4DF9"/>
    <w:rsid w:val="005A5D46"/>
    <w:rsid w:val="005A5E87"/>
    <w:rsid w:val="005A6759"/>
    <w:rsid w:val="005A70EE"/>
    <w:rsid w:val="005B1356"/>
    <w:rsid w:val="005B3226"/>
    <w:rsid w:val="005B531E"/>
    <w:rsid w:val="005B727C"/>
    <w:rsid w:val="005C027D"/>
    <w:rsid w:val="005C0F64"/>
    <w:rsid w:val="005C28FE"/>
    <w:rsid w:val="005C4EFC"/>
    <w:rsid w:val="005C6552"/>
    <w:rsid w:val="005D19D2"/>
    <w:rsid w:val="005D1EE8"/>
    <w:rsid w:val="005D24AC"/>
    <w:rsid w:val="005D5885"/>
    <w:rsid w:val="005D6067"/>
    <w:rsid w:val="005D6E3D"/>
    <w:rsid w:val="005E1350"/>
    <w:rsid w:val="005E3657"/>
    <w:rsid w:val="005E4D95"/>
    <w:rsid w:val="005E58EE"/>
    <w:rsid w:val="005E6291"/>
    <w:rsid w:val="005E780D"/>
    <w:rsid w:val="005F12BB"/>
    <w:rsid w:val="005F1561"/>
    <w:rsid w:val="005F1990"/>
    <w:rsid w:val="005F43DB"/>
    <w:rsid w:val="005F6D75"/>
    <w:rsid w:val="005F7043"/>
    <w:rsid w:val="006011C7"/>
    <w:rsid w:val="006018A5"/>
    <w:rsid w:val="00602967"/>
    <w:rsid w:val="006054FF"/>
    <w:rsid w:val="006067B5"/>
    <w:rsid w:val="00606CE1"/>
    <w:rsid w:val="00606D40"/>
    <w:rsid w:val="0061136B"/>
    <w:rsid w:val="00622A8E"/>
    <w:rsid w:val="00624D7B"/>
    <w:rsid w:val="006256B1"/>
    <w:rsid w:val="00625DF9"/>
    <w:rsid w:val="006267BE"/>
    <w:rsid w:val="0062733F"/>
    <w:rsid w:val="00627FF7"/>
    <w:rsid w:val="0063008A"/>
    <w:rsid w:val="00630BB7"/>
    <w:rsid w:val="006313B0"/>
    <w:rsid w:val="00631BE8"/>
    <w:rsid w:val="00633FE2"/>
    <w:rsid w:val="00634AE0"/>
    <w:rsid w:val="00635537"/>
    <w:rsid w:val="006403A3"/>
    <w:rsid w:val="00641B03"/>
    <w:rsid w:val="00641C28"/>
    <w:rsid w:val="00642AB0"/>
    <w:rsid w:val="00646A0D"/>
    <w:rsid w:val="00646B56"/>
    <w:rsid w:val="00647479"/>
    <w:rsid w:val="00647989"/>
    <w:rsid w:val="00647DE3"/>
    <w:rsid w:val="00651002"/>
    <w:rsid w:val="006524A7"/>
    <w:rsid w:val="006576E5"/>
    <w:rsid w:val="00665745"/>
    <w:rsid w:val="006674A0"/>
    <w:rsid w:val="00667BA9"/>
    <w:rsid w:val="00670269"/>
    <w:rsid w:val="006705EC"/>
    <w:rsid w:val="00670DD1"/>
    <w:rsid w:val="006712A6"/>
    <w:rsid w:val="006714ED"/>
    <w:rsid w:val="00671C92"/>
    <w:rsid w:val="00677B8C"/>
    <w:rsid w:val="00677E6C"/>
    <w:rsid w:val="00681911"/>
    <w:rsid w:val="00683650"/>
    <w:rsid w:val="00687F3B"/>
    <w:rsid w:val="006907DE"/>
    <w:rsid w:val="00695069"/>
    <w:rsid w:val="0069748A"/>
    <w:rsid w:val="00697FA2"/>
    <w:rsid w:val="006A0502"/>
    <w:rsid w:val="006A0D67"/>
    <w:rsid w:val="006A0FD1"/>
    <w:rsid w:val="006A1755"/>
    <w:rsid w:val="006A2292"/>
    <w:rsid w:val="006A2BBD"/>
    <w:rsid w:val="006A4008"/>
    <w:rsid w:val="006A5885"/>
    <w:rsid w:val="006A5AE1"/>
    <w:rsid w:val="006A5D13"/>
    <w:rsid w:val="006B4C71"/>
    <w:rsid w:val="006B6177"/>
    <w:rsid w:val="006B760F"/>
    <w:rsid w:val="006C2AD5"/>
    <w:rsid w:val="006C375A"/>
    <w:rsid w:val="006C4F83"/>
    <w:rsid w:val="006C6194"/>
    <w:rsid w:val="006C6913"/>
    <w:rsid w:val="006C77DF"/>
    <w:rsid w:val="006D2321"/>
    <w:rsid w:val="006D3A4C"/>
    <w:rsid w:val="006D3EF5"/>
    <w:rsid w:val="006D44E7"/>
    <w:rsid w:val="006D5BE0"/>
    <w:rsid w:val="006D6BF8"/>
    <w:rsid w:val="006D7282"/>
    <w:rsid w:val="006E02EF"/>
    <w:rsid w:val="006E0525"/>
    <w:rsid w:val="006F1523"/>
    <w:rsid w:val="006F1D70"/>
    <w:rsid w:val="006F2838"/>
    <w:rsid w:val="006F5835"/>
    <w:rsid w:val="006F6534"/>
    <w:rsid w:val="006F694F"/>
    <w:rsid w:val="00702643"/>
    <w:rsid w:val="00703EB1"/>
    <w:rsid w:val="00705BA2"/>
    <w:rsid w:val="0070761E"/>
    <w:rsid w:val="00713DD0"/>
    <w:rsid w:val="00714388"/>
    <w:rsid w:val="007153D0"/>
    <w:rsid w:val="00716F34"/>
    <w:rsid w:val="00717514"/>
    <w:rsid w:val="00722294"/>
    <w:rsid w:val="0072417F"/>
    <w:rsid w:val="007247BB"/>
    <w:rsid w:val="00726A66"/>
    <w:rsid w:val="0073079A"/>
    <w:rsid w:val="00730C3E"/>
    <w:rsid w:val="00730EAC"/>
    <w:rsid w:val="00731F2C"/>
    <w:rsid w:val="007336B1"/>
    <w:rsid w:val="00734B92"/>
    <w:rsid w:val="00737F79"/>
    <w:rsid w:val="00740AA7"/>
    <w:rsid w:val="0074264C"/>
    <w:rsid w:val="007426A5"/>
    <w:rsid w:val="007431C2"/>
    <w:rsid w:val="00744006"/>
    <w:rsid w:val="00744229"/>
    <w:rsid w:val="0074799A"/>
    <w:rsid w:val="00750D25"/>
    <w:rsid w:val="00751831"/>
    <w:rsid w:val="007523F0"/>
    <w:rsid w:val="0075353E"/>
    <w:rsid w:val="00760827"/>
    <w:rsid w:val="00761A20"/>
    <w:rsid w:val="00761C93"/>
    <w:rsid w:val="00762AB3"/>
    <w:rsid w:val="00763C9A"/>
    <w:rsid w:val="0076665A"/>
    <w:rsid w:val="00767E12"/>
    <w:rsid w:val="00773DE1"/>
    <w:rsid w:val="00774AF3"/>
    <w:rsid w:val="00774AFC"/>
    <w:rsid w:val="007752C5"/>
    <w:rsid w:val="007775CD"/>
    <w:rsid w:val="00777C6B"/>
    <w:rsid w:val="00780FDC"/>
    <w:rsid w:val="00782427"/>
    <w:rsid w:val="00782E31"/>
    <w:rsid w:val="00782F0F"/>
    <w:rsid w:val="00782FAF"/>
    <w:rsid w:val="00783AFC"/>
    <w:rsid w:val="00784408"/>
    <w:rsid w:val="00784EEC"/>
    <w:rsid w:val="00786093"/>
    <w:rsid w:val="007860C5"/>
    <w:rsid w:val="00786861"/>
    <w:rsid w:val="00786D64"/>
    <w:rsid w:val="007905D7"/>
    <w:rsid w:val="00790A38"/>
    <w:rsid w:val="007927AF"/>
    <w:rsid w:val="007937D6"/>
    <w:rsid w:val="00793A03"/>
    <w:rsid w:val="00795C9A"/>
    <w:rsid w:val="007A0C7E"/>
    <w:rsid w:val="007A393E"/>
    <w:rsid w:val="007A5E85"/>
    <w:rsid w:val="007A6296"/>
    <w:rsid w:val="007A6318"/>
    <w:rsid w:val="007B06DF"/>
    <w:rsid w:val="007B0B9E"/>
    <w:rsid w:val="007B1B8E"/>
    <w:rsid w:val="007B4711"/>
    <w:rsid w:val="007B49BF"/>
    <w:rsid w:val="007B76B7"/>
    <w:rsid w:val="007C00E8"/>
    <w:rsid w:val="007C5604"/>
    <w:rsid w:val="007C58D6"/>
    <w:rsid w:val="007C5A58"/>
    <w:rsid w:val="007D00D2"/>
    <w:rsid w:val="007D2446"/>
    <w:rsid w:val="007D27AE"/>
    <w:rsid w:val="007D7177"/>
    <w:rsid w:val="007D7723"/>
    <w:rsid w:val="007D7B9D"/>
    <w:rsid w:val="007E403A"/>
    <w:rsid w:val="007E561C"/>
    <w:rsid w:val="007E6E4E"/>
    <w:rsid w:val="007F0CE0"/>
    <w:rsid w:val="007F15F8"/>
    <w:rsid w:val="007F3370"/>
    <w:rsid w:val="007F3945"/>
    <w:rsid w:val="007F488D"/>
    <w:rsid w:val="007F5BFB"/>
    <w:rsid w:val="008063D8"/>
    <w:rsid w:val="008075CE"/>
    <w:rsid w:val="00813907"/>
    <w:rsid w:val="0081449B"/>
    <w:rsid w:val="00815753"/>
    <w:rsid w:val="0081730B"/>
    <w:rsid w:val="00822750"/>
    <w:rsid w:val="00823B97"/>
    <w:rsid w:val="0082511D"/>
    <w:rsid w:val="008268A5"/>
    <w:rsid w:val="0082726A"/>
    <w:rsid w:val="008300AE"/>
    <w:rsid w:val="00830365"/>
    <w:rsid w:val="008309B5"/>
    <w:rsid w:val="00830CE1"/>
    <w:rsid w:val="0083125C"/>
    <w:rsid w:val="00832AA7"/>
    <w:rsid w:val="008352F9"/>
    <w:rsid w:val="00835A14"/>
    <w:rsid w:val="008404B7"/>
    <w:rsid w:val="008422DA"/>
    <w:rsid w:val="008425B8"/>
    <w:rsid w:val="00842654"/>
    <w:rsid w:val="0084279B"/>
    <w:rsid w:val="00847599"/>
    <w:rsid w:val="0085000F"/>
    <w:rsid w:val="00851531"/>
    <w:rsid w:val="008525AF"/>
    <w:rsid w:val="00853AA9"/>
    <w:rsid w:val="008578CB"/>
    <w:rsid w:val="0086287E"/>
    <w:rsid w:val="00862885"/>
    <w:rsid w:val="00862980"/>
    <w:rsid w:val="00865276"/>
    <w:rsid w:val="00866630"/>
    <w:rsid w:val="0086694B"/>
    <w:rsid w:val="00870FFD"/>
    <w:rsid w:val="008731AE"/>
    <w:rsid w:val="008739CB"/>
    <w:rsid w:val="00875BD4"/>
    <w:rsid w:val="00876FEB"/>
    <w:rsid w:val="008809DE"/>
    <w:rsid w:val="008810E8"/>
    <w:rsid w:val="00884E97"/>
    <w:rsid w:val="00885ECE"/>
    <w:rsid w:val="0088737B"/>
    <w:rsid w:val="008877A0"/>
    <w:rsid w:val="0089159E"/>
    <w:rsid w:val="00892298"/>
    <w:rsid w:val="008A0063"/>
    <w:rsid w:val="008A1B16"/>
    <w:rsid w:val="008A244C"/>
    <w:rsid w:val="008A3EA5"/>
    <w:rsid w:val="008B0726"/>
    <w:rsid w:val="008B079C"/>
    <w:rsid w:val="008B4CB1"/>
    <w:rsid w:val="008B5BD5"/>
    <w:rsid w:val="008B610D"/>
    <w:rsid w:val="008C0DB4"/>
    <w:rsid w:val="008C1283"/>
    <w:rsid w:val="008C2693"/>
    <w:rsid w:val="008C2F4B"/>
    <w:rsid w:val="008C43F7"/>
    <w:rsid w:val="008C4850"/>
    <w:rsid w:val="008C66D4"/>
    <w:rsid w:val="008D0559"/>
    <w:rsid w:val="008D262D"/>
    <w:rsid w:val="008D3D26"/>
    <w:rsid w:val="008D5820"/>
    <w:rsid w:val="008D7A2C"/>
    <w:rsid w:val="008D7D92"/>
    <w:rsid w:val="008E4691"/>
    <w:rsid w:val="008E5021"/>
    <w:rsid w:val="008E601F"/>
    <w:rsid w:val="008E6315"/>
    <w:rsid w:val="008E6A72"/>
    <w:rsid w:val="008E7804"/>
    <w:rsid w:val="008F1010"/>
    <w:rsid w:val="008F1CB4"/>
    <w:rsid w:val="008F32F0"/>
    <w:rsid w:val="008F35FD"/>
    <w:rsid w:val="008F3665"/>
    <w:rsid w:val="008F42F9"/>
    <w:rsid w:val="008F494F"/>
    <w:rsid w:val="008F7891"/>
    <w:rsid w:val="00900843"/>
    <w:rsid w:val="00900E69"/>
    <w:rsid w:val="0090174B"/>
    <w:rsid w:val="0090420E"/>
    <w:rsid w:val="0091254D"/>
    <w:rsid w:val="00912E9D"/>
    <w:rsid w:val="00914BF9"/>
    <w:rsid w:val="00916766"/>
    <w:rsid w:val="009168E9"/>
    <w:rsid w:val="00917FF9"/>
    <w:rsid w:val="00920BDE"/>
    <w:rsid w:val="009217C5"/>
    <w:rsid w:val="00923EE5"/>
    <w:rsid w:val="009246F0"/>
    <w:rsid w:val="00924809"/>
    <w:rsid w:val="00926BCD"/>
    <w:rsid w:val="00931FC6"/>
    <w:rsid w:val="00932B25"/>
    <w:rsid w:val="00933431"/>
    <w:rsid w:val="00935144"/>
    <w:rsid w:val="0093514C"/>
    <w:rsid w:val="009371E4"/>
    <w:rsid w:val="00943986"/>
    <w:rsid w:val="009447C2"/>
    <w:rsid w:val="00944B68"/>
    <w:rsid w:val="00944C31"/>
    <w:rsid w:val="00945775"/>
    <w:rsid w:val="00946821"/>
    <w:rsid w:val="00947812"/>
    <w:rsid w:val="0095143F"/>
    <w:rsid w:val="00953E07"/>
    <w:rsid w:val="00955A7E"/>
    <w:rsid w:val="009568CC"/>
    <w:rsid w:val="0095791E"/>
    <w:rsid w:val="00962C58"/>
    <w:rsid w:val="00965AFD"/>
    <w:rsid w:val="00966207"/>
    <w:rsid w:val="00971793"/>
    <w:rsid w:val="00972DE1"/>
    <w:rsid w:val="00973E05"/>
    <w:rsid w:val="009743A6"/>
    <w:rsid w:val="009764BD"/>
    <w:rsid w:val="0097665D"/>
    <w:rsid w:val="009772D1"/>
    <w:rsid w:val="00980C8B"/>
    <w:rsid w:val="009813D3"/>
    <w:rsid w:val="0098155B"/>
    <w:rsid w:val="00982D43"/>
    <w:rsid w:val="00983294"/>
    <w:rsid w:val="009832F9"/>
    <w:rsid w:val="009837FD"/>
    <w:rsid w:val="00984149"/>
    <w:rsid w:val="009922EA"/>
    <w:rsid w:val="00992613"/>
    <w:rsid w:val="0099337B"/>
    <w:rsid w:val="00993629"/>
    <w:rsid w:val="00994332"/>
    <w:rsid w:val="00995429"/>
    <w:rsid w:val="00996EE4"/>
    <w:rsid w:val="009976D3"/>
    <w:rsid w:val="009A082E"/>
    <w:rsid w:val="009A15B1"/>
    <w:rsid w:val="009A1B65"/>
    <w:rsid w:val="009A1EEF"/>
    <w:rsid w:val="009A1F96"/>
    <w:rsid w:val="009A203F"/>
    <w:rsid w:val="009A24F3"/>
    <w:rsid w:val="009A293D"/>
    <w:rsid w:val="009A39C8"/>
    <w:rsid w:val="009A3B3A"/>
    <w:rsid w:val="009A60CF"/>
    <w:rsid w:val="009B2D40"/>
    <w:rsid w:val="009B30DF"/>
    <w:rsid w:val="009B5707"/>
    <w:rsid w:val="009C290B"/>
    <w:rsid w:val="009C2FD2"/>
    <w:rsid w:val="009C3E43"/>
    <w:rsid w:val="009C6CA5"/>
    <w:rsid w:val="009D000E"/>
    <w:rsid w:val="009D240A"/>
    <w:rsid w:val="009D2554"/>
    <w:rsid w:val="009D2F17"/>
    <w:rsid w:val="009D3029"/>
    <w:rsid w:val="009D3B2E"/>
    <w:rsid w:val="009D4F2A"/>
    <w:rsid w:val="009D73D1"/>
    <w:rsid w:val="009D76C8"/>
    <w:rsid w:val="009E2BDF"/>
    <w:rsid w:val="009F28B0"/>
    <w:rsid w:val="009F2929"/>
    <w:rsid w:val="009F3A71"/>
    <w:rsid w:val="009F3D3A"/>
    <w:rsid w:val="009F68CF"/>
    <w:rsid w:val="009F6D41"/>
    <w:rsid w:val="009F7548"/>
    <w:rsid w:val="009F7B9F"/>
    <w:rsid w:val="00A00551"/>
    <w:rsid w:val="00A01588"/>
    <w:rsid w:val="00A02476"/>
    <w:rsid w:val="00A06A48"/>
    <w:rsid w:val="00A07684"/>
    <w:rsid w:val="00A1324D"/>
    <w:rsid w:val="00A138AB"/>
    <w:rsid w:val="00A142C4"/>
    <w:rsid w:val="00A14A11"/>
    <w:rsid w:val="00A15A1E"/>
    <w:rsid w:val="00A17468"/>
    <w:rsid w:val="00A17E7B"/>
    <w:rsid w:val="00A21481"/>
    <w:rsid w:val="00A22F8A"/>
    <w:rsid w:val="00A23573"/>
    <w:rsid w:val="00A25069"/>
    <w:rsid w:val="00A25F24"/>
    <w:rsid w:val="00A273C9"/>
    <w:rsid w:val="00A278FB"/>
    <w:rsid w:val="00A3239F"/>
    <w:rsid w:val="00A32AC9"/>
    <w:rsid w:val="00A34852"/>
    <w:rsid w:val="00A34A49"/>
    <w:rsid w:val="00A34F75"/>
    <w:rsid w:val="00A370EA"/>
    <w:rsid w:val="00A37454"/>
    <w:rsid w:val="00A37BB9"/>
    <w:rsid w:val="00A40B7F"/>
    <w:rsid w:val="00A4180B"/>
    <w:rsid w:val="00A42339"/>
    <w:rsid w:val="00A43A60"/>
    <w:rsid w:val="00A479E3"/>
    <w:rsid w:val="00A5038C"/>
    <w:rsid w:val="00A531A7"/>
    <w:rsid w:val="00A539A4"/>
    <w:rsid w:val="00A54046"/>
    <w:rsid w:val="00A54D3A"/>
    <w:rsid w:val="00A56191"/>
    <w:rsid w:val="00A61012"/>
    <w:rsid w:val="00A623EF"/>
    <w:rsid w:val="00A632ED"/>
    <w:rsid w:val="00A64161"/>
    <w:rsid w:val="00A6434E"/>
    <w:rsid w:val="00A64E37"/>
    <w:rsid w:val="00A66111"/>
    <w:rsid w:val="00A6765A"/>
    <w:rsid w:val="00A677B8"/>
    <w:rsid w:val="00A67A3C"/>
    <w:rsid w:val="00A70DF1"/>
    <w:rsid w:val="00A72958"/>
    <w:rsid w:val="00A72E5C"/>
    <w:rsid w:val="00A74C58"/>
    <w:rsid w:val="00A76225"/>
    <w:rsid w:val="00A777CB"/>
    <w:rsid w:val="00A77A0C"/>
    <w:rsid w:val="00A77FEF"/>
    <w:rsid w:val="00A83980"/>
    <w:rsid w:val="00A83D06"/>
    <w:rsid w:val="00A866A2"/>
    <w:rsid w:val="00A91069"/>
    <w:rsid w:val="00A914E1"/>
    <w:rsid w:val="00A93666"/>
    <w:rsid w:val="00A960BA"/>
    <w:rsid w:val="00A969E2"/>
    <w:rsid w:val="00AA0B8E"/>
    <w:rsid w:val="00AA2A10"/>
    <w:rsid w:val="00AA3509"/>
    <w:rsid w:val="00AA527F"/>
    <w:rsid w:val="00AA7E62"/>
    <w:rsid w:val="00AB0068"/>
    <w:rsid w:val="00AB6004"/>
    <w:rsid w:val="00AB7E12"/>
    <w:rsid w:val="00AC0EC6"/>
    <w:rsid w:val="00AC1FE1"/>
    <w:rsid w:val="00AC3509"/>
    <w:rsid w:val="00AC59CE"/>
    <w:rsid w:val="00AC5BBB"/>
    <w:rsid w:val="00AD0EFF"/>
    <w:rsid w:val="00AD29AC"/>
    <w:rsid w:val="00AD4662"/>
    <w:rsid w:val="00AD529B"/>
    <w:rsid w:val="00AD596A"/>
    <w:rsid w:val="00AD5C4C"/>
    <w:rsid w:val="00AD5C5B"/>
    <w:rsid w:val="00AE084D"/>
    <w:rsid w:val="00AE1DEC"/>
    <w:rsid w:val="00AE4F0C"/>
    <w:rsid w:val="00AE58BA"/>
    <w:rsid w:val="00AE5F1A"/>
    <w:rsid w:val="00AE75C1"/>
    <w:rsid w:val="00AF16AC"/>
    <w:rsid w:val="00AF57E5"/>
    <w:rsid w:val="00AF6354"/>
    <w:rsid w:val="00B01022"/>
    <w:rsid w:val="00B011B9"/>
    <w:rsid w:val="00B02323"/>
    <w:rsid w:val="00B0575A"/>
    <w:rsid w:val="00B0589A"/>
    <w:rsid w:val="00B06218"/>
    <w:rsid w:val="00B071F4"/>
    <w:rsid w:val="00B11DAF"/>
    <w:rsid w:val="00B1213F"/>
    <w:rsid w:val="00B13858"/>
    <w:rsid w:val="00B138E0"/>
    <w:rsid w:val="00B14AEF"/>
    <w:rsid w:val="00B15ABB"/>
    <w:rsid w:val="00B16363"/>
    <w:rsid w:val="00B2123C"/>
    <w:rsid w:val="00B21641"/>
    <w:rsid w:val="00B218B0"/>
    <w:rsid w:val="00B233B1"/>
    <w:rsid w:val="00B239A4"/>
    <w:rsid w:val="00B24FCA"/>
    <w:rsid w:val="00B25F39"/>
    <w:rsid w:val="00B2601E"/>
    <w:rsid w:val="00B27C63"/>
    <w:rsid w:val="00B354E3"/>
    <w:rsid w:val="00B363E6"/>
    <w:rsid w:val="00B365DA"/>
    <w:rsid w:val="00B36892"/>
    <w:rsid w:val="00B37992"/>
    <w:rsid w:val="00B40BCF"/>
    <w:rsid w:val="00B43A29"/>
    <w:rsid w:val="00B440DA"/>
    <w:rsid w:val="00B455A4"/>
    <w:rsid w:val="00B45AE6"/>
    <w:rsid w:val="00B4626C"/>
    <w:rsid w:val="00B51621"/>
    <w:rsid w:val="00B51C36"/>
    <w:rsid w:val="00B51D9F"/>
    <w:rsid w:val="00B5349C"/>
    <w:rsid w:val="00B54AB8"/>
    <w:rsid w:val="00B558D7"/>
    <w:rsid w:val="00B6313B"/>
    <w:rsid w:val="00B64B5F"/>
    <w:rsid w:val="00B64DF7"/>
    <w:rsid w:val="00B65C06"/>
    <w:rsid w:val="00B7072B"/>
    <w:rsid w:val="00B7423F"/>
    <w:rsid w:val="00B7553A"/>
    <w:rsid w:val="00B765D6"/>
    <w:rsid w:val="00B7700B"/>
    <w:rsid w:val="00B77A56"/>
    <w:rsid w:val="00B8046E"/>
    <w:rsid w:val="00B82143"/>
    <w:rsid w:val="00B86680"/>
    <w:rsid w:val="00B8789C"/>
    <w:rsid w:val="00B91208"/>
    <w:rsid w:val="00B9344A"/>
    <w:rsid w:val="00B94A6E"/>
    <w:rsid w:val="00B94B8C"/>
    <w:rsid w:val="00B963CD"/>
    <w:rsid w:val="00B96B96"/>
    <w:rsid w:val="00B97555"/>
    <w:rsid w:val="00BA0F5E"/>
    <w:rsid w:val="00BA1311"/>
    <w:rsid w:val="00BA1A22"/>
    <w:rsid w:val="00BA2684"/>
    <w:rsid w:val="00BA4FD2"/>
    <w:rsid w:val="00BB0DFF"/>
    <w:rsid w:val="00BB13AB"/>
    <w:rsid w:val="00BB2246"/>
    <w:rsid w:val="00BB3934"/>
    <w:rsid w:val="00BB4226"/>
    <w:rsid w:val="00BB4898"/>
    <w:rsid w:val="00BB6778"/>
    <w:rsid w:val="00BC3F78"/>
    <w:rsid w:val="00BD3F48"/>
    <w:rsid w:val="00BD4A58"/>
    <w:rsid w:val="00BE0650"/>
    <w:rsid w:val="00BE0AA5"/>
    <w:rsid w:val="00BE2ACB"/>
    <w:rsid w:val="00BE52E8"/>
    <w:rsid w:val="00BE655A"/>
    <w:rsid w:val="00BE6859"/>
    <w:rsid w:val="00BF3219"/>
    <w:rsid w:val="00BF33C4"/>
    <w:rsid w:val="00BF4CFA"/>
    <w:rsid w:val="00BF66B9"/>
    <w:rsid w:val="00BF752F"/>
    <w:rsid w:val="00C01E5B"/>
    <w:rsid w:val="00C05B7E"/>
    <w:rsid w:val="00C06997"/>
    <w:rsid w:val="00C06FF1"/>
    <w:rsid w:val="00C11699"/>
    <w:rsid w:val="00C1173C"/>
    <w:rsid w:val="00C150A4"/>
    <w:rsid w:val="00C17259"/>
    <w:rsid w:val="00C22783"/>
    <w:rsid w:val="00C2797E"/>
    <w:rsid w:val="00C319B7"/>
    <w:rsid w:val="00C321D8"/>
    <w:rsid w:val="00C365B3"/>
    <w:rsid w:val="00C40E24"/>
    <w:rsid w:val="00C41639"/>
    <w:rsid w:val="00C4235D"/>
    <w:rsid w:val="00C4252E"/>
    <w:rsid w:val="00C42B2B"/>
    <w:rsid w:val="00C43BB6"/>
    <w:rsid w:val="00C43DFA"/>
    <w:rsid w:val="00C44291"/>
    <w:rsid w:val="00C45229"/>
    <w:rsid w:val="00C47357"/>
    <w:rsid w:val="00C479DA"/>
    <w:rsid w:val="00C47BF0"/>
    <w:rsid w:val="00C500A0"/>
    <w:rsid w:val="00C500EC"/>
    <w:rsid w:val="00C5225C"/>
    <w:rsid w:val="00C5315B"/>
    <w:rsid w:val="00C57CC3"/>
    <w:rsid w:val="00C625A4"/>
    <w:rsid w:val="00C64F95"/>
    <w:rsid w:val="00C6633C"/>
    <w:rsid w:val="00C70FAE"/>
    <w:rsid w:val="00C71BCA"/>
    <w:rsid w:val="00C72849"/>
    <w:rsid w:val="00C73B5D"/>
    <w:rsid w:val="00C74346"/>
    <w:rsid w:val="00C750EA"/>
    <w:rsid w:val="00C75466"/>
    <w:rsid w:val="00C776B6"/>
    <w:rsid w:val="00C80BBF"/>
    <w:rsid w:val="00C824E3"/>
    <w:rsid w:val="00C8255D"/>
    <w:rsid w:val="00C828B5"/>
    <w:rsid w:val="00C82A34"/>
    <w:rsid w:val="00C83405"/>
    <w:rsid w:val="00C846D3"/>
    <w:rsid w:val="00C902A3"/>
    <w:rsid w:val="00C91689"/>
    <w:rsid w:val="00C924C5"/>
    <w:rsid w:val="00C9270E"/>
    <w:rsid w:val="00C94942"/>
    <w:rsid w:val="00C94DC2"/>
    <w:rsid w:val="00CA1345"/>
    <w:rsid w:val="00CA155E"/>
    <w:rsid w:val="00CA1B60"/>
    <w:rsid w:val="00CA247F"/>
    <w:rsid w:val="00CB6578"/>
    <w:rsid w:val="00CC0163"/>
    <w:rsid w:val="00CC0745"/>
    <w:rsid w:val="00CC1BA0"/>
    <w:rsid w:val="00CC1F85"/>
    <w:rsid w:val="00CC3BF8"/>
    <w:rsid w:val="00CC5963"/>
    <w:rsid w:val="00CC689B"/>
    <w:rsid w:val="00CD03B6"/>
    <w:rsid w:val="00CD0699"/>
    <w:rsid w:val="00CD0FE5"/>
    <w:rsid w:val="00CD1302"/>
    <w:rsid w:val="00CD1912"/>
    <w:rsid w:val="00CD1BDA"/>
    <w:rsid w:val="00CD319D"/>
    <w:rsid w:val="00CD3EFA"/>
    <w:rsid w:val="00CD53BC"/>
    <w:rsid w:val="00CD64FA"/>
    <w:rsid w:val="00CD752C"/>
    <w:rsid w:val="00CD77B8"/>
    <w:rsid w:val="00CE0221"/>
    <w:rsid w:val="00CE1404"/>
    <w:rsid w:val="00CE4A49"/>
    <w:rsid w:val="00CE580D"/>
    <w:rsid w:val="00CF00E1"/>
    <w:rsid w:val="00CF04B8"/>
    <w:rsid w:val="00CF34BF"/>
    <w:rsid w:val="00CF5ED5"/>
    <w:rsid w:val="00CF640A"/>
    <w:rsid w:val="00CF75B4"/>
    <w:rsid w:val="00CF7F7D"/>
    <w:rsid w:val="00D000A6"/>
    <w:rsid w:val="00D05E14"/>
    <w:rsid w:val="00D077CE"/>
    <w:rsid w:val="00D10D0E"/>
    <w:rsid w:val="00D206B0"/>
    <w:rsid w:val="00D224C3"/>
    <w:rsid w:val="00D231EF"/>
    <w:rsid w:val="00D23BC2"/>
    <w:rsid w:val="00D24765"/>
    <w:rsid w:val="00D3007B"/>
    <w:rsid w:val="00D30219"/>
    <w:rsid w:val="00D308A5"/>
    <w:rsid w:val="00D32EC0"/>
    <w:rsid w:val="00D40BB2"/>
    <w:rsid w:val="00D43033"/>
    <w:rsid w:val="00D44D26"/>
    <w:rsid w:val="00D46BF7"/>
    <w:rsid w:val="00D47466"/>
    <w:rsid w:val="00D50AE8"/>
    <w:rsid w:val="00D52377"/>
    <w:rsid w:val="00D530FC"/>
    <w:rsid w:val="00D57CF5"/>
    <w:rsid w:val="00D60CFB"/>
    <w:rsid w:val="00D624B3"/>
    <w:rsid w:val="00D62DC3"/>
    <w:rsid w:val="00D6486D"/>
    <w:rsid w:val="00D64D6C"/>
    <w:rsid w:val="00D679B6"/>
    <w:rsid w:val="00D826AD"/>
    <w:rsid w:val="00D83082"/>
    <w:rsid w:val="00D83557"/>
    <w:rsid w:val="00D83E1E"/>
    <w:rsid w:val="00D840AD"/>
    <w:rsid w:val="00D84E22"/>
    <w:rsid w:val="00D86FB0"/>
    <w:rsid w:val="00D924D0"/>
    <w:rsid w:val="00D93AAC"/>
    <w:rsid w:val="00D94F9A"/>
    <w:rsid w:val="00D96267"/>
    <w:rsid w:val="00D9684F"/>
    <w:rsid w:val="00D96B93"/>
    <w:rsid w:val="00D97EEE"/>
    <w:rsid w:val="00DA0432"/>
    <w:rsid w:val="00DA0894"/>
    <w:rsid w:val="00DA7370"/>
    <w:rsid w:val="00DA77F4"/>
    <w:rsid w:val="00DA7D84"/>
    <w:rsid w:val="00DB4EDD"/>
    <w:rsid w:val="00DB4F79"/>
    <w:rsid w:val="00DB6011"/>
    <w:rsid w:val="00DB631E"/>
    <w:rsid w:val="00DB6A7E"/>
    <w:rsid w:val="00DB7041"/>
    <w:rsid w:val="00DC0A68"/>
    <w:rsid w:val="00DC0E11"/>
    <w:rsid w:val="00DC19C0"/>
    <w:rsid w:val="00DC3BB3"/>
    <w:rsid w:val="00DC5D99"/>
    <w:rsid w:val="00DC5F40"/>
    <w:rsid w:val="00DC6284"/>
    <w:rsid w:val="00DC67BD"/>
    <w:rsid w:val="00DC6DE6"/>
    <w:rsid w:val="00DD0C84"/>
    <w:rsid w:val="00DD2821"/>
    <w:rsid w:val="00DD2EBE"/>
    <w:rsid w:val="00DD69FA"/>
    <w:rsid w:val="00DD7D0F"/>
    <w:rsid w:val="00DE2196"/>
    <w:rsid w:val="00DE2590"/>
    <w:rsid w:val="00DE316D"/>
    <w:rsid w:val="00DE31CD"/>
    <w:rsid w:val="00DE3EC7"/>
    <w:rsid w:val="00DE6B9E"/>
    <w:rsid w:val="00DF2D68"/>
    <w:rsid w:val="00DF6879"/>
    <w:rsid w:val="00DF725E"/>
    <w:rsid w:val="00DF74A5"/>
    <w:rsid w:val="00E006C5"/>
    <w:rsid w:val="00E029DD"/>
    <w:rsid w:val="00E0392E"/>
    <w:rsid w:val="00E0451F"/>
    <w:rsid w:val="00E05BC4"/>
    <w:rsid w:val="00E0611D"/>
    <w:rsid w:val="00E06BBC"/>
    <w:rsid w:val="00E10A0C"/>
    <w:rsid w:val="00E11210"/>
    <w:rsid w:val="00E155E0"/>
    <w:rsid w:val="00E22AF2"/>
    <w:rsid w:val="00E24AF5"/>
    <w:rsid w:val="00E31892"/>
    <w:rsid w:val="00E32321"/>
    <w:rsid w:val="00E33284"/>
    <w:rsid w:val="00E33D88"/>
    <w:rsid w:val="00E361E4"/>
    <w:rsid w:val="00E37BDF"/>
    <w:rsid w:val="00E40941"/>
    <w:rsid w:val="00E40A20"/>
    <w:rsid w:val="00E40EA3"/>
    <w:rsid w:val="00E4138B"/>
    <w:rsid w:val="00E44493"/>
    <w:rsid w:val="00E44EEE"/>
    <w:rsid w:val="00E44FEF"/>
    <w:rsid w:val="00E45A15"/>
    <w:rsid w:val="00E471B5"/>
    <w:rsid w:val="00E50D45"/>
    <w:rsid w:val="00E50E30"/>
    <w:rsid w:val="00E52660"/>
    <w:rsid w:val="00E528E0"/>
    <w:rsid w:val="00E53948"/>
    <w:rsid w:val="00E5681A"/>
    <w:rsid w:val="00E6058B"/>
    <w:rsid w:val="00E61521"/>
    <w:rsid w:val="00E631AB"/>
    <w:rsid w:val="00E63D53"/>
    <w:rsid w:val="00E643BE"/>
    <w:rsid w:val="00E65CC9"/>
    <w:rsid w:val="00E70AC8"/>
    <w:rsid w:val="00E711FC"/>
    <w:rsid w:val="00E74123"/>
    <w:rsid w:val="00E753C9"/>
    <w:rsid w:val="00E765C2"/>
    <w:rsid w:val="00E77451"/>
    <w:rsid w:val="00E810A8"/>
    <w:rsid w:val="00E83181"/>
    <w:rsid w:val="00E83CBB"/>
    <w:rsid w:val="00E85014"/>
    <w:rsid w:val="00E911F6"/>
    <w:rsid w:val="00E91B61"/>
    <w:rsid w:val="00E91F72"/>
    <w:rsid w:val="00E928B7"/>
    <w:rsid w:val="00EA0F93"/>
    <w:rsid w:val="00EA1C7C"/>
    <w:rsid w:val="00EA7886"/>
    <w:rsid w:val="00EB0FA2"/>
    <w:rsid w:val="00EB2794"/>
    <w:rsid w:val="00EB29F1"/>
    <w:rsid w:val="00EB544C"/>
    <w:rsid w:val="00EB73EE"/>
    <w:rsid w:val="00EB774E"/>
    <w:rsid w:val="00EB7898"/>
    <w:rsid w:val="00EC20BE"/>
    <w:rsid w:val="00EC54FD"/>
    <w:rsid w:val="00EC75AB"/>
    <w:rsid w:val="00ED0F65"/>
    <w:rsid w:val="00ED1C86"/>
    <w:rsid w:val="00ED3685"/>
    <w:rsid w:val="00ED4D09"/>
    <w:rsid w:val="00ED6FC5"/>
    <w:rsid w:val="00ED7824"/>
    <w:rsid w:val="00EE01F3"/>
    <w:rsid w:val="00EE219D"/>
    <w:rsid w:val="00EE3337"/>
    <w:rsid w:val="00EE3459"/>
    <w:rsid w:val="00EE37F8"/>
    <w:rsid w:val="00EE43D1"/>
    <w:rsid w:val="00EE4E4C"/>
    <w:rsid w:val="00EE591C"/>
    <w:rsid w:val="00EE765D"/>
    <w:rsid w:val="00EF5B16"/>
    <w:rsid w:val="00EF6AD6"/>
    <w:rsid w:val="00F02BBB"/>
    <w:rsid w:val="00F0344D"/>
    <w:rsid w:val="00F06901"/>
    <w:rsid w:val="00F07065"/>
    <w:rsid w:val="00F10380"/>
    <w:rsid w:val="00F119B8"/>
    <w:rsid w:val="00F13665"/>
    <w:rsid w:val="00F13A19"/>
    <w:rsid w:val="00F15220"/>
    <w:rsid w:val="00F16CD9"/>
    <w:rsid w:val="00F20540"/>
    <w:rsid w:val="00F22F58"/>
    <w:rsid w:val="00F2305C"/>
    <w:rsid w:val="00F23480"/>
    <w:rsid w:val="00F239FB"/>
    <w:rsid w:val="00F243E1"/>
    <w:rsid w:val="00F24BD4"/>
    <w:rsid w:val="00F25A79"/>
    <w:rsid w:val="00F27212"/>
    <w:rsid w:val="00F41474"/>
    <w:rsid w:val="00F436C5"/>
    <w:rsid w:val="00F4593A"/>
    <w:rsid w:val="00F50A28"/>
    <w:rsid w:val="00F5682F"/>
    <w:rsid w:val="00F61F22"/>
    <w:rsid w:val="00F63D12"/>
    <w:rsid w:val="00F65E87"/>
    <w:rsid w:val="00F6614C"/>
    <w:rsid w:val="00F739DA"/>
    <w:rsid w:val="00F74C33"/>
    <w:rsid w:val="00F7608C"/>
    <w:rsid w:val="00F76B40"/>
    <w:rsid w:val="00F779A2"/>
    <w:rsid w:val="00F77D71"/>
    <w:rsid w:val="00F81222"/>
    <w:rsid w:val="00F81C71"/>
    <w:rsid w:val="00F81EB6"/>
    <w:rsid w:val="00F84701"/>
    <w:rsid w:val="00F85E3B"/>
    <w:rsid w:val="00F8698D"/>
    <w:rsid w:val="00F87713"/>
    <w:rsid w:val="00F87B6E"/>
    <w:rsid w:val="00F91551"/>
    <w:rsid w:val="00F94629"/>
    <w:rsid w:val="00F96CAE"/>
    <w:rsid w:val="00FA2660"/>
    <w:rsid w:val="00FA29AC"/>
    <w:rsid w:val="00FA45C3"/>
    <w:rsid w:val="00FA5B5F"/>
    <w:rsid w:val="00FA6C09"/>
    <w:rsid w:val="00FA7938"/>
    <w:rsid w:val="00FB15B1"/>
    <w:rsid w:val="00FB274B"/>
    <w:rsid w:val="00FB2E2A"/>
    <w:rsid w:val="00FB344C"/>
    <w:rsid w:val="00FB58AD"/>
    <w:rsid w:val="00FB6693"/>
    <w:rsid w:val="00FC06CF"/>
    <w:rsid w:val="00FC096C"/>
    <w:rsid w:val="00FC231F"/>
    <w:rsid w:val="00FC23A8"/>
    <w:rsid w:val="00FC3899"/>
    <w:rsid w:val="00FC4378"/>
    <w:rsid w:val="00FD136F"/>
    <w:rsid w:val="00FD2234"/>
    <w:rsid w:val="00FD4BCB"/>
    <w:rsid w:val="00FD6757"/>
    <w:rsid w:val="00FE00FE"/>
    <w:rsid w:val="00FE0F1D"/>
    <w:rsid w:val="00FE48E9"/>
    <w:rsid w:val="00FE4AC8"/>
    <w:rsid w:val="00FE715D"/>
    <w:rsid w:val="00FE7165"/>
    <w:rsid w:val="00FE736B"/>
    <w:rsid w:val="00FE7D86"/>
    <w:rsid w:val="00FF0319"/>
    <w:rsid w:val="00FF1CF0"/>
    <w:rsid w:val="00FF30F2"/>
    <w:rsid w:val="00FF3402"/>
    <w:rsid w:val="00FF3D98"/>
    <w:rsid w:val="00FF3D9B"/>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160"/>
    <o:shapelayout v:ext="edit">
      <o:idmap v:ext="edit" data="1"/>
    </o:shapelayout>
  </w:shapeDefaults>
  <w:decimalSymbol w:val="."/>
  <w:listSeparator w:val=","/>
  <w14:docId w14:val="752E9953"/>
  <w15:docId w15:val="{13FC5CED-EA08-4125-879E-0597594FAE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5CDC"/>
    <w:pPr>
      <w:spacing w:after="120"/>
    </w:pPr>
    <w:rPr>
      <w:kern w:val="20"/>
      <w:lang w:eastAsia="de-DE"/>
    </w:rPr>
  </w:style>
  <w:style w:type="paragraph" w:styleId="Heading1">
    <w:name w:val="heading 1"/>
    <w:basedOn w:val="Normal"/>
    <w:next w:val="Normal"/>
    <w:link w:val="Heading1Char"/>
    <w:uiPriority w:val="99"/>
    <w:qFormat/>
    <w:rsid w:val="00084F3B"/>
    <w:pPr>
      <w:keepNext/>
      <w:pageBreakBefore/>
      <w:widowControl w:val="0"/>
      <w:numPr>
        <w:numId w:val="34"/>
      </w:numPr>
      <w:spacing w:before="360"/>
      <w:outlineLvl w:val="0"/>
    </w:pPr>
    <w:rPr>
      <w:rFonts w:ascii="Arial" w:hAnsi="Arial"/>
      <w:b/>
      <w:caps/>
      <w:kern w:val="28"/>
      <w:sz w:val="32"/>
    </w:rPr>
  </w:style>
  <w:style w:type="paragraph" w:styleId="Heading2">
    <w:name w:val="heading 2"/>
    <w:basedOn w:val="Normal"/>
    <w:next w:val="Normal"/>
    <w:link w:val="Heading2Char"/>
    <w:qFormat/>
    <w:rsid w:val="00084F3B"/>
    <w:pPr>
      <w:keepNext/>
      <w:numPr>
        <w:ilvl w:val="1"/>
        <w:numId w:val="34"/>
      </w:numPr>
      <w:tabs>
        <w:tab w:val="left" w:pos="450"/>
      </w:tabs>
      <w:spacing w:before="180" w:after="60"/>
      <w:outlineLvl w:val="1"/>
    </w:pPr>
    <w:rPr>
      <w:rFonts w:ascii="Arial" w:hAnsi="Arial"/>
      <w:b/>
      <w:caps/>
    </w:rPr>
  </w:style>
  <w:style w:type="paragraph" w:styleId="Heading3">
    <w:name w:val="heading 3"/>
    <w:basedOn w:val="Heading2"/>
    <w:next w:val="NormalIndented"/>
    <w:link w:val="Heading3Char"/>
    <w:uiPriority w:val="99"/>
    <w:qFormat/>
    <w:rsid w:val="00084F3B"/>
    <w:pPr>
      <w:numPr>
        <w:ilvl w:val="2"/>
      </w:numPr>
      <w:spacing w:before="240"/>
      <w:outlineLvl w:val="2"/>
    </w:pPr>
    <w:rPr>
      <w:caps w:val="0"/>
    </w:rPr>
  </w:style>
  <w:style w:type="paragraph" w:styleId="Heading4">
    <w:name w:val="heading 4"/>
    <w:basedOn w:val="Heading3"/>
    <w:next w:val="NormalIndented"/>
    <w:link w:val="Heading4Char"/>
    <w:uiPriority w:val="99"/>
    <w:qFormat/>
    <w:rsid w:val="00084F3B"/>
    <w:pPr>
      <w:widowControl w:val="0"/>
      <w:numPr>
        <w:ilvl w:val="3"/>
      </w:numPr>
      <w:spacing w:after="120"/>
      <w:outlineLvl w:val="3"/>
    </w:pPr>
    <w:rPr>
      <w:b w:val="0"/>
    </w:rPr>
  </w:style>
  <w:style w:type="paragraph" w:styleId="Heading5">
    <w:name w:val="heading 5"/>
    <w:basedOn w:val="Heading4"/>
    <w:next w:val="NormalIndented"/>
    <w:link w:val="Heading5Char"/>
    <w:uiPriority w:val="99"/>
    <w:qFormat/>
    <w:rsid w:val="00084F3B"/>
    <w:pPr>
      <w:widowControl/>
      <w:numPr>
        <w:ilvl w:val="4"/>
      </w:numPr>
      <w:spacing w:before="120" w:after="60"/>
      <w:outlineLvl w:val="4"/>
    </w:pPr>
    <w:rPr>
      <w:rFonts w:ascii="Arial Narrow" w:hAnsi="Arial Narrow"/>
      <w:i/>
      <w:noProof/>
    </w:rPr>
  </w:style>
  <w:style w:type="paragraph" w:styleId="Heading6">
    <w:name w:val="heading 6"/>
    <w:basedOn w:val="Heading5"/>
    <w:next w:val="Normal"/>
    <w:link w:val="Heading6Char"/>
    <w:uiPriority w:val="99"/>
    <w:qFormat/>
    <w:rsid w:val="00084F3B"/>
    <w:pPr>
      <w:numPr>
        <w:ilvl w:val="5"/>
      </w:numPr>
      <w:spacing w:line="200" w:lineRule="auto"/>
      <w:outlineLvl w:val="5"/>
    </w:pPr>
    <w:rPr>
      <w:rFonts w:ascii="Arial" w:hAnsi="Arial"/>
    </w:rPr>
  </w:style>
  <w:style w:type="paragraph" w:styleId="Heading7">
    <w:name w:val="heading 7"/>
    <w:basedOn w:val="Heading6"/>
    <w:next w:val="Normal"/>
    <w:link w:val="Heading7Char"/>
    <w:uiPriority w:val="99"/>
    <w:qFormat/>
    <w:rsid w:val="00084F3B"/>
    <w:pPr>
      <w:numPr>
        <w:ilvl w:val="6"/>
      </w:numPr>
      <w:spacing w:before="0" w:after="0"/>
      <w:outlineLvl w:val="6"/>
    </w:pPr>
  </w:style>
  <w:style w:type="paragraph" w:styleId="Heading8">
    <w:name w:val="heading 8"/>
    <w:basedOn w:val="Heading7"/>
    <w:next w:val="Normal"/>
    <w:link w:val="Heading8Char"/>
    <w:uiPriority w:val="99"/>
    <w:qFormat/>
    <w:rsid w:val="00084F3B"/>
    <w:pPr>
      <w:numPr>
        <w:ilvl w:val="7"/>
      </w:numPr>
      <w:spacing w:before="240" w:after="60"/>
      <w:outlineLvl w:val="7"/>
    </w:pPr>
  </w:style>
  <w:style w:type="paragraph" w:styleId="Heading9">
    <w:name w:val="heading 9"/>
    <w:basedOn w:val="Heading8"/>
    <w:next w:val="Normal"/>
    <w:link w:val="Heading9Char"/>
    <w:uiPriority w:val="99"/>
    <w:qFormat/>
    <w:rsid w:val="00084F3B"/>
    <w:pPr>
      <w:numPr>
        <w:ilvl w:val="8"/>
      </w:numPr>
      <w:outlineLvl w:val="8"/>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1"/>
    <w:uiPriority w:val="99"/>
    <w:semiHidden/>
    <w:rsid w:val="00F65D2C"/>
    <w:rPr>
      <w:rFonts w:ascii="Tahoma" w:hAnsi="Tahoma" w:cs="Tahoma"/>
      <w:sz w:val="16"/>
      <w:szCs w:val="16"/>
    </w:rPr>
  </w:style>
  <w:style w:type="character" w:customStyle="1" w:styleId="BalloonTextChar">
    <w:name w:val="Balloon Text Char"/>
    <w:basedOn w:val="DefaultParagraphFont"/>
    <w:uiPriority w:val="99"/>
    <w:semiHidden/>
    <w:rsid w:val="003501AB"/>
    <w:rPr>
      <w:rFonts w:ascii="Lucida Grande" w:hAnsi="Lucida Grande"/>
      <w:sz w:val="18"/>
      <w:szCs w:val="18"/>
    </w:rPr>
  </w:style>
  <w:style w:type="character" w:customStyle="1" w:styleId="BalloonTextChar0">
    <w:name w:val="Balloon Text Char"/>
    <w:basedOn w:val="DefaultParagraphFont"/>
    <w:uiPriority w:val="99"/>
    <w:semiHidden/>
    <w:rsid w:val="003501AB"/>
    <w:rPr>
      <w:rFonts w:ascii="Lucida Grande" w:hAnsi="Lucida Grande"/>
      <w:sz w:val="18"/>
      <w:szCs w:val="18"/>
    </w:rPr>
  </w:style>
  <w:style w:type="character" w:customStyle="1" w:styleId="BalloonTextChar2">
    <w:name w:val="Balloon Text Char"/>
    <w:basedOn w:val="DefaultParagraphFont"/>
    <w:uiPriority w:val="99"/>
    <w:semiHidden/>
    <w:rsid w:val="007C1E3C"/>
    <w:rPr>
      <w:rFonts w:ascii="Lucida Grande" w:hAnsi="Lucida Grande"/>
      <w:sz w:val="18"/>
      <w:szCs w:val="18"/>
    </w:rPr>
  </w:style>
  <w:style w:type="character" w:customStyle="1" w:styleId="BalloonTextChar3">
    <w:name w:val="Balloon Text Char"/>
    <w:basedOn w:val="DefaultParagraphFont"/>
    <w:uiPriority w:val="99"/>
    <w:semiHidden/>
    <w:rsid w:val="00197055"/>
    <w:rPr>
      <w:rFonts w:ascii="Lucida Grande" w:hAnsi="Lucida Grande"/>
      <w:sz w:val="18"/>
      <w:szCs w:val="18"/>
    </w:rPr>
  </w:style>
  <w:style w:type="character" w:customStyle="1" w:styleId="BalloonTextChar4">
    <w:name w:val="Balloon Text Char"/>
    <w:basedOn w:val="DefaultParagraphFont"/>
    <w:uiPriority w:val="99"/>
    <w:semiHidden/>
    <w:rsid w:val="00B333A8"/>
    <w:rPr>
      <w:rFonts w:ascii="Lucida Grande" w:hAnsi="Lucida Grande"/>
      <w:sz w:val="18"/>
      <w:szCs w:val="18"/>
    </w:rPr>
  </w:style>
  <w:style w:type="character" w:customStyle="1" w:styleId="BalloonTextChar5">
    <w:name w:val="Balloon Text Char"/>
    <w:basedOn w:val="DefaultParagraphFont"/>
    <w:uiPriority w:val="99"/>
    <w:semiHidden/>
    <w:rsid w:val="00956E32"/>
    <w:rPr>
      <w:rFonts w:ascii="Lucida Grande" w:hAnsi="Lucida Grande"/>
      <w:sz w:val="18"/>
      <w:szCs w:val="18"/>
    </w:rPr>
  </w:style>
  <w:style w:type="character" w:customStyle="1" w:styleId="BalloonTextChar6">
    <w:name w:val="Balloon Text Char"/>
    <w:basedOn w:val="DefaultParagraphFont"/>
    <w:uiPriority w:val="99"/>
    <w:semiHidden/>
    <w:rsid w:val="00956E32"/>
    <w:rPr>
      <w:rFonts w:ascii="Lucida Grande" w:hAnsi="Lucida Grande"/>
      <w:sz w:val="18"/>
      <w:szCs w:val="18"/>
    </w:rPr>
  </w:style>
  <w:style w:type="character" w:customStyle="1" w:styleId="BalloonTextChar7">
    <w:name w:val="Balloon Text Char"/>
    <w:basedOn w:val="DefaultParagraphFont"/>
    <w:uiPriority w:val="99"/>
    <w:semiHidden/>
    <w:rsid w:val="00543047"/>
    <w:rPr>
      <w:rFonts w:ascii="Lucida Grande" w:hAnsi="Lucida Grande"/>
      <w:sz w:val="18"/>
      <w:szCs w:val="18"/>
    </w:rPr>
  </w:style>
  <w:style w:type="character" w:customStyle="1" w:styleId="BalloonTextChar8">
    <w:name w:val="Balloon Text Char"/>
    <w:basedOn w:val="DefaultParagraphFont"/>
    <w:uiPriority w:val="99"/>
    <w:semiHidden/>
    <w:rsid w:val="00543047"/>
    <w:rPr>
      <w:rFonts w:ascii="Lucida Grande" w:hAnsi="Lucida Grande"/>
      <w:sz w:val="18"/>
      <w:szCs w:val="18"/>
    </w:rPr>
  </w:style>
  <w:style w:type="character" w:customStyle="1" w:styleId="BalloonTextChar9">
    <w:name w:val="Balloon Text Char"/>
    <w:basedOn w:val="DefaultParagraphFont"/>
    <w:uiPriority w:val="99"/>
    <w:semiHidden/>
    <w:rsid w:val="00543047"/>
    <w:rPr>
      <w:rFonts w:ascii="Lucida Grande" w:hAnsi="Lucida Grande"/>
      <w:sz w:val="18"/>
      <w:szCs w:val="18"/>
    </w:rPr>
  </w:style>
  <w:style w:type="character" w:customStyle="1" w:styleId="BalloonTextChara">
    <w:name w:val="Balloon Text Char"/>
    <w:basedOn w:val="DefaultParagraphFont"/>
    <w:uiPriority w:val="99"/>
    <w:semiHidden/>
    <w:rsid w:val="00543047"/>
    <w:rPr>
      <w:rFonts w:ascii="Lucida Grande" w:hAnsi="Lucida Grande"/>
      <w:sz w:val="18"/>
      <w:szCs w:val="18"/>
    </w:rPr>
  </w:style>
  <w:style w:type="character" w:customStyle="1" w:styleId="BalloonTextCharb">
    <w:name w:val="Balloon Text Char"/>
    <w:basedOn w:val="DefaultParagraphFont"/>
    <w:uiPriority w:val="99"/>
    <w:semiHidden/>
    <w:rsid w:val="00543047"/>
    <w:rPr>
      <w:rFonts w:ascii="Lucida Grande" w:hAnsi="Lucida Grande"/>
      <w:sz w:val="18"/>
      <w:szCs w:val="18"/>
    </w:rPr>
  </w:style>
  <w:style w:type="character" w:customStyle="1" w:styleId="BalloonTextCharc">
    <w:name w:val="Balloon Text Char"/>
    <w:basedOn w:val="DefaultParagraphFont"/>
    <w:uiPriority w:val="99"/>
    <w:semiHidden/>
    <w:rsid w:val="00FD4ACC"/>
    <w:rPr>
      <w:rFonts w:ascii="Lucida Grande" w:hAnsi="Lucida Grande"/>
      <w:sz w:val="18"/>
      <w:szCs w:val="18"/>
    </w:rPr>
  </w:style>
  <w:style w:type="character" w:customStyle="1" w:styleId="BalloonTextChard">
    <w:name w:val="Balloon Text Char"/>
    <w:basedOn w:val="DefaultParagraphFont"/>
    <w:uiPriority w:val="99"/>
    <w:semiHidden/>
    <w:rsid w:val="00FD4ACC"/>
    <w:rPr>
      <w:rFonts w:ascii="Lucida Grande" w:hAnsi="Lucida Grande"/>
      <w:sz w:val="18"/>
      <w:szCs w:val="18"/>
    </w:rPr>
  </w:style>
  <w:style w:type="character" w:customStyle="1" w:styleId="BalloonTextChare">
    <w:name w:val="Balloon Text Char"/>
    <w:basedOn w:val="DefaultParagraphFont"/>
    <w:uiPriority w:val="99"/>
    <w:semiHidden/>
    <w:rsid w:val="00FD4ACC"/>
    <w:rPr>
      <w:rFonts w:ascii="Lucida Grande" w:hAnsi="Lucida Grande"/>
      <w:sz w:val="18"/>
      <w:szCs w:val="18"/>
    </w:rPr>
  </w:style>
  <w:style w:type="character" w:customStyle="1" w:styleId="Heading1Char">
    <w:name w:val="Heading 1 Char"/>
    <w:basedOn w:val="DefaultParagraphFont"/>
    <w:link w:val="Heading1"/>
    <w:uiPriority w:val="99"/>
    <w:locked/>
    <w:rsid w:val="00084F3B"/>
    <w:rPr>
      <w:rFonts w:ascii="Arial" w:hAnsi="Arial"/>
      <w:b/>
      <w:caps/>
      <w:kern w:val="28"/>
      <w:sz w:val="32"/>
      <w:lang w:eastAsia="de-DE"/>
    </w:rPr>
  </w:style>
  <w:style w:type="character" w:customStyle="1" w:styleId="Heading2Char">
    <w:name w:val="Heading 2 Char"/>
    <w:basedOn w:val="DefaultParagraphFont"/>
    <w:link w:val="Heading2"/>
    <w:locked/>
    <w:rsid w:val="00084F3B"/>
    <w:rPr>
      <w:rFonts w:ascii="Arial" w:hAnsi="Arial"/>
      <w:b/>
      <w:caps/>
      <w:kern w:val="20"/>
      <w:lang w:eastAsia="de-DE"/>
    </w:rPr>
  </w:style>
  <w:style w:type="character" w:customStyle="1" w:styleId="Heading3Char">
    <w:name w:val="Heading 3 Char"/>
    <w:basedOn w:val="DefaultParagraphFont"/>
    <w:link w:val="Heading3"/>
    <w:uiPriority w:val="99"/>
    <w:locked/>
    <w:rsid w:val="00084F3B"/>
    <w:rPr>
      <w:rFonts w:ascii="Arial" w:hAnsi="Arial"/>
      <w:b/>
      <w:kern w:val="20"/>
      <w:lang w:eastAsia="de-DE"/>
    </w:rPr>
  </w:style>
  <w:style w:type="character" w:customStyle="1" w:styleId="Heading4Char">
    <w:name w:val="Heading 4 Char"/>
    <w:basedOn w:val="DefaultParagraphFont"/>
    <w:link w:val="Heading4"/>
    <w:uiPriority w:val="99"/>
    <w:locked/>
    <w:rsid w:val="00084F3B"/>
    <w:rPr>
      <w:rFonts w:ascii="Arial" w:hAnsi="Arial"/>
      <w:kern w:val="20"/>
      <w:lang w:eastAsia="de-DE"/>
    </w:rPr>
  </w:style>
  <w:style w:type="character" w:customStyle="1" w:styleId="Heading5Char">
    <w:name w:val="Heading 5 Char"/>
    <w:basedOn w:val="DefaultParagraphFont"/>
    <w:link w:val="Heading5"/>
    <w:uiPriority w:val="99"/>
    <w:locked/>
    <w:rsid w:val="00084F3B"/>
    <w:rPr>
      <w:rFonts w:ascii="Arial Narrow" w:hAnsi="Arial Narrow"/>
      <w:i/>
      <w:noProof/>
      <w:kern w:val="20"/>
      <w:lang w:eastAsia="de-DE"/>
    </w:rPr>
  </w:style>
  <w:style w:type="character" w:customStyle="1" w:styleId="Heading6Char">
    <w:name w:val="Heading 6 Char"/>
    <w:basedOn w:val="DefaultParagraphFont"/>
    <w:link w:val="Heading6"/>
    <w:uiPriority w:val="99"/>
    <w:locked/>
    <w:rsid w:val="00084F3B"/>
    <w:rPr>
      <w:rFonts w:ascii="Arial" w:hAnsi="Arial"/>
      <w:i/>
      <w:noProof/>
      <w:kern w:val="20"/>
      <w:lang w:eastAsia="de-DE"/>
    </w:rPr>
  </w:style>
  <w:style w:type="character" w:customStyle="1" w:styleId="Heading7Char">
    <w:name w:val="Heading 7 Char"/>
    <w:basedOn w:val="DefaultParagraphFont"/>
    <w:link w:val="Heading7"/>
    <w:uiPriority w:val="99"/>
    <w:locked/>
    <w:rsid w:val="00084F3B"/>
    <w:rPr>
      <w:rFonts w:ascii="Arial" w:hAnsi="Arial"/>
      <w:i/>
      <w:noProof/>
      <w:kern w:val="20"/>
      <w:lang w:eastAsia="de-DE"/>
    </w:rPr>
  </w:style>
  <w:style w:type="character" w:customStyle="1" w:styleId="Heading8Char">
    <w:name w:val="Heading 8 Char"/>
    <w:basedOn w:val="DefaultParagraphFont"/>
    <w:link w:val="Heading8"/>
    <w:uiPriority w:val="99"/>
    <w:locked/>
    <w:rsid w:val="00084F3B"/>
    <w:rPr>
      <w:rFonts w:ascii="Arial" w:hAnsi="Arial"/>
      <w:i/>
      <w:noProof/>
      <w:kern w:val="20"/>
      <w:lang w:eastAsia="de-DE"/>
    </w:rPr>
  </w:style>
  <w:style w:type="character" w:customStyle="1" w:styleId="Heading9Char">
    <w:name w:val="Heading 9 Char"/>
    <w:basedOn w:val="DefaultParagraphFont"/>
    <w:link w:val="Heading9"/>
    <w:uiPriority w:val="99"/>
    <w:locked/>
    <w:rsid w:val="00084F3B"/>
    <w:rPr>
      <w:rFonts w:ascii="Arial" w:hAnsi="Arial"/>
      <w:i/>
      <w:noProof/>
      <w:kern w:val="20"/>
      <w:sz w:val="18"/>
      <w:lang w:eastAsia="de-DE"/>
    </w:rPr>
  </w:style>
  <w:style w:type="paragraph" w:customStyle="1" w:styleId="NormalIndented">
    <w:name w:val="Normal Indented"/>
    <w:basedOn w:val="Normal"/>
    <w:rsid w:val="00F65D2C"/>
    <w:pPr>
      <w:spacing w:before="100" w:after="0"/>
      <w:ind w:left="720"/>
    </w:pPr>
  </w:style>
  <w:style w:type="character" w:customStyle="1" w:styleId="BalloonTextCharf">
    <w:name w:val="Balloon Text Char"/>
    <w:basedOn w:val="DefaultParagraphFont"/>
    <w:uiPriority w:val="99"/>
    <w:semiHidden/>
    <w:locked/>
    <w:rsid w:val="00631C06"/>
    <w:rPr>
      <w:rFonts w:ascii="Lucida Grande" w:hAnsi="Lucida Grande" w:cs="Times New Roman"/>
      <w:sz w:val="18"/>
      <w:szCs w:val="18"/>
    </w:rPr>
  </w:style>
  <w:style w:type="character" w:customStyle="1" w:styleId="BalloonTextChar1">
    <w:name w:val="Balloon Text Char1"/>
    <w:basedOn w:val="DefaultParagraphFont"/>
    <w:link w:val="BalloonText"/>
    <w:uiPriority w:val="99"/>
    <w:semiHidden/>
    <w:locked/>
    <w:rsid w:val="004B1700"/>
    <w:rPr>
      <w:rFonts w:ascii="Tahoma" w:hAnsi="Tahoma" w:cs="Tahoma"/>
      <w:kern w:val="20"/>
      <w:sz w:val="16"/>
      <w:szCs w:val="16"/>
      <w:lang w:eastAsia="de-DE"/>
    </w:rPr>
  </w:style>
  <w:style w:type="paragraph" w:styleId="Footer">
    <w:name w:val="footer"/>
    <w:basedOn w:val="Normal"/>
    <w:link w:val="FooterChar"/>
    <w:uiPriority w:val="99"/>
    <w:rsid w:val="00AF4986"/>
    <w:pPr>
      <w:pBdr>
        <w:top w:val="single" w:sz="2" w:space="1" w:color="auto"/>
      </w:pBdr>
      <w:tabs>
        <w:tab w:val="right" w:pos="9360"/>
      </w:tabs>
      <w:spacing w:after="0"/>
    </w:pPr>
    <w:rPr>
      <w:rFonts w:ascii="Arial" w:hAnsi="Arial"/>
      <w:kern w:val="16"/>
      <w:sz w:val="18"/>
    </w:rPr>
  </w:style>
  <w:style w:type="character" w:customStyle="1" w:styleId="FooterChar">
    <w:name w:val="Footer Char"/>
    <w:basedOn w:val="DefaultParagraphFont"/>
    <w:link w:val="Footer"/>
    <w:uiPriority w:val="99"/>
    <w:locked/>
    <w:rsid w:val="00AF4986"/>
    <w:rPr>
      <w:rFonts w:ascii="Arial" w:hAnsi="Arial" w:cs="Times New Roman"/>
      <w:kern w:val="16"/>
      <w:sz w:val="18"/>
      <w:lang w:eastAsia="de-DE"/>
    </w:rPr>
  </w:style>
  <w:style w:type="paragraph" w:styleId="Header">
    <w:name w:val="header"/>
    <w:basedOn w:val="Normal"/>
    <w:next w:val="Normal"/>
    <w:link w:val="HeaderChar"/>
    <w:uiPriority w:val="99"/>
    <w:rsid w:val="002F2F08"/>
    <w:pPr>
      <w:tabs>
        <w:tab w:val="right" w:pos="9000"/>
      </w:tabs>
      <w:spacing w:before="360"/>
      <w:ind w:left="360" w:hanging="360"/>
    </w:pPr>
    <w:rPr>
      <w:b/>
      <w:sz w:val="36"/>
    </w:rPr>
  </w:style>
  <w:style w:type="character" w:customStyle="1" w:styleId="HeaderChar">
    <w:name w:val="Header Char"/>
    <w:basedOn w:val="DefaultParagraphFont"/>
    <w:link w:val="Header"/>
    <w:uiPriority w:val="99"/>
    <w:locked/>
    <w:rsid w:val="00553BEE"/>
    <w:rPr>
      <w:rFonts w:cs="Times New Roman"/>
      <w:kern w:val="20"/>
      <w:sz w:val="24"/>
      <w:szCs w:val="24"/>
      <w:lang w:eastAsia="de-DE"/>
    </w:rPr>
  </w:style>
  <w:style w:type="paragraph" w:customStyle="1" w:styleId="NormalListBullets">
    <w:name w:val="Normal List Bullets"/>
    <w:basedOn w:val="Normal"/>
    <w:uiPriority w:val="99"/>
    <w:rsid w:val="00084F3B"/>
    <w:pPr>
      <w:widowControl w:val="0"/>
      <w:numPr>
        <w:numId w:val="2"/>
      </w:numPr>
      <w:spacing w:before="120" w:after="0"/>
    </w:pPr>
  </w:style>
  <w:style w:type="paragraph" w:customStyle="1" w:styleId="NormalList">
    <w:name w:val="Normal List"/>
    <w:basedOn w:val="Normal"/>
    <w:uiPriority w:val="99"/>
    <w:rsid w:val="00F65D2C"/>
    <w:pPr>
      <w:ind w:left="720"/>
    </w:pPr>
  </w:style>
  <w:style w:type="paragraph" w:customStyle="1" w:styleId="Section1Table">
    <w:name w:val="Section 1 Table"/>
    <w:basedOn w:val="Heading1"/>
    <w:next w:val="TableHeading1"/>
    <w:uiPriority w:val="99"/>
    <w:rsid w:val="00084F3B"/>
    <w:pPr>
      <w:numPr>
        <w:numId w:val="16"/>
      </w:numPr>
      <w:tabs>
        <w:tab w:val="num" w:pos="720"/>
      </w:tabs>
      <w:spacing w:before="80" w:after="80"/>
      <w:outlineLvl w:val="1"/>
    </w:pPr>
    <w:rPr>
      <w:rFonts w:ascii="Lucida Sans Unicode" w:hAnsi="Lucida Sans Unicode"/>
      <w:noProof/>
      <w:color w:val="C00000"/>
      <w:sz w:val="22"/>
    </w:rPr>
  </w:style>
  <w:style w:type="paragraph" w:customStyle="1" w:styleId="TableHeading1">
    <w:name w:val="Table Heading 1"/>
    <w:uiPriority w:val="99"/>
    <w:rsid w:val="003939B4"/>
    <w:rPr>
      <w:rFonts w:ascii="Lucida Sans" w:hAnsi="Lucida Sans"/>
      <w:bCs/>
      <w:color w:val="CC0000"/>
      <w:sz w:val="22"/>
      <w:szCs w:val="22"/>
    </w:rPr>
  </w:style>
  <w:style w:type="paragraph" w:customStyle="1" w:styleId="NormalListNumbered">
    <w:name w:val="Normal List Numbered"/>
    <w:basedOn w:val="Normal"/>
    <w:uiPriority w:val="99"/>
    <w:rsid w:val="00084F3B"/>
    <w:pPr>
      <w:widowControl w:val="0"/>
      <w:numPr>
        <w:numId w:val="3"/>
      </w:numPr>
      <w:spacing w:before="120"/>
    </w:pPr>
  </w:style>
  <w:style w:type="paragraph" w:customStyle="1" w:styleId="MsgTableHeader">
    <w:name w:val="Msg Table Header"/>
    <w:basedOn w:val="MsgTableCaption"/>
    <w:next w:val="MsgTableBody"/>
    <w:uiPriority w:val="99"/>
    <w:rsid w:val="00F65D2C"/>
    <w:pPr>
      <w:widowControl w:val="0"/>
      <w:spacing w:before="40" w:after="20"/>
      <w:jc w:val="left"/>
    </w:pPr>
    <w:rPr>
      <w:rFonts w:ascii="Courier New" w:hAnsi="Courier New"/>
      <w:b/>
      <w:sz w:val="16"/>
    </w:rPr>
  </w:style>
  <w:style w:type="paragraph" w:customStyle="1" w:styleId="MsgTableCaption">
    <w:name w:val="Msg Table Caption"/>
    <w:basedOn w:val="MsgTableBody"/>
    <w:uiPriority w:val="99"/>
    <w:rsid w:val="00F65D2C"/>
    <w:pPr>
      <w:keepNext/>
      <w:widowControl/>
      <w:jc w:val="center"/>
    </w:pPr>
    <w:rPr>
      <w:rFonts w:ascii="Times New Roman" w:hAnsi="Times New Roman"/>
      <w:sz w:val="20"/>
      <w:u w:val="single"/>
    </w:rPr>
  </w:style>
  <w:style w:type="paragraph" w:customStyle="1" w:styleId="MsgTableBody">
    <w:name w:val="Msg Table Body"/>
    <w:basedOn w:val="Normal"/>
    <w:uiPriority w:val="99"/>
    <w:rsid w:val="00F65D2C"/>
    <w:pPr>
      <w:widowControl w:val="0"/>
      <w:spacing w:after="0" w:line="240" w:lineRule="exact"/>
    </w:pPr>
    <w:rPr>
      <w:rFonts w:ascii="Courier New" w:hAnsi="Courier New"/>
      <w:sz w:val="16"/>
    </w:rPr>
  </w:style>
  <w:style w:type="paragraph" w:styleId="TOC2">
    <w:name w:val="toc 2"/>
    <w:basedOn w:val="Normal"/>
    <w:next w:val="Normal"/>
    <w:uiPriority w:val="39"/>
    <w:rsid w:val="00541C9C"/>
    <w:pPr>
      <w:ind w:left="200"/>
    </w:pPr>
    <w:rPr>
      <w:rFonts w:ascii="Arial" w:hAnsi="Arial"/>
      <w:color w:val="000000"/>
      <w:sz w:val="20"/>
    </w:rPr>
  </w:style>
  <w:style w:type="paragraph" w:customStyle="1" w:styleId="Components">
    <w:name w:val="Components"/>
    <w:basedOn w:val="Normal"/>
    <w:uiPriority w:val="99"/>
    <w:rsid w:val="00F65D2C"/>
    <w:pPr>
      <w:keepLines/>
      <w:spacing w:before="120"/>
      <w:ind w:left="2160" w:hanging="1080"/>
    </w:pPr>
    <w:rPr>
      <w:rFonts w:ascii="Courier New" w:hAnsi="Courier New"/>
      <w:kern w:val="14"/>
      <w:sz w:val="16"/>
    </w:rPr>
  </w:style>
  <w:style w:type="paragraph" w:customStyle="1" w:styleId="HL7TableCaption">
    <w:name w:val="HL7 Table Caption"/>
    <w:basedOn w:val="Normal"/>
    <w:next w:val="HL7TableHeader"/>
    <w:uiPriority w:val="99"/>
    <w:rsid w:val="00F65D2C"/>
    <w:pPr>
      <w:keepNext/>
      <w:spacing w:before="180" w:after="60"/>
      <w:jc w:val="center"/>
    </w:pPr>
  </w:style>
  <w:style w:type="paragraph" w:customStyle="1" w:styleId="HL7TableHeader">
    <w:name w:val="HL7 Table Header"/>
    <w:basedOn w:val="HL7TableBody"/>
    <w:next w:val="HL7TableBody"/>
    <w:uiPriority w:val="99"/>
    <w:rsid w:val="00F65D2C"/>
    <w:pPr>
      <w:keepNext/>
      <w:spacing w:after="20"/>
    </w:pPr>
    <w:rPr>
      <w:b/>
    </w:rPr>
  </w:style>
  <w:style w:type="paragraph" w:customStyle="1" w:styleId="HL7TableBody">
    <w:name w:val="HL7 Table Body"/>
    <w:basedOn w:val="Normal"/>
    <w:uiPriority w:val="99"/>
    <w:rsid w:val="00F65D2C"/>
    <w:pPr>
      <w:widowControl w:val="0"/>
      <w:spacing w:before="20" w:after="10"/>
    </w:pPr>
    <w:rPr>
      <w:rFonts w:ascii="Arial" w:hAnsi="Arial"/>
      <w:sz w:val="16"/>
    </w:rPr>
  </w:style>
  <w:style w:type="paragraph" w:customStyle="1" w:styleId="UserTableCaption">
    <w:name w:val="User Table Caption"/>
    <w:basedOn w:val="Normal"/>
    <w:next w:val="UserTableHeader"/>
    <w:uiPriority w:val="99"/>
    <w:rsid w:val="00F65D2C"/>
    <w:pPr>
      <w:keepNext/>
      <w:tabs>
        <w:tab w:val="left" w:pos="900"/>
      </w:tabs>
      <w:spacing w:before="180" w:after="60"/>
      <w:jc w:val="center"/>
    </w:pPr>
  </w:style>
  <w:style w:type="paragraph" w:customStyle="1" w:styleId="UserTableHeader">
    <w:name w:val="User Table Header"/>
    <w:basedOn w:val="UserTableBody"/>
    <w:next w:val="UserTableBody"/>
    <w:uiPriority w:val="99"/>
    <w:rsid w:val="00F65D2C"/>
    <w:pPr>
      <w:keepNext/>
      <w:spacing w:before="40" w:after="20"/>
    </w:pPr>
    <w:rPr>
      <w:b/>
    </w:rPr>
  </w:style>
  <w:style w:type="paragraph" w:customStyle="1" w:styleId="UserTableBody">
    <w:name w:val="User Table Body"/>
    <w:basedOn w:val="Normal"/>
    <w:uiPriority w:val="99"/>
    <w:rsid w:val="00F65D2C"/>
    <w:pPr>
      <w:widowControl w:val="0"/>
      <w:spacing w:before="20" w:after="10"/>
    </w:pPr>
    <w:rPr>
      <w:rFonts w:ascii="Arial" w:hAnsi="Arial"/>
      <w:sz w:val="16"/>
    </w:rPr>
  </w:style>
  <w:style w:type="character" w:customStyle="1" w:styleId="ReferenceAttribute">
    <w:name w:val="Reference Attribute"/>
    <w:basedOn w:val="HyperlinkText"/>
    <w:uiPriority w:val="99"/>
    <w:rsid w:val="00F65D2C"/>
    <w:rPr>
      <w:rFonts w:ascii="Times New Roman" w:hAnsi="Times New Roman" w:cs="Times New Roman"/>
      <w:i/>
      <w:dstrike w:val="0"/>
      <w:color w:val="0000FF"/>
      <w:sz w:val="20"/>
      <w:u w:val="single"/>
      <w:vertAlign w:val="baseline"/>
    </w:rPr>
  </w:style>
  <w:style w:type="character" w:customStyle="1" w:styleId="HyperlinkText">
    <w:name w:val="Hyperlink Text"/>
    <w:basedOn w:val="Hyperlink"/>
    <w:rsid w:val="00F65D2C"/>
    <w:rPr>
      <w:rFonts w:ascii="Times New Roman" w:hAnsi="Times New Roman" w:cs="Times New Roman"/>
      <w:i/>
      <w:dstrike w:val="0"/>
      <w:color w:val="0000FF"/>
      <w:sz w:val="20"/>
      <w:u w:val="single"/>
      <w:vertAlign w:val="baseline"/>
    </w:rPr>
  </w:style>
  <w:style w:type="character" w:styleId="Hyperlink">
    <w:name w:val="Hyperlink"/>
    <w:basedOn w:val="DefaultParagraphFont"/>
    <w:uiPriority w:val="99"/>
    <w:rsid w:val="009F68CF"/>
    <w:rPr>
      <w:rFonts w:ascii="Arial" w:hAnsi="Arial" w:cs="Times New Roman"/>
      <w:dstrike w:val="0"/>
      <w:color w:val="0000FF"/>
      <w:sz w:val="20"/>
      <w:u w:val="single"/>
      <w:vertAlign w:val="baseline"/>
    </w:rPr>
  </w:style>
  <w:style w:type="character" w:customStyle="1" w:styleId="ReferenceHL7Table">
    <w:name w:val="Reference HL7 Table"/>
    <w:basedOn w:val="HyperlinkText"/>
    <w:uiPriority w:val="99"/>
    <w:rsid w:val="00F65D2C"/>
    <w:rPr>
      <w:rFonts w:ascii="Times New Roman" w:hAnsi="Times New Roman" w:cs="Times New Roman"/>
      <w:i/>
      <w:dstrike w:val="0"/>
      <w:color w:val="0000FF"/>
      <w:sz w:val="20"/>
      <w:u w:val="single"/>
      <w:vertAlign w:val="baseline"/>
    </w:rPr>
  </w:style>
  <w:style w:type="character" w:customStyle="1" w:styleId="ReferenceUserTable">
    <w:name w:val="Reference User Table"/>
    <w:basedOn w:val="HyperlinkText"/>
    <w:uiPriority w:val="99"/>
    <w:rsid w:val="00F65D2C"/>
    <w:rPr>
      <w:rFonts w:ascii="Times New Roman" w:hAnsi="Times New Roman" w:cs="Times New Roman"/>
      <w:i/>
      <w:dstrike w:val="0"/>
      <w:color w:val="0000FF"/>
      <w:sz w:val="20"/>
      <w:u w:val="single"/>
      <w:vertAlign w:val="baseline"/>
    </w:rPr>
  </w:style>
  <w:style w:type="paragraph" w:customStyle="1" w:styleId="Note">
    <w:name w:val="Note"/>
    <w:basedOn w:val="Normal"/>
    <w:uiPriority w:val="99"/>
    <w:rsid w:val="00F65D2C"/>
    <w:pPr>
      <w:pBdr>
        <w:top w:val="single" w:sz="2" w:space="1" w:color="auto"/>
        <w:left w:val="single" w:sz="2" w:space="4" w:color="auto"/>
        <w:bottom w:val="single" w:sz="2" w:space="1" w:color="auto"/>
        <w:right w:val="single" w:sz="2" w:space="4" w:color="auto"/>
      </w:pBdr>
      <w:tabs>
        <w:tab w:val="left" w:pos="720"/>
        <w:tab w:val="left" w:pos="1440"/>
      </w:tabs>
      <w:spacing w:before="80" w:after="60"/>
    </w:pPr>
    <w:rPr>
      <w:rFonts w:ascii="Arial" w:hAnsi="Arial"/>
      <w:kern w:val="16"/>
      <w:sz w:val="18"/>
    </w:rPr>
  </w:style>
  <w:style w:type="paragraph" w:customStyle="1" w:styleId="Example">
    <w:name w:val="Example"/>
    <w:basedOn w:val="Normal"/>
    <w:uiPriority w:val="99"/>
    <w:rsid w:val="00F65D2C"/>
    <w:pPr>
      <w:keepNext/>
      <w:keepLines/>
      <w:spacing w:after="0"/>
      <w:ind w:left="1872" w:hanging="360"/>
    </w:pPr>
    <w:rPr>
      <w:rFonts w:ascii="LinePrinter" w:hAnsi="LinePrinter"/>
      <w:noProof/>
      <w:kern w:val="17"/>
      <w:sz w:val="16"/>
    </w:rPr>
  </w:style>
  <w:style w:type="paragraph" w:customStyle="1" w:styleId="NormalListAlpha">
    <w:name w:val="Normal List Alpha"/>
    <w:basedOn w:val="Normal"/>
    <w:uiPriority w:val="99"/>
    <w:rsid w:val="00084F3B"/>
    <w:pPr>
      <w:widowControl w:val="0"/>
      <w:numPr>
        <w:numId w:val="1"/>
      </w:numPr>
      <w:tabs>
        <w:tab w:val="clear" w:pos="1296"/>
        <w:tab w:val="left" w:pos="1368"/>
      </w:tabs>
      <w:ind w:left="1008"/>
    </w:pPr>
  </w:style>
  <w:style w:type="character" w:styleId="FollowedHyperlink">
    <w:name w:val="FollowedHyperlink"/>
    <w:basedOn w:val="DefaultParagraphFont"/>
    <w:uiPriority w:val="99"/>
    <w:rsid w:val="00F65D2C"/>
    <w:rPr>
      <w:rFonts w:cs="Times New Roman"/>
      <w:color w:val="800080"/>
      <w:u w:val="single"/>
    </w:rPr>
  </w:style>
  <w:style w:type="paragraph" w:styleId="EndnoteText">
    <w:name w:val="endnote text"/>
    <w:basedOn w:val="Normal"/>
    <w:link w:val="EndnoteTextChar"/>
    <w:uiPriority w:val="99"/>
    <w:semiHidden/>
    <w:rsid w:val="00F65D2C"/>
    <w:pPr>
      <w:spacing w:before="120" w:line="200" w:lineRule="exact"/>
    </w:pPr>
  </w:style>
  <w:style w:type="character" w:customStyle="1" w:styleId="EndnoteTextChar">
    <w:name w:val="Endnote Text Char"/>
    <w:basedOn w:val="DefaultParagraphFont"/>
    <w:link w:val="EndnoteText"/>
    <w:uiPriority w:val="99"/>
    <w:semiHidden/>
    <w:locked/>
    <w:rsid w:val="00553BEE"/>
    <w:rPr>
      <w:rFonts w:cs="Times New Roman"/>
      <w:kern w:val="20"/>
      <w:sz w:val="20"/>
      <w:szCs w:val="20"/>
      <w:lang w:eastAsia="de-DE"/>
    </w:rPr>
  </w:style>
  <w:style w:type="paragraph" w:styleId="CommentText">
    <w:name w:val="annotation text"/>
    <w:basedOn w:val="Normal"/>
    <w:link w:val="CommentTextChar"/>
    <w:uiPriority w:val="99"/>
    <w:semiHidden/>
    <w:rsid w:val="00F65D2C"/>
    <w:pPr>
      <w:spacing w:before="120"/>
    </w:pPr>
  </w:style>
  <w:style w:type="character" w:customStyle="1" w:styleId="CommentTextChar">
    <w:name w:val="Comment Text Char"/>
    <w:basedOn w:val="DefaultParagraphFont"/>
    <w:link w:val="CommentText"/>
    <w:uiPriority w:val="99"/>
    <w:semiHidden/>
    <w:locked/>
    <w:rsid w:val="00DD7C2F"/>
    <w:rPr>
      <w:rFonts w:cs="Times New Roman"/>
      <w:lang w:eastAsia="de-DE"/>
    </w:rPr>
  </w:style>
  <w:style w:type="paragraph" w:customStyle="1" w:styleId="QryTableName">
    <w:name w:val="Qry Table Name"/>
    <w:basedOn w:val="Normal"/>
    <w:uiPriority w:val="99"/>
    <w:rsid w:val="00F65D2C"/>
    <w:pPr>
      <w:widowControl w:val="0"/>
      <w:spacing w:before="20" w:after="10"/>
    </w:pPr>
    <w:rPr>
      <w:rFonts w:ascii="Arial" w:hAnsi="Arial"/>
      <w:sz w:val="16"/>
    </w:rPr>
  </w:style>
  <w:style w:type="paragraph" w:styleId="TableofAuthorities">
    <w:name w:val="table of authorities"/>
    <w:basedOn w:val="Normal"/>
    <w:next w:val="Normal"/>
    <w:uiPriority w:val="99"/>
    <w:semiHidden/>
    <w:rsid w:val="00F65D2C"/>
    <w:pPr>
      <w:ind w:left="200" w:hanging="200"/>
    </w:pPr>
  </w:style>
  <w:style w:type="paragraph" w:customStyle="1" w:styleId="QryTableHeader">
    <w:name w:val="Qry Table Header"/>
    <w:basedOn w:val="Normal"/>
    <w:uiPriority w:val="99"/>
    <w:rsid w:val="00F65D2C"/>
    <w:pPr>
      <w:widowControl w:val="0"/>
      <w:spacing w:before="40" w:after="20"/>
    </w:pPr>
    <w:rPr>
      <w:rFonts w:ascii="Arial" w:hAnsi="Arial"/>
      <w:b/>
      <w:sz w:val="16"/>
    </w:rPr>
  </w:style>
  <w:style w:type="paragraph" w:customStyle="1" w:styleId="QryTableCaption">
    <w:name w:val="Qry Table Caption"/>
    <w:basedOn w:val="QryTableHeader"/>
    <w:uiPriority w:val="99"/>
    <w:rsid w:val="00F65D2C"/>
    <w:pPr>
      <w:spacing w:before="120" w:after="120"/>
      <w:jc w:val="center"/>
    </w:pPr>
    <w:rPr>
      <w:rFonts w:ascii="Times New Roman" w:hAnsi="Times New Roman"/>
      <w:sz w:val="24"/>
    </w:rPr>
  </w:style>
  <w:style w:type="paragraph" w:customStyle="1" w:styleId="QryTableCharacteristicsQuery">
    <w:name w:val="Qry Table Characteristics Query"/>
    <w:basedOn w:val="QryTableName"/>
    <w:uiPriority w:val="99"/>
    <w:rsid w:val="00F65D2C"/>
  </w:style>
  <w:style w:type="paragraph" w:customStyle="1" w:styleId="QryTableCharacteristicsResponse">
    <w:name w:val="Qry Table Characteristics Response"/>
    <w:basedOn w:val="QryTableName"/>
    <w:uiPriority w:val="99"/>
    <w:rsid w:val="00F65D2C"/>
  </w:style>
  <w:style w:type="paragraph" w:customStyle="1" w:styleId="QryTableMode">
    <w:name w:val="Qry Table Mode"/>
    <w:basedOn w:val="QryTableName"/>
    <w:uiPriority w:val="99"/>
    <w:rsid w:val="00F65D2C"/>
  </w:style>
  <w:style w:type="paragraph" w:customStyle="1" w:styleId="QryTablePurpose">
    <w:name w:val="Qry Table Purpose"/>
    <w:basedOn w:val="QryTableName"/>
    <w:uiPriority w:val="99"/>
    <w:rsid w:val="00F65D2C"/>
  </w:style>
  <w:style w:type="paragraph" w:customStyle="1" w:styleId="QryTableResponseTrigger">
    <w:name w:val="Qry Table Response Trigger"/>
    <w:basedOn w:val="QryTableName"/>
    <w:uiPriority w:val="99"/>
    <w:rsid w:val="00F65D2C"/>
  </w:style>
  <w:style w:type="paragraph" w:customStyle="1" w:styleId="QryTableSegmentPattern">
    <w:name w:val="Qry Table Segment Pattern"/>
    <w:basedOn w:val="QryTableName"/>
    <w:uiPriority w:val="99"/>
    <w:rsid w:val="00F65D2C"/>
  </w:style>
  <w:style w:type="paragraph" w:customStyle="1" w:styleId="QryTableTriggerQuery">
    <w:name w:val="Qry Table Trigger Query"/>
    <w:basedOn w:val="QryTableName"/>
    <w:uiPriority w:val="99"/>
    <w:rsid w:val="00F65D2C"/>
  </w:style>
  <w:style w:type="paragraph" w:customStyle="1" w:styleId="QryTableID">
    <w:name w:val="Qry Table ID"/>
    <w:basedOn w:val="QryTableName"/>
    <w:uiPriority w:val="99"/>
    <w:rsid w:val="00F65D2C"/>
  </w:style>
  <w:style w:type="paragraph" w:customStyle="1" w:styleId="QryTableType">
    <w:name w:val="Qry Table Type"/>
    <w:basedOn w:val="QryTableName"/>
    <w:uiPriority w:val="99"/>
    <w:rsid w:val="00F65D2C"/>
  </w:style>
  <w:style w:type="paragraph" w:customStyle="1" w:styleId="QryTableResponseControlCharacteristics">
    <w:name w:val="Qry Table Response Control Characteristics"/>
    <w:basedOn w:val="QryTableName"/>
    <w:uiPriority w:val="99"/>
    <w:rsid w:val="00F65D2C"/>
  </w:style>
  <w:style w:type="paragraph" w:customStyle="1" w:styleId="QryTableRCPConstraints">
    <w:name w:val="Qry Table RCP Constraints"/>
    <w:basedOn w:val="QryTableName"/>
    <w:uiPriority w:val="99"/>
    <w:rsid w:val="00F65D2C"/>
  </w:style>
  <w:style w:type="paragraph" w:customStyle="1" w:styleId="QryTableModifyIndicator">
    <w:name w:val="Qry Table Modify Indicator"/>
    <w:basedOn w:val="QryTableName"/>
    <w:uiPriority w:val="99"/>
    <w:rsid w:val="00F65D2C"/>
  </w:style>
  <w:style w:type="paragraph" w:customStyle="1" w:styleId="QryTableInput">
    <w:name w:val="Qry Table Input"/>
    <w:basedOn w:val="QryTableName"/>
    <w:uiPriority w:val="99"/>
    <w:rsid w:val="00F65D2C"/>
  </w:style>
  <w:style w:type="paragraph" w:customStyle="1" w:styleId="QryTableInputHeader">
    <w:name w:val="Qry Table Input Header"/>
    <w:basedOn w:val="QryTableHeader"/>
    <w:uiPriority w:val="99"/>
    <w:rsid w:val="00F65D2C"/>
  </w:style>
  <w:style w:type="paragraph" w:customStyle="1" w:styleId="QryTableInputParamHeader">
    <w:name w:val="Qry Table Input Param Header"/>
    <w:basedOn w:val="QryTableHeader"/>
    <w:uiPriority w:val="99"/>
    <w:rsid w:val="00F65D2C"/>
  </w:style>
  <w:style w:type="paragraph" w:customStyle="1" w:styleId="QryTableInputParam">
    <w:name w:val="Qry Table Input Param"/>
    <w:basedOn w:val="QryTableName"/>
    <w:uiPriority w:val="99"/>
    <w:rsid w:val="00F65D2C"/>
  </w:style>
  <w:style w:type="paragraph" w:customStyle="1" w:styleId="QryTableDisplayLine">
    <w:name w:val="Qry Table DisplayLine"/>
    <w:basedOn w:val="QryTableName"/>
    <w:uiPriority w:val="99"/>
    <w:rsid w:val="00F65D2C"/>
    <w:rPr>
      <w:rFonts w:ascii="Courier New" w:hAnsi="Courier New"/>
    </w:rPr>
  </w:style>
  <w:style w:type="paragraph" w:customStyle="1" w:styleId="QryTableDisplayLineHeader">
    <w:name w:val="Qry Table DisplayLine Header"/>
    <w:basedOn w:val="QryTableHeader"/>
    <w:uiPriority w:val="99"/>
    <w:rsid w:val="00F65D2C"/>
    <w:rPr>
      <w:rFonts w:ascii="Courier New" w:hAnsi="Courier New"/>
    </w:rPr>
  </w:style>
  <w:style w:type="paragraph" w:customStyle="1" w:styleId="QryTableVirtualHeader">
    <w:name w:val="Qry Table Virtual Header"/>
    <w:basedOn w:val="QryTableHeader"/>
    <w:uiPriority w:val="99"/>
    <w:rsid w:val="00F65D2C"/>
  </w:style>
  <w:style w:type="paragraph" w:customStyle="1" w:styleId="QryTableVirtual">
    <w:name w:val="Qry Table Virtual"/>
    <w:basedOn w:val="QryTableName"/>
    <w:uiPriority w:val="99"/>
    <w:rsid w:val="00F65D2C"/>
  </w:style>
  <w:style w:type="paragraph" w:customStyle="1" w:styleId="QryTableRCPHeader">
    <w:name w:val="Qry Table RCP Header"/>
    <w:basedOn w:val="QryTableHeader"/>
    <w:uiPriority w:val="99"/>
    <w:rsid w:val="00F65D2C"/>
  </w:style>
  <w:style w:type="paragraph" w:customStyle="1" w:styleId="QryTableRCP">
    <w:name w:val="Qry Table RCP"/>
    <w:basedOn w:val="QryTableName"/>
    <w:uiPriority w:val="99"/>
    <w:rsid w:val="00F65D2C"/>
  </w:style>
  <w:style w:type="paragraph" w:customStyle="1" w:styleId="ComponentTableCaption">
    <w:name w:val="Component Table Caption"/>
    <w:basedOn w:val="Normal"/>
    <w:uiPriority w:val="99"/>
    <w:rsid w:val="00631C06"/>
    <w:pPr>
      <w:keepNext/>
      <w:spacing w:before="180" w:after="60" w:line="240" w:lineRule="exact"/>
      <w:jc w:val="center"/>
    </w:pPr>
  </w:style>
  <w:style w:type="paragraph" w:customStyle="1" w:styleId="ComponentTableHeader">
    <w:name w:val="Component Table Header"/>
    <w:basedOn w:val="Normal"/>
    <w:uiPriority w:val="99"/>
    <w:rsid w:val="00631C06"/>
    <w:pPr>
      <w:keepNext/>
      <w:spacing w:before="40" w:after="20" w:line="240" w:lineRule="exact"/>
      <w:jc w:val="center"/>
    </w:pPr>
    <w:rPr>
      <w:rFonts w:ascii="Arial" w:hAnsi="Arial"/>
      <w:b/>
      <w:kern w:val="16"/>
      <w:sz w:val="16"/>
    </w:rPr>
  </w:style>
  <w:style w:type="paragraph" w:styleId="TOC1">
    <w:name w:val="toc 1"/>
    <w:basedOn w:val="Normal"/>
    <w:next w:val="TOC2"/>
    <w:autoRedefine/>
    <w:uiPriority w:val="39"/>
    <w:rsid w:val="004353B8"/>
    <w:pPr>
      <w:tabs>
        <w:tab w:val="right" w:leader="dot" w:pos="9360"/>
      </w:tabs>
      <w:spacing w:before="120" w:after="0"/>
    </w:pPr>
    <w:rPr>
      <w:rFonts w:ascii="Arial" w:hAnsi="Arial"/>
      <w:b/>
      <w:bCs/>
      <w:smallCaps/>
      <w:color w:val="000000"/>
      <w:sz w:val="18"/>
    </w:rPr>
  </w:style>
  <w:style w:type="paragraph" w:styleId="Caption">
    <w:name w:val="caption"/>
    <w:basedOn w:val="Normal"/>
    <w:next w:val="Normal"/>
    <w:uiPriority w:val="99"/>
    <w:qFormat/>
    <w:rsid w:val="000C5F1D"/>
    <w:pPr>
      <w:keepNext/>
      <w:spacing w:after="0"/>
      <w:ind w:left="360" w:hanging="360"/>
      <w:jc w:val="center"/>
    </w:pPr>
    <w:rPr>
      <w:rFonts w:ascii="Lucida Sans Unicode" w:hAnsi="Lucida Sans Unicode"/>
      <w:b/>
      <w:bCs/>
      <w:iCs/>
      <w:caps/>
      <w:color w:val="C00000"/>
      <w:kern w:val="0"/>
      <w:sz w:val="22"/>
      <w:lang w:eastAsia="en-US"/>
    </w:rPr>
  </w:style>
  <w:style w:type="paragraph" w:styleId="TOC3">
    <w:name w:val="toc 3"/>
    <w:basedOn w:val="Normal"/>
    <w:next w:val="Normal"/>
    <w:autoRedefine/>
    <w:uiPriority w:val="39"/>
    <w:rsid w:val="00541C9C"/>
    <w:pPr>
      <w:tabs>
        <w:tab w:val="right" w:leader="dot" w:pos="9350"/>
      </w:tabs>
      <w:ind w:left="720" w:hanging="317"/>
    </w:pPr>
    <w:rPr>
      <w:rFonts w:ascii="Arial" w:hAnsi="Arial"/>
      <w:iCs/>
      <w:color w:val="000000"/>
      <w:sz w:val="20"/>
    </w:rPr>
  </w:style>
  <w:style w:type="paragraph" w:styleId="TOC4">
    <w:name w:val="toc 4"/>
    <w:basedOn w:val="Normal"/>
    <w:next w:val="Normal"/>
    <w:uiPriority w:val="39"/>
    <w:rsid w:val="00810BCE"/>
    <w:pPr>
      <w:tabs>
        <w:tab w:val="right" w:leader="dot" w:pos="9360"/>
      </w:tabs>
      <w:ind w:left="900" w:hanging="295"/>
    </w:pPr>
    <w:rPr>
      <w:rFonts w:ascii="Arial" w:hAnsi="Arial" w:cs="Arial"/>
      <w:noProof/>
      <w:kern w:val="0"/>
      <w:sz w:val="20"/>
      <w:szCs w:val="22"/>
      <w:lang w:eastAsia="en-US"/>
    </w:rPr>
  </w:style>
  <w:style w:type="paragraph" w:styleId="TOC5">
    <w:name w:val="toc 5"/>
    <w:basedOn w:val="TOC4"/>
    <w:next w:val="Normal"/>
    <w:autoRedefine/>
    <w:uiPriority w:val="39"/>
    <w:rsid w:val="00F65D2C"/>
    <w:pPr>
      <w:ind w:left="800"/>
    </w:pPr>
  </w:style>
  <w:style w:type="paragraph" w:styleId="TOC6">
    <w:name w:val="toc 6"/>
    <w:basedOn w:val="TOC1"/>
    <w:autoRedefine/>
    <w:uiPriority w:val="39"/>
    <w:rsid w:val="00810BCE"/>
    <w:pPr>
      <w:tabs>
        <w:tab w:val="left" w:pos="1440"/>
      </w:tabs>
    </w:pPr>
  </w:style>
  <w:style w:type="paragraph" w:styleId="TOC7">
    <w:name w:val="toc 7"/>
    <w:basedOn w:val="TOC6"/>
    <w:next w:val="Normal"/>
    <w:autoRedefine/>
    <w:uiPriority w:val="39"/>
    <w:rsid w:val="00F65D2C"/>
    <w:pPr>
      <w:ind w:left="1200"/>
    </w:pPr>
  </w:style>
  <w:style w:type="paragraph" w:styleId="TOC8">
    <w:name w:val="toc 8"/>
    <w:basedOn w:val="TOC7"/>
    <w:next w:val="Normal"/>
    <w:autoRedefine/>
    <w:uiPriority w:val="39"/>
    <w:rsid w:val="00F65D2C"/>
    <w:pPr>
      <w:ind w:left="1400"/>
    </w:pPr>
  </w:style>
  <w:style w:type="paragraph" w:styleId="TOC9">
    <w:name w:val="toc 9"/>
    <w:basedOn w:val="Normal"/>
    <w:next w:val="Normal"/>
    <w:autoRedefine/>
    <w:uiPriority w:val="39"/>
    <w:rsid w:val="00F65D2C"/>
    <w:pPr>
      <w:spacing w:after="0"/>
      <w:ind w:left="1600"/>
    </w:pPr>
    <w:rPr>
      <w:sz w:val="18"/>
      <w:szCs w:val="18"/>
    </w:rPr>
  </w:style>
  <w:style w:type="paragraph" w:customStyle="1" w:styleId="NormalListRoman">
    <w:name w:val="Normal List Roman"/>
    <w:basedOn w:val="Normal"/>
    <w:uiPriority w:val="99"/>
    <w:rsid w:val="00F65D2C"/>
    <w:pPr>
      <w:widowControl w:val="0"/>
      <w:tabs>
        <w:tab w:val="num" w:pos="2016"/>
      </w:tabs>
      <w:ind w:left="2016" w:hanging="432"/>
    </w:pPr>
  </w:style>
  <w:style w:type="paragraph" w:customStyle="1" w:styleId="OtherTableCaption">
    <w:name w:val="Other Table Caption"/>
    <w:basedOn w:val="Normal"/>
    <w:next w:val="Normal"/>
    <w:uiPriority w:val="99"/>
    <w:rsid w:val="00F65D2C"/>
    <w:pPr>
      <w:keepNext/>
      <w:spacing w:before="180" w:after="60"/>
      <w:jc w:val="center"/>
    </w:pPr>
  </w:style>
  <w:style w:type="paragraph" w:customStyle="1" w:styleId="OtherTableHeader">
    <w:name w:val="Other Table Header"/>
    <w:basedOn w:val="Normal"/>
    <w:next w:val="OtherTableBody"/>
    <w:uiPriority w:val="99"/>
    <w:rsid w:val="00F65D2C"/>
    <w:pPr>
      <w:keepNext/>
      <w:spacing w:before="20"/>
      <w:jc w:val="center"/>
    </w:pPr>
    <w:rPr>
      <w:b/>
      <w:sz w:val="18"/>
    </w:rPr>
  </w:style>
  <w:style w:type="paragraph" w:customStyle="1" w:styleId="OtherTableBody">
    <w:name w:val="Other Table Body"/>
    <w:basedOn w:val="Normal"/>
    <w:rsid w:val="00F65D2C"/>
    <w:pPr>
      <w:spacing w:before="60" w:after="60"/>
    </w:pPr>
    <w:rPr>
      <w:sz w:val="18"/>
    </w:rPr>
  </w:style>
  <w:style w:type="paragraph" w:customStyle="1" w:styleId="NoteIndented">
    <w:name w:val="Note Indented"/>
    <w:basedOn w:val="Note"/>
    <w:next w:val="NormalIndented"/>
    <w:uiPriority w:val="99"/>
    <w:rsid w:val="00F65D2C"/>
    <w:pPr>
      <w:ind w:left="720"/>
    </w:pPr>
  </w:style>
  <w:style w:type="paragraph" w:styleId="NormalIndent">
    <w:name w:val="Normal Indent"/>
    <w:basedOn w:val="Normal"/>
    <w:uiPriority w:val="99"/>
    <w:rsid w:val="00F65D2C"/>
    <w:pPr>
      <w:ind w:left="720"/>
    </w:pPr>
  </w:style>
  <w:style w:type="character" w:customStyle="1" w:styleId="HyperlinkTable">
    <w:name w:val="Hyperlink Table"/>
    <w:basedOn w:val="Hyperlink"/>
    <w:uiPriority w:val="99"/>
    <w:rsid w:val="00F65D2C"/>
    <w:rPr>
      <w:rFonts w:ascii="Arial" w:hAnsi="Arial" w:cs="Times New Roman"/>
      <w:dstrike w:val="0"/>
      <w:color w:val="0000FF"/>
      <w:sz w:val="20"/>
      <w:u w:val="single"/>
      <w:vertAlign w:val="baseline"/>
    </w:rPr>
  </w:style>
  <w:style w:type="paragraph" w:styleId="FootnoteText">
    <w:name w:val="footnote text"/>
    <w:basedOn w:val="Normal"/>
    <w:link w:val="FootnoteTextChar"/>
    <w:semiHidden/>
    <w:rsid w:val="00F65D2C"/>
    <w:pPr>
      <w:spacing w:before="100" w:after="0" w:line="200" w:lineRule="auto"/>
      <w:ind w:left="360" w:hanging="360"/>
    </w:pPr>
    <w:rPr>
      <w:kern w:val="16"/>
      <w:sz w:val="16"/>
    </w:rPr>
  </w:style>
  <w:style w:type="character" w:customStyle="1" w:styleId="FootnoteTextChar">
    <w:name w:val="Footnote Text Char"/>
    <w:basedOn w:val="DefaultParagraphFont"/>
    <w:link w:val="FootnoteText"/>
    <w:locked/>
    <w:rsid w:val="004B2F84"/>
    <w:rPr>
      <w:rFonts w:cs="Times New Roman"/>
      <w:kern w:val="16"/>
      <w:sz w:val="16"/>
      <w:lang w:val="en-US" w:eastAsia="de-DE" w:bidi="ar-SA"/>
    </w:rPr>
  </w:style>
  <w:style w:type="paragraph" w:styleId="Index1">
    <w:name w:val="index 1"/>
    <w:basedOn w:val="Normal"/>
    <w:next w:val="Normal"/>
    <w:autoRedefine/>
    <w:uiPriority w:val="99"/>
    <w:semiHidden/>
    <w:rsid w:val="00F65D2C"/>
    <w:pPr>
      <w:tabs>
        <w:tab w:val="left" w:pos="720"/>
      </w:tabs>
      <w:spacing w:before="100" w:after="0"/>
      <w:ind w:left="200" w:hanging="200"/>
    </w:pPr>
  </w:style>
  <w:style w:type="paragraph" w:styleId="Index2">
    <w:name w:val="index 2"/>
    <w:basedOn w:val="Normal"/>
    <w:next w:val="Normal"/>
    <w:autoRedefine/>
    <w:uiPriority w:val="99"/>
    <w:semiHidden/>
    <w:rsid w:val="00F65D2C"/>
    <w:pPr>
      <w:spacing w:before="100" w:after="0"/>
      <w:ind w:left="400" w:hanging="200"/>
    </w:pPr>
  </w:style>
  <w:style w:type="paragraph" w:styleId="Index3">
    <w:name w:val="index 3"/>
    <w:basedOn w:val="Normal"/>
    <w:next w:val="Normal"/>
    <w:autoRedefine/>
    <w:uiPriority w:val="99"/>
    <w:semiHidden/>
    <w:rsid w:val="00F65D2C"/>
    <w:pPr>
      <w:spacing w:before="100" w:after="0"/>
      <w:ind w:left="600" w:hanging="200"/>
    </w:pPr>
  </w:style>
  <w:style w:type="paragraph" w:styleId="Index4">
    <w:name w:val="index 4"/>
    <w:basedOn w:val="Normal"/>
    <w:next w:val="Normal"/>
    <w:autoRedefine/>
    <w:uiPriority w:val="99"/>
    <w:semiHidden/>
    <w:rsid w:val="00F65D2C"/>
    <w:pPr>
      <w:spacing w:before="100" w:after="0"/>
      <w:ind w:left="800" w:hanging="200"/>
    </w:pPr>
  </w:style>
  <w:style w:type="paragraph" w:styleId="Index5">
    <w:name w:val="index 5"/>
    <w:basedOn w:val="Normal"/>
    <w:next w:val="Normal"/>
    <w:autoRedefine/>
    <w:uiPriority w:val="99"/>
    <w:semiHidden/>
    <w:rsid w:val="00F65D2C"/>
    <w:pPr>
      <w:spacing w:before="100" w:after="0"/>
      <w:ind w:left="1000" w:hanging="200"/>
    </w:pPr>
  </w:style>
  <w:style w:type="paragraph" w:styleId="Index6">
    <w:name w:val="index 6"/>
    <w:basedOn w:val="Normal"/>
    <w:next w:val="Normal"/>
    <w:autoRedefine/>
    <w:uiPriority w:val="99"/>
    <w:semiHidden/>
    <w:rsid w:val="00F65D2C"/>
    <w:pPr>
      <w:spacing w:before="100" w:after="0"/>
      <w:ind w:left="1200" w:hanging="200"/>
    </w:pPr>
  </w:style>
  <w:style w:type="paragraph" w:styleId="Index7">
    <w:name w:val="index 7"/>
    <w:basedOn w:val="Normal"/>
    <w:next w:val="Normal"/>
    <w:autoRedefine/>
    <w:uiPriority w:val="99"/>
    <w:semiHidden/>
    <w:rsid w:val="00F65D2C"/>
    <w:pPr>
      <w:spacing w:before="100" w:after="0"/>
      <w:ind w:left="1400" w:hanging="200"/>
    </w:pPr>
  </w:style>
  <w:style w:type="paragraph" w:styleId="Index8">
    <w:name w:val="index 8"/>
    <w:basedOn w:val="Normal"/>
    <w:next w:val="Normal"/>
    <w:autoRedefine/>
    <w:uiPriority w:val="99"/>
    <w:semiHidden/>
    <w:rsid w:val="00F65D2C"/>
    <w:pPr>
      <w:spacing w:before="100" w:after="0"/>
      <w:ind w:left="1600" w:hanging="200"/>
    </w:pPr>
  </w:style>
  <w:style w:type="paragraph" w:styleId="Index9">
    <w:name w:val="index 9"/>
    <w:basedOn w:val="Normal"/>
    <w:next w:val="Normal"/>
    <w:autoRedefine/>
    <w:uiPriority w:val="99"/>
    <w:semiHidden/>
    <w:rsid w:val="00F65D2C"/>
    <w:pPr>
      <w:spacing w:before="100" w:after="0"/>
      <w:ind w:left="1800" w:hanging="200"/>
    </w:pPr>
  </w:style>
  <w:style w:type="paragraph" w:customStyle="1" w:styleId="MsgTableHeaderExample">
    <w:name w:val="Msg Table Header Example"/>
    <w:basedOn w:val="MsgTableHeader"/>
    <w:uiPriority w:val="99"/>
    <w:rsid w:val="00F65D2C"/>
  </w:style>
  <w:style w:type="paragraph" w:customStyle="1" w:styleId="HL7TableHeaderExample">
    <w:name w:val="HL7 Table Header Example"/>
    <w:basedOn w:val="HL7TableHeader"/>
    <w:uiPriority w:val="99"/>
    <w:rsid w:val="00F65D2C"/>
  </w:style>
  <w:style w:type="paragraph" w:customStyle="1" w:styleId="UserTableHeaderExample">
    <w:name w:val="User Table Header Example"/>
    <w:basedOn w:val="UserTableHeader"/>
    <w:uiPriority w:val="99"/>
    <w:rsid w:val="00F65D2C"/>
  </w:style>
  <w:style w:type="paragraph" w:styleId="DocumentMap">
    <w:name w:val="Document Map"/>
    <w:basedOn w:val="Normal"/>
    <w:link w:val="DocumentMapChar"/>
    <w:rsid w:val="00F65D2C"/>
    <w:pPr>
      <w:shd w:val="clear" w:color="auto" w:fill="000080"/>
      <w:spacing w:after="0"/>
    </w:pPr>
    <w:rPr>
      <w:rFonts w:ascii="Tahoma" w:hAnsi="Tahoma"/>
      <w:kern w:val="0"/>
    </w:rPr>
  </w:style>
  <w:style w:type="character" w:customStyle="1" w:styleId="DocumentMapChar">
    <w:name w:val="Document Map Char"/>
    <w:basedOn w:val="DefaultParagraphFont"/>
    <w:link w:val="DocumentMap"/>
    <w:locked/>
    <w:rsid w:val="004B1700"/>
    <w:rPr>
      <w:rFonts w:ascii="Tahoma" w:hAnsi="Tahoma" w:cs="Times New Roman"/>
      <w:shd w:val="clear" w:color="auto" w:fill="000080"/>
      <w:lang w:eastAsia="de-DE"/>
    </w:rPr>
  </w:style>
  <w:style w:type="character" w:customStyle="1" w:styleId="ReferenceDataType">
    <w:name w:val="Reference Data Type"/>
    <w:basedOn w:val="HyperlinkText"/>
    <w:uiPriority w:val="99"/>
    <w:rsid w:val="00F65D2C"/>
    <w:rPr>
      <w:rFonts w:ascii="Times New Roman" w:hAnsi="Times New Roman" w:cs="Times New Roman"/>
      <w:i/>
      <w:dstrike w:val="0"/>
      <w:color w:val="0000FF"/>
      <w:sz w:val="20"/>
      <w:u w:val="single"/>
      <w:vertAlign w:val="baseline"/>
    </w:rPr>
  </w:style>
  <w:style w:type="character" w:styleId="CommentReference">
    <w:name w:val="annotation reference"/>
    <w:basedOn w:val="DefaultParagraphFont"/>
    <w:semiHidden/>
    <w:rsid w:val="004B2F84"/>
    <w:rPr>
      <w:rFonts w:cs="Times New Roman"/>
      <w:sz w:val="16"/>
      <w:szCs w:val="16"/>
    </w:rPr>
  </w:style>
  <w:style w:type="paragraph" w:customStyle="1" w:styleId="NumberedList">
    <w:name w:val="Numbered List"/>
    <w:basedOn w:val="Normal"/>
    <w:uiPriority w:val="99"/>
    <w:rsid w:val="004B2F84"/>
    <w:pPr>
      <w:tabs>
        <w:tab w:val="left" w:pos="576"/>
        <w:tab w:val="num" w:pos="1152"/>
      </w:tabs>
      <w:spacing w:before="80" w:after="80"/>
      <w:ind w:left="1152" w:hanging="576"/>
    </w:pPr>
    <w:rPr>
      <w:rFonts w:ascii="Verdana" w:hAnsi="Verdana"/>
      <w:kern w:val="0"/>
      <w:sz w:val="22"/>
      <w:lang w:eastAsia="en-US"/>
    </w:rPr>
  </w:style>
  <w:style w:type="paragraph" w:customStyle="1" w:styleId="Section3Table">
    <w:name w:val="Section 3 Table"/>
    <w:basedOn w:val="Section1Table"/>
    <w:uiPriority w:val="99"/>
    <w:rsid w:val="00084F3B"/>
    <w:pPr>
      <w:framePr w:hSpace="180" w:wrap="around" w:vAnchor="text" w:hAnchor="text" w:xAlign="center" w:y="1"/>
      <w:numPr>
        <w:numId w:val="17"/>
      </w:numPr>
      <w:tabs>
        <w:tab w:val="num" w:pos="720"/>
      </w:tabs>
      <w:suppressOverlap/>
    </w:pPr>
  </w:style>
  <w:style w:type="paragraph" w:customStyle="1" w:styleId="TableText">
    <w:name w:val="Table Text"/>
    <w:aliases w:val="tt,table text"/>
    <w:link w:val="TableTextChar"/>
    <w:uiPriority w:val="99"/>
    <w:rsid w:val="00631C06"/>
    <w:pPr>
      <w:spacing w:before="40" w:after="40"/>
    </w:pPr>
    <w:rPr>
      <w:rFonts w:ascii="Arial Narrow" w:hAnsi="Arial Narrow" w:cs="Arial"/>
      <w:sz w:val="21"/>
      <w:szCs w:val="21"/>
    </w:rPr>
  </w:style>
  <w:style w:type="character" w:customStyle="1" w:styleId="TableTextChar">
    <w:name w:val="Table Text Char"/>
    <w:aliases w:val="tt Char,table text Char"/>
    <w:basedOn w:val="DefaultParagraphFont"/>
    <w:link w:val="TableText"/>
    <w:uiPriority w:val="99"/>
    <w:locked/>
    <w:rsid w:val="00631C06"/>
    <w:rPr>
      <w:rFonts w:ascii="Arial Narrow" w:hAnsi="Arial Narrow" w:cs="Arial"/>
      <w:sz w:val="21"/>
      <w:szCs w:val="21"/>
      <w:lang w:val="en-US" w:eastAsia="en-US" w:bidi="ar-SA"/>
    </w:rPr>
  </w:style>
  <w:style w:type="paragraph" w:styleId="Title">
    <w:name w:val="Title"/>
    <w:basedOn w:val="Normal"/>
    <w:next w:val="Normal"/>
    <w:link w:val="TitleChar"/>
    <w:uiPriority w:val="99"/>
    <w:qFormat/>
    <w:rsid w:val="00631C06"/>
    <w:pPr>
      <w:spacing w:before="240" w:after="240"/>
      <w:jc w:val="center"/>
    </w:pPr>
    <w:rPr>
      <w:rFonts w:ascii="Arial" w:hAnsi="Arial"/>
      <w:b/>
      <w:bCs/>
      <w:caps/>
      <w:kern w:val="0"/>
      <w:sz w:val="32"/>
      <w:lang w:eastAsia="en-US"/>
    </w:rPr>
  </w:style>
  <w:style w:type="character" w:customStyle="1" w:styleId="TitleChar">
    <w:name w:val="Title Char"/>
    <w:basedOn w:val="DefaultParagraphFont"/>
    <w:link w:val="Title"/>
    <w:uiPriority w:val="99"/>
    <w:locked/>
    <w:rsid w:val="00553BEE"/>
    <w:rPr>
      <w:rFonts w:ascii="Cambria" w:hAnsi="Cambria" w:cs="Times New Roman"/>
      <w:b/>
      <w:bCs/>
      <w:kern w:val="28"/>
      <w:sz w:val="32"/>
      <w:szCs w:val="32"/>
      <w:lang w:eastAsia="de-DE"/>
    </w:rPr>
  </w:style>
  <w:style w:type="paragraph" w:customStyle="1" w:styleId="Code">
    <w:name w:val="Code"/>
    <w:basedOn w:val="Normal"/>
    <w:link w:val="CodeChar"/>
    <w:uiPriority w:val="99"/>
    <w:rsid w:val="004B2F84"/>
    <w:pPr>
      <w:spacing w:after="0"/>
      <w:ind w:left="576"/>
    </w:pPr>
    <w:rPr>
      <w:rFonts w:ascii="Courier New" w:hAnsi="Courier New"/>
      <w:kern w:val="0"/>
      <w:szCs w:val="22"/>
      <w:lang w:eastAsia="en-US"/>
    </w:rPr>
  </w:style>
  <w:style w:type="character" w:customStyle="1" w:styleId="CodeChar">
    <w:name w:val="Code Char"/>
    <w:basedOn w:val="DefaultParagraphFont"/>
    <w:link w:val="Code"/>
    <w:uiPriority w:val="99"/>
    <w:locked/>
    <w:rsid w:val="004B2F84"/>
    <w:rPr>
      <w:rFonts w:ascii="Courier New" w:hAnsi="Courier New" w:cs="Times New Roman"/>
      <w:sz w:val="22"/>
      <w:szCs w:val="22"/>
      <w:lang w:val="en-US" w:eastAsia="en-US" w:bidi="ar-SA"/>
    </w:rPr>
  </w:style>
  <w:style w:type="character" w:styleId="FootnoteReference">
    <w:name w:val="footnote reference"/>
    <w:basedOn w:val="DefaultParagraphFont"/>
    <w:rsid w:val="004B2F84"/>
    <w:rPr>
      <w:rFonts w:cs="Times New Roman"/>
      <w:vertAlign w:val="superscript"/>
    </w:rPr>
  </w:style>
  <w:style w:type="paragraph" w:styleId="TableofFigures">
    <w:name w:val="table of figures"/>
    <w:basedOn w:val="Normal"/>
    <w:next w:val="Normal"/>
    <w:uiPriority w:val="99"/>
    <w:rsid w:val="00075E13"/>
    <w:pPr>
      <w:spacing w:before="60" w:after="60"/>
      <w:ind w:left="576" w:hanging="576"/>
    </w:pPr>
    <w:rPr>
      <w:rFonts w:ascii="Arial" w:hAnsi="Arial"/>
      <w:kern w:val="0"/>
      <w:sz w:val="20"/>
      <w:lang w:eastAsia="en-US"/>
    </w:rPr>
  </w:style>
  <w:style w:type="paragraph" w:customStyle="1" w:styleId="CoverTitleLarge">
    <w:name w:val="Cover Title Large"/>
    <w:basedOn w:val="Normal"/>
    <w:uiPriority w:val="99"/>
    <w:rsid w:val="00631C06"/>
    <w:pPr>
      <w:spacing w:before="720"/>
      <w:jc w:val="center"/>
    </w:pPr>
    <w:rPr>
      <w:rFonts w:ascii="Verdana" w:hAnsi="Verdana" w:cs="Arial"/>
      <w:caps/>
      <w:kern w:val="0"/>
      <w:sz w:val="48"/>
      <w:szCs w:val="48"/>
      <w:lang w:eastAsia="en-US"/>
    </w:rPr>
  </w:style>
  <w:style w:type="paragraph" w:customStyle="1" w:styleId="CoverTitleSmall">
    <w:name w:val="Cover Title Small"/>
    <w:basedOn w:val="Normal"/>
    <w:uiPriority w:val="99"/>
    <w:rsid w:val="00631C06"/>
    <w:pPr>
      <w:spacing w:before="120" w:after="600"/>
      <w:jc w:val="center"/>
    </w:pPr>
    <w:rPr>
      <w:rFonts w:ascii="Verdana" w:hAnsi="Verdana"/>
      <w:kern w:val="0"/>
      <w:sz w:val="28"/>
      <w:szCs w:val="28"/>
      <w:lang w:eastAsia="en-US"/>
    </w:rPr>
  </w:style>
  <w:style w:type="character" w:styleId="Strong">
    <w:name w:val="Strong"/>
    <w:basedOn w:val="DefaultParagraphFont"/>
    <w:uiPriority w:val="22"/>
    <w:qFormat/>
    <w:rsid w:val="004B2F84"/>
    <w:rPr>
      <w:rFonts w:cs="Times New Roman"/>
      <w:b/>
    </w:rPr>
  </w:style>
  <w:style w:type="paragraph" w:customStyle="1" w:styleId="Points">
    <w:name w:val="Points"/>
    <w:basedOn w:val="Normal"/>
    <w:uiPriority w:val="99"/>
    <w:rsid w:val="004B2F84"/>
    <w:pPr>
      <w:tabs>
        <w:tab w:val="left" w:pos="576"/>
        <w:tab w:val="num" w:pos="1152"/>
      </w:tabs>
      <w:spacing w:before="80" w:after="80"/>
      <w:ind w:left="1152" w:hanging="576"/>
    </w:pPr>
    <w:rPr>
      <w:rFonts w:ascii="Verdana" w:hAnsi="Verdana"/>
      <w:kern w:val="0"/>
      <w:sz w:val="22"/>
      <w:lang w:eastAsia="en-US"/>
    </w:rPr>
  </w:style>
  <w:style w:type="paragraph" w:customStyle="1" w:styleId="TableBullet">
    <w:name w:val="Table Bullet"/>
    <w:basedOn w:val="TableText"/>
    <w:uiPriority w:val="99"/>
    <w:rsid w:val="004B2F84"/>
    <w:pPr>
      <w:ind w:left="576" w:hanging="288"/>
    </w:pPr>
  </w:style>
  <w:style w:type="paragraph" w:customStyle="1" w:styleId="TableHeading2">
    <w:name w:val="Table Heading 2"/>
    <w:uiPriority w:val="99"/>
    <w:rsid w:val="003939B4"/>
    <w:pPr>
      <w:spacing w:before="40" w:after="40"/>
    </w:pPr>
    <w:rPr>
      <w:rFonts w:ascii="Lucida Sans" w:hAnsi="Lucida Sans"/>
      <w:bCs/>
      <w:color w:val="CC0000"/>
      <w:sz w:val="21"/>
      <w:szCs w:val="21"/>
    </w:rPr>
  </w:style>
  <w:style w:type="table" w:styleId="TableGrid">
    <w:name w:val="Table Grid"/>
    <w:basedOn w:val="TableNormal"/>
    <w:uiPriority w:val="59"/>
    <w:rsid w:val="004B2F84"/>
    <w:pPr>
      <w:spacing w:before="120" w:after="120"/>
      <w:ind w:left="576"/>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ructure">
    <w:name w:val="Structure"/>
    <w:basedOn w:val="Normal"/>
    <w:uiPriority w:val="99"/>
    <w:rsid w:val="00631C06"/>
    <w:pPr>
      <w:tabs>
        <w:tab w:val="left" w:pos="576"/>
        <w:tab w:val="num" w:pos="1152"/>
      </w:tabs>
      <w:spacing w:before="60" w:after="60"/>
      <w:ind w:left="1152" w:hanging="576"/>
    </w:pPr>
    <w:rPr>
      <w:rFonts w:ascii="Verdana" w:hAnsi="Verdana"/>
      <w:kern w:val="0"/>
      <w:sz w:val="22"/>
      <w:lang w:eastAsia="en-US"/>
    </w:rPr>
  </w:style>
  <w:style w:type="paragraph" w:customStyle="1" w:styleId="NormalTIMS">
    <w:name w:val="NormalTIMS"/>
    <w:basedOn w:val="Normal"/>
    <w:next w:val="Normal"/>
    <w:uiPriority w:val="99"/>
    <w:rsid w:val="004B2F84"/>
    <w:pPr>
      <w:autoSpaceDE w:val="0"/>
      <w:autoSpaceDN w:val="0"/>
      <w:adjustRightInd w:val="0"/>
      <w:spacing w:after="0"/>
    </w:pPr>
    <w:rPr>
      <w:rFonts w:ascii="Arial" w:hAnsi="Arial"/>
      <w:kern w:val="0"/>
      <w:lang w:eastAsia="en-US"/>
    </w:rPr>
  </w:style>
  <w:style w:type="paragraph" w:customStyle="1" w:styleId="th">
    <w:name w:val="th"/>
    <w:aliases w:val="table heading,Table Header"/>
    <w:basedOn w:val="TableText"/>
    <w:uiPriority w:val="99"/>
    <w:rsid w:val="004B2F84"/>
    <w:pPr>
      <w:keepNext/>
      <w:spacing w:before="60" w:after="60"/>
      <w:jc w:val="center"/>
    </w:pPr>
    <w:rPr>
      <w:rFonts w:cs="Times New Roman"/>
      <w:b/>
      <w:sz w:val="18"/>
      <w:szCs w:val="20"/>
    </w:rPr>
  </w:style>
  <w:style w:type="paragraph" w:styleId="NormalWeb">
    <w:name w:val="Normal (Web)"/>
    <w:basedOn w:val="Normal"/>
    <w:uiPriority w:val="99"/>
    <w:rsid w:val="004B2F84"/>
    <w:pPr>
      <w:spacing w:before="100" w:beforeAutospacing="1" w:after="100" w:afterAutospacing="1"/>
    </w:pPr>
    <w:rPr>
      <w:kern w:val="0"/>
      <w:lang w:eastAsia="en-US"/>
    </w:rPr>
  </w:style>
  <w:style w:type="paragraph" w:customStyle="1" w:styleId="StyleTableTexttttabletextLeft014Hanging0">
    <w:name w:val="Style Table Texttttable text + Left:  0.14&quot; Hanging:  0&quot;"/>
    <w:basedOn w:val="TableText"/>
    <w:uiPriority w:val="99"/>
    <w:rsid w:val="00631C06"/>
    <w:pPr>
      <w:ind w:left="202"/>
    </w:pPr>
    <w:rPr>
      <w:rFonts w:cs="Times New Roman"/>
      <w:kern w:val="20"/>
      <w:szCs w:val="20"/>
    </w:rPr>
  </w:style>
  <w:style w:type="paragraph" w:customStyle="1" w:styleId="TableHeadingA">
    <w:name w:val="Table Heading A"/>
    <w:uiPriority w:val="99"/>
    <w:rsid w:val="00C35379"/>
    <w:rPr>
      <w:rFonts w:ascii="Lucida Sans" w:hAnsi="Lucida Sans"/>
      <w:bCs/>
      <w:color w:val="CC0000"/>
      <w:sz w:val="21"/>
    </w:rPr>
  </w:style>
  <w:style w:type="paragraph" w:customStyle="1" w:styleId="TableTextA">
    <w:name w:val="Table Text A"/>
    <w:basedOn w:val="TableText"/>
    <w:link w:val="TableTextAChar"/>
    <w:uiPriority w:val="99"/>
    <w:rsid w:val="00631C06"/>
  </w:style>
  <w:style w:type="character" w:customStyle="1" w:styleId="TableTextAChar">
    <w:name w:val="Table Text A Char"/>
    <w:basedOn w:val="TableTextChar"/>
    <w:link w:val="TableTextA"/>
    <w:uiPriority w:val="99"/>
    <w:locked/>
    <w:rsid w:val="00631C06"/>
    <w:rPr>
      <w:rFonts w:ascii="Arial Narrow" w:hAnsi="Arial Narrow" w:cs="Arial"/>
      <w:sz w:val="21"/>
      <w:szCs w:val="21"/>
      <w:lang w:val="en-US" w:eastAsia="en-US" w:bidi="ar-SA"/>
    </w:rPr>
  </w:style>
  <w:style w:type="paragraph" w:customStyle="1" w:styleId="TableContent">
    <w:name w:val="Table Content"/>
    <w:basedOn w:val="TableTextA"/>
    <w:link w:val="TableContentChar"/>
    <w:autoRedefine/>
    <w:uiPriority w:val="99"/>
    <w:rsid w:val="00900E69"/>
    <w:pPr>
      <w:ind w:right="-43"/>
    </w:pPr>
    <w:rPr>
      <w:rFonts w:cs="Times New Roman"/>
      <w:bCs/>
      <w:color w:val="000000"/>
      <w:kern w:val="20"/>
      <w:szCs w:val="20"/>
    </w:rPr>
  </w:style>
  <w:style w:type="character" w:customStyle="1" w:styleId="TableContentChar">
    <w:name w:val="Table Content Char"/>
    <w:basedOn w:val="TableTextAChar"/>
    <w:link w:val="TableContent"/>
    <w:uiPriority w:val="99"/>
    <w:locked/>
    <w:rsid w:val="00900E69"/>
    <w:rPr>
      <w:rFonts w:ascii="Arial Narrow" w:hAnsi="Arial Narrow" w:cs="Arial"/>
      <w:bCs/>
      <w:color w:val="000000"/>
      <w:kern w:val="20"/>
      <w:sz w:val="21"/>
      <w:szCs w:val="20"/>
      <w:lang w:val="en-US" w:eastAsia="en-US" w:bidi="ar-SA"/>
    </w:rPr>
  </w:style>
  <w:style w:type="paragraph" w:customStyle="1" w:styleId="TableHeadingB">
    <w:name w:val="Table Heading B"/>
    <w:basedOn w:val="TableHeadingA"/>
    <w:uiPriority w:val="99"/>
    <w:rsid w:val="00631C06"/>
    <w:pPr>
      <w:ind w:left="37"/>
    </w:pPr>
  </w:style>
  <w:style w:type="paragraph" w:customStyle="1" w:styleId="TableContentIndent">
    <w:name w:val="Table Content Indent"/>
    <w:basedOn w:val="TableContent"/>
    <w:link w:val="TableContentIndentChar"/>
    <w:uiPriority w:val="99"/>
    <w:rsid w:val="00631C06"/>
    <w:pPr>
      <w:ind w:left="144"/>
    </w:pPr>
  </w:style>
  <w:style w:type="character" w:customStyle="1" w:styleId="TableContentIndentChar">
    <w:name w:val="Table Content Indent Char"/>
    <w:basedOn w:val="TableContentChar"/>
    <w:link w:val="TableContentIndent"/>
    <w:uiPriority w:val="99"/>
    <w:locked/>
    <w:rsid w:val="00631C06"/>
    <w:rPr>
      <w:rFonts w:ascii="Arial Narrow" w:hAnsi="Arial Narrow" w:cs="Arial"/>
      <w:bCs/>
      <w:color w:val="000000"/>
      <w:kern w:val="20"/>
      <w:sz w:val="21"/>
      <w:szCs w:val="20"/>
      <w:lang w:val="en-US" w:eastAsia="en-US" w:bidi="ar-SA"/>
    </w:rPr>
  </w:style>
  <w:style w:type="paragraph" w:customStyle="1" w:styleId="UsageNote">
    <w:name w:val="Usage Note"/>
    <w:basedOn w:val="Normal"/>
    <w:rsid w:val="00421D3E"/>
    <w:pPr>
      <w:spacing w:before="120"/>
      <w:ind w:left="691" w:hanging="691"/>
    </w:pPr>
    <w:rPr>
      <w:rFonts w:ascii="Arial" w:hAnsi="Arial"/>
    </w:rPr>
  </w:style>
  <w:style w:type="paragraph" w:customStyle="1" w:styleId="TableContentBullet">
    <w:name w:val="Table Content  Bullet"/>
    <w:basedOn w:val="TableContentIndent"/>
    <w:link w:val="TableContentBulletChar"/>
    <w:uiPriority w:val="99"/>
    <w:rsid w:val="00631C06"/>
    <w:pPr>
      <w:tabs>
        <w:tab w:val="left" w:pos="581"/>
      </w:tabs>
      <w:ind w:left="581" w:hanging="360"/>
    </w:pPr>
  </w:style>
  <w:style w:type="character" w:customStyle="1" w:styleId="TableContentBulletChar">
    <w:name w:val="Table Content  Bullet Char"/>
    <w:basedOn w:val="TableContentIndentChar"/>
    <w:link w:val="TableContentBullet"/>
    <w:uiPriority w:val="99"/>
    <w:locked/>
    <w:rsid w:val="00631C06"/>
    <w:rPr>
      <w:rFonts w:ascii="Arial Narrow" w:hAnsi="Arial Narrow" w:cs="Arial"/>
      <w:bCs/>
      <w:color w:val="000000"/>
      <w:kern w:val="20"/>
      <w:sz w:val="21"/>
      <w:szCs w:val="20"/>
      <w:lang w:val="en-US" w:eastAsia="en-US" w:bidi="ar-SA"/>
    </w:rPr>
  </w:style>
  <w:style w:type="paragraph" w:customStyle="1" w:styleId="TableContentBICenter">
    <w:name w:val="Table Content BI Center"/>
    <w:basedOn w:val="TableText"/>
    <w:uiPriority w:val="99"/>
    <w:rsid w:val="00631C06"/>
    <w:pPr>
      <w:jc w:val="center"/>
    </w:pPr>
    <w:rPr>
      <w:b/>
      <w:bCs/>
      <w:i/>
      <w:iCs/>
      <w:szCs w:val="28"/>
    </w:rPr>
  </w:style>
  <w:style w:type="paragraph" w:customStyle="1" w:styleId="AttributeTableBody">
    <w:name w:val="Attribute Table Body"/>
    <w:basedOn w:val="Normal"/>
    <w:uiPriority w:val="99"/>
    <w:rsid w:val="00631C06"/>
    <w:pPr>
      <w:spacing w:before="40" w:after="30"/>
      <w:jc w:val="center"/>
    </w:pPr>
    <w:rPr>
      <w:rFonts w:ascii="Arial" w:hAnsi="Arial"/>
      <w:kern w:val="16"/>
      <w:sz w:val="16"/>
    </w:rPr>
  </w:style>
  <w:style w:type="paragraph" w:styleId="CommentSubject">
    <w:name w:val="annotation subject"/>
    <w:basedOn w:val="CommentText"/>
    <w:next w:val="CommentText"/>
    <w:link w:val="CommentSubjectChar"/>
    <w:uiPriority w:val="99"/>
    <w:semiHidden/>
    <w:rsid w:val="00631C06"/>
    <w:pPr>
      <w:spacing w:before="0"/>
    </w:pPr>
    <w:rPr>
      <w:b/>
      <w:bCs/>
    </w:rPr>
  </w:style>
  <w:style w:type="character" w:customStyle="1" w:styleId="CommentSubjectChar">
    <w:name w:val="Comment Subject Char"/>
    <w:basedOn w:val="CommentTextChar"/>
    <w:link w:val="CommentSubject"/>
    <w:uiPriority w:val="99"/>
    <w:semiHidden/>
    <w:locked/>
    <w:rsid w:val="00553BEE"/>
    <w:rPr>
      <w:rFonts w:cs="Times New Roman"/>
      <w:b/>
      <w:bCs/>
      <w:kern w:val="20"/>
      <w:sz w:val="20"/>
      <w:szCs w:val="20"/>
      <w:lang w:eastAsia="de-DE"/>
    </w:rPr>
  </w:style>
  <w:style w:type="paragraph" w:customStyle="1" w:styleId="ComponentTableBody">
    <w:name w:val="Component Table Body"/>
    <w:basedOn w:val="Normal"/>
    <w:uiPriority w:val="99"/>
    <w:rsid w:val="00631C06"/>
    <w:pPr>
      <w:spacing w:before="60" w:line="240" w:lineRule="exact"/>
      <w:jc w:val="center"/>
    </w:pPr>
    <w:rPr>
      <w:rFonts w:ascii="Arial" w:hAnsi="Arial"/>
      <w:kern w:val="16"/>
      <w:sz w:val="16"/>
    </w:rPr>
  </w:style>
  <w:style w:type="paragraph" w:customStyle="1" w:styleId="AttributeTableHeader">
    <w:name w:val="Attribute Table Header"/>
    <w:basedOn w:val="Normal"/>
    <w:next w:val="Normal"/>
    <w:uiPriority w:val="99"/>
    <w:rsid w:val="00631C06"/>
    <w:pPr>
      <w:keepNext/>
      <w:spacing w:before="40" w:after="20"/>
      <w:jc w:val="center"/>
    </w:pPr>
    <w:rPr>
      <w:rFonts w:ascii="Arial" w:hAnsi="Arial"/>
      <w:b/>
      <w:kern w:val="16"/>
      <w:sz w:val="16"/>
    </w:rPr>
  </w:style>
  <w:style w:type="character" w:styleId="PageNumber">
    <w:name w:val="page number"/>
    <w:basedOn w:val="DefaultParagraphFont"/>
    <w:uiPriority w:val="99"/>
    <w:rsid w:val="00631C06"/>
    <w:rPr>
      <w:rFonts w:cs="Times New Roman"/>
    </w:rPr>
  </w:style>
  <w:style w:type="paragraph" w:styleId="PlainText">
    <w:name w:val="Plain Text"/>
    <w:basedOn w:val="Normal"/>
    <w:link w:val="PlainTextChar"/>
    <w:uiPriority w:val="99"/>
    <w:rsid w:val="00631C06"/>
    <w:pPr>
      <w:spacing w:after="0"/>
    </w:pPr>
    <w:rPr>
      <w:rFonts w:ascii="Courier New" w:hAnsi="Courier New" w:cs="Courier New"/>
      <w:kern w:val="0"/>
      <w:lang w:eastAsia="en-US"/>
    </w:rPr>
  </w:style>
  <w:style w:type="character" w:customStyle="1" w:styleId="PlainTextChar">
    <w:name w:val="Plain Text Char"/>
    <w:basedOn w:val="DefaultParagraphFont"/>
    <w:link w:val="PlainText"/>
    <w:uiPriority w:val="99"/>
    <w:semiHidden/>
    <w:locked/>
    <w:rsid w:val="00553BEE"/>
    <w:rPr>
      <w:rFonts w:ascii="Courier New" w:hAnsi="Courier New" w:cs="Courier New"/>
      <w:kern w:val="20"/>
      <w:sz w:val="20"/>
      <w:szCs w:val="20"/>
      <w:lang w:eastAsia="de-DE"/>
    </w:rPr>
  </w:style>
  <w:style w:type="paragraph" w:customStyle="1" w:styleId="FigureCaption">
    <w:name w:val="Figure Caption"/>
    <w:basedOn w:val="Normal"/>
    <w:uiPriority w:val="99"/>
    <w:rsid w:val="00432A87"/>
    <w:pPr>
      <w:spacing w:before="120" w:after="240"/>
      <w:jc w:val="center"/>
    </w:pPr>
    <w:rPr>
      <w:b/>
      <w:bCs/>
      <w:iCs/>
      <w:color w:val="000000"/>
      <w:kern w:val="0"/>
      <w:lang w:eastAsia="en-US"/>
    </w:rPr>
  </w:style>
  <w:style w:type="paragraph" w:customStyle="1" w:styleId="alphaList">
    <w:name w:val="alpha_List"/>
    <w:basedOn w:val="BodyText"/>
    <w:uiPriority w:val="99"/>
    <w:rsid w:val="00631C06"/>
    <w:pPr>
      <w:spacing w:before="60"/>
      <w:jc w:val="both"/>
    </w:pPr>
    <w:rPr>
      <w:kern w:val="0"/>
      <w:lang w:eastAsia="en-US"/>
    </w:rPr>
  </w:style>
  <w:style w:type="paragraph" w:styleId="BodyText">
    <w:name w:val="Body Text"/>
    <w:basedOn w:val="Normal"/>
    <w:link w:val="BodyTextChar"/>
    <w:uiPriority w:val="99"/>
    <w:rsid w:val="00631C06"/>
  </w:style>
  <w:style w:type="character" w:customStyle="1" w:styleId="BodyTextChar">
    <w:name w:val="Body Text Char"/>
    <w:basedOn w:val="DefaultParagraphFont"/>
    <w:link w:val="BodyText"/>
    <w:uiPriority w:val="99"/>
    <w:locked/>
    <w:rsid w:val="00631C06"/>
    <w:rPr>
      <w:rFonts w:cs="Times New Roman"/>
      <w:lang w:eastAsia="de-DE"/>
    </w:rPr>
  </w:style>
  <w:style w:type="paragraph" w:customStyle="1" w:styleId="Bullet1">
    <w:name w:val="Bullet 1"/>
    <w:basedOn w:val="Normal"/>
    <w:uiPriority w:val="99"/>
    <w:rsid w:val="00631C06"/>
    <w:pPr>
      <w:tabs>
        <w:tab w:val="left" w:pos="576"/>
        <w:tab w:val="num" w:pos="1152"/>
      </w:tabs>
      <w:spacing w:before="60" w:after="60"/>
      <w:ind w:left="1728" w:hanging="576"/>
    </w:pPr>
    <w:rPr>
      <w:rFonts w:ascii="Verdana" w:hAnsi="Verdana"/>
      <w:kern w:val="0"/>
      <w:sz w:val="22"/>
      <w:lang w:eastAsia="en-US"/>
    </w:rPr>
  </w:style>
  <w:style w:type="paragraph" w:customStyle="1" w:styleId="Bullet2">
    <w:name w:val="Bullet 2"/>
    <w:basedOn w:val="Bullet1"/>
    <w:uiPriority w:val="99"/>
    <w:rsid w:val="00631C06"/>
    <w:pPr>
      <w:tabs>
        <w:tab w:val="clear" w:pos="1152"/>
      </w:tabs>
      <w:spacing w:before="40" w:after="40"/>
      <w:ind w:left="2304" w:right="576"/>
    </w:pPr>
  </w:style>
  <w:style w:type="paragraph" w:customStyle="1" w:styleId="AlphaList0">
    <w:name w:val="Alpha List"/>
    <w:basedOn w:val="Bullet1"/>
    <w:uiPriority w:val="99"/>
    <w:rsid w:val="00631C06"/>
    <w:pPr>
      <w:tabs>
        <w:tab w:val="clear" w:pos="1152"/>
        <w:tab w:val="num" w:pos="360"/>
      </w:tabs>
      <w:ind w:left="360" w:hanging="360"/>
    </w:pPr>
    <w:rPr>
      <w:szCs w:val="22"/>
    </w:rPr>
  </w:style>
  <w:style w:type="paragraph" w:customStyle="1" w:styleId="BlankPage">
    <w:name w:val="Blank Page"/>
    <w:basedOn w:val="Normal"/>
    <w:uiPriority w:val="99"/>
    <w:rsid w:val="00631C06"/>
    <w:pPr>
      <w:spacing w:before="4800"/>
      <w:jc w:val="center"/>
    </w:pPr>
    <w:rPr>
      <w:b/>
      <w:bCs/>
    </w:rPr>
  </w:style>
  <w:style w:type="paragraph" w:customStyle="1" w:styleId="COVERSUBTITLELARGE">
    <w:name w:val="COVER SUBTITLE LARGE"/>
    <w:basedOn w:val="CoverTitleLarge"/>
    <w:uiPriority w:val="99"/>
    <w:rsid w:val="00631C06"/>
    <w:rPr>
      <w:sz w:val="32"/>
      <w:szCs w:val="32"/>
      <w:lang w:val="de-DE"/>
    </w:rPr>
  </w:style>
  <w:style w:type="paragraph" w:customStyle="1" w:styleId="CoverTitleVersion">
    <w:name w:val="Cover Title Version"/>
    <w:basedOn w:val="CoverTitleSmall"/>
    <w:uiPriority w:val="99"/>
    <w:rsid w:val="00631C06"/>
    <w:pPr>
      <w:spacing w:after="360"/>
    </w:pPr>
    <w:rPr>
      <w:sz w:val="32"/>
      <w:szCs w:val="32"/>
      <w:lang w:val="de-DE"/>
    </w:rPr>
  </w:style>
  <w:style w:type="paragraph" w:customStyle="1" w:styleId="NormalListBullets2">
    <w:name w:val="Normal List Bullets 2"/>
    <w:basedOn w:val="Normal"/>
    <w:uiPriority w:val="99"/>
    <w:rsid w:val="00084F3B"/>
    <w:pPr>
      <w:numPr>
        <w:ilvl w:val="1"/>
        <w:numId w:val="5"/>
      </w:numPr>
    </w:pPr>
  </w:style>
  <w:style w:type="paragraph" w:customStyle="1" w:styleId="UsageNoteIndent">
    <w:name w:val="Usage Note Indent"/>
    <w:basedOn w:val="NormalIndent"/>
    <w:uiPriority w:val="99"/>
    <w:rsid w:val="00F81DAA"/>
    <w:pPr>
      <w:ind w:left="360"/>
    </w:pPr>
  </w:style>
  <w:style w:type="table" w:styleId="TableGrid3">
    <w:name w:val="Table Grid 3"/>
    <w:basedOn w:val="TableNormal"/>
    <w:uiPriority w:val="99"/>
    <w:rsid w:val="00631C06"/>
    <w:pPr>
      <w:spacing w:after="120"/>
    </w:p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2">
    <w:name w:val="Table Grid 2"/>
    <w:basedOn w:val="TableNormal"/>
    <w:uiPriority w:val="99"/>
    <w:rsid w:val="00631C06"/>
    <w:pPr>
      <w:spacing w:after="120"/>
    </w:p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1">
    <w:name w:val="Table Grid 1"/>
    <w:basedOn w:val="TableNormal"/>
    <w:uiPriority w:val="99"/>
    <w:rsid w:val="00631C06"/>
    <w:pPr>
      <w:spacing w:after="12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eElegant">
    <w:name w:val="Table Elegant"/>
    <w:basedOn w:val="TableNormal"/>
    <w:uiPriority w:val="99"/>
    <w:rsid w:val="00631C06"/>
    <w:pPr>
      <w:spacing w:after="12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TableGrid8">
    <w:name w:val="Table Grid 8"/>
    <w:basedOn w:val="TableNormal"/>
    <w:uiPriority w:val="99"/>
    <w:rsid w:val="00631C06"/>
    <w:pPr>
      <w:spacing w:after="12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leGrid7">
    <w:name w:val="Table Grid 7"/>
    <w:basedOn w:val="TableNormal"/>
    <w:uiPriority w:val="99"/>
    <w:rsid w:val="00631C06"/>
    <w:pPr>
      <w:spacing w:after="12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rsid w:val="00631C06"/>
    <w:pPr>
      <w:spacing w:after="120"/>
    </w:p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5">
    <w:name w:val="Table Grid 5"/>
    <w:basedOn w:val="TableNormal"/>
    <w:uiPriority w:val="99"/>
    <w:rsid w:val="00631C06"/>
    <w:pPr>
      <w:spacing w:after="12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4">
    <w:name w:val="Table Grid 4"/>
    <w:basedOn w:val="TableNormal"/>
    <w:uiPriority w:val="99"/>
    <w:rsid w:val="00631C06"/>
    <w:pPr>
      <w:spacing w:after="120"/>
    </w:p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leList1">
    <w:name w:val="Table List 1"/>
    <w:basedOn w:val="TableNormal"/>
    <w:uiPriority w:val="99"/>
    <w:rsid w:val="00631C06"/>
    <w:pPr>
      <w:spacing w:after="12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2">
    <w:name w:val="Table List 2"/>
    <w:basedOn w:val="TableNormal"/>
    <w:uiPriority w:val="99"/>
    <w:rsid w:val="00631C06"/>
    <w:pPr>
      <w:spacing w:after="120"/>
    </w:pPr>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3">
    <w:name w:val="Table List 3"/>
    <w:basedOn w:val="TableNormal"/>
    <w:uiPriority w:val="99"/>
    <w:rsid w:val="00631C06"/>
    <w:pPr>
      <w:spacing w:after="120"/>
    </w:pPr>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leList4">
    <w:name w:val="Table List 4"/>
    <w:basedOn w:val="TableNormal"/>
    <w:uiPriority w:val="99"/>
    <w:rsid w:val="00631C06"/>
    <w:pPr>
      <w:spacing w:after="120"/>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rsid w:val="00631C06"/>
    <w:pPr>
      <w:spacing w:after="120"/>
    </w:p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leList6">
    <w:name w:val="Table List 6"/>
    <w:basedOn w:val="TableNormal"/>
    <w:uiPriority w:val="99"/>
    <w:rsid w:val="00631C06"/>
    <w:pPr>
      <w:spacing w:after="12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rsid w:val="00631C06"/>
    <w:pPr>
      <w:spacing w:after="12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rsid w:val="00631C06"/>
    <w:pPr>
      <w:spacing w:after="12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rsid w:val="00631C06"/>
    <w:pPr>
      <w:spacing w:after="12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rsid w:val="00631C06"/>
    <w:pPr>
      <w:spacing w:after="120"/>
    </w:p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ubtle1">
    <w:name w:val="Table Subtle 1"/>
    <w:basedOn w:val="TableNormal"/>
    <w:uiPriority w:val="99"/>
    <w:rsid w:val="00631C06"/>
    <w:pPr>
      <w:spacing w:after="120"/>
    </w:p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Simple3">
    <w:name w:val="Table Simple 3"/>
    <w:basedOn w:val="TableNormal"/>
    <w:uiPriority w:val="99"/>
    <w:rsid w:val="00631C06"/>
    <w:pPr>
      <w:spacing w:after="120"/>
    </w:p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paragraph" w:customStyle="1" w:styleId="Default">
    <w:name w:val="Default"/>
    <w:rsid w:val="00631C06"/>
    <w:pPr>
      <w:autoSpaceDE w:val="0"/>
      <w:autoSpaceDN w:val="0"/>
      <w:adjustRightInd w:val="0"/>
    </w:pPr>
    <w:rPr>
      <w:rFonts w:ascii="Arial" w:hAnsi="Arial" w:cs="Arial"/>
      <w:color w:val="000000"/>
    </w:rPr>
  </w:style>
  <w:style w:type="paragraph" w:styleId="ListBullet">
    <w:name w:val="List Bullet"/>
    <w:basedOn w:val="Normal"/>
    <w:uiPriority w:val="99"/>
    <w:rsid w:val="00084F3B"/>
    <w:pPr>
      <w:numPr>
        <w:numId w:val="8"/>
      </w:numPr>
    </w:pPr>
  </w:style>
  <w:style w:type="paragraph" w:styleId="BlockText">
    <w:name w:val="Block Text"/>
    <w:basedOn w:val="Normal"/>
    <w:uiPriority w:val="99"/>
    <w:rsid w:val="00631C06"/>
    <w:pPr>
      <w:ind w:left="1440" w:right="1440"/>
    </w:pPr>
  </w:style>
  <w:style w:type="paragraph" w:customStyle="1" w:styleId="AppendixC">
    <w:name w:val="Appendix C"/>
    <w:basedOn w:val="Heading1"/>
    <w:uiPriority w:val="99"/>
    <w:rsid w:val="00084F3B"/>
    <w:pPr>
      <w:spacing w:before="240"/>
    </w:pPr>
    <w:rPr>
      <w:bCs/>
    </w:rPr>
  </w:style>
  <w:style w:type="paragraph" w:customStyle="1" w:styleId="Appendix3">
    <w:name w:val="Appendix 3"/>
    <w:basedOn w:val="Heading3"/>
    <w:uiPriority w:val="99"/>
    <w:rsid w:val="00084F3B"/>
    <w:pPr>
      <w:numPr>
        <w:numId w:val="6"/>
      </w:numPr>
      <w:tabs>
        <w:tab w:val="num" w:pos="2376"/>
      </w:tabs>
      <w:ind w:hanging="180"/>
    </w:pPr>
  </w:style>
  <w:style w:type="paragraph" w:customStyle="1" w:styleId="Appendix2">
    <w:name w:val="Appendix 2"/>
    <w:basedOn w:val="Heading2"/>
    <w:uiPriority w:val="99"/>
    <w:rsid w:val="00084F3B"/>
    <w:pPr>
      <w:numPr>
        <w:ilvl w:val="0"/>
        <w:numId w:val="0"/>
      </w:numPr>
      <w:tabs>
        <w:tab w:val="num" w:pos="2016"/>
      </w:tabs>
      <w:ind w:left="2016" w:hanging="720"/>
    </w:pPr>
  </w:style>
  <w:style w:type="paragraph" w:customStyle="1" w:styleId="Appendix4">
    <w:name w:val="Appendix 4"/>
    <w:basedOn w:val="Heading4"/>
    <w:uiPriority w:val="99"/>
    <w:rsid w:val="00084F3B"/>
    <w:pPr>
      <w:numPr>
        <w:ilvl w:val="0"/>
        <w:numId w:val="0"/>
      </w:numPr>
      <w:tabs>
        <w:tab w:val="num" w:pos="3096"/>
      </w:tabs>
      <w:ind w:left="864" w:hanging="864"/>
    </w:pPr>
  </w:style>
  <w:style w:type="paragraph" w:styleId="ListBullet2">
    <w:name w:val="List Bullet 2"/>
    <w:basedOn w:val="Normal"/>
    <w:uiPriority w:val="99"/>
    <w:rsid w:val="00631C06"/>
    <w:pPr>
      <w:tabs>
        <w:tab w:val="num" w:pos="720"/>
      </w:tabs>
      <w:ind w:left="720" w:hanging="360"/>
    </w:pPr>
  </w:style>
  <w:style w:type="character" w:styleId="EndnoteReference">
    <w:name w:val="endnote reference"/>
    <w:basedOn w:val="DefaultParagraphFont"/>
    <w:uiPriority w:val="99"/>
    <w:semiHidden/>
    <w:rsid w:val="00631C06"/>
    <w:rPr>
      <w:rFonts w:cs="Times New Roman"/>
      <w:vertAlign w:val="superscript"/>
    </w:rPr>
  </w:style>
  <w:style w:type="paragraph" w:customStyle="1" w:styleId="AppendixD">
    <w:name w:val="Appendix D"/>
    <w:basedOn w:val="Heading1"/>
    <w:uiPriority w:val="99"/>
    <w:rsid w:val="00084F3B"/>
    <w:pPr>
      <w:numPr>
        <w:numId w:val="7"/>
      </w:numPr>
      <w:tabs>
        <w:tab w:val="num" w:pos="720"/>
      </w:tabs>
      <w:spacing w:before="240"/>
    </w:pPr>
    <w:rPr>
      <w:bCs/>
    </w:rPr>
  </w:style>
  <w:style w:type="paragraph" w:styleId="Subtitle">
    <w:name w:val="Subtitle"/>
    <w:basedOn w:val="Normal"/>
    <w:link w:val="SubtitleChar"/>
    <w:uiPriority w:val="99"/>
    <w:qFormat/>
    <w:rsid w:val="00631C06"/>
    <w:pPr>
      <w:spacing w:after="0"/>
      <w:jc w:val="center"/>
    </w:pPr>
    <w:rPr>
      <w:rFonts w:ascii="Arial" w:hAnsi="Arial"/>
      <w:b/>
      <w:kern w:val="0"/>
      <w:lang w:eastAsia="en-US"/>
    </w:rPr>
  </w:style>
  <w:style w:type="character" w:customStyle="1" w:styleId="SubtitleChar">
    <w:name w:val="Subtitle Char"/>
    <w:basedOn w:val="DefaultParagraphFont"/>
    <w:link w:val="Subtitle"/>
    <w:uiPriority w:val="99"/>
    <w:locked/>
    <w:rsid w:val="00631C06"/>
    <w:rPr>
      <w:rFonts w:ascii="Arial" w:hAnsi="Arial" w:cs="Times New Roman"/>
      <w:b/>
      <w:sz w:val="24"/>
      <w:szCs w:val="24"/>
      <w:lang w:val="en-US" w:eastAsia="en-US" w:bidi="ar-SA"/>
    </w:rPr>
  </w:style>
  <w:style w:type="paragraph" w:customStyle="1" w:styleId="DocumentName">
    <w:name w:val="Document Name"/>
    <w:basedOn w:val="Normal"/>
    <w:uiPriority w:val="99"/>
    <w:rsid w:val="00631C06"/>
    <w:pPr>
      <w:spacing w:after="0"/>
      <w:jc w:val="right"/>
    </w:pPr>
    <w:rPr>
      <w:rFonts w:ascii="Arial Narrow" w:hAnsi="Arial Narrow" w:cs="Arial"/>
      <w:kern w:val="0"/>
      <w:sz w:val="32"/>
      <w:szCs w:val="32"/>
      <w:lang w:val="pt-BR" w:eastAsia="en-US"/>
    </w:rPr>
  </w:style>
  <w:style w:type="paragraph" w:styleId="ListParagraph">
    <w:name w:val="List Paragraph"/>
    <w:basedOn w:val="Normal"/>
    <w:uiPriority w:val="99"/>
    <w:qFormat/>
    <w:rsid w:val="004B1700"/>
    <w:pPr>
      <w:spacing w:after="200" w:line="276" w:lineRule="auto"/>
      <w:ind w:left="720"/>
      <w:contextualSpacing/>
    </w:pPr>
    <w:rPr>
      <w:rFonts w:ascii="Cambria" w:hAnsi="Cambria"/>
      <w:kern w:val="0"/>
      <w:sz w:val="22"/>
      <w:szCs w:val="22"/>
      <w:lang w:eastAsia="en-US"/>
    </w:rPr>
  </w:style>
  <w:style w:type="character" w:customStyle="1" w:styleId="Style1pt">
    <w:name w:val="Style 1 pt"/>
    <w:basedOn w:val="DefaultParagraphFont"/>
    <w:uiPriority w:val="99"/>
    <w:rsid w:val="00412844"/>
    <w:rPr>
      <w:rFonts w:cs="Times New Roman"/>
      <w:color w:val="000000"/>
      <w:sz w:val="2"/>
    </w:rPr>
  </w:style>
  <w:style w:type="paragraph" w:customStyle="1" w:styleId="AppendixA">
    <w:name w:val="Appendix A"/>
    <w:basedOn w:val="Heading1"/>
    <w:next w:val="Normal"/>
    <w:uiPriority w:val="99"/>
    <w:rsid w:val="00084F3B"/>
    <w:pPr>
      <w:numPr>
        <w:numId w:val="4"/>
      </w:numPr>
      <w:spacing w:before="240"/>
    </w:pPr>
    <w:rPr>
      <w:bCs/>
      <w:sz w:val="36"/>
    </w:rPr>
  </w:style>
  <w:style w:type="paragraph" w:customStyle="1" w:styleId="Section4Table">
    <w:name w:val="Section 4 Table"/>
    <w:basedOn w:val="Section1Table"/>
    <w:next w:val="TableHeading1"/>
    <w:uiPriority w:val="99"/>
    <w:rsid w:val="00084F3B"/>
    <w:pPr>
      <w:numPr>
        <w:numId w:val="18"/>
      </w:numPr>
    </w:pPr>
  </w:style>
  <w:style w:type="paragraph" w:customStyle="1" w:styleId="superscript">
    <w:name w:val="superscript"/>
    <w:basedOn w:val="TableContent"/>
    <w:rsid w:val="00CF5ED5"/>
  </w:style>
  <w:style w:type="paragraph" w:customStyle="1" w:styleId="ConfStmt">
    <w:name w:val="ConfStmt"/>
    <w:basedOn w:val="Normal"/>
    <w:qFormat/>
    <w:rsid w:val="002B1F7A"/>
    <w:pPr>
      <w:ind w:left="288"/>
    </w:pPr>
  </w:style>
  <w:style w:type="paragraph" w:customStyle="1" w:styleId="ConfTitle">
    <w:name w:val="ConfTitle"/>
    <w:basedOn w:val="UsageNote"/>
    <w:qFormat/>
    <w:rsid w:val="00421D3E"/>
    <w:pPr>
      <w:keepNext/>
    </w:pPr>
    <w:rPr>
      <w:b/>
    </w:rPr>
  </w:style>
  <w:style w:type="paragraph" w:styleId="Revision">
    <w:name w:val="Revision"/>
    <w:hidden/>
    <w:rsid w:val="00EB73EE"/>
    <w:rPr>
      <w:kern w:val="20"/>
      <w:lang w:eastAsia="de-DE"/>
    </w:rPr>
  </w:style>
  <w:style w:type="paragraph" w:styleId="Quote">
    <w:name w:val="Quote"/>
    <w:basedOn w:val="Normal"/>
    <w:next w:val="Normal"/>
    <w:link w:val="QuoteChar"/>
    <w:rsid w:val="00446F55"/>
  </w:style>
  <w:style w:type="character" w:customStyle="1" w:styleId="QuoteChar">
    <w:name w:val="Quote Char"/>
    <w:basedOn w:val="DefaultParagraphFont"/>
    <w:link w:val="Quote"/>
    <w:rsid w:val="00446F55"/>
    <w:rPr>
      <w:kern w:val="20"/>
      <w:lang w:eastAsia="de-DE"/>
    </w:rPr>
  </w:style>
  <w:style w:type="paragraph" w:customStyle="1" w:styleId="cption">
    <w:name w:val="cption"/>
    <w:basedOn w:val="TableHeadingA"/>
    <w:rsid w:val="009D240A"/>
  </w:style>
  <w:style w:type="paragraph" w:styleId="NoSpacing">
    <w:name w:val="No Spacing"/>
    <w:link w:val="NoSpacingChar"/>
    <w:uiPriority w:val="1"/>
    <w:qFormat/>
    <w:rsid w:val="00CF7F7D"/>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CF7F7D"/>
    <w:rPr>
      <w:rFonts w:asciiTheme="minorHAnsi" w:eastAsiaTheme="minorEastAsia" w:hAnsiTheme="minorHAnsi" w:cstheme="minorBidi"/>
      <w:sz w:val="22"/>
      <w:szCs w:val="22"/>
      <w:lang w:eastAsia="ja-JP"/>
    </w:rPr>
  </w:style>
  <w:style w:type="paragraph" w:customStyle="1" w:styleId="xl65">
    <w:name w:val="xl65"/>
    <w:basedOn w:val="Normal"/>
    <w:rsid w:val="00CF7F7D"/>
    <w:pPr>
      <w:pBdr>
        <w:top w:val="single" w:sz="4" w:space="0" w:color="auto"/>
        <w:left w:val="single" w:sz="4" w:space="0" w:color="auto"/>
      </w:pBdr>
      <w:spacing w:before="100" w:beforeAutospacing="1" w:after="100" w:afterAutospacing="1"/>
      <w:textAlignment w:val="top"/>
    </w:pPr>
    <w:rPr>
      <w:kern w:val="0"/>
      <w:sz w:val="16"/>
      <w:szCs w:val="16"/>
      <w:lang w:eastAsia="en-US"/>
    </w:rPr>
  </w:style>
  <w:style w:type="paragraph" w:customStyle="1" w:styleId="xl66">
    <w:name w:val="xl66"/>
    <w:basedOn w:val="Normal"/>
    <w:rsid w:val="00CF7F7D"/>
    <w:pPr>
      <w:pBdr>
        <w:top w:val="single" w:sz="4" w:space="0" w:color="auto"/>
        <w:left w:val="single" w:sz="4" w:space="0" w:color="auto"/>
        <w:right w:val="single" w:sz="4" w:space="0" w:color="auto"/>
      </w:pBdr>
      <w:spacing w:before="100" w:beforeAutospacing="1" w:after="100" w:afterAutospacing="1"/>
      <w:textAlignment w:val="top"/>
    </w:pPr>
    <w:rPr>
      <w:b/>
      <w:bCs/>
      <w:kern w:val="0"/>
      <w:sz w:val="16"/>
      <w:szCs w:val="16"/>
      <w:lang w:eastAsia="en-US"/>
    </w:rPr>
  </w:style>
  <w:style w:type="paragraph" w:customStyle="1" w:styleId="xl67">
    <w:name w:val="xl67"/>
    <w:basedOn w:val="Normal"/>
    <w:rsid w:val="00CF7F7D"/>
    <w:pPr>
      <w:spacing w:before="100" w:beforeAutospacing="1" w:after="100" w:afterAutospacing="1"/>
      <w:jc w:val="center"/>
      <w:textAlignment w:val="top"/>
    </w:pPr>
    <w:rPr>
      <w:kern w:val="0"/>
      <w:sz w:val="16"/>
      <w:szCs w:val="16"/>
      <w:lang w:eastAsia="en-US"/>
    </w:rPr>
  </w:style>
  <w:style w:type="paragraph" w:customStyle="1" w:styleId="xl68">
    <w:name w:val="xl68"/>
    <w:basedOn w:val="Normal"/>
    <w:rsid w:val="00CF7F7D"/>
    <w:pPr>
      <w:pBdr>
        <w:top w:val="single" w:sz="4" w:space="0" w:color="auto"/>
        <w:left w:val="single" w:sz="4" w:space="0" w:color="auto"/>
      </w:pBdr>
      <w:spacing w:before="100" w:beforeAutospacing="1" w:after="100" w:afterAutospacing="1"/>
      <w:jc w:val="center"/>
      <w:textAlignment w:val="top"/>
    </w:pPr>
    <w:rPr>
      <w:kern w:val="0"/>
      <w:sz w:val="16"/>
      <w:szCs w:val="16"/>
      <w:lang w:eastAsia="en-US"/>
    </w:rPr>
  </w:style>
  <w:style w:type="paragraph" w:customStyle="1" w:styleId="xl69">
    <w:name w:val="xl69"/>
    <w:basedOn w:val="Normal"/>
    <w:rsid w:val="00CF7F7D"/>
    <w:pPr>
      <w:pBdr>
        <w:top w:val="single" w:sz="4" w:space="0" w:color="auto"/>
        <w:left w:val="single" w:sz="4" w:space="0" w:color="auto"/>
        <w:right w:val="single" w:sz="4" w:space="0" w:color="auto"/>
      </w:pBdr>
      <w:spacing w:before="100" w:beforeAutospacing="1" w:after="100" w:afterAutospacing="1"/>
      <w:textAlignment w:val="top"/>
    </w:pPr>
    <w:rPr>
      <w:b/>
      <w:bCs/>
      <w:kern w:val="0"/>
      <w:sz w:val="16"/>
      <w:szCs w:val="16"/>
      <w:lang w:eastAsia="en-US"/>
    </w:rPr>
  </w:style>
  <w:style w:type="paragraph" w:customStyle="1" w:styleId="xl70">
    <w:name w:val="xl70"/>
    <w:basedOn w:val="Normal"/>
    <w:rsid w:val="00CF7F7D"/>
    <w:pPr>
      <w:spacing w:before="100" w:beforeAutospacing="1" w:after="100" w:afterAutospacing="1"/>
      <w:textAlignment w:val="top"/>
    </w:pPr>
    <w:rPr>
      <w:kern w:val="0"/>
      <w:sz w:val="16"/>
      <w:szCs w:val="16"/>
      <w:lang w:eastAsia="en-US"/>
    </w:rPr>
  </w:style>
  <w:style w:type="paragraph" w:customStyle="1" w:styleId="xl71">
    <w:name w:val="xl71"/>
    <w:basedOn w:val="Normal"/>
    <w:rsid w:val="00CF7F7D"/>
    <w:pPr>
      <w:pBdr>
        <w:top w:val="single" w:sz="4" w:space="0" w:color="auto"/>
        <w:left w:val="single" w:sz="4" w:space="0" w:color="auto"/>
      </w:pBdr>
      <w:spacing w:before="100" w:beforeAutospacing="1" w:after="100" w:afterAutospacing="1"/>
      <w:textAlignment w:val="top"/>
    </w:pPr>
    <w:rPr>
      <w:kern w:val="0"/>
      <w:sz w:val="16"/>
      <w:szCs w:val="16"/>
      <w:lang w:eastAsia="en-US"/>
    </w:rPr>
  </w:style>
  <w:style w:type="paragraph" w:customStyle="1" w:styleId="xl72">
    <w:name w:val="xl72"/>
    <w:basedOn w:val="Normal"/>
    <w:rsid w:val="00CF7F7D"/>
    <w:pPr>
      <w:pBdr>
        <w:top w:val="single" w:sz="4" w:space="0" w:color="auto"/>
        <w:left w:val="single" w:sz="4" w:space="0" w:color="auto"/>
        <w:bottom w:val="single" w:sz="4" w:space="0" w:color="auto"/>
      </w:pBdr>
      <w:spacing w:before="100" w:beforeAutospacing="1" w:after="100" w:afterAutospacing="1"/>
      <w:textAlignment w:val="top"/>
    </w:pPr>
    <w:rPr>
      <w:kern w:val="0"/>
      <w:sz w:val="16"/>
      <w:szCs w:val="16"/>
      <w:lang w:eastAsia="en-US"/>
    </w:rPr>
  </w:style>
  <w:style w:type="paragraph" w:customStyle="1" w:styleId="xl73">
    <w:name w:val="xl73"/>
    <w:basedOn w:val="Normal"/>
    <w:rsid w:val="00CF7F7D"/>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b/>
      <w:bCs/>
      <w:kern w:val="0"/>
      <w:sz w:val="16"/>
      <w:szCs w:val="16"/>
      <w:lang w:eastAsia="en-US"/>
    </w:rPr>
  </w:style>
  <w:style w:type="paragraph" w:customStyle="1" w:styleId="xl74">
    <w:name w:val="xl74"/>
    <w:basedOn w:val="Normal"/>
    <w:rsid w:val="00CF7F7D"/>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kern w:val="0"/>
      <w:sz w:val="16"/>
      <w:szCs w:val="16"/>
      <w:lang w:eastAsia="en-US"/>
    </w:rPr>
  </w:style>
  <w:style w:type="paragraph" w:customStyle="1" w:styleId="xl75">
    <w:name w:val="xl75"/>
    <w:basedOn w:val="Normal"/>
    <w:rsid w:val="00CF7F7D"/>
    <w:pPr>
      <w:pBdr>
        <w:top w:val="single" w:sz="4" w:space="0" w:color="auto"/>
        <w:bottom w:val="single" w:sz="4" w:space="0" w:color="auto"/>
        <w:right w:val="single" w:sz="4" w:space="0" w:color="auto"/>
      </w:pBdr>
      <w:spacing w:before="100" w:beforeAutospacing="1" w:after="100" w:afterAutospacing="1"/>
      <w:textAlignment w:val="top"/>
    </w:pPr>
    <w:rPr>
      <w:kern w:val="0"/>
      <w:sz w:val="16"/>
      <w:szCs w:val="16"/>
      <w:lang w:eastAsia="en-US"/>
    </w:rPr>
  </w:style>
  <w:style w:type="paragraph" w:customStyle="1" w:styleId="xl76">
    <w:name w:val="xl76"/>
    <w:basedOn w:val="Normal"/>
    <w:rsid w:val="00CF7F7D"/>
    <w:pPr>
      <w:pBdr>
        <w:top w:val="single" w:sz="4" w:space="0" w:color="auto"/>
        <w:bottom w:val="single" w:sz="4" w:space="0" w:color="auto"/>
      </w:pBdr>
      <w:spacing w:before="100" w:beforeAutospacing="1" w:after="100" w:afterAutospacing="1"/>
      <w:textAlignment w:val="top"/>
    </w:pPr>
    <w:rPr>
      <w:kern w:val="0"/>
      <w:sz w:val="16"/>
      <w:szCs w:val="16"/>
      <w:lang w:eastAsia="en-US"/>
    </w:rPr>
  </w:style>
  <w:style w:type="paragraph" w:customStyle="1" w:styleId="xl77">
    <w:name w:val="xl77"/>
    <w:basedOn w:val="Normal"/>
    <w:rsid w:val="00CF7F7D"/>
    <w:pPr>
      <w:pBdr>
        <w:bottom w:val="single" w:sz="4" w:space="0" w:color="auto"/>
        <w:right w:val="single" w:sz="4" w:space="0" w:color="auto"/>
      </w:pBdr>
      <w:spacing w:before="100" w:beforeAutospacing="1" w:after="100" w:afterAutospacing="1"/>
      <w:textAlignment w:val="top"/>
    </w:pPr>
    <w:rPr>
      <w:kern w:val="0"/>
      <w:sz w:val="16"/>
      <w:szCs w:val="16"/>
      <w:lang w:eastAsia="en-US"/>
    </w:rPr>
  </w:style>
  <w:style w:type="paragraph" w:customStyle="1" w:styleId="xl78">
    <w:name w:val="xl78"/>
    <w:basedOn w:val="Normal"/>
    <w:rsid w:val="00CF7F7D"/>
    <w:pPr>
      <w:pBdr>
        <w:right w:val="single" w:sz="4" w:space="0" w:color="auto"/>
      </w:pBdr>
      <w:spacing w:before="100" w:beforeAutospacing="1" w:after="100" w:afterAutospacing="1"/>
      <w:textAlignment w:val="top"/>
    </w:pPr>
    <w:rPr>
      <w:kern w:val="0"/>
      <w:sz w:val="16"/>
      <w:szCs w:val="16"/>
      <w:lang w:eastAsia="en-US"/>
    </w:rPr>
  </w:style>
  <w:style w:type="paragraph" w:customStyle="1" w:styleId="xl79">
    <w:name w:val="xl79"/>
    <w:basedOn w:val="Normal"/>
    <w:rsid w:val="00CF7F7D"/>
    <w:pPr>
      <w:pBdr>
        <w:top w:val="single" w:sz="4" w:space="0" w:color="auto"/>
        <w:left w:val="single" w:sz="4" w:space="0" w:color="auto"/>
      </w:pBdr>
      <w:spacing w:before="100" w:beforeAutospacing="1" w:after="100" w:afterAutospacing="1"/>
      <w:textAlignment w:val="top"/>
    </w:pPr>
    <w:rPr>
      <w:b/>
      <w:bCs/>
      <w:kern w:val="0"/>
      <w:sz w:val="16"/>
      <w:szCs w:val="16"/>
      <w:lang w:eastAsia="en-US"/>
    </w:rPr>
  </w:style>
  <w:style w:type="paragraph" w:customStyle="1" w:styleId="xl81">
    <w:name w:val="xl81"/>
    <w:basedOn w:val="Normal"/>
    <w:rsid w:val="00CF7F7D"/>
    <w:pPr>
      <w:spacing w:before="100" w:beforeAutospacing="1" w:after="100" w:afterAutospacing="1"/>
    </w:pPr>
    <w:rPr>
      <w:kern w:val="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8436807">
      <w:marLeft w:val="0"/>
      <w:marRight w:val="0"/>
      <w:marTop w:val="0"/>
      <w:marBottom w:val="0"/>
      <w:divBdr>
        <w:top w:val="none" w:sz="0" w:space="0" w:color="auto"/>
        <w:left w:val="none" w:sz="0" w:space="0" w:color="auto"/>
        <w:bottom w:val="none" w:sz="0" w:space="0" w:color="auto"/>
        <w:right w:val="none" w:sz="0" w:space="0" w:color="auto"/>
      </w:divBdr>
    </w:div>
    <w:div w:id="648436808">
      <w:marLeft w:val="0"/>
      <w:marRight w:val="0"/>
      <w:marTop w:val="0"/>
      <w:marBottom w:val="0"/>
      <w:divBdr>
        <w:top w:val="none" w:sz="0" w:space="0" w:color="auto"/>
        <w:left w:val="none" w:sz="0" w:space="0" w:color="auto"/>
        <w:bottom w:val="none" w:sz="0" w:space="0" w:color="auto"/>
        <w:right w:val="none" w:sz="0" w:space="0" w:color="auto"/>
      </w:divBdr>
    </w:div>
    <w:div w:id="648436809">
      <w:marLeft w:val="0"/>
      <w:marRight w:val="0"/>
      <w:marTop w:val="0"/>
      <w:marBottom w:val="0"/>
      <w:divBdr>
        <w:top w:val="none" w:sz="0" w:space="0" w:color="auto"/>
        <w:left w:val="none" w:sz="0" w:space="0" w:color="auto"/>
        <w:bottom w:val="none" w:sz="0" w:space="0" w:color="auto"/>
        <w:right w:val="none" w:sz="0" w:space="0" w:color="auto"/>
      </w:divBdr>
    </w:div>
    <w:div w:id="648436810">
      <w:marLeft w:val="0"/>
      <w:marRight w:val="0"/>
      <w:marTop w:val="0"/>
      <w:marBottom w:val="0"/>
      <w:divBdr>
        <w:top w:val="none" w:sz="0" w:space="0" w:color="auto"/>
        <w:left w:val="none" w:sz="0" w:space="0" w:color="auto"/>
        <w:bottom w:val="none" w:sz="0" w:space="0" w:color="auto"/>
        <w:right w:val="none" w:sz="0" w:space="0" w:color="auto"/>
      </w:divBdr>
    </w:div>
    <w:div w:id="648436811">
      <w:marLeft w:val="0"/>
      <w:marRight w:val="0"/>
      <w:marTop w:val="0"/>
      <w:marBottom w:val="0"/>
      <w:divBdr>
        <w:top w:val="none" w:sz="0" w:space="0" w:color="auto"/>
        <w:left w:val="none" w:sz="0" w:space="0" w:color="auto"/>
        <w:bottom w:val="none" w:sz="0" w:space="0" w:color="auto"/>
        <w:right w:val="none" w:sz="0" w:space="0" w:color="auto"/>
      </w:divBdr>
    </w:div>
    <w:div w:id="648436812">
      <w:marLeft w:val="0"/>
      <w:marRight w:val="0"/>
      <w:marTop w:val="0"/>
      <w:marBottom w:val="0"/>
      <w:divBdr>
        <w:top w:val="none" w:sz="0" w:space="0" w:color="auto"/>
        <w:left w:val="none" w:sz="0" w:space="0" w:color="auto"/>
        <w:bottom w:val="none" w:sz="0" w:space="0" w:color="auto"/>
        <w:right w:val="none" w:sz="0" w:space="0" w:color="auto"/>
      </w:divBdr>
    </w:div>
    <w:div w:id="648436813">
      <w:marLeft w:val="0"/>
      <w:marRight w:val="0"/>
      <w:marTop w:val="0"/>
      <w:marBottom w:val="0"/>
      <w:divBdr>
        <w:top w:val="none" w:sz="0" w:space="0" w:color="auto"/>
        <w:left w:val="none" w:sz="0" w:space="0" w:color="auto"/>
        <w:bottom w:val="none" w:sz="0" w:space="0" w:color="auto"/>
        <w:right w:val="none" w:sz="0" w:space="0" w:color="auto"/>
      </w:divBdr>
    </w:div>
    <w:div w:id="648436814">
      <w:marLeft w:val="0"/>
      <w:marRight w:val="0"/>
      <w:marTop w:val="0"/>
      <w:marBottom w:val="0"/>
      <w:divBdr>
        <w:top w:val="none" w:sz="0" w:space="0" w:color="auto"/>
        <w:left w:val="none" w:sz="0" w:space="0" w:color="auto"/>
        <w:bottom w:val="none" w:sz="0" w:space="0" w:color="auto"/>
        <w:right w:val="none" w:sz="0" w:space="0" w:color="auto"/>
      </w:divBdr>
    </w:div>
    <w:div w:id="648436815">
      <w:marLeft w:val="0"/>
      <w:marRight w:val="0"/>
      <w:marTop w:val="0"/>
      <w:marBottom w:val="0"/>
      <w:divBdr>
        <w:top w:val="none" w:sz="0" w:space="0" w:color="auto"/>
        <w:left w:val="none" w:sz="0" w:space="0" w:color="auto"/>
        <w:bottom w:val="none" w:sz="0" w:space="0" w:color="auto"/>
        <w:right w:val="none" w:sz="0" w:space="0" w:color="auto"/>
      </w:divBdr>
    </w:div>
    <w:div w:id="648436816">
      <w:marLeft w:val="0"/>
      <w:marRight w:val="0"/>
      <w:marTop w:val="0"/>
      <w:marBottom w:val="0"/>
      <w:divBdr>
        <w:top w:val="none" w:sz="0" w:space="0" w:color="auto"/>
        <w:left w:val="none" w:sz="0" w:space="0" w:color="auto"/>
        <w:bottom w:val="none" w:sz="0" w:space="0" w:color="auto"/>
        <w:right w:val="none" w:sz="0" w:space="0" w:color="auto"/>
      </w:divBdr>
    </w:div>
    <w:div w:id="648436817">
      <w:marLeft w:val="0"/>
      <w:marRight w:val="0"/>
      <w:marTop w:val="0"/>
      <w:marBottom w:val="0"/>
      <w:divBdr>
        <w:top w:val="none" w:sz="0" w:space="0" w:color="auto"/>
        <w:left w:val="none" w:sz="0" w:space="0" w:color="auto"/>
        <w:bottom w:val="none" w:sz="0" w:space="0" w:color="auto"/>
        <w:right w:val="none" w:sz="0" w:space="0" w:color="auto"/>
      </w:divBdr>
    </w:div>
    <w:div w:id="648436818">
      <w:marLeft w:val="0"/>
      <w:marRight w:val="0"/>
      <w:marTop w:val="0"/>
      <w:marBottom w:val="0"/>
      <w:divBdr>
        <w:top w:val="none" w:sz="0" w:space="0" w:color="auto"/>
        <w:left w:val="none" w:sz="0" w:space="0" w:color="auto"/>
        <w:bottom w:val="none" w:sz="0" w:space="0" w:color="auto"/>
        <w:right w:val="none" w:sz="0" w:space="0" w:color="auto"/>
      </w:divBdr>
    </w:div>
    <w:div w:id="648436819">
      <w:marLeft w:val="0"/>
      <w:marRight w:val="0"/>
      <w:marTop w:val="0"/>
      <w:marBottom w:val="0"/>
      <w:divBdr>
        <w:top w:val="none" w:sz="0" w:space="0" w:color="auto"/>
        <w:left w:val="none" w:sz="0" w:space="0" w:color="auto"/>
        <w:bottom w:val="none" w:sz="0" w:space="0" w:color="auto"/>
        <w:right w:val="none" w:sz="0" w:space="0" w:color="auto"/>
      </w:divBdr>
    </w:div>
    <w:div w:id="648436820">
      <w:marLeft w:val="0"/>
      <w:marRight w:val="0"/>
      <w:marTop w:val="0"/>
      <w:marBottom w:val="0"/>
      <w:divBdr>
        <w:top w:val="none" w:sz="0" w:space="0" w:color="auto"/>
        <w:left w:val="none" w:sz="0" w:space="0" w:color="auto"/>
        <w:bottom w:val="none" w:sz="0" w:space="0" w:color="auto"/>
        <w:right w:val="none" w:sz="0" w:space="0" w:color="auto"/>
      </w:divBdr>
    </w:div>
    <w:div w:id="648436821">
      <w:marLeft w:val="0"/>
      <w:marRight w:val="0"/>
      <w:marTop w:val="0"/>
      <w:marBottom w:val="0"/>
      <w:divBdr>
        <w:top w:val="none" w:sz="0" w:space="0" w:color="auto"/>
        <w:left w:val="none" w:sz="0" w:space="0" w:color="auto"/>
        <w:bottom w:val="none" w:sz="0" w:space="0" w:color="auto"/>
        <w:right w:val="none" w:sz="0" w:space="0" w:color="auto"/>
      </w:divBdr>
    </w:div>
    <w:div w:id="759762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7.xml"/><Relationship Id="rId117" Type="http://schemas.openxmlformats.org/officeDocument/2006/relationships/hyperlink" Target="file:///D:\AppData\Local\Microsoft\Windows\Temporary%20Internet%20Files\Content.Outlook\AppData\Local\Microsoft\kreislera\My%20Documents\HL7\Documents\hl725\std25\ch02A.html" TargetMode="External"/><Relationship Id="rId21" Type="http://schemas.openxmlformats.org/officeDocument/2006/relationships/header" Target="header7.xml"/><Relationship Id="rId42" Type="http://schemas.openxmlformats.org/officeDocument/2006/relationships/image" Target="media/image8.emf"/><Relationship Id="rId47" Type="http://schemas.openxmlformats.org/officeDocument/2006/relationships/footer" Target="footer8.xml"/><Relationship Id="rId63" Type="http://schemas.openxmlformats.org/officeDocument/2006/relationships/hyperlink" Target="file:///D:\AppData\Local\Microsoft\Windows\Temporary%20Internet%20Files\Content.Outlook\AppData\Local\Microsoft\kreislera\My%20Documents\HL7\Documents\hl725\std25\ch02A.html" TargetMode="External"/><Relationship Id="rId68" Type="http://schemas.openxmlformats.org/officeDocument/2006/relationships/hyperlink" Target="file:///D:\AppData\Local\Microsoft\Windows\Temporary%20Internet%20Files\Content.Outlook\AppData\Local\Microsoft\kreislera\My%20Documents\HL7\Documents\hl725\std25\ch02A.html" TargetMode="External"/><Relationship Id="rId84" Type="http://schemas.openxmlformats.org/officeDocument/2006/relationships/hyperlink" Target="file:///D:\AppData\Local\Microsoft\Windows\Temporary%20Internet%20Files\Content.Outlook\AppData\Local\Microsoft\kreislera\My%20Documents\HL7\Documents\hl725\std25\ch02A.html" TargetMode="External"/><Relationship Id="rId89" Type="http://schemas.openxmlformats.org/officeDocument/2006/relationships/hyperlink" Target="file:///D:\AppData\Local\Microsoft\Windows\Temporary%20Internet%20Files\Content.Outlook\AppData\Local\Microsoft\kreislera\My%20Documents\HL7\Documents\hl725\std25\ch02A.html" TargetMode="External"/><Relationship Id="rId112" Type="http://schemas.openxmlformats.org/officeDocument/2006/relationships/hyperlink" Target="file:///D:\AppData\Local\Microsoft\Windows\Temporary%20Internet%20Files\Content.Outlook\AppData\Local\Microsoft\kreislera\My%20Documents\HL7\Documents\hl725\std25\ch02A.html" TargetMode="External"/><Relationship Id="rId133" Type="http://schemas.openxmlformats.org/officeDocument/2006/relationships/hyperlink" Target="file:///D:\AppData\Local\Microsoft\Windows\Temporary%20Internet%20Files\Content.Outlook\AppData\Local\Microsoft\kreislera\My%20Documents\HL7\Documents\hl725\std25\ch02A.html" TargetMode="External"/><Relationship Id="rId138" Type="http://schemas.openxmlformats.org/officeDocument/2006/relationships/hyperlink" Target="file:///D:\AppData\Local\Microsoft\Windows\Temporary%20Internet%20Files\Content.Outlook\AppData\Local\Microsoft\kreislera\My%20Documents\HL7\Documents\hl725\std25\ch02A.html" TargetMode="External"/><Relationship Id="rId154" Type="http://schemas.openxmlformats.org/officeDocument/2006/relationships/hyperlink" Target="http://www.nlm.nih.gov/research/umls/Snomed/snomed_main.html" TargetMode="External"/><Relationship Id="rId159" Type="http://schemas.openxmlformats.org/officeDocument/2006/relationships/header" Target="header23.xml"/><Relationship Id="rId175" Type="http://schemas.openxmlformats.org/officeDocument/2006/relationships/header" Target="header29.xml"/><Relationship Id="rId170" Type="http://schemas.openxmlformats.org/officeDocument/2006/relationships/footer" Target="footer15.xml"/><Relationship Id="rId16" Type="http://schemas.openxmlformats.org/officeDocument/2006/relationships/header" Target="header4.xml"/><Relationship Id="rId107" Type="http://schemas.openxmlformats.org/officeDocument/2006/relationships/hyperlink" Target="file:///D:\AppData\Local\Microsoft\Windows\Temporary%20Internet%20Files\Content.Outlook\AppData\Local\Microsoft\kreislera\My%20Documents\HL7\Documents\hl725\std25\ch02A.html" TargetMode="External"/><Relationship Id="rId11" Type="http://schemas.openxmlformats.org/officeDocument/2006/relationships/header" Target="header2.xml"/><Relationship Id="rId32" Type="http://schemas.openxmlformats.org/officeDocument/2006/relationships/image" Target="media/image2.emf"/><Relationship Id="rId37" Type="http://schemas.openxmlformats.org/officeDocument/2006/relationships/image" Target="media/image5.emf"/><Relationship Id="rId53" Type="http://schemas.openxmlformats.org/officeDocument/2006/relationships/hyperlink" Target="file:///D:\Jean's%20Documents\AppData\Local\Microsoft\kreislera\My%20Documents\HL7\Documents\hl725\std25\ch02A.html" TargetMode="External"/><Relationship Id="rId58" Type="http://schemas.openxmlformats.org/officeDocument/2006/relationships/hyperlink" Target="file:///D:\AppData\Local\Microsoft\Windows\Temporary%20Internet%20Files\Content.Outlook\AppData\Local\Microsoft\kreislera\My%20Documents\HL7\Documents\hl725\std25\ch02A.html" TargetMode="External"/><Relationship Id="rId74" Type="http://schemas.openxmlformats.org/officeDocument/2006/relationships/hyperlink" Target="file:///D:\AppData\Local\Microsoft\Windows\Temporary%20Internet%20Files\Content.Outlook\AppData\Local\Microsoft\kreislera\My%20Documents\HL7\Documents\hl725\std25\ch02A.html" TargetMode="External"/><Relationship Id="rId79" Type="http://schemas.openxmlformats.org/officeDocument/2006/relationships/hyperlink" Target="file:///D:\AppData\Local\Microsoft\Windows\Temporary%20Internet%20Files\Content.Outlook\AppData\Local\Microsoft\kreislera\My%20Documents\HL7\Documents\hl725\std25\ch02A.html" TargetMode="External"/><Relationship Id="rId102" Type="http://schemas.openxmlformats.org/officeDocument/2006/relationships/hyperlink" Target="file:///D:\AppData\Local\Microsoft\Windows\Temporary%20Internet%20Files\Content.Outlook\AppData\Local\Microsoft\kreislera\My%20Documents\HL7\Documents\hl725\std25\ch02A.html" TargetMode="External"/><Relationship Id="rId123" Type="http://schemas.openxmlformats.org/officeDocument/2006/relationships/hyperlink" Target="file:///D:\AppData\Local\Microsoft\Windows\Temporary%20Internet%20Files\Content.Outlook\AppData\Local\Microsoft\kreislera\My%20Documents\HL7\Documents\hl725\std25\ch02A.html" TargetMode="External"/><Relationship Id="rId128" Type="http://schemas.openxmlformats.org/officeDocument/2006/relationships/hyperlink" Target="file:///D:\AppData\Local\Microsoft\Windows\Temporary%20Internet%20Files\Content.Outlook\AppData\Local\Microsoft\kreislera\My%20Documents\HL7\Documents\hl725\std25\ch02A.html" TargetMode="External"/><Relationship Id="rId144" Type="http://schemas.openxmlformats.org/officeDocument/2006/relationships/header" Target="header15.xml"/><Relationship Id="rId149" Type="http://schemas.openxmlformats.org/officeDocument/2006/relationships/header" Target="header18.xml"/><Relationship Id="rId5" Type="http://schemas.openxmlformats.org/officeDocument/2006/relationships/webSettings" Target="webSettings.xml"/><Relationship Id="rId90" Type="http://schemas.openxmlformats.org/officeDocument/2006/relationships/hyperlink" Target="file:///D:\AppData\Local\Microsoft\Windows\Temporary%20Internet%20Files\Content.Outlook\AppData\Local\Microsoft\kreislera\My%20Documents\HL7\Documents\hl725\std25\ch02A.html" TargetMode="External"/><Relationship Id="rId95" Type="http://schemas.openxmlformats.org/officeDocument/2006/relationships/hyperlink" Target="file:///D:\AppData\Local\Microsoft\Windows\Temporary%20Internet%20Files\Content.Outlook\AppData\Local\Microsoft\kreislera\My%20Documents\HL7\Documents\hl725\std25\ch02A.html" TargetMode="External"/><Relationship Id="rId160" Type="http://schemas.openxmlformats.org/officeDocument/2006/relationships/hyperlink" Target="http://www.hl7.org/special/committees/vocab/table_0396/index.cfm" TargetMode="External"/><Relationship Id="rId165" Type="http://schemas.openxmlformats.org/officeDocument/2006/relationships/hyperlink" Target="http://www.regenstrief.org/medinformatics/ucum" TargetMode="External"/><Relationship Id="rId181" Type="http://schemas.openxmlformats.org/officeDocument/2006/relationships/hyperlink" Target="http://www.cms.hhs.gov/CLIA/downloads/apcsubk2.pdf" TargetMode="External"/><Relationship Id="rId22" Type="http://schemas.openxmlformats.org/officeDocument/2006/relationships/footer" Target="footer6.xml"/><Relationship Id="rId27" Type="http://schemas.openxmlformats.org/officeDocument/2006/relationships/header" Target="header11.xml"/><Relationship Id="rId43" Type="http://schemas.openxmlformats.org/officeDocument/2006/relationships/oleObject" Target="embeddings/oleObject5.bin"/><Relationship Id="rId48" Type="http://schemas.openxmlformats.org/officeDocument/2006/relationships/footer" Target="footer9.xml"/><Relationship Id="rId64" Type="http://schemas.openxmlformats.org/officeDocument/2006/relationships/hyperlink" Target="http://ietf.org/rfc/rfc2396.txt" TargetMode="External"/><Relationship Id="rId69" Type="http://schemas.openxmlformats.org/officeDocument/2006/relationships/hyperlink" Target="file:///D:\Jean's%20Documents\AppData\Local\Microsoft\kreislera\My%20Documents\HL7\Documents\hl725\std25\ch02A.html" TargetMode="External"/><Relationship Id="rId113" Type="http://schemas.openxmlformats.org/officeDocument/2006/relationships/hyperlink" Target="file:///D:\AppData\Local\Microsoft\Windows\Temporary%20Internet%20Files\Content.Outlook\AppData\Local\Microsoft\kreislera\My%20Documents\HL7\Documents\hl725\std25\ch02A.html" TargetMode="External"/><Relationship Id="rId118" Type="http://schemas.openxmlformats.org/officeDocument/2006/relationships/hyperlink" Target="file:///D:\AppData\Local\Microsoft\Windows\Temporary%20Internet%20Files\Content.Outlook\AppData\Local\Microsoft\kreislera\My%20Documents\HL7\Documents\hl725\std25\ch02A.html" TargetMode="External"/><Relationship Id="rId134" Type="http://schemas.openxmlformats.org/officeDocument/2006/relationships/hyperlink" Target="file:///D:\AppData\Local\Microsoft\Windows\Temporary%20Internet%20Files\Content.Outlook\AppData\Local\Microsoft\kreislera\My%20Documents\HL7\Documents\hl725\std25\ch02A.html" TargetMode="External"/><Relationship Id="rId139" Type="http://schemas.openxmlformats.org/officeDocument/2006/relationships/hyperlink" Target="file:///D:\AppData\Local\Microsoft\Windows\Temporary%20Internet%20Files\Content.Outlook\AppData\Local\Microsoft\kreislera\My%20Documents\HL7\Documents\hl725\std25\ch02A.html" TargetMode="External"/><Relationship Id="rId80" Type="http://schemas.openxmlformats.org/officeDocument/2006/relationships/hyperlink" Target="file:///D:\AppData\Local\Microsoft\Windows\Temporary%20Internet%20Files\Content.Outlook\AppData\Local\Microsoft\kreislera\My%20Documents\HL7\Documents\hl725\std25\ch02A.html" TargetMode="External"/><Relationship Id="rId85" Type="http://schemas.openxmlformats.org/officeDocument/2006/relationships/hyperlink" Target="file:///D:\AppData\Local\Microsoft\Windows\Temporary%20Internet%20Files\Content.Outlook\AppData\Local\Microsoft\kreislera\My%20Documents\HL7\Documents\hl725\std25\ch02A.html" TargetMode="External"/><Relationship Id="rId150" Type="http://schemas.openxmlformats.org/officeDocument/2006/relationships/header" Target="header19.xml"/><Relationship Id="rId155" Type="http://schemas.openxmlformats.org/officeDocument/2006/relationships/hyperlink" Target="http://unitsofmeasure.org/" TargetMode="External"/><Relationship Id="rId171" Type="http://schemas.openxmlformats.org/officeDocument/2006/relationships/footer" Target="footer16.xml"/><Relationship Id="rId176" Type="http://schemas.openxmlformats.org/officeDocument/2006/relationships/header" Target="header30.xml"/><Relationship Id="rId12" Type="http://schemas.openxmlformats.org/officeDocument/2006/relationships/footer" Target="footer1.xml"/><Relationship Id="rId17" Type="http://schemas.openxmlformats.org/officeDocument/2006/relationships/footer" Target="footer4.xml"/><Relationship Id="rId33" Type="http://schemas.openxmlformats.org/officeDocument/2006/relationships/oleObject" Target="embeddings/oleObject1.bin"/><Relationship Id="rId38" Type="http://schemas.openxmlformats.org/officeDocument/2006/relationships/oleObject" Target="embeddings/oleObject3.bin"/><Relationship Id="rId59" Type="http://schemas.openxmlformats.org/officeDocument/2006/relationships/hyperlink" Target="file:///D:\AppData\Local\Microsoft\Windows\Temporary%20Internet%20Files\Content.Outlook\AppData\Local\Microsoft\kreislera\My%20Documents\HL7\Documents\hl725\std25\ch02A.html" TargetMode="External"/><Relationship Id="rId103" Type="http://schemas.openxmlformats.org/officeDocument/2006/relationships/hyperlink" Target="file:///D:\AppData\Local\Microsoft\Windows\Temporary%20Internet%20Files\Content.Outlook\AppData\Local\Microsoft\kreislera\My%20Documents\HL7\Documents\hl725\std25\ch02A.html" TargetMode="External"/><Relationship Id="rId108" Type="http://schemas.openxmlformats.org/officeDocument/2006/relationships/hyperlink" Target="file:///D:\AppData\Local\Microsoft\Windows\Temporary%20Internet%20Files\Content.Outlook\AppData\Local\Microsoft\kreislera\My%20Documents\HL7\Documents\hl725\std25\ch02A.html" TargetMode="External"/><Relationship Id="rId124" Type="http://schemas.openxmlformats.org/officeDocument/2006/relationships/hyperlink" Target="file:///D:\AppData\Local\Microsoft\Windows\Temporary%20Internet%20Files\Content.Outlook\AppData\Local\Microsoft\kreislera\My%20Documents\HL7\Documents\hl725\std25\ch02A.html" TargetMode="External"/><Relationship Id="rId129" Type="http://schemas.openxmlformats.org/officeDocument/2006/relationships/hyperlink" Target="file:///D:\AppData\Local\Microsoft\Windows\Temporary%20Internet%20Files\Content.Outlook\AppData\Local\Microsoft\kreislera\My%20Documents\HL7\Documents\hl725\std25\ch02A.html" TargetMode="External"/><Relationship Id="rId54" Type="http://schemas.openxmlformats.org/officeDocument/2006/relationships/hyperlink" Target="file:///D:\Jean's%20Documents\AppData\Local\Microsoft\kreislera\My%20Documents\HL7\Documents\hl725\std25\ch02A.html" TargetMode="External"/><Relationship Id="rId70" Type="http://schemas.openxmlformats.org/officeDocument/2006/relationships/hyperlink" Target="file:///D:\Jean's%20Documents\AppData\Local\Microsoft\kreislera\My%20Documents\HL7\Documents\hl725\std25\ch02A.html" TargetMode="External"/><Relationship Id="rId75" Type="http://schemas.openxmlformats.org/officeDocument/2006/relationships/hyperlink" Target="file:///D:\AppData\Local\Microsoft\Windows\Temporary%20Internet%20Files\Content.Outlook\AppData\Local\Microsoft\kreislera\My%20Documents\HL7\Documents\hl725\std25\ch02A.html" TargetMode="External"/><Relationship Id="rId91" Type="http://schemas.openxmlformats.org/officeDocument/2006/relationships/hyperlink" Target="file:///D:\AppData\Local\Microsoft\Windows\Temporary%20Internet%20Files\Content.Outlook\AppData\Local\Microsoft\kreislera\My%20Documents\HL7\Documents\hl725\std25\ch02A.html" TargetMode="External"/><Relationship Id="rId96" Type="http://schemas.openxmlformats.org/officeDocument/2006/relationships/hyperlink" Target="file:///D:\AppData\Local\Microsoft\Windows\Temporary%20Internet%20Files\Content.Outlook\AppData\Local\Microsoft\kreislera\My%20Documents\HL7\Documents\hl725\std25\ch02A.html" TargetMode="External"/><Relationship Id="rId140" Type="http://schemas.openxmlformats.org/officeDocument/2006/relationships/hyperlink" Target="file:///D:\AppData\Local\Microsoft\Windows\Temporary%20Internet%20Files\Content.Outlook\AppData\Local\Microsoft\kreislera\My%20Documents\HL7\Documents\hl725\std25\ch02A.html" TargetMode="External"/><Relationship Id="rId145" Type="http://schemas.openxmlformats.org/officeDocument/2006/relationships/header" Target="header16.xml"/><Relationship Id="rId161" Type="http://schemas.openxmlformats.org/officeDocument/2006/relationships/hyperlink" Target="http://www.hl7.org/special/committees" TargetMode="External"/><Relationship Id="rId166" Type="http://schemas.openxmlformats.org/officeDocument/2006/relationships/hyperlink" Target="http://www.regenstrief.org/medinformatics/ucum/unit-conversion-tool" TargetMode="External"/><Relationship Id="rId182"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footnotes" Target="footnotes.xml"/><Relationship Id="rId23" Type="http://schemas.openxmlformats.org/officeDocument/2006/relationships/header" Target="header8.xml"/><Relationship Id="rId28" Type="http://schemas.openxmlformats.org/officeDocument/2006/relationships/hyperlink" Target="http://www.HL7.org" TargetMode="External"/><Relationship Id="rId49" Type="http://schemas.openxmlformats.org/officeDocument/2006/relationships/header" Target="header14.xml"/><Relationship Id="rId114" Type="http://schemas.openxmlformats.org/officeDocument/2006/relationships/hyperlink" Target="file:///D:\AppData\Local\Microsoft\Windows\Temporary%20Internet%20Files\Content.Outlook\AppData\Local\Microsoft\kreislera\My%20Documents\HL7\Documents\hl725\std25\ch02A.html" TargetMode="External"/><Relationship Id="rId119" Type="http://schemas.openxmlformats.org/officeDocument/2006/relationships/hyperlink" Target="file:///D:\AppData\Local\Microsoft\Windows\Temporary%20Internet%20Files\Content.Outlook\AppData\Local\Microsoft\kreislera\My%20Documents\HL7\Documents\hl725\std25\ch02A.html" TargetMode="External"/><Relationship Id="rId44" Type="http://schemas.openxmlformats.org/officeDocument/2006/relationships/image" Target="media/image9.emf"/><Relationship Id="rId60" Type="http://schemas.openxmlformats.org/officeDocument/2006/relationships/hyperlink" Target="file:///D:\AppData\Local\Microsoft\Windows\Temporary%20Internet%20Files\Content.Outlook\AppData\Local\Microsoft\kreislera\My%20Documents\HL7\Documents\hl725\std25\ch02A.html" TargetMode="External"/><Relationship Id="rId65" Type="http://schemas.openxmlformats.org/officeDocument/2006/relationships/hyperlink" Target="file:///D:\AppData\Local\Microsoft\Windows\Temporary%20Internet%20Files\Content.Outlook\AppData\Local\Microsoft\kreislera\My%20Documents\HL7\Documents\hl725\std25\ch02A.html" TargetMode="External"/><Relationship Id="rId81" Type="http://schemas.openxmlformats.org/officeDocument/2006/relationships/hyperlink" Target="file:///D:\AppData\Local\Microsoft\Windows\Temporary%20Internet%20Files\Content.Outlook\AppData\Local\Microsoft\kreislera\My%20Documents\HL7\Documents\hl725\std25\ch02A.html" TargetMode="External"/><Relationship Id="rId86" Type="http://schemas.openxmlformats.org/officeDocument/2006/relationships/hyperlink" Target="file:///D:\AppData\Local\Microsoft\Windows\Temporary%20Internet%20Files\Content.Outlook\AppData\Local\Microsoft\kreislera\My%20Documents\HL7\Documents\hl725\std25\ch02A.html" TargetMode="External"/><Relationship Id="rId130" Type="http://schemas.openxmlformats.org/officeDocument/2006/relationships/hyperlink" Target="file:///D:\AppData\Local\Microsoft\Windows\Temporary%20Internet%20Files\Content.Outlook\AppData\Local\Microsoft\kreislera\My%20Documents\HL7\Documents\hl725\std25\ch02A.html" TargetMode="External"/><Relationship Id="rId135" Type="http://schemas.openxmlformats.org/officeDocument/2006/relationships/hyperlink" Target="file:///D:\AppData\Local\Microsoft\Windows\Temporary%20Internet%20Files\Content.Outlook\AppData\Local\Microsoft\kreislera\My%20Documents\HL7\Documents\hl725\std25\ch02A.html" TargetMode="External"/><Relationship Id="rId151" Type="http://schemas.openxmlformats.org/officeDocument/2006/relationships/header" Target="header20.xml"/><Relationship Id="rId156" Type="http://schemas.openxmlformats.org/officeDocument/2006/relationships/header" Target="header21.xml"/><Relationship Id="rId177" Type="http://schemas.openxmlformats.org/officeDocument/2006/relationships/header" Target="header31.xml"/><Relationship Id="rId4" Type="http://schemas.openxmlformats.org/officeDocument/2006/relationships/settings" Target="settings.xml"/><Relationship Id="rId9" Type="http://schemas.openxmlformats.org/officeDocument/2006/relationships/hyperlink" Target="mailto:ord@lists.hl7.org" TargetMode="External"/><Relationship Id="rId172" Type="http://schemas.openxmlformats.org/officeDocument/2006/relationships/header" Target="header26.xml"/><Relationship Id="rId180" Type="http://schemas.openxmlformats.org/officeDocument/2006/relationships/hyperlink" Target="http://wwwn.cdc.gov/clia/regs/subpart_k.aspx" TargetMode="External"/><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image" Target="media/image6.png"/><Relationship Id="rId109" Type="http://schemas.openxmlformats.org/officeDocument/2006/relationships/hyperlink" Target="file:///D:\AppData\Local\Microsoft\Windows\Temporary%20Internet%20Files\Content.Outlook\AppData\Local\Microsoft\kreislera\My%20Documents\HL7\Documents\hl725\std25\ch02A.html" TargetMode="External"/><Relationship Id="rId34" Type="http://schemas.openxmlformats.org/officeDocument/2006/relationships/image" Target="media/image3.emf"/><Relationship Id="rId50" Type="http://schemas.openxmlformats.org/officeDocument/2006/relationships/footer" Target="footer10.xml"/><Relationship Id="rId55" Type="http://schemas.openxmlformats.org/officeDocument/2006/relationships/hyperlink" Target="file:///D:\Jean's%20Documents\AppData\Local\Microsoft\kreislera\My%20Documents\HL7\Documents\hl725\std25\ch02A.html" TargetMode="External"/><Relationship Id="rId76" Type="http://schemas.openxmlformats.org/officeDocument/2006/relationships/hyperlink" Target="file:///D:\AppData\Local\Microsoft\Windows\Temporary%20Internet%20Files\Content.Outlook\AppData\Local\Microsoft\kreislera\My%20Documents\HL7\Documents\hl725\std25\ch02A.html" TargetMode="External"/><Relationship Id="rId97" Type="http://schemas.openxmlformats.org/officeDocument/2006/relationships/hyperlink" Target="file:///D:\AppData\Local\Microsoft\Windows\Temporary%20Internet%20Files\Content.Outlook\AppData\Local\Microsoft\kreislera\My%20Documents\HL7\Documents\hl725\std25\ch02A.html" TargetMode="External"/><Relationship Id="rId104" Type="http://schemas.openxmlformats.org/officeDocument/2006/relationships/hyperlink" Target="file:///D:\AppData\Local\Microsoft\Windows\Temporary%20Internet%20Files\Content.Outlook\AppData\Local\Microsoft\kreislera\My%20Documents\HL7\Documents\hl725\std25\ch02A.html" TargetMode="External"/><Relationship Id="rId120" Type="http://schemas.openxmlformats.org/officeDocument/2006/relationships/hyperlink" Target="file:///D:\AppData\Local\Microsoft\Windows\Temporary%20Internet%20Files\Content.Outlook\AppData\Local\Microsoft\kreislera\My%20Documents\HL7\Documents\hl725\std25\ch02A.html" TargetMode="External"/><Relationship Id="rId125" Type="http://schemas.openxmlformats.org/officeDocument/2006/relationships/hyperlink" Target="file:///D:\AppData\Local\Microsoft\Windows\Temporary%20Internet%20Files\Content.Outlook\AppData\Local\Microsoft\kreislera\My%20Documents\HL7\Documents\hl725\std25\ch02A.html" TargetMode="External"/><Relationship Id="rId141" Type="http://schemas.openxmlformats.org/officeDocument/2006/relationships/hyperlink" Target="file:///D:\AppData\Local\Microsoft\Windows\Temporary%20Internet%20Files\Content.Outlook\AppData\Local\Microsoft\kreislera\My%20Documents\HL7\Documents\hl725\std25\ch02A.html" TargetMode="External"/><Relationship Id="rId146" Type="http://schemas.openxmlformats.org/officeDocument/2006/relationships/footer" Target="footer11.xml"/><Relationship Id="rId167" Type="http://schemas.openxmlformats.org/officeDocument/2006/relationships/hyperlink" Target="http://ietf.org/rfc/rfc2396.txt" TargetMode="External"/><Relationship Id="rId7" Type="http://schemas.openxmlformats.org/officeDocument/2006/relationships/endnotes" Target="endnotes.xml"/><Relationship Id="rId71" Type="http://schemas.openxmlformats.org/officeDocument/2006/relationships/hyperlink" Target="file:///D:\Jean's%20Documents\AppData\Local\Microsoft\kreislera\My%20Documents\HL7\Documents\hl725\std25\ch02A.html" TargetMode="External"/><Relationship Id="rId92" Type="http://schemas.openxmlformats.org/officeDocument/2006/relationships/hyperlink" Target="file:///D:\AppData\Local\Microsoft\Windows\Temporary%20Internet%20Files\Content.Outlook\AppData\Local\Microsoft\kreislera\My%20Documents\HL7\Documents\hl725\std25\ch02A.html" TargetMode="External"/><Relationship Id="rId162" Type="http://schemas.openxmlformats.org/officeDocument/2006/relationships/hyperlink" Target="http://zip4.usps.com/zip4/welcome.jsp" TargetMode="External"/><Relationship Id="rId183"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http://www.ihtsdo.org/snomed-ct" TargetMode="External"/><Relationship Id="rId24" Type="http://schemas.openxmlformats.org/officeDocument/2006/relationships/header" Target="header9.xml"/><Relationship Id="rId40" Type="http://schemas.openxmlformats.org/officeDocument/2006/relationships/image" Target="media/image7.wmf"/><Relationship Id="rId45" Type="http://schemas.openxmlformats.org/officeDocument/2006/relationships/header" Target="header12.xml"/><Relationship Id="rId66" Type="http://schemas.openxmlformats.org/officeDocument/2006/relationships/hyperlink" Target="file:///D:\AppData\Local\Microsoft\Windows\Temporary%20Internet%20Files\Content.Outlook\AppData\Local\Microsoft\kreislera\My%20Documents\HL7\Documents\hl725\std25\ch02A.html" TargetMode="External"/><Relationship Id="rId87" Type="http://schemas.openxmlformats.org/officeDocument/2006/relationships/hyperlink" Target="file:///D:\AppData\Local\Microsoft\Windows\Temporary%20Internet%20Files\Content.Outlook\AppData\Local\Microsoft\kreislera\My%20Documents\HL7\Documents\hl725\std25\ch02A.html" TargetMode="External"/><Relationship Id="rId110" Type="http://schemas.openxmlformats.org/officeDocument/2006/relationships/hyperlink" Target="file:///D:\AppData\Local\Microsoft\Windows\Temporary%20Internet%20Files\Content.Outlook\AppData\Local\Microsoft\kreislera\My%20Documents\HL7\Documents\hl725\std25\ch02A.html" TargetMode="External"/><Relationship Id="rId115" Type="http://schemas.openxmlformats.org/officeDocument/2006/relationships/hyperlink" Target="file:///D:\AppData\Local\Microsoft\Windows\Temporary%20Internet%20Files\Content.Outlook\AppData\Local\Microsoft\kreislera\My%20Documents\HL7\Documents\hl725\std25\ch02A.html" TargetMode="External"/><Relationship Id="rId131" Type="http://schemas.openxmlformats.org/officeDocument/2006/relationships/hyperlink" Target="file:///D:\AppData\Local\Microsoft\Windows\Temporary%20Internet%20Files\Content.Outlook\AppData\Local\Microsoft\kreislera\My%20Documents\HL7\Documents\hl725\std25\ch02A.html" TargetMode="External"/><Relationship Id="rId136" Type="http://schemas.openxmlformats.org/officeDocument/2006/relationships/hyperlink" Target="file:///D:\AppData\Local\Microsoft\Windows\Temporary%20Internet%20Files\Content.Outlook\AppData\Local\Microsoft\kreislera\My%20Documents\HL7\Documents\hl725\std25\ch02A.html" TargetMode="External"/><Relationship Id="rId157" Type="http://schemas.openxmlformats.org/officeDocument/2006/relationships/header" Target="header22.xml"/><Relationship Id="rId178" Type="http://schemas.openxmlformats.org/officeDocument/2006/relationships/header" Target="header32.xml"/><Relationship Id="rId61" Type="http://schemas.openxmlformats.org/officeDocument/2006/relationships/hyperlink" Target="file:///D:\AppData\Local\Microsoft\Windows\Temporary%20Internet%20Files\Content.Outlook\AppData\Local\Microsoft\kreislera\My%20Documents\HL7\Documents\hl725\std25\ch02A.html" TargetMode="External"/><Relationship Id="rId82" Type="http://schemas.openxmlformats.org/officeDocument/2006/relationships/hyperlink" Target="file:///D:\AppData\Local\Microsoft\Windows\Temporary%20Internet%20Files\Content.Outlook\AppData\Local\Microsoft\kreislera\My%20Documents\HL7\Documents\hl725\std25\ch02A.html" TargetMode="External"/><Relationship Id="rId152" Type="http://schemas.openxmlformats.org/officeDocument/2006/relationships/footer" Target="footer13.xml"/><Relationship Id="rId173" Type="http://schemas.openxmlformats.org/officeDocument/2006/relationships/header" Target="header27.xml"/><Relationship Id="rId19" Type="http://schemas.openxmlformats.org/officeDocument/2006/relationships/header" Target="header5.xml"/><Relationship Id="rId14" Type="http://schemas.openxmlformats.org/officeDocument/2006/relationships/footer" Target="footer3.xml"/><Relationship Id="rId30" Type="http://schemas.openxmlformats.org/officeDocument/2006/relationships/comments" Target="comments.xml"/><Relationship Id="rId35" Type="http://schemas.openxmlformats.org/officeDocument/2006/relationships/image" Target="media/image4.wmf"/><Relationship Id="rId56" Type="http://schemas.openxmlformats.org/officeDocument/2006/relationships/hyperlink" Target="file:///D:\Jean's%20Documents\AppData\Local\Microsoft\kreislera\My%20Documents\HL7\Documents\hl725\std25\ch02A.html" TargetMode="External"/><Relationship Id="rId77" Type="http://schemas.openxmlformats.org/officeDocument/2006/relationships/hyperlink" Target="file:///D:\AppData\Local\Microsoft\Windows\Temporary%20Internet%20Files\Content.Outlook\AppData\Local\Microsoft\kreislera\My%20Documents\HL7\Documents\hl725\std25\ch02A.html" TargetMode="External"/><Relationship Id="rId100" Type="http://schemas.openxmlformats.org/officeDocument/2006/relationships/hyperlink" Target="file:///D:\AppData\Local\Microsoft\Windows\Temporary%20Internet%20Files\Content.Outlook\AppData\Local\Microsoft\kreislera\My%20Documents\HL7\Documents\hl725\std25\ch02A.html" TargetMode="External"/><Relationship Id="rId105" Type="http://schemas.openxmlformats.org/officeDocument/2006/relationships/hyperlink" Target="file:///D:\AppData\Local\Microsoft\Windows\Temporary%20Internet%20Files\Content.Outlook\AppData\Local\Microsoft\kreislera\My%20Documents\HL7\Documents\hl725\std25\ch02A.html" TargetMode="External"/><Relationship Id="rId126" Type="http://schemas.openxmlformats.org/officeDocument/2006/relationships/hyperlink" Target="file:///D:\AppData\Local\Microsoft\Windows\Temporary%20Internet%20Files\Content.Outlook\AppData\Local\Microsoft\kreislera\My%20Documents\HL7\Documents\hl725\std25\ch02A.html" TargetMode="External"/><Relationship Id="rId147" Type="http://schemas.openxmlformats.org/officeDocument/2006/relationships/footer" Target="footer12.xml"/><Relationship Id="rId168" Type="http://schemas.openxmlformats.org/officeDocument/2006/relationships/header" Target="header24.xml"/><Relationship Id="rId8" Type="http://schemas.openxmlformats.org/officeDocument/2006/relationships/image" Target="media/image1.png"/><Relationship Id="rId51" Type="http://schemas.openxmlformats.org/officeDocument/2006/relationships/hyperlink" Target="file:///D:\Jean's%20Documents\AppData\Local\Microsoft\kreislera\My%20Documents\HL7\Documents\hl725\std25\ch02A.html" TargetMode="External"/><Relationship Id="rId72" Type="http://schemas.openxmlformats.org/officeDocument/2006/relationships/hyperlink" Target="file:///D:\Jean's%20Documents\AppData\Local\Microsoft\kreislera\My%20Documents\HL7\Documents\hl725\std25\ch02.html" TargetMode="External"/><Relationship Id="rId93" Type="http://schemas.openxmlformats.org/officeDocument/2006/relationships/hyperlink" Target="file:///D:\AppData\Local\Microsoft\Windows\Temporary%20Internet%20Files\Content.Outlook\AppData\Local\Microsoft\kreislera\My%20Documents\HL7\Documents\hl725\std25\ch02A.html" TargetMode="External"/><Relationship Id="rId98" Type="http://schemas.openxmlformats.org/officeDocument/2006/relationships/hyperlink" Target="file:///D:\AppData\Local\Microsoft\Windows\Temporary%20Internet%20Files\Content.Outlook\AppData\Local\Microsoft\kreislera\My%20Documents\HL7\Documents\hl725\std25\ch02A.html" TargetMode="External"/><Relationship Id="rId121" Type="http://schemas.openxmlformats.org/officeDocument/2006/relationships/hyperlink" Target="file:///D:\AppData\Local\Microsoft\Windows\Temporary%20Internet%20Files\Content.Outlook\AppData\Local\Microsoft\kreislera\My%20Documents\HL7\Documents\hl725\std25\ch02A.html" TargetMode="External"/><Relationship Id="rId142" Type="http://schemas.openxmlformats.org/officeDocument/2006/relationships/hyperlink" Target="file:///D:\AppData\Local\Microsoft\Windows\Temporary%20Internet%20Files\Content.Outlook\AppData\Local\Microsoft\kreislera\My%20Documents\HL7\Documents\hl725\std25\ch02A.html" TargetMode="External"/><Relationship Id="rId163" Type="http://schemas.openxmlformats.org/officeDocument/2006/relationships/hyperlink" Target="http://www.itl.nist.gov/fipspubs/fip5-2.htm" TargetMode="External"/><Relationship Id="rId3" Type="http://schemas.openxmlformats.org/officeDocument/2006/relationships/styles" Target="styles.xml"/><Relationship Id="rId25" Type="http://schemas.openxmlformats.org/officeDocument/2006/relationships/header" Target="header10.xml"/><Relationship Id="rId46" Type="http://schemas.openxmlformats.org/officeDocument/2006/relationships/header" Target="header13.xml"/><Relationship Id="rId67" Type="http://schemas.openxmlformats.org/officeDocument/2006/relationships/hyperlink" Target="file:///D:\AppData\Local\Microsoft\Windows\Temporary%20Internet%20Files\Content.Outlook\AppData\Local\Microsoft\kreislera\My%20Documents\HL7\Documents\hl725\std25\ch02A.html" TargetMode="External"/><Relationship Id="rId116" Type="http://schemas.openxmlformats.org/officeDocument/2006/relationships/hyperlink" Target="file:///D:\AppData\Local\Microsoft\Windows\Temporary%20Internet%20Files\Content.Outlook\AppData\Local\Microsoft\kreislera\My%20Documents\HL7\Documents\hl725\std25\ch02A.html" TargetMode="External"/><Relationship Id="rId137" Type="http://schemas.openxmlformats.org/officeDocument/2006/relationships/hyperlink" Target="file:///D:\AppData\Local\Microsoft\Windows\Temporary%20Internet%20Files\Content.Outlook\AppData\Local\Microsoft\kreislera\My%20Documents\HL7\Documents\hl725\std25\ch02A.html" TargetMode="External"/><Relationship Id="rId158" Type="http://schemas.openxmlformats.org/officeDocument/2006/relationships/footer" Target="footer14.xml"/><Relationship Id="rId20" Type="http://schemas.openxmlformats.org/officeDocument/2006/relationships/header" Target="header6.xml"/><Relationship Id="rId41" Type="http://schemas.openxmlformats.org/officeDocument/2006/relationships/oleObject" Target="embeddings/oleObject4.bin"/><Relationship Id="rId62" Type="http://schemas.openxmlformats.org/officeDocument/2006/relationships/hyperlink" Target="file:///D:\AppData\Local\Microsoft\Windows\Temporary%20Internet%20Files\Content.Outlook\AppData\Local\Microsoft\kreislera\My%20Documents\HL7\Documents\hl725\std25\ch02A.html" TargetMode="External"/><Relationship Id="rId83" Type="http://schemas.openxmlformats.org/officeDocument/2006/relationships/hyperlink" Target="file:///D:\AppData\Local\Microsoft\Windows\Temporary%20Internet%20Files\Content.Outlook\AppData\Local\Microsoft\kreislera\My%20Documents\HL7\Documents\hl725\std25\ch02A.html" TargetMode="External"/><Relationship Id="rId88" Type="http://schemas.openxmlformats.org/officeDocument/2006/relationships/hyperlink" Target="file:///D:\AppData\Local\Microsoft\Windows\Temporary%20Internet%20Files\Content.Outlook\AppData\Local\Microsoft\kreislera\My%20Documents\HL7\Documents\hl725\std25\ch02A.html" TargetMode="External"/><Relationship Id="rId111" Type="http://schemas.openxmlformats.org/officeDocument/2006/relationships/hyperlink" Target="file:///D:\AppData\Local\Microsoft\Windows\Temporary%20Internet%20Files\Content.Outlook\AppData\Local\Microsoft\kreislera\My%20Documents\HL7\Documents\hl725\std25\ch02A.html" TargetMode="External"/><Relationship Id="rId132" Type="http://schemas.openxmlformats.org/officeDocument/2006/relationships/hyperlink" Target="file:///D:\AppData\Local\Microsoft\Windows\Temporary%20Internet%20Files\Content.Outlook\AppData\Local\Microsoft\kreislera\My%20Documents\HL7\Documents\hl725\std25\ch02A.html" TargetMode="External"/><Relationship Id="rId153" Type="http://schemas.openxmlformats.org/officeDocument/2006/relationships/hyperlink" Target="http://loinc.org/" TargetMode="External"/><Relationship Id="rId174" Type="http://schemas.openxmlformats.org/officeDocument/2006/relationships/header" Target="header28.xml"/><Relationship Id="rId179" Type="http://schemas.openxmlformats.org/officeDocument/2006/relationships/hyperlink" Target="http://wwwn.cdc.gov/clia/regs/toc.aspx" TargetMode="External"/><Relationship Id="rId15" Type="http://schemas.openxmlformats.org/officeDocument/2006/relationships/header" Target="header3.xml"/><Relationship Id="rId36" Type="http://schemas.openxmlformats.org/officeDocument/2006/relationships/oleObject" Target="embeddings/oleObject2.bin"/><Relationship Id="rId57" Type="http://schemas.openxmlformats.org/officeDocument/2006/relationships/hyperlink" Target="file:///D:\AppData\Local\Microsoft\Windows\Temporary%20Internet%20Files\Content.Outlook\AppData\Local\Microsoft\kreislera\My%20Documents\HL7\Documents\hl725\std25\ch02A.html" TargetMode="External"/><Relationship Id="rId106" Type="http://schemas.openxmlformats.org/officeDocument/2006/relationships/hyperlink" Target="file:///D:\AppData\Local\Microsoft\Windows\Temporary%20Internet%20Files\Content.Outlook\AppData\Local\Microsoft\kreislera\My%20Documents\HL7\Documents\hl725\std25\ch02A.html" TargetMode="External"/><Relationship Id="rId127" Type="http://schemas.openxmlformats.org/officeDocument/2006/relationships/hyperlink" Target="file:///D:\AppData\Local\Microsoft\Windows\Temporary%20Internet%20Files\Content.Outlook\AppData\Local\Microsoft\kreislera\My%20Documents\HL7\Documents\hl725\std25\ch02A.html" TargetMode="External"/><Relationship Id="rId10" Type="http://schemas.openxmlformats.org/officeDocument/2006/relationships/header" Target="header1.xml"/><Relationship Id="rId31" Type="http://schemas.microsoft.com/office/2011/relationships/commentsExtended" Target="commentsExtended.xml"/><Relationship Id="rId52" Type="http://schemas.openxmlformats.org/officeDocument/2006/relationships/hyperlink" Target="file:///D:\Jean's%20Documents\AppData\Local\Microsoft\kreislera\My%20Documents\HL7\Documents\hl725\std25\ch02A.html" TargetMode="External"/><Relationship Id="rId73" Type="http://schemas.openxmlformats.org/officeDocument/2006/relationships/hyperlink" Target="file:///D:\AppData\Local\Microsoft\Windows\Temporary%20Internet%20Files\Content.Outlook\AppData\Local\Microsoft\kreislera\My%20Documents\HL7\Documents\hl725\std25\ch02A.html" TargetMode="External"/><Relationship Id="rId78" Type="http://schemas.openxmlformats.org/officeDocument/2006/relationships/hyperlink" Target="file:///D:\AppData\Local\Microsoft\Windows\Temporary%20Internet%20Files\Content.Outlook\AppData\Local\Microsoft\kreislera\My%20Documents\HL7\Documents\hl725\std25\ch02A.html" TargetMode="External"/><Relationship Id="rId94" Type="http://schemas.openxmlformats.org/officeDocument/2006/relationships/hyperlink" Target="file:///D:\AppData\Local\Microsoft\Windows\Temporary%20Internet%20Files\Content.Outlook\AppData\Local\Microsoft\kreislera\My%20Documents\HL7\Documents\hl725\std25\ch02A.html" TargetMode="External"/><Relationship Id="rId99" Type="http://schemas.openxmlformats.org/officeDocument/2006/relationships/hyperlink" Target="file:///D:\AppData\Local\Microsoft\Windows\Temporary%20Internet%20Files\Content.Outlook\AppData\Local\Microsoft\kreislera\My%20Documents\HL7\Documents\hl725\std25\ch02A.html" TargetMode="External"/><Relationship Id="rId101" Type="http://schemas.openxmlformats.org/officeDocument/2006/relationships/hyperlink" Target="file:///D:\AppData\Local\Microsoft\Windows\Temporary%20Internet%20Files\Content.Outlook\AppData\Local\Microsoft\kreislera\My%20Documents\HL7\Documents\hl725\std25\ch02A.html" TargetMode="External"/><Relationship Id="rId122" Type="http://schemas.openxmlformats.org/officeDocument/2006/relationships/hyperlink" Target="file:///D:\AppData\Local\Microsoft\Windows\Temporary%20Internet%20Files\Content.Outlook\AppData\Local\Microsoft\kreislera\My%20Documents\HL7\Documents\hl725\std25\ch02A.html" TargetMode="External"/><Relationship Id="rId143" Type="http://schemas.openxmlformats.org/officeDocument/2006/relationships/hyperlink" Target="file:///D:\AppData\Local\Microsoft\Windows\Temporary%20Internet%20Files\Content.Outlook\AppData\Local\Microsoft\kreislera\My%20Documents\HL7\Documents\hl725\std25\ch02A.html" TargetMode="External"/><Relationship Id="rId148" Type="http://schemas.openxmlformats.org/officeDocument/2006/relationships/header" Target="header17.xml"/><Relationship Id="rId164" Type="http://schemas.openxmlformats.org/officeDocument/2006/relationships/hyperlink" Target="http://www.regenstrief.org/medinformatics/ucum" TargetMode="External"/><Relationship Id="rId169" Type="http://schemas.openxmlformats.org/officeDocument/2006/relationships/header" Target="header25.xml"/></Relationships>
</file>

<file path=word/_rels/footnotes.xml.rels><?xml version="1.0" encoding="UTF-8" standalone="yes"?>
<Relationships xmlns="http://schemas.openxmlformats.org/package/2006/relationships"><Relationship Id="rId2" Type="http://schemas.openxmlformats.org/officeDocument/2006/relationships/hyperlink" Target="http://www.hl7.org" TargetMode="External"/><Relationship Id="rId1" Type="http://schemas.openxmlformats.org/officeDocument/2006/relationships/hyperlink" Target="http://wiki.siframework.org/LRI+-+FINAL+Use+Ca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26</Pages>
  <Words>42188</Words>
  <Characters>240472</Characters>
  <Application>Microsoft Office Word</Application>
  <DocSecurity>0</DocSecurity>
  <Lines>2003</Lines>
  <Paragraphs>564</Paragraphs>
  <ScaleCrop>false</ScaleCrop>
  <HeadingPairs>
    <vt:vector size="2" baseType="variant">
      <vt:variant>
        <vt:lpstr>Title</vt:lpstr>
      </vt:variant>
      <vt:variant>
        <vt:i4>1</vt:i4>
      </vt:variant>
    </vt:vector>
  </HeadingPairs>
  <TitlesOfParts>
    <vt:vector size="1" baseType="lpstr">
      <vt:lpstr>HL7 Version 2.5.1 IG: Laboratory Results Interface for US Realm, Release 1</vt:lpstr>
    </vt:vector>
  </TitlesOfParts>
  <Company>S&amp;I Framework</Company>
  <LinksUpToDate>false</LinksUpToDate>
  <CharactersWithSpaces>282096</CharactersWithSpaces>
  <SharedDoc>false</SharedDoc>
  <HyperlinkBase/>
  <HLinks>
    <vt:vector size="774" baseType="variant">
      <vt:variant>
        <vt:i4>7602211</vt:i4>
      </vt:variant>
      <vt:variant>
        <vt:i4>1779</vt:i4>
      </vt:variant>
      <vt:variant>
        <vt:i4>0</vt:i4>
      </vt:variant>
      <vt:variant>
        <vt:i4>5</vt:i4>
      </vt:variant>
      <vt:variant>
        <vt:lpwstr>http://www.cms.hhs.gov/CLIA/downloads/apcsubk2.pdf</vt:lpwstr>
      </vt:variant>
      <vt:variant>
        <vt:lpwstr/>
      </vt:variant>
      <vt:variant>
        <vt:i4>2162755</vt:i4>
      </vt:variant>
      <vt:variant>
        <vt:i4>1776</vt:i4>
      </vt:variant>
      <vt:variant>
        <vt:i4>0</vt:i4>
      </vt:variant>
      <vt:variant>
        <vt:i4>5</vt:i4>
      </vt:variant>
      <vt:variant>
        <vt:lpwstr>http://wwwn.cdc.gov/clia/regs/subpart_k.aspx</vt:lpwstr>
      </vt:variant>
      <vt:variant>
        <vt:lpwstr>493.1291</vt:lpwstr>
      </vt:variant>
      <vt:variant>
        <vt:i4>7471156</vt:i4>
      </vt:variant>
      <vt:variant>
        <vt:i4>1773</vt:i4>
      </vt:variant>
      <vt:variant>
        <vt:i4>0</vt:i4>
      </vt:variant>
      <vt:variant>
        <vt:i4>5</vt:i4>
      </vt:variant>
      <vt:variant>
        <vt:lpwstr>http://wwwn.cdc.gov/clia/regs/toc.aspx</vt:lpwstr>
      </vt:variant>
      <vt:variant>
        <vt:lpwstr/>
      </vt:variant>
      <vt:variant>
        <vt:i4>1769589</vt:i4>
      </vt:variant>
      <vt:variant>
        <vt:i4>1764</vt:i4>
      </vt:variant>
      <vt:variant>
        <vt:i4>0</vt:i4>
      </vt:variant>
      <vt:variant>
        <vt:i4>5</vt:i4>
      </vt:variant>
      <vt:variant>
        <vt:lpwstr>mailto:error%7C%7C%7C%7C%5eNET%5eInternet%5ehelpdesk@hl7.org</vt:lpwstr>
      </vt:variant>
      <vt:variant>
        <vt:lpwstr/>
      </vt:variant>
      <vt:variant>
        <vt:i4>3604487</vt:i4>
      </vt:variant>
      <vt:variant>
        <vt:i4>1737</vt:i4>
      </vt:variant>
      <vt:variant>
        <vt:i4>0</vt:i4>
      </vt:variant>
      <vt:variant>
        <vt:i4>5</vt:i4>
      </vt:variant>
      <vt:variant>
        <vt:lpwstr>http://ietf.org/rfc/rfc2396.txt</vt:lpwstr>
      </vt:variant>
      <vt:variant>
        <vt:lpwstr/>
      </vt:variant>
      <vt:variant>
        <vt:i4>3539019</vt:i4>
      </vt:variant>
      <vt:variant>
        <vt:i4>1716</vt:i4>
      </vt:variant>
      <vt:variant>
        <vt:i4>0</vt:i4>
      </vt:variant>
      <vt:variant>
        <vt:i4>5</vt:i4>
      </vt:variant>
      <vt:variant>
        <vt:lpwstr>http://www.regenstrief.org/medinformatics/ucum/unit-conversion-tool</vt:lpwstr>
      </vt:variant>
      <vt:variant>
        <vt:lpwstr/>
      </vt:variant>
      <vt:variant>
        <vt:i4>1441888</vt:i4>
      </vt:variant>
      <vt:variant>
        <vt:i4>1713</vt:i4>
      </vt:variant>
      <vt:variant>
        <vt:i4>0</vt:i4>
      </vt:variant>
      <vt:variant>
        <vt:i4>5</vt:i4>
      </vt:variant>
      <vt:variant>
        <vt:lpwstr>http://aurora.regenstrief.org/~ucum/ucum.html%23datyp2apdxatblxmp</vt:lpwstr>
      </vt:variant>
      <vt:variant>
        <vt:lpwstr/>
      </vt:variant>
      <vt:variant>
        <vt:i4>7340068</vt:i4>
      </vt:variant>
      <vt:variant>
        <vt:i4>1710</vt:i4>
      </vt:variant>
      <vt:variant>
        <vt:i4>0</vt:i4>
      </vt:variant>
      <vt:variant>
        <vt:i4>5</vt:i4>
      </vt:variant>
      <vt:variant>
        <vt:lpwstr>http://www.regenstrief.org/medinformatics/ucum</vt:lpwstr>
      </vt:variant>
      <vt:variant>
        <vt:lpwstr/>
      </vt:variant>
      <vt:variant>
        <vt:i4>3866726</vt:i4>
      </vt:variant>
      <vt:variant>
        <vt:i4>1707</vt:i4>
      </vt:variant>
      <vt:variant>
        <vt:i4>0</vt:i4>
      </vt:variant>
      <vt:variant>
        <vt:i4>5</vt:i4>
      </vt:variant>
      <vt:variant>
        <vt:lpwstr>http://edocket.access.gpo.gov/2008/E8-6968.htm</vt:lpwstr>
      </vt:variant>
      <vt:variant>
        <vt:lpwstr/>
      </vt:variant>
      <vt:variant>
        <vt:i4>7798808</vt:i4>
      </vt:variant>
      <vt:variant>
        <vt:i4>1704</vt:i4>
      </vt:variant>
      <vt:variant>
        <vt:i4>0</vt:i4>
      </vt:variant>
      <vt:variant>
        <vt:i4>5</vt:i4>
      </vt:variant>
      <vt:variant>
        <vt:lpwstr>http://www.usa.gov/Government/Tribal_Sites/index.shtml</vt:lpwstr>
      </vt:variant>
      <vt:variant>
        <vt:lpwstr/>
      </vt:variant>
      <vt:variant>
        <vt:i4>2097222</vt:i4>
      </vt:variant>
      <vt:variant>
        <vt:i4>1701</vt:i4>
      </vt:variant>
      <vt:variant>
        <vt:i4>0</vt:i4>
      </vt:variant>
      <vt:variant>
        <vt:i4>5</vt:i4>
      </vt:variant>
      <vt:variant>
        <vt:lpwstr>http://www.itl.nist.gov/fipspubs/fip5-2.htm</vt:lpwstr>
      </vt:variant>
      <vt:variant>
        <vt:lpwstr/>
      </vt:variant>
      <vt:variant>
        <vt:i4>1179753</vt:i4>
      </vt:variant>
      <vt:variant>
        <vt:i4>1695</vt:i4>
      </vt:variant>
      <vt:variant>
        <vt:i4>0</vt:i4>
      </vt:variant>
      <vt:variant>
        <vt:i4>5</vt:i4>
      </vt:variant>
      <vt:variant>
        <vt:lpwstr>http://zip4.usps.com/zip4/welcome.jsp</vt:lpwstr>
      </vt:variant>
      <vt:variant>
        <vt:lpwstr/>
      </vt:variant>
      <vt:variant>
        <vt:i4>1638514</vt:i4>
      </vt:variant>
      <vt:variant>
        <vt:i4>1671</vt:i4>
      </vt:variant>
      <vt:variant>
        <vt:i4>0</vt:i4>
      </vt:variant>
      <vt:variant>
        <vt:i4>5</vt:i4>
      </vt:variant>
      <vt:variant>
        <vt:lpwstr>http://www.hl7.org/special/committees</vt:lpwstr>
      </vt:variant>
      <vt:variant>
        <vt:lpwstr/>
      </vt:variant>
      <vt:variant>
        <vt:i4>3866643</vt:i4>
      </vt:variant>
      <vt:variant>
        <vt:i4>1668</vt:i4>
      </vt:variant>
      <vt:variant>
        <vt:i4>0</vt:i4>
      </vt:variant>
      <vt:variant>
        <vt:i4>5</vt:i4>
      </vt:variant>
      <vt:variant>
        <vt:lpwstr>http://www.hl7.org/special/committees/vocab/table_0396/index.cfm</vt:lpwstr>
      </vt:variant>
      <vt:variant>
        <vt:lpwstr/>
      </vt:variant>
      <vt:variant>
        <vt:i4>1638486</vt:i4>
      </vt:variant>
      <vt:variant>
        <vt:i4>1659</vt:i4>
      </vt:variant>
      <vt:variant>
        <vt:i4>0</vt:i4>
      </vt:variant>
      <vt:variant>
        <vt:i4>5</vt:i4>
      </vt:variant>
      <vt:variant>
        <vt:lpwstr>file:///D:/Jean's Documents/AppData/Local/Microsoft/kreislera/My Documents/HL7/Documents/hl725/std25/ch02.html</vt:lpwstr>
      </vt:variant>
      <vt:variant>
        <vt:lpwstr>Heading224</vt:lpwstr>
      </vt:variant>
      <vt:variant>
        <vt:i4>2424891</vt:i4>
      </vt:variant>
      <vt:variant>
        <vt:i4>1656</vt:i4>
      </vt:variant>
      <vt:variant>
        <vt:i4>0</vt:i4>
      </vt:variant>
      <vt:variant>
        <vt:i4>5</vt:i4>
      </vt:variant>
      <vt:variant>
        <vt:lpwstr>http://www.iso.org/iso/iso-3166-1_decoding_table</vt:lpwstr>
      </vt:variant>
      <vt:variant>
        <vt:lpwstr/>
      </vt:variant>
      <vt:variant>
        <vt:i4>3866726</vt:i4>
      </vt:variant>
      <vt:variant>
        <vt:i4>1536</vt:i4>
      </vt:variant>
      <vt:variant>
        <vt:i4>0</vt:i4>
      </vt:variant>
      <vt:variant>
        <vt:i4>5</vt:i4>
      </vt:variant>
      <vt:variant>
        <vt:lpwstr>http://edocket.access.gpo.gov/2008/E8-6968.htm</vt:lpwstr>
      </vt:variant>
      <vt:variant>
        <vt:lpwstr/>
      </vt:variant>
      <vt:variant>
        <vt:i4>7798808</vt:i4>
      </vt:variant>
      <vt:variant>
        <vt:i4>1533</vt:i4>
      </vt:variant>
      <vt:variant>
        <vt:i4>0</vt:i4>
      </vt:variant>
      <vt:variant>
        <vt:i4>5</vt:i4>
      </vt:variant>
      <vt:variant>
        <vt:lpwstr>http://www.usa.gov/Government/Tribal_Sites/index.shtml</vt:lpwstr>
      </vt:variant>
      <vt:variant>
        <vt:lpwstr/>
      </vt:variant>
      <vt:variant>
        <vt:i4>1441896</vt:i4>
      </vt:variant>
      <vt:variant>
        <vt:i4>1395</vt:i4>
      </vt:variant>
      <vt:variant>
        <vt:i4>0</vt:i4>
      </vt:variant>
      <vt:variant>
        <vt:i4>5</vt:i4>
      </vt:variant>
      <vt:variant>
        <vt:lpwstr>file:///D:/AppData/Local/Microsoft/Windows/Temporary Internet Files/Content.Outlook/AppData/Local/Microsoft/kreislera/My Documents/HL7/Documents/hl725/std25/ch02A.html</vt:lpwstr>
      </vt:variant>
      <vt:variant>
        <vt:lpwstr>ST</vt:lpwstr>
      </vt:variant>
      <vt:variant>
        <vt:i4>1114223</vt:i4>
      </vt:variant>
      <vt:variant>
        <vt:i4>1392</vt:i4>
      </vt:variant>
      <vt:variant>
        <vt:i4>0</vt:i4>
      </vt:variant>
      <vt:variant>
        <vt:i4>5</vt:i4>
      </vt:variant>
      <vt:variant>
        <vt:lpwstr>file:///D:/AppData/Local/Microsoft/Windows/Temporary Internet Files/Content.Outlook/AppData/Local/Microsoft/kreislera/My Documents/HL7/Documents/hl725/std25/ch02A.html</vt:lpwstr>
      </vt:variant>
      <vt:variant>
        <vt:lpwstr>TS</vt:lpwstr>
      </vt:variant>
      <vt:variant>
        <vt:i4>1114223</vt:i4>
      </vt:variant>
      <vt:variant>
        <vt:i4>1389</vt:i4>
      </vt:variant>
      <vt:variant>
        <vt:i4>0</vt:i4>
      </vt:variant>
      <vt:variant>
        <vt:i4>5</vt:i4>
      </vt:variant>
      <vt:variant>
        <vt:lpwstr>file:///D:/AppData/Local/Microsoft/Windows/Temporary Internet Files/Content.Outlook/AppData/Local/Microsoft/kreislera/My Documents/HL7/Documents/hl725/std25/ch02A.html</vt:lpwstr>
      </vt:variant>
      <vt:variant>
        <vt:lpwstr>TS</vt:lpwstr>
      </vt:variant>
      <vt:variant>
        <vt:i4>393330</vt:i4>
      </vt:variant>
      <vt:variant>
        <vt:i4>1386</vt:i4>
      </vt:variant>
      <vt:variant>
        <vt:i4>0</vt:i4>
      </vt:variant>
      <vt:variant>
        <vt:i4>5</vt:i4>
      </vt:variant>
      <vt:variant>
        <vt:lpwstr>file:///D:/AppData/Local/Microsoft/Windows/Temporary Internet Files/Content.Outlook/AppData/Local/Microsoft/kreislera/My Documents/HL7/Documents/hl725/std25/ch02A.html</vt:lpwstr>
      </vt:variant>
      <vt:variant>
        <vt:lpwstr>ID</vt:lpwstr>
      </vt:variant>
      <vt:variant>
        <vt:i4>1048703</vt:i4>
      </vt:variant>
      <vt:variant>
        <vt:i4>1383</vt:i4>
      </vt:variant>
      <vt:variant>
        <vt:i4>0</vt:i4>
      </vt:variant>
      <vt:variant>
        <vt:i4>5</vt:i4>
      </vt:variant>
      <vt:variant>
        <vt:lpwstr>file:///D:/AppData/Local/Microsoft/Windows/Temporary Internet Files/Content.Outlook/AppData/Local/Microsoft/kreislera/My Documents/HL7/Documents/hl725/std25/ch02A.html</vt:lpwstr>
      </vt:variant>
      <vt:variant>
        <vt:lpwstr>DR</vt:lpwstr>
      </vt:variant>
      <vt:variant>
        <vt:i4>393330</vt:i4>
      </vt:variant>
      <vt:variant>
        <vt:i4>1380</vt:i4>
      </vt:variant>
      <vt:variant>
        <vt:i4>0</vt:i4>
      </vt:variant>
      <vt:variant>
        <vt:i4>5</vt:i4>
      </vt:variant>
      <vt:variant>
        <vt:lpwstr>file:///D:/AppData/Local/Microsoft/Windows/Temporary Internet Files/Content.Outlook/AppData/Local/Microsoft/kreislera/My Documents/HL7/Documents/hl725/std25/ch02A.html</vt:lpwstr>
      </vt:variant>
      <vt:variant>
        <vt:lpwstr>ID</vt:lpwstr>
      </vt:variant>
      <vt:variant>
        <vt:i4>393330</vt:i4>
      </vt:variant>
      <vt:variant>
        <vt:i4>1377</vt:i4>
      </vt:variant>
      <vt:variant>
        <vt:i4>0</vt:i4>
      </vt:variant>
      <vt:variant>
        <vt:i4>5</vt:i4>
      </vt:variant>
      <vt:variant>
        <vt:lpwstr>file:///D:/AppData/Local/Microsoft/Windows/Temporary Internet Files/Content.Outlook/AppData/Local/Microsoft/kreislera/My Documents/HL7/Documents/hl725/std25/ch02A.html</vt:lpwstr>
      </vt:variant>
      <vt:variant>
        <vt:lpwstr>ID</vt:lpwstr>
      </vt:variant>
      <vt:variant>
        <vt:i4>1114226</vt:i4>
      </vt:variant>
      <vt:variant>
        <vt:i4>1374</vt:i4>
      </vt:variant>
      <vt:variant>
        <vt:i4>0</vt:i4>
      </vt:variant>
      <vt:variant>
        <vt:i4>5</vt:i4>
      </vt:variant>
      <vt:variant>
        <vt:lpwstr>file:///D:/AppData/Local/Microsoft/Windows/Temporary Internet Files/Content.Outlook/AppData/Local/Microsoft/kreislera/My Documents/HL7/Documents/hl725/std25/ch02A.html</vt:lpwstr>
      </vt:variant>
      <vt:variant>
        <vt:lpwstr>IS</vt:lpwstr>
      </vt:variant>
      <vt:variant>
        <vt:i4>1441896</vt:i4>
      </vt:variant>
      <vt:variant>
        <vt:i4>1371</vt:i4>
      </vt:variant>
      <vt:variant>
        <vt:i4>0</vt:i4>
      </vt:variant>
      <vt:variant>
        <vt:i4>5</vt:i4>
      </vt:variant>
      <vt:variant>
        <vt:lpwstr>file:///D:/AppData/Local/Microsoft/Windows/Temporary Internet Files/Content.Outlook/AppData/Local/Microsoft/kreislera/My Documents/HL7/Documents/hl725/std25/ch02A.html</vt:lpwstr>
      </vt:variant>
      <vt:variant>
        <vt:lpwstr>ST</vt:lpwstr>
      </vt:variant>
      <vt:variant>
        <vt:i4>1441896</vt:i4>
      </vt:variant>
      <vt:variant>
        <vt:i4>1368</vt:i4>
      </vt:variant>
      <vt:variant>
        <vt:i4>0</vt:i4>
      </vt:variant>
      <vt:variant>
        <vt:i4>5</vt:i4>
      </vt:variant>
      <vt:variant>
        <vt:lpwstr>file:///D:/AppData/Local/Microsoft/Windows/Temporary Internet Files/Content.Outlook/AppData/Local/Microsoft/kreislera/My Documents/HL7/Documents/hl725/std25/ch02A.html</vt:lpwstr>
      </vt:variant>
      <vt:variant>
        <vt:lpwstr>ST</vt:lpwstr>
      </vt:variant>
      <vt:variant>
        <vt:i4>1441896</vt:i4>
      </vt:variant>
      <vt:variant>
        <vt:i4>1365</vt:i4>
      </vt:variant>
      <vt:variant>
        <vt:i4>0</vt:i4>
      </vt:variant>
      <vt:variant>
        <vt:i4>5</vt:i4>
      </vt:variant>
      <vt:variant>
        <vt:lpwstr>file:///D:/AppData/Local/Microsoft/Windows/Temporary Internet Files/Content.Outlook/AppData/Local/Microsoft/kreislera/My Documents/HL7/Documents/hl725/std25/ch02A.html</vt:lpwstr>
      </vt:variant>
      <vt:variant>
        <vt:lpwstr>ST</vt:lpwstr>
      </vt:variant>
      <vt:variant>
        <vt:i4>1441896</vt:i4>
      </vt:variant>
      <vt:variant>
        <vt:i4>1362</vt:i4>
      </vt:variant>
      <vt:variant>
        <vt:i4>0</vt:i4>
      </vt:variant>
      <vt:variant>
        <vt:i4>5</vt:i4>
      </vt:variant>
      <vt:variant>
        <vt:lpwstr>file:///D:/AppData/Local/Microsoft/Windows/Temporary Internet Files/Content.Outlook/AppData/Local/Microsoft/kreislera/My Documents/HL7/Documents/hl725/std25/ch02A.html</vt:lpwstr>
      </vt:variant>
      <vt:variant>
        <vt:lpwstr>ST</vt:lpwstr>
      </vt:variant>
      <vt:variant>
        <vt:i4>786557</vt:i4>
      </vt:variant>
      <vt:variant>
        <vt:i4>1359</vt:i4>
      </vt:variant>
      <vt:variant>
        <vt:i4>0</vt:i4>
      </vt:variant>
      <vt:variant>
        <vt:i4>5</vt:i4>
      </vt:variant>
      <vt:variant>
        <vt:lpwstr>file:///D:/AppData/Local/Microsoft/Windows/Temporary Internet Files/Content.Outlook/AppData/Local/Microsoft/kreislera/My Documents/HL7/Documents/hl725/std25/ch02A.html</vt:lpwstr>
      </vt:variant>
      <vt:variant>
        <vt:lpwstr>FN</vt:lpwstr>
      </vt:variant>
      <vt:variant>
        <vt:i4>1441896</vt:i4>
      </vt:variant>
      <vt:variant>
        <vt:i4>1350</vt:i4>
      </vt:variant>
      <vt:variant>
        <vt:i4>0</vt:i4>
      </vt:variant>
      <vt:variant>
        <vt:i4>5</vt:i4>
      </vt:variant>
      <vt:variant>
        <vt:lpwstr>file:///D:/AppData/Local/Microsoft/Windows/Temporary Internet Files/Content.Outlook/AppData/Local/Microsoft/kreislera/My Documents/HL7/Documents/hl725/std25/ch02A.html</vt:lpwstr>
      </vt:variant>
      <vt:variant>
        <vt:lpwstr>ST</vt:lpwstr>
      </vt:variant>
      <vt:variant>
        <vt:i4>393330</vt:i4>
      </vt:variant>
      <vt:variant>
        <vt:i4>1347</vt:i4>
      </vt:variant>
      <vt:variant>
        <vt:i4>0</vt:i4>
      </vt:variant>
      <vt:variant>
        <vt:i4>5</vt:i4>
      </vt:variant>
      <vt:variant>
        <vt:lpwstr>file:///D:/AppData/Local/Microsoft/Windows/Temporary Internet Files/Content.Outlook/AppData/Local/Microsoft/kreislera/My Documents/HL7/Documents/hl725/std25/ch02A.html</vt:lpwstr>
      </vt:variant>
      <vt:variant>
        <vt:lpwstr>ID</vt:lpwstr>
      </vt:variant>
      <vt:variant>
        <vt:i4>393331</vt:i4>
      </vt:variant>
      <vt:variant>
        <vt:i4>1344</vt:i4>
      </vt:variant>
      <vt:variant>
        <vt:i4>0</vt:i4>
      </vt:variant>
      <vt:variant>
        <vt:i4>5</vt:i4>
      </vt:variant>
      <vt:variant>
        <vt:lpwstr>file:///D:/AppData/Local/Microsoft/Windows/Temporary Internet Files/Content.Outlook/AppData/Local/Microsoft/kreislera/My Documents/HL7/Documents/hl725/std25/ch02A.html</vt:lpwstr>
      </vt:variant>
      <vt:variant>
        <vt:lpwstr>HD</vt:lpwstr>
      </vt:variant>
      <vt:variant>
        <vt:i4>393330</vt:i4>
      </vt:variant>
      <vt:variant>
        <vt:i4>1341</vt:i4>
      </vt:variant>
      <vt:variant>
        <vt:i4>0</vt:i4>
      </vt:variant>
      <vt:variant>
        <vt:i4>5</vt:i4>
      </vt:variant>
      <vt:variant>
        <vt:lpwstr>file:///D:/AppData/Local/Microsoft/Windows/Temporary Internet Files/Content.Outlook/AppData/Local/Microsoft/kreislera/My Documents/HL7/Documents/hl725/std25/ch02A.html</vt:lpwstr>
      </vt:variant>
      <vt:variant>
        <vt:lpwstr>ID</vt:lpwstr>
      </vt:variant>
      <vt:variant>
        <vt:i4>393331</vt:i4>
      </vt:variant>
      <vt:variant>
        <vt:i4>1338</vt:i4>
      </vt:variant>
      <vt:variant>
        <vt:i4>0</vt:i4>
      </vt:variant>
      <vt:variant>
        <vt:i4>5</vt:i4>
      </vt:variant>
      <vt:variant>
        <vt:lpwstr>file:///D:/AppData/Local/Microsoft/Windows/Temporary Internet Files/Content.Outlook/AppData/Local/Microsoft/kreislera/My Documents/HL7/Documents/hl725/std25/ch02A.html</vt:lpwstr>
      </vt:variant>
      <vt:variant>
        <vt:lpwstr>HD</vt:lpwstr>
      </vt:variant>
      <vt:variant>
        <vt:i4>393330</vt:i4>
      </vt:variant>
      <vt:variant>
        <vt:i4>1335</vt:i4>
      </vt:variant>
      <vt:variant>
        <vt:i4>0</vt:i4>
      </vt:variant>
      <vt:variant>
        <vt:i4>5</vt:i4>
      </vt:variant>
      <vt:variant>
        <vt:lpwstr>file:///D:/AppData/Local/Microsoft/Windows/Temporary Internet Files/Content.Outlook/AppData/Local/Microsoft/kreislera/My Documents/HL7/Documents/hl725/std25/ch02A.html</vt:lpwstr>
      </vt:variant>
      <vt:variant>
        <vt:lpwstr>ID</vt:lpwstr>
      </vt:variant>
      <vt:variant>
        <vt:i4>983157</vt:i4>
      </vt:variant>
      <vt:variant>
        <vt:i4>1332</vt:i4>
      </vt:variant>
      <vt:variant>
        <vt:i4>0</vt:i4>
      </vt:variant>
      <vt:variant>
        <vt:i4>5</vt:i4>
      </vt:variant>
      <vt:variant>
        <vt:lpwstr>file:///D:/AppData/Local/Microsoft/Windows/Temporary Internet Files/Content.Outlook/AppData/Local/Microsoft/kreislera/My Documents/HL7/Documents/hl725/std25/ch02A.html</vt:lpwstr>
      </vt:variant>
      <vt:variant>
        <vt:lpwstr>NM</vt:lpwstr>
      </vt:variant>
      <vt:variant>
        <vt:i4>983157</vt:i4>
      </vt:variant>
      <vt:variant>
        <vt:i4>1329</vt:i4>
      </vt:variant>
      <vt:variant>
        <vt:i4>0</vt:i4>
      </vt:variant>
      <vt:variant>
        <vt:i4>5</vt:i4>
      </vt:variant>
      <vt:variant>
        <vt:lpwstr>file:///D:/AppData/Local/Microsoft/Windows/Temporary Internet Files/Content.Outlook/AppData/Local/Microsoft/kreislera/My Documents/HL7/Documents/hl725/std25/ch02A.html</vt:lpwstr>
      </vt:variant>
      <vt:variant>
        <vt:lpwstr>NM</vt:lpwstr>
      </vt:variant>
      <vt:variant>
        <vt:i4>655401</vt:i4>
      </vt:variant>
      <vt:variant>
        <vt:i4>1326</vt:i4>
      </vt:variant>
      <vt:variant>
        <vt:i4>0</vt:i4>
      </vt:variant>
      <vt:variant>
        <vt:i4>5</vt:i4>
      </vt:variant>
      <vt:variant>
        <vt:lpwstr>file:///D:/AppData/Local/Microsoft/Windows/Temporary Internet Files/Content.Outlook/AppData/Local/Microsoft/kreislera/My Documents/HL7/Documents/hl725/std25/ch02A.html</vt:lpwstr>
      </vt:variant>
      <vt:variant>
        <vt:lpwstr>Heading552</vt:lpwstr>
      </vt:variant>
      <vt:variant>
        <vt:i4>1114226</vt:i4>
      </vt:variant>
      <vt:variant>
        <vt:i4>1323</vt:i4>
      </vt:variant>
      <vt:variant>
        <vt:i4>0</vt:i4>
      </vt:variant>
      <vt:variant>
        <vt:i4>5</vt:i4>
      </vt:variant>
      <vt:variant>
        <vt:lpwstr>file:///D:/AppData/Local/Microsoft/Windows/Temporary Internet Files/Content.Outlook/AppData/Local/Microsoft/kreislera/My Documents/HL7/Documents/hl725/std25/ch02A.html</vt:lpwstr>
      </vt:variant>
      <vt:variant>
        <vt:lpwstr>IS</vt:lpwstr>
      </vt:variant>
      <vt:variant>
        <vt:i4>1441896</vt:i4>
      </vt:variant>
      <vt:variant>
        <vt:i4>1320</vt:i4>
      </vt:variant>
      <vt:variant>
        <vt:i4>0</vt:i4>
      </vt:variant>
      <vt:variant>
        <vt:i4>5</vt:i4>
      </vt:variant>
      <vt:variant>
        <vt:lpwstr>file:///D:/AppData/Local/Microsoft/Windows/Temporary Internet Files/Content.Outlook/AppData/Local/Microsoft/kreislera/My Documents/HL7/Documents/hl725/std25/ch02A.html</vt:lpwstr>
      </vt:variant>
      <vt:variant>
        <vt:lpwstr>ST</vt:lpwstr>
      </vt:variant>
      <vt:variant>
        <vt:i4>1114223</vt:i4>
      </vt:variant>
      <vt:variant>
        <vt:i4>1311</vt:i4>
      </vt:variant>
      <vt:variant>
        <vt:i4>0</vt:i4>
      </vt:variant>
      <vt:variant>
        <vt:i4>5</vt:i4>
      </vt:variant>
      <vt:variant>
        <vt:lpwstr>file:///D:/AppData/Local/Microsoft/Windows/Temporary Internet Files/Content.Outlook/AppData/Local/Microsoft/kreislera/My Documents/HL7/Documents/hl725/std25/ch02A.html</vt:lpwstr>
      </vt:variant>
      <vt:variant>
        <vt:lpwstr>TS</vt:lpwstr>
      </vt:variant>
      <vt:variant>
        <vt:i4>1114223</vt:i4>
      </vt:variant>
      <vt:variant>
        <vt:i4>1308</vt:i4>
      </vt:variant>
      <vt:variant>
        <vt:i4>0</vt:i4>
      </vt:variant>
      <vt:variant>
        <vt:i4>5</vt:i4>
      </vt:variant>
      <vt:variant>
        <vt:lpwstr>file:///D:/AppData/Local/Microsoft/Windows/Temporary Internet Files/Content.Outlook/AppData/Local/Microsoft/kreislera/My Documents/HL7/Documents/hl725/std25/ch02A.html</vt:lpwstr>
      </vt:variant>
      <vt:variant>
        <vt:lpwstr>TS</vt:lpwstr>
      </vt:variant>
      <vt:variant>
        <vt:i4>393330</vt:i4>
      </vt:variant>
      <vt:variant>
        <vt:i4>1305</vt:i4>
      </vt:variant>
      <vt:variant>
        <vt:i4>0</vt:i4>
      </vt:variant>
      <vt:variant>
        <vt:i4>5</vt:i4>
      </vt:variant>
      <vt:variant>
        <vt:lpwstr>file:///D:/AppData/Local/Microsoft/Windows/Temporary Internet Files/Content.Outlook/AppData/Local/Microsoft/kreislera/My Documents/HL7/Documents/hl725/std25/ch02A.html</vt:lpwstr>
      </vt:variant>
      <vt:variant>
        <vt:lpwstr>ID</vt:lpwstr>
      </vt:variant>
      <vt:variant>
        <vt:i4>458872</vt:i4>
      </vt:variant>
      <vt:variant>
        <vt:i4>1302</vt:i4>
      </vt:variant>
      <vt:variant>
        <vt:i4>0</vt:i4>
      </vt:variant>
      <vt:variant>
        <vt:i4>5</vt:i4>
      </vt:variant>
      <vt:variant>
        <vt:lpwstr>file:///D:/AppData/Local/Microsoft/Windows/Temporary Internet Files/Content.Outlook/AppData/Local/Microsoft/kreislera/My Documents/HL7/Documents/hl725/std25/ch02A.html</vt:lpwstr>
      </vt:variant>
      <vt:variant>
        <vt:lpwstr>CE</vt:lpwstr>
      </vt:variant>
      <vt:variant>
        <vt:i4>393330</vt:i4>
      </vt:variant>
      <vt:variant>
        <vt:i4>1299</vt:i4>
      </vt:variant>
      <vt:variant>
        <vt:i4>0</vt:i4>
      </vt:variant>
      <vt:variant>
        <vt:i4>5</vt:i4>
      </vt:variant>
      <vt:variant>
        <vt:lpwstr>file:///D:/AppData/Local/Microsoft/Windows/Temporary Internet Files/Content.Outlook/AppData/Local/Microsoft/kreislera/My Documents/HL7/Documents/hl725/std25/ch02A.html</vt:lpwstr>
      </vt:variant>
      <vt:variant>
        <vt:lpwstr>ID</vt:lpwstr>
      </vt:variant>
      <vt:variant>
        <vt:i4>393330</vt:i4>
      </vt:variant>
      <vt:variant>
        <vt:i4>1296</vt:i4>
      </vt:variant>
      <vt:variant>
        <vt:i4>0</vt:i4>
      </vt:variant>
      <vt:variant>
        <vt:i4>5</vt:i4>
      </vt:variant>
      <vt:variant>
        <vt:lpwstr>file:///D:/AppData/Local/Microsoft/Windows/Temporary Internet Files/Content.Outlook/AppData/Local/Microsoft/kreislera/My Documents/HL7/Documents/hl725/std25/ch02A.html</vt:lpwstr>
      </vt:variant>
      <vt:variant>
        <vt:lpwstr>ID</vt:lpwstr>
      </vt:variant>
      <vt:variant>
        <vt:i4>393330</vt:i4>
      </vt:variant>
      <vt:variant>
        <vt:i4>1293</vt:i4>
      </vt:variant>
      <vt:variant>
        <vt:i4>0</vt:i4>
      </vt:variant>
      <vt:variant>
        <vt:i4>5</vt:i4>
      </vt:variant>
      <vt:variant>
        <vt:lpwstr>file:///D:/AppData/Local/Microsoft/Windows/Temporary Internet Files/Content.Outlook/AppData/Local/Microsoft/kreislera/My Documents/HL7/Documents/hl725/std25/ch02A.html</vt:lpwstr>
      </vt:variant>
      <vt:variant>
        <vt:lpwstr>ID</vt:lpwstr>
      </vt:variant>
      <vt:variant>
        <vt:i4>393331</vt:i4>
      </vt:variant>
      <vt:variant>
        <vt:i4>1290</vt:i4>
      </vt:variant>
      <vt:variant>
        <vt:i4>0</vt:i4>
      </vt:variant>
      <vt:variant>
        <vt:i4>5</vt:i4>
      </vt:variant>
      <vt:variant>
        <vt:lpwstr>file:///D:/AppData/Local/Microsoft/Windows/Temporary Internet Files/Content.Outlook/AppData/Local/Microsoft/kreislera/My Documents/HL7/Documents/hl725/std25/ch02A.html</vt:lpwstr>
      </vt:variant>
      <vt:variant>
        <vt:lpwstr>HD</vt:lpwstr>
      </vt:variant>
      <vt:variant>
        <vt:i4>1114226</vt:i4>
      </vt:variant>
      <vt:variant>
        <vt:i4>1287</vt:i4>
      </vt:variant>
      <vt:variant>
        <vt:i4>0</vt:i4>
      </vt:variant>
      <vt:variant>
        <vt:i4>5</vt:i4>
      </vt:variant>
      <vt:variant>
        <vt:lpwstr>file:///D:/AppData/Local/Microsoft/Windows/Temporary Internet Files/Content.Outlook/AppData/Local/Microsoft/kreislera/My Documents/HL7/Documents/hl725/std25/ch02A.html</vt:lpwstr>
      </vt:variant>
      <vt:variant>
        <vt:lpwstr>IS</vt:lpwstr>
      </vt:variant>
      <vt:variant>
        <vt:i4>1441896</vt:i4>
      </vt:variant>
      <vt:variant>
        <vt:i4>1284</vt:i4>
      </vt:variant>
      <vt:variant>
        <vt:i4>0</vt:i4>
      </vt:variant>
      <vt:variant>
        <vt:i4>5</vt:i4>
      </vt:variant>
      <vt:variant>
        <vt:lpwstr>file:///D:/AppData/Local/Microsoft/Windows/Temporary Internet Files/Content.Outlook/AppData/Local/Microsoft/kreislera/My Documents/HL7/Documents/hl725/std25/ch02A.html</vt:lpwstr>
      </vt:variant>
      <vt:variant>
        <vt:lpwstr>ST</vt:lpwstr>
      </vt:variant>
      <vt:variant>
        <vt:i4>1441896</vt:i4>
      </vt:variant>
      <vt:variant>
        <vt:i4>1281</vt:i4>
      </vt:variant>
      <vt:variant>
        <vt:i4>0</vt:i4>
      </vt:variant>
      <vt:variant>
        <vt:i4>5</vt:i4>
      </vt:variant>
      <vt:variant>
        <vt:lpwstr>file:///D:/AppData/Local/Microsoft/Windows/Temporary Internet Files/Content.Outlook/AppData/Local/Microsoft/kreislera/My Documents/HL7/Documents/hl725/std25/ch02A.html</vt:lpwstr>
      </vt:variant>
      <vt:variant>
        <vt:lpwstr>ST</vt:lpwstr>
      </vt:variant>
      <vt:variant>
        <vt:i4>1441896</vt:i4>
      </vt:variant>
      <vt:variant>
        <vt:i4>1278</vt:i4>
      </vt:variant>
      <vt:variant>
        <vt:i4>0</vt:i4>
      </vt:variant>
      <vt:variant>
        <vt:i4>5</vt:i4>
      </vt:variant>
      <vt:variant>
        <vt:lpwstr>file:///D:/AppData/Local/Microsoft/Windows/Temporary Internet Files/Content.Outlook/AppData/Local/Microsoft/kreislera/My Documents/HL7/Documents/hl725/std25/ch02A.html</vt:lpwstr>
      </vt:variant>
      <vt:variant>
        <vt:lpwstr>ST</vt:lpwstr>
      </vt:variant>
      <vt:variant>
        <vt:i4>1114223</vt:i4>
      </vt:variant>
      <vt:variant>
        <vt:i4>1269</vt:i4>
      </vt:variant>
      <vt:variant>
        <vt:i4>0</vt:i4>
      </vt:variant>
      <vt:variant>
        <vt:i4>5</vt:i4>
      </vt:variant>
      <vt:variant>
        <vt:lpwstr>file:///D:/AppData/Local/Microsoft/Windows/Temporary Internet Files/Content.Outlook/AppData/Local/Microsoft/kreislera/My Documents/HL7/Documents/hl725/std25/ch02A.html</vt:lpwstr>
      </vt:variant>
      <vt:variant>
        <vt:lpwstr>TS</vt:lpwstr>
      </vt:variant>
      <vt:variant>
        <vt:i4>1114223</vt:i4>
      </vt:variant>
      <vt:variant>
        <vt:i4>1266</vt:i4>
      </vt:variant>
      <vt:variant>
        <vt:i4>0</vt:i4>
      </vt:variant>
      <vt:variant>
        <vt:i4>5</vt:i4>
      </vt:variant>
      <vt:variant>
        <vt:lpwstr>file:///D:/AppData/Local/Microsoft/Windows/Temporary Internet Files/Content.Outlook/AppData/Local/Microsoft/kreislera/My Documents/HL7/Documents/hl725/std25/ch02A.html</vt:lpwstr>
      </vt:variant>
      <vt:variant>
        <vt:lpwstr>TS</vt:lpwstr>
      </vt:variant>
      <vt:variant>
        <vt:i4>393330</vt:i4>
      </vt:variant>
      <vt:variant>
        <vt:i4>1263</vt:i4>
      </vt:variant>
      <vt:variant>
        <vt:i4>0</vt:i4>
      </vt:variant>
      <vt:variant>
        <vt:i4>5</vt:i4>
      </vt:variant>
      <vt:variant>
        <vt:lpwstr>file:///D:/AppData/Local/Microsoft/Windows/Temporary Internet Files/Content.Outlook/AppData/Local/Microsoft/kreislera/My Documents/HL7/Documents/hl725/std25/ch02A.html</vt:lpwstr>
      </vt:variant>
      <vt:variant>
        <vt:lpwstr>ID</vt:lpwstr>
      </vt:variant>
      <vt:variant>
        <vt:i4>458872</vt:i4>
      </vt:variant>
      <vt:variant>
        <vt:i4>1260</vt:i4>
      </vt:variant>
      <vt:variant>
        <vt:i4>0</vt:i4>
      </vt:variant>
      <vt:variant>
        <vt:i4>5</vt:i4>
      </vt:variant>
      <vt:variant>
        <vt:lpwstr>file:///D:/AppData/Local/Microsoft/Windows/Temporary Internet Files/Content.Outlook/AppData/Local/Microsoft/kreislera/My Documents/HL7/Documents/hl725/std25/ch02A.html</vt:lpwstr>
      </vt:variant>
      <vt:variant>
        <vt:lpwstr>CE</vt:lpwstr>
      </vt:variant>
      <vt:variant>
        <vt:i4>393330</vt:i4>
      </vt:variant>
      <vt:variant>
        <vt:i4>1257</vt:i4>
      </vt:variant>
      <vt:variant>
        <vt:i4>0</vt:i4>
      </vt:variant>
      <vt:variant>
        <vt:i4>5</vt:i4>
      </vt:variant>
      <vt:variant>
        <vt:lpwstr>file:///D:/AppData/Local/Microsoft/Windows/Temporary Internet Files/Content.Outlook/AppData/Local/Microsoft/kreislera/My Documents/HL7/Documents/hl725/std25/ch02A.html</vt:lpwstr>
      </vt:variant>
      <vt:variant>
        <vt:lpwstr>ID</vt:lpwstr>
      </vt:variant>
      <vt:variant>
        <vt:i4>393330</vt:i4>
      </vt:variant>
      <vt:variant>
        <vt:i4>1254</vt:i4>
      </vt:variant>
      <vt:variant>
        <vt:i4>0</vt:i4>
      </vt:variant>
      <vt:variant>
        <vt:i4>5</vt:i4>
      </vt:variant>
      <vt:variant>
        <vt:lpwstr>file:///D:/AppData/Local/Microsoft/Windows/Temporary Internet Files/Content.Outlook/AppData/Local/Microsoft/kreislera/My Documents/HL7/Documents/hl725/std25/ch02A.html</vt:lpwstr>
      </vt:variant>
      <vt:variant>
        <vt:lpwstr>ID</vt:lpwstr>
      </vt:variant>
      <vt:variant>
        <vt:i4>393330</vt:i4>
      </vt:variant>
      <vt:variant>
        <vt:i4>1251</vt:i4>
      </vt:variant>
      <vt:variant>
        <vt:i4>0</vt:i4>
      </vt:variant>
      <vt:variant>
        <vt:i4>5</vt:i4>
      </vt:variant>
      <vt:variant>
        <vt:lpwstr>file:///D:/AppData/Local/Microsoft/Windows/Temporary Internet Files/Content.Outlook/AppData/Local/Microsoft/kreislera/My Documents/HL7/Documents/hl725/std25/ch02A.html</vt:lpwstr>
      </vt:variant>
      <vt:variant>
        <vt:lpwstr>ID</vt:lpwstr>
      </vt:variant>
      <vt:variant>
        <vt:i4>393331</vt:i4>
      </vt:variant>
      <vt:variant>
        <vt:i4>1248</vt:i4>
      </vt:variant>
      <vt:variant>
        <vt:i4>0</vt:i4>
      </vt:variant>
      <vt:variant>
        <vt:i4>5</vt:i4>
      </vt:variant>
      <vt:variant>
        <vt:lpwstr>file:///D:/AppData/Local/Microsoft/Windows/Temporary Internet Files/Content.Outlook/AppData/Local/Microsoft/kreislera/My Documents/HL7/Documents/hl725/std25/ch02A.html</vt:lpwstr>
      </vt:variant>
      <vt:variant>
        <vt:lpwstr>HD</vt:lpwstr>
      </vt:variant>
      <vt:variant>
        <vt:i4>1114226</vt:i4>
      </vt:variant>
      <vt:variant>
        <vt:i4>1245</vt:i4>
      </vt:variant>
      <vt:variant>
        <vt:i4>0</vt:i4>
      </vt:variant>
      <vt:variant>
        <vt:i4>5</vt:i4>
      </vt:variant>
      <vt:variant>
        <vt:lpwstr>file:///D:/AppData/Local/Microsoft/Windows/Temporary Internet Files/Content.Outlook/AppData/Local/Microsoft/kreislera/My Documents/HL7/Documents/hl725/std25/ch02A.html</vt:lpwstr>
      </vt:variant>
      <vt:variant>
        <vt:lpwstr>IS</vt:lpwstr>
      </vt:variant>
      <vt:variant>
        <vt:i4>1441896</vt:i4>
      </vt:variant>
      <vt:variant>
        <vt:i4>1242</vt:i4>
      </vt:variant>
      <vt:variant>
        <vt:i4>0</vt:i4>
      </vt:variant>
      <vt:variant>
        <vt:i4>5</vt:i4>
      </vt:variant>
      <vt:variant>
        <vt:lpwstr>file:///D:/AppData/Local/Microsoft/Windows/Temporary Internet Files/Content.Outlook/AppData/Local/Microsoft/kreislera/My Documents/HL7/Documents/hl725/std25/ch02A.html</vt:lpwstr>
      </vt:variant>
      <vt:variant>
        <vt:lpwstr>ST</vt:lpwstr>
      </vt:variant>
      <vt:variant>
        <vt:i4>1441896</vt:i4>
      </vt:variant>
      <vt:variant>
        <vt:i4>1239</vt:i4>
      </vt:variant>
      <vt:variant>
        <vt:i4>0</vt:i4>
      </vt:variant>
      <vt:variant>
        <vt:i4>5</vt:i4>
      </vt:variant>
      <vt:variant>
        <vt:lpwstr>file:///D:/AppData/Local/Microsoft/Windows/Temporary Internet Files/Content.Outlook/AppData/Local/Microsoft/kreislera/My Documents/HL7/Documents/hl725/std25/ch02A.html</vt:lpwstr>
      </vt:variant>
      <vt:variant>
        <vt:lpwstr>ST</vt:lpwstr>
      </vt:variant>
      <vt:variant>
        <vt:i4>1441896</vt:i4>
      </vt:variant>
      <vt:variant>
        <vt:i4>1236</vt:i4>
      </vt:variant>
      <vt:variant>
        <vt:i4>0</vt:i4>
      </vt:variant>
      <vt:variant>
        <vt:i4>5</vt:i4>
      </vt:variant>
      <vt:variant>
        <vt:lpwstr>file:///D:/AppData/Local/Microsoft/Windows/Temporary Internet Files/Content.Outlook/AppData/Local/Microsoft/kreislera/My Documents/HL7/Documents/hl725/std25/ch02A.html</vt:lpwstr>
      </vt:variant>
      <vt:variant>
        <vt:lpwstr>ST</vt:lpwstr>
      </vt:variant>
      <vt:variant>
        <vt:i4>1114223</vt:i4>
      </vt:variant>
      <vt:variant>
        <vt:i4>1227</vt:i4>
      </vt:variant>
      <vt:variant>
        <vt:i4>0</vt:i4>
      </vt:variant>
      <vt:variant>
        <vt:i4>5</vt:i4>
      </vt:variant>
      <vt:variant>
        <vt:lpwstr>file:///D:/AppData/Local/Microsoft/Windows/Temporary Internet Files/Content.Outlook/AppData/Local/Microsoft/kreislera/My Documents/HL7/Documents/hl725/std25/ch02A.html</vt:lpwstr>
      </vt:variant>
      <vt:variant>
        <vt:lpwstr>TS</vt:lpwstr>
      </vt:variant>
      <vt:variant>
        <vt:i4>1114223</vt:i4>
      </vt:variant>
      <vt:variant>
        <vt:i4>1224</vt:i4>
      </vt:variant>
      <vt:variant>
        <vt:i4>0</vt:i4>
      </vt:variant>
      <vt:variant>
        <vt:i4>5</vt:i4>
      </vt:variant>
      <vt:variant>
        <vt:lpwstr>file:///D:/AppData/Local/Microsoft/Windows/Temporary Internet Files/Content.Outlook/AppData/Local/Microsoft/kreislera/My Documents/HL7/Documents/hl725/std25/ch02A.html</vt:lpwstr>
      </vt:variant>
      <vt:variant>
        <vt:lpwstr>TS</vt:lpwstr>
      </vt:variant>
      <vt:variant>
        <vt:i4>1048703</vt:i4>
      </vt:variant>
      <vt:variant>
        <vt:i4>1221</vt:i4>
      </vt:variant>
      <vt:variant>
        <vt:i4>0</vt:i4>
      </vt:variant>
      <vt:variant>
        <vt:i4>5</vt:i4>
      </vt:variant>
      <vt:variant>
        <vt:lpwstr>file:///D:/AppData/Local/Microsoft/Windows/Temporary Internet Files/Content.Outlook/AppData/Local/Microsoft/kreislera/My Documents/HL7/Documents/hl725/std25/ch02A.html</vt:lpwstr>
      </vt:variant>
      <vt:variant>
        <vt:lpwstr>DR</vt:lpwstr>
      </vt:variant>
      <vt:variant>
        <vt:i4>393330</vt:i4>
      </vt:variant>
      <vt:variant>
        <vt:i4>1218</vt:i4>
      </vt:variant>
      <vt:variant>
        <vt:i4>0</vt:i4>
      </vt:variant>
      <vt:variant>
        <vt:i4>5</vt:i4>
      </vt:variant>
      <vt:variant>
        <vt:lpwstr>file:///D:/AppData/Local/Microsoft/Windows/Temporary Internet Files/Content.Outlook/AppData/Local/Microsoft/kreislera/My Documents/HL7/Documents/hl725/std25/ch02A.html</vt:lpwstr>
      </vt:variant>
      <vt:variant>
        <vt:lpwstr>ID</vt:lpwstr>
      </vt:variant>
      <vt:variant>
        <vt:i4>1114226</vt:i4>
      </vt:variant>
      <vt:variant>
        <vt:i4>1215</vt:i4>
      </vt:variant>
      <vt:variant>
        <vt:i4>0</vt:i4>
      </vt:variant>
      <vt:variant>
        <vt:i4>5</vt:i4>
      </vt:variant>
      <vt:variant>
        <vt:lpwstr>file:///D:/AppData/Local/Microsoft/Windows/Temporary Internet Files/Content.Outlook/AppData/Local/Microsoft/kreislera/My Documents/HL7/Documents/hl725/std25/ch02A.html</vt:lpwstr>
      </vt:variant>
      <vt:variant>
        <vt:lpwstr>IS</vt:lpwstr>
      </vt:variant>
      <vt:variant>
        <vt:i4>1114226</vt:i4>
      </vt:variant>
      <vt:variant>
        <vt:i4>1212</vt:i4>
      </vt:variant>
      <vt:variant>
        <vt:i4>0</vt:i4>
      </vt:variant>
      <vt:variant>
        <vt:i4>5</vt:i4>
      </vt:variant>
      <vt:variant>
        <vt:lpwstr>file:///D:/AppData/Local/Microsoft/Windows/Temporary Internet Files/Content.Outlook/AppData/Local/Microsoft/kreislera/My Documents/HL7/Documents/hl725/std25/ch02A.html</vt:lpwstr>
      </vt:variant>
      <vt:variant>
        <vt:lpwstr>IS</vt:lpwstr>
      </vt:variant>
      <vt:variant>
        <vt:i4>1441896</vt:i4>
      </vt:variant>
      <vt:variant>
        <vt:i4>1209</vt:i4>
      </vt:variant>
      <vt:variant>
        <vt:i4>0</vt:i4>
      </vt:variant>
      <vt:variant>
        <vt:i4>5</vt:i4>
      </vt:variant>
      <vt:variant>
        <vt:lpwstr>file:///D:/AppData/Local/Microsoft/Windows/Temporary Internet Files/Content.Outlook/AppData/Local/Microsoft/kreislera/My Documents/HL7/Documents/hl725/std25/ch02A.html</vt:lpwstr>
      </vt:variant>
      <vt:variant>
        <vt:lpwstr>ST</vt:lpwstr>
      </vt:variant>
      <vt:variant>
        <vt:i4>393330</vt:i4>
      </vt:variant>
      <vt:variant>
        <vt:i4>1206</vt:i4>
      </vt:variant>
      <vt:variant>
        <vt:i4>0</vt:i4>
      </vt:variant>
      <vt:variant>
        <vt:i4>5</vt:i4>
      </vt:variant>
      <vt:variant>
        <vt:lpwstr>file:///D:/AppData/Local/Microsoft/Windows/Temporary Internet Files/Content.Outlook/AppData/Local/Microsoft/kreislera/My Documents/HL7/Documents/hl725/std25/ch02A.html</vt:lpwstr>
      </vt:variant>
      <vt:variant>
        <vt:lpwstr>ID</vt:lpwstr>
      </vt:variant>
      <vt:variant>
        <vt:i4>393330</vt:i4>
      </vt:variant>
      <vt:variant>
        <vt:i4>1203</vt:i4>
      </vt:variant>
      <vt:variant>
        <vt:i4>0</vt:i4>
      </vt:variant>
      <vt:variant>
        <vt:i4>5</vt:i4>
      </vt:variant>
      <vt:variant>
        <vt:lpwstr>file:///D:/AppData/Local/Microsoft/Windows/Temporary Internet Files/Content.Outlook/AppData/Local/Microsoft/kreislera/My Documents/HL7/Documents/hl725/std25/ch02A.html</vt:lpwstr>
      </vt:variant>
      <vt:variant>
        <vt:lpwstr>ID</vt:lpwstr>
      </vt:variant>
      <vt:variant>
        <vt:i4>1441896</vt:i4>
      </vt:variant>
      <vt:variant>
        <vt:i4>1200</vt:i4>
      </vt:variant>
      <vt:variant>
        <vt:i4>0</vt:i4>
      </vt:variant>
      <vt:variant>
        <vt:i4>5</vt:i4>
      </vt:variant>
      <vt:variant>
        <vt:lpwstr>file:///D:/AppData/Local/Microsoft/Windows/Temporary Internet Files/Content.Outlook/AppData/Local/Microsoft/kreislera/My Documents/HL7/Documents/hl725/std25/ch02A.html</vt:lpwstr>
      </vt:variant>
      <vt:variant>
        <vt:lpwstr>ST</vt:lpwstr>
      </vt:variant>
      <vt:variant>
        <vt:i4>1441896</vt:i4>
      </vt:variant>
      <vt:variant>
        <vt:i4>1197</vt:i4>
      </vt:variant>
      <vt:variant>
        <vt:i4>0</vt:i4>
      </vt:variant>
      <vt:variant>
        <vt:i4>5</vt:i4>
      </vt:variant>
      <vt:variant>
        <vt:lpwstr>file:///D:/AppData/Local/Microsoft/Windows/Temporary Internet Files/Content.Outlook/AppData/Local/Microsoft/kreislera/My Documents/HL7/Documents/hl725/std25/ch02A.html</vt:lpwstr>
      </vt:variant>
      <vt:variant>
        <vt:lpwstr>ST</vt:lpwstr>
      </vt:variant>
      <vt:variant>
        <vt:i4>1441896</vt:i4>
      </vt:variant>
      <vt:variant>
        <vt:i4>1194</vt:i4>
      </vt:variant>
      <vt:variant>
        <vt:i4>0</vt:i4>
      </vt:variant>
      <vt:variant>
        <vt:i4>5</vt:i4>
      </vt:variant>
      <vt:variant>
        <vt:lpwstr>file:///D:/AppData/Local/Microsoft/Windows/Temporary Internet Files/Content.Outlook/AppData/Local/Microsoft/kreislera/My Documents/HL7/Documents/hl725/std25/ch02A.html</vt:lpwstr>
      </vt:variant>
      <vt:variant>
        <vt:lpwstr>ST</vt:lpwstr>
      </vt:variant>
      <vt:variant>
        <vt:i4>1441896</vt:i4>
      </vt:variant>
      <vt:variant>
        <vt:i4>1191</vt:i4>
      </vt:variant>
      <vt:variant>
        <vt:i4>0</vt:i4>
      </vt:variant>
      <vt:variant>
        <vt:i4>5</vt:i4>
      </vt:variant>
      <vt:variant>
        <vt:lpwstr>file:///D:/AppData/Local/Microsoft/Windows/Temporary Internet Files/Content.Outlook/AppData/Local/Microsoft/kreislera/My Documents/HL7/Documents/hl725/std25/ch02A.html</vt:lpwstr>
      </vt:variant>
      <vt:variant>
        <vt:lpwstr>ST</vt:lpwstr>
      </vt:variant>
      <vt:variant>
        <vt:i4>196620</vt:i4>
      </vt:variant>
      <vt:variant>
        <vt:i4>1188</vt:i4>
      </vt:variant>
      <vt:variant>
        <vt:i4>0</vt:i4>
      </vt:variant>
      <vt:variant>
        <vt:i4>5</vt:i4>
      </vt:variant>
      <vt:variant>
        <vt:lpwstr>file:///D:/AppData/Local/Microsoft/Windows/Temporary Internet Files/Content.Outlook/AppData/Local/Microsoft/kreislera/My Documents/HL7/Documents/hl725/std25/ch02A.html</vt:lpwstr>
      </vt:variant>
      <vt:variant>
        <vt:lpwstr>SAD</vt:lpwstr>
      </vt:variant>
      <vt:variant>
        <vt:i4>4653107</vt:i4>
      </vt:variant>
      <vt:variant>
        <vt:i4>1179</vt:i4>
      </vt:variant>
      <vt:variant>
        <vt:i4>0</vt:i4>
      </vt:variant>
      <vt:variant>
        <vt:i4>5</vt:i4>
      </vt:variant>
      <vt:variant>
        <vt:lpwstr>file:///D:/Jean's Documents/AppData/Local/Microsoft/kreislera/My Documents/HL7/Documents/hl725/std25/ch02A.html</vt:lpwstr>
      </vt:variant>
      <vt:variant>
        <vt:lpwstr>CE</vt:lpwstr>
      </vt:variant>
      <vt:variant>
        <vt:i4>4653107</vt:i4>
      </vt:variant>
      <vt:variant>
        <vt:i4>1176</vt:i4>
      </vt:variant>
      <vt:variant>
        <vt:i4>0</vt:i4>
      </vt:variant>
      <vt:variant>
        <vt:i4>5</vt:i4>
      </vt:variant>
      <vt:variant>
        <vt:lpwstr>file:///D:/Jean's Documents/AppData/Local/Microsoft/kreislera/My Documents/HL7/Documents/hl725/std25/ch02A.html</vt:lpwstr>
      </vt:variant>
      <vt:variant>
        <vt:lpwstr>CE</vt:lpwstr>
      </vt:variant>
      <vt:variant>
        <vt:i4>1638486</vt:i4>
      </vt:variant>
      <vt:variant>
        <vt:i4>1173</vt:i4>
      </vt:variant>
      <vt:variant>
        <vt:i4>0</vt:i4>
      </vt:variant>
      <vt:variant>
        <vt:i4>5</vt:i4>
      </vt:variant>
      <vt:variant>
        <vt:lpwstr>file:///D:/Jean's Documents/AppData/Local/Microsoft/kreislera/My Documents/HL7/Documents/hl725/std25/ch02.html</vt:lpwstr>
      </vt:variant>
      <vt:variant>
        <vt:lpwstr>Heading224</vt:lpwstr>
      </vt:variant>
      <vt:variant>
        <vt:i4>4587577</vt:i4>
      </vt:variant>
      <vt:variant>
        <vt:i4>1170</vt:i4>
      </vt:variant>
      <vt:variant>
        <vt:i4>0</vt:i4>
      </vt:variant>
      <vt:variant>
        <vt:i4>5</vt:i4>
      </vt:variant>
      <vt:variant>
        <vt:lpwstr>file:///D:/Jean's Documents/AppData/Local/Microsoft/kreislera/My Documents/HL7/Documents/hl725/std25/ch02A.html</vt:lpwstr>
      </vt:variant>
      <vt:variant>
        <vt:lpwstr>ID</vt:lpwstr>
      </vt:variant>
      <vt:variant>
        <vt:i4>4587577</vt:i4>
      </vt:variant>
      <vt:variant>
        <vt:i4>1155</vt:i4>
      </vt:variant>
      <vt:variant>
        <vt:i4>0</vt:i4>
      </vt:variant>
      <vt:variant>
        <vt:i4>5</vt:i4>
      </vt:variant>
      <vt:variant>
        <vt:lpwstr>file:///D:/Jean's Documents/AppData/Local/Microsoft/kreislera/My Documents/HL7/Documents/hl725/std25/ch02A.html</vt:lpwstr>
      </vt:variant>
      <vt:variant>
        <vt:lpwstr>ID</vt:lpwstr>
      </vt:variant>
      <vt:variant>
        <vt:i4>5636185</vt:i4>
      </vt:variant>
      <vt:variant>
        <vt:i4>1152</vt:i4>
      </vt:variant>
      <vt:variant>
        <vt:i4>0</vt:i4>
      </vt:variant>
      <vt:variant>
        <vt:i4>5</vt:i4>
      </vt:variant>
      <vt:variant>
        <vt:lpwstr>file:///D:/Jean's Documents/AppData/Local/Microsoft/kreislera/My Documents/HL7/Documents/hl725/std25/ch02A.html</vt:lpwstr>
      </vt:variant>
      <vt:variant>
        <vt:lpwstr>DTM</vt:lpwstr>
      </vt:variant>
      <vt:variant>
        <vt:i4>983157</vt:i4>
      </vt:variant>
      <vt:variant>
        <vt:i4>1131</vt:i4>
      </vt:variant>
      <vt:variant>
        <vt:i4>0</vt:i4>
      </vt:variant>
      <vt:variant>
        <vt:i4>5</vt:i4>
      </vt:variant>
      <vt:variant>
        <vt:lpwstr>file:///D:/AppData/Local/Microsoft/Windows/Temporary Internet Files/Content.Outlook/AppData/Local/Microsoft/kreislera/My Documents/HL7/Documents/hl725/std25/ch02A.html</vt:lpwstr>
      </vt:variant>
      <vt:variant>
        <vt:lpwstr>NM</vt:lpwstr>
      </vt:variant>
      <vt:variant>
        <vt:i4>1441896</vt:i4>
      </vt:variant>
      <vt:variant>
        <vt:i4>1128</vt:i4>
      </vt:variant>
      <vt:variant>
        <vt:i4>0</vt:i4>
      </vt:variant>
      <vt:variant>
        <vt:i4>5</vt:i4>
      </vt:variant>
      <vt:variant>
        <vt:lpwstr>file:///D:/AppData/Local/Microsoft/Windows/Temporary Internet Files/Content.Outlook/AppData/Local/Microsoft/kreislera/My Documents/HL7/Documents/hl725/std25/ch02A.html</vt:lpwstr>
      </vt:variant>
      <vt:variant>
        <vt:lpwstr>ST</vt:lpwstr>
      </vt:variant>
      <vt:variant>
        <vt:i4>983157</vt:i4>
      </vt:variant>
      <vt:variant>
        <vt:i4>1125</vt:i4>
      </vt:variant>
      <vt:variant>
        <vt:i4>0</vt:i4>
      </vt:variant>
      <vt:variant>
        <vt:i4>5</vt:i4>
      </vt:variant>
      <vt:variant>
        <vt:lpwstr>file:///D:/AppData/Local/Microsoft/Windows/Temporary Internet Files/Content.Outlook/AppData/Local/Microsoft/kreislera/My Documents/HL7/Documents/hl725/std25/ch02A.html</vt:lpwstr>
      </vt:variant>
      <vt:variant>
        <vt:lpwstr>NM</vt:lpwstr>
      </vt:variant>
      <vt:variant>
        <vt:i4>1441896</vt:i4>
      </vt:variant>
      <vt:variant>
        <vt:i4>1122</vt:i4>
      </vt:variant>
      <vt:variant>
        <vt:i4>0</vt:i4>
      </vt:variant>
      <vt:variant>
        <vt:i4>5</vt:i4>
      </vt:variant>
      <vt:variant>
        <vt:lpwstr>file:///D:/AppData/Local/Microsoft/Windows/Temporary Internet Files/Content.Outlook/AppData/Local/Microsoft/kreislera/My Documents/HL7/Documents/hl725/std25/ch02A.html</vt:lpwstr>
      </vt:variant>
      <vt:variant>
        <vt:lpwstr>ST</vt:lpwstr>
      </vt:variant>
      <vt:variant>
        <vt:i4>3604487</vt:i4>
      </vt:variant>
      <vt:variant>
        <vt:i4>1107</vt:i4>
      </vt:variant>
      <vt:variant>
        <vt:i4>0</vt:i4>
      </vt:variant>
      <vt:variant>
        <vt:i4>5</vt:i4>
      </vt:variant>
      <vt:variant>
        <vt:lpwstr>http://ietf.org/rfc/rfc2396.txt</vt:lpwstr>
      </vt:variant>
      <vt:variant>
        <vt:lpwstr/>
      </vt:variant>
      <vt:variant>
        <vt:i4>917548</vt:i4>
      </vt:variant>
      <vt:variant>
        <vt:i4>1101</vt:i4>
      </vt:variant>
      <vt:variant>
        <vt:i4>0</vt:i4>
      </vt:variant>
      <vt:variant>
        <vt:i4>5</vt:i4>
      </vt:variant>
      <vt:variant>
        <vt:lpwstr>file:///D:/AppData/Local/Microsoft/Windows/Temporary Internet Files/Content.Outlook/AppData/Local/Microsoft/kreislera/My Documents/HL7/Documents/hl725/std25/ch02A.html</vt:lpwstr>
      </vt:variant>
      <vt:variant>
        <vt:lpwstr>Heading407</vt:lpwstr>
      </vt:variant>
      <vt:variant>
        <vt:i4>393330</vt:i4>
      </vt:variant>
      <vt:variant>
        <vt:i4>1098</vt:i4>
      </vt:variant>
      <vt:variant>
        <vt:i4>0</vt:i4>
      </vt:variant>
      <vt:variant>
        <vt:i4>5</vt:i4>
      </vt:variant>
      <vt:variant>
        <vt:lpwstr>file:///D:/AppData/Local/Microsoft/Windows/Temporary Internet Files/Content.Outlook/AppData/Local/Microsoft/kreislera/My Documents/HL7/Documents/hl725/std25/ch02A.html</vt:lpwstr>
      </vt:variant>
      <vt:variant>
        <vt:lpwstr>ID</vt:lpwstr>
      </vt:variant>
      <vt:variant>
        <vt:i4>393330</vt:i4>
      </vt:variant>
      <vt:variant>
        <vt:i4>1092</vt:i4>
      </vt:variant>
      <vt:variant>
        <vt:i4>0</vt:i4>
      </vt:variant>
      <vt:variant>
        <vt:i4>5</vt:i4>
      </vt:variant>
      <vt:variant>
        <vt:lpwstr>file:///D:/AppData/Local/Microsoft/Windows/Temporary Internet Files/Content.Outlook/AppData/Local/Microsoft/kreislera/My Documents/HL7/Documents/hl725/std25/ch02A.html</vt:lpwstr>
      </vt:variant>
      <vt:variant>
        <vt:lpwstr>ID</vt:lpwstr>
      </vt:variant>
      <vt:variant>
        <vt:i4>393331</vt:i4>
      </vt:variant>
      <vt:variant>
        <vt:i4>1086</vt:i4>
      </vt:variant>
      <vt:variant>
        <vt:i4>0</vt:i4>
      </vt:variant>
      <vt:variant>
        <vt:i4>5</vt:i4>
      </vt:variant>
      <vt:variant>
        <vt:lpwstr>file:///D:/AppData/Local/Microsoft/Windows/Temporary Internet Files/Content.Outlook/AppData/Local/Microsoft/kreislera/My Documents/HL7/Documents/hl725/std25/ch02A.html</vt:lpwstr>
      </vt:variant>
      <vt:variant>
        <vt:lpwstr>HD</vt:lpwstr>
      </vt:variant>
      <vt:variant>
        <vt:i4>1441896</vt:i4>
      </vt:variant>
      <vt:variant>
        <vt:i4>1083</vt:i4>
      </vt:variant>
      <vt:variant>
        <vt:i4>0</vt:i4>
      </vt:variant>
      <vt:variant>
        <vt:i4>5</vt:i4>
      </vt:variant>
      <vt:variant>
        <vt:lpwstr>file:///D:/AppData/Local/Microsoft/Windows/Temporary Internet Files/Content.Outlook/AppData/Local/Microsoft/kreislera/My Documents/HL7/Documents/hl725/std25/ch02A.html</vt:lpwstr>
      </vt:variant>
      <vt:variant>
        <vt:lpwstr>ST</vt:lpwstr>
      </vt:variant>
      <vt:variant>
        <vt:i4>393330</vt:i4>
      </vt:variant>
      <vt:variant>
        <vt:i4>1074</vt:i4>
      </vt:variant>
      <vt:variant>
        <vt:i4>0</vt:i4>
      </vt:variant>
      <vt:variant>
        <vt:i4>5</vt:i4>
      </vt:variant>
      <vt:variant>
        <vt:lpwstr>file:///D:/AppData/Local/Microsoft/Windows/Temporary Internet Files/Content.Outlook/AppData/Local/Microsoft/kreislera/My Documents/HL7/Documents/hl725/std25/ch02A.html</vt:lpwstr>
      </vt:variant>
      <vt:variant>
        <vt:lpwstr>ID</vt:lpwstr>
      </vt:variant>
      <vt:variant>
        <vt:i4>393330</vt:i4>
      </vt:variant>
      <vt:variant>
        <vt:i4>1071</vt:i4>
      </vt:variant>
      <vt:variant>
        <vt:i4>0</vt:i4>
      </vt:variant>
      <vt:variant>
        <vt:i4>5</vt:i4>
      </vt:variant>
      <vt:variant>
        <vt:lpwstr>file:///D:/AppData/Local/Microsoft/Windows/Temporary Internet Files/Content.Outlook/AppData/Local/Microsoft/kreislera/My Documents/HL7/Documents/hl725/std25/ch02A.html</vt:lpwstr>
      </vt:variant>
      <vt:variant>
        <vt:lpwstr>ID</vt:lpwstr>
      </vt:variant>
      <vt:variant>
        <vt:i4>5898276</vt:i4>
      </vt:variant>
      <vt:variant>
        <vt:i4>981</vt:i4>
      </vt:variant>
      <vt:variant>
        <vt:i4>0</vt:i4>
      </vt:variant>
      <vt:variant>
        <vt:i4>5</vt:i4>
      </vt:variant>
      <vt:variant>
        <vt:lpwstr>file:///D:/Jean's Documents/AppData/Local/Microsoft/kreislera/My Documents/HL7/Documents/hl725/std25/ch02A.html</vt:lpwstr>
      </vt:variant>
      <vt:variant>
        <vt:lpwstr>TX</vt:lpwstr>
      </vt:variant>
      <vt:variant>
        <vt:i4>4587577</vt:i4>
      </vt:variant>
      <vt:variant>
        <vt:i4>978</vt:i4>
      </vt:variant>
      <vt:variant>
        <vt:i4>0</vt:i4>
      </vt:variant>
      <vt:variant>
        <vt:i4>5</vt:i4>
      </vt:variant>
      <vt:variant>
        <vt:lpwstr>file:///D:/Jean's Documents/AppData/Local/Microsoft/kreislera/My Documents/HL7/Documents/hl725/std25/ch02A.html</vt:lpwstr>
      </vt:variant>
      <vt:variant>
        <vt:lpwstr>ID</vt:lpwstr>
      </vt:variant>
      <vt:variant>
        <vt:i4>5111911</vt:i4>
      </vt:variant>
      <vt:variant>
        <vt:i4>972</vt:i4>
      </vt:variant>
      <vt:variant>
        <vt:i4>0</vt:i4>
      </vt:variant>
      <vt:variant>
        <vt:i4>5</vt:i4>
      </vt:variant>
      <vt:variant>
        <vt:lpwstr>file:///D:/Jean's Documents/AppData/Local/Microsoft/kreislera/My Documents/HL7/Documents/hl725/std25/ch02A.html</vt:lpwstr>
      </vt:variant>
      <vt:variant>
        <vt:lpwstr>Heading407</vt:lpwstr>
      </vt:variant>
      <vt:variant>
        <vt:i4>4587577</vt:i4>
      </vt:variant>
      <vt:variant>
        <vt:i4>969</vt:i4>
      </vt:variant>
      <vt:variant>
        <vt:i4>0</vt:i4>
      </vt:variant>
      <vt:variant>
        <vt:i4>5</vt:i4>
      </vt:variant>
      <vt:variant>
        <vt:lpwstr>file:///D:/Jean's Documents/AppData/Local/Microsoft/kreislera/My Documents/HL7/Documents/hl725/std25/ch02A.html</vt:lpwstr>
      </vt:variant>
      <vt:variant>
        <vt:lpwstr>ID</vt:lpwstr>
      </vt:variant>
      <vt:variant>
        <vt:i4>4587577</vt:i4>
      </vt:variant>
      <vt:variant>
        <vt:i4>963</vt:i4>
      </vt:variant>
      <vt:variant>
        <vt:i4>0</vt:i4>
      </vt:variant>
      <vt:variant>
        <vt:i4>5</vt:i4>
      </vt:variant>
      <vt:variant>
        <vt:lpwstr>file:///D:/Jean's Documents/AppData/Local/Microsoft/kreislera/My Documents/HL7/Documents/hl725/std25/ch02A.html</vt:lpwstr>
      </vt:variant>
      <vt:variant>
        <vt:lpwstr>ID</vt:lpwstr>
      </vt:variant>
      <vt:variant>
        <vt:i4>4587576</vt:i4>
      </vt:variant>
      <vt:variant>
        <vt:i4>960</vt:i4>
      </vt:variant>
      <vt:variant>
        <vt:i4>0</vt:i4>
      </vt:variant>
      <vt:variant>
        <vt:i4>5</vt:i4>
      </vt:variant>
      <vt:variant>
        <vt:lpwstr>file:///D:/Jean's Documents/AppData/Local/Microsoft/kreislera/My Documents/HL7/Documents/hl725/std25/ch02A.html</vt:lpwstr>
      </vt:variant>
      <vt:variant>
        <vt:lpwstr>HD</vt:lpwstr>
      </vt:variant>
      <vt:variant>
        <vt:i4>7995495</vt:i4>
      </vt:variant>
      <vt:variant>
        <vt:i4>897</vt:i4>
      </vt:variant>
      <vt:variant>
        <vt:i4>0</vt:i4>
      </vt:variant>
      <vt:variant>
        <vt:i4>5</vt:i4>
      </vt:variant>
      <vt:variant>
        <vt:lpwstr>file:///D:/Jean's Documents/AppData/Local/Microsoft/kreislera/My Documents/HL7/Documents/hl725/std25/ch02A.html</vt:lpwstr>
      </vt:variant>
      <vt:variant>
        <vt:lpwstr>Heading70</vt:lpwstr>
      </vt:variant>
      <vt:variant>
        <vt:i4>5308473</vt:i4>
      </vt:variant>
      <vt:variant>
        <vt:i4>894</vt:i4>
      </vt:variant>
      <vt:variant>
        <vt:i4>0</vt:i4>
      </vt:variant>
      <vt:variant>
        <vt:i4>5</vt:i4>
      </vt:variant>
      <vt:variant>
        <vt:lpwstr>file:///D:/Jean's Documents/AppData/Local/Microsoft/kreislera/My Documents/HL7/Documents/hl725/std25/ch02A.html</vt:lpwstr>
      </vt:variant>
      <vt:variant>
        <vt:lpwstr>IS</vt:lpwstr>
      </vt:variant>
      <vt:variant>
        <vt:i4>5308473</vt:i4>
      </vt:variant>
      <vt:variant>
        <vt:i4>891</vt:i4>
      </vt:variant>
      <vt:variant>
        <vt:i4>0</vt:i4>
      </vt:variant>
      <vt:variant>
        <vt:i4>5</vt:i4>
      </vt:variant>
      <vt:variant>
        <vt:lpwstr>file:///D:/Jean's Documents/AppData/Local/Microsoft/kreislera/My Documents/HL7/Documents/hl725/std25/ch02A.html</vt:lpwstr>
      </vt:variant>
      <vt:variant>
        <vt:lpwstr>IS</vt:lpwstr>
      </vt:variant>
      <vt:variant>
        <vt:i4>5636131</vt:i4>
      </vt:variant>
      <vt:variant>
        <vt:i4>888</vt:i4>
      </vt:variant>
      <vt:variant>
        <vt:i4>0</vt:i4>
      </vt:variant>
      <vt:variant>
        <vt:i4>5</vt:i4>
      </vt:variant>
      <vt:variant>
        <vt:lpwstr>file:///D:/Jean's Documents/AppData/Local/Microsoft/kreislera/My Documents/HL7/Documents/hl725/std25/ch02A.html</vt:lpwstr>
      </vt:variant>
      <vt:variant>
        <vt:lpwstr>ST</vt:lpwstr>
      </vt:variant>
      <vt:variant>
        <vt:i4>5636131</vt:i4>
      </vt:variant>
      <vt:variant>
        <vt:i4>885</vt:i4>
      </vt:variant>
      <vt:variant>
        <vt:i4>0</vt:i4>
      </vt:variant>
      <vt:variant>
        <vt:i4>5</vt:i4>
      </vt:variant>
      <vt:variant>
        <vt:lpwstr>file:///D:/Jean's Documents/AppData/Local/Microsoft/kreislera/My Documents/HL7/Documents/hl725/std25/ch02A.html</vt:lpwstr>
      </vt:variant>
      <vt:variant>
        <vt:lpwstr>ST</vt:lpwstr>
      </vt:variant>
      <vt:variant>
        <vt:i4>5636131</vt:i4>
      </vt:variant>
      <vt:variant>
        <vt:i4>882</vt:i4>
      </vt:variant>
      <vt:variant>
        <vt:i4>0</vt:i4>
      </vt:variant>
      <vt:variant>
        <vt:i4>5</vt:i4>
      </vt:variant>
      <vt:variant>
        <vt:lpwstr>file:///D:/Jean's Documents/AppData/Local/Microsoft/kreislera/My Documents/HL7/Documents/hl725/std25/ch02A.html</vt:lpwstr>
      </vt:variant>
      <vt:variant>
        <vt:lpwstr>ST</vt:lpwstr>
      </vt:variant>
      <vt:variant>
        <vt:i4>5636131</vt:i4>
      </vt:variant>
      <vt:variant>
        <vt:i4>879</vt:i4>
      </vt:variant>
      <vt:variant>
        <vt:i4>0</vt:i4>
      </vt:variant>
      <vt:variant>
        <vt:i4>5</vt:i4>
      </vt:variant>
      <vt:variant>
        <vt:lpwstr>file:///D:/Jean's Documents/AppData/Local/Microsoft/kreislera/My Documents/HL7/Documents/hl725/std25/ch02A.html</vt:lpwstr>
      </vt:variant>
      <vt:variant>
        <vt:lpwstr>ST</vt:lpwstr>
      </vt:variant>
      <vt:variant>
        <vt:i4>5636131</vt:i4>
      </vt:variant>
      <vt:variant>
        <vt:i4>876</vt:i4>
      </vt:variant>
      <vt:variant>
        <vt:i4>0</vt:i4>
      </vt:variant>
      <vt:variant>
        <vt:i4>5</vt:i4>
      </vt:variant>
      <vt:variant>
        <vt:lpwstr>file:///D:/Jean's Documents/AppData/Local/Microsoft/kreislera/My Documents/HL7/Documents/hl725/std25/ch02A.html</vt:lpwstr>
      </vt:variant>
      <vt:variant>
        <vt:lpwstr>ST</vt:lpwstr>
      </vt:variant>
      <vt:variant>
        <vt:i4>8060986</vt:i4>
      </vt:variant>
      <vt:variant>
        <vt:i4>855</vt:i4>
      </vt:variant>
      <vt:variant>
        <vt:i4>0</vt:i4>
      </vt:variant>
      <vt:variant>
        <vt:i4>5</vt:i4>
      </vt:variant>
      <vt:variant>
        <vt:lpwstr>http://www.ihtsdo.org/members/</vt:lpwstr>
      </vt:variant>
      <vt:variant>
        <vt:lpwstr/>
      </vt:variant>
      <vt:variant>
        <vt:i4>917586</vt:i4>
      </vt:variant>
      <vt:variant>
        <vt:i4>852</vt:i4>
      </vt:variant>
      <vt:variant>
        <vt:i4>0</vt:i4>
      </vt:variant>
      <vt:variant>
        <vt:i4>5</vt:i4>
      </vt:variant>
      <vt:variant>
        <vt:lpwstr>https://uts.nlm.nih.gov/</vt:lpwstr>
      </vt:variant>
      <vt:variant>
        <vt:lpwstr/>
      </vt:variant>
      <vt:variant>
        <vt:i4>4653139</vt:i4>
      </vt:variant>
      <vt:variant>
        <vt:i4>849</vt:i4>
      </vt:variant>
      <vt:variant>
        <vt:i4>0</vt:i4>
      </vt:variant>
      <vt:variant>
        <vt:i4>5</vt:i4>
      </vt:variant>
      <vt:variant>
        <vt:lpwstr>https://uts.nlm.nih.gov/license.html</vt:lpwstr>
      </vt:variant>
      <vt:variant>
        <vt:lpwstr/>
      </vt:variant>
      <vt:variant>
        <vt:i4>2818100</vt:i4>
      </vt:variant>
      <vt:variant>
        <vt:i4>846</vt:i4>
      </vt:variant>
      <vt:variant>
        <vt:i4>0</vt:i4>
      </vt:variant>
      <vt:variant>
        <vt:i4>5</vt:i4>
      </vt:variant>
      <vt:variant>
        <vt:lpwstr>http://www.ihtsdo.org/fileadmin/user_upload/Docs_01/About_IHTSDO/Articles_of_Association/May2009/Articles_v7.pdf</vt:lpwstr>
      </vt:variant>
      <vt:variant>
        <vt:lpwstr/>
      </vt:variant>
      <vt:variant>
        <vt:i4>2162732</vt:i4>
      </vt:variant>
      <vt:variant>
        <vt:i4>843</vt:i4>
      </vt:variant>
      <vt:variant>
        <vt:i4>0</vt:i4>
      </vt:variant>
      <vt:variant>
        <vt:i4>5</vt:i4>
      </vt:variant>
      <vt:variant>
        <vt:lpwstr>http://www.ihtsdo.org/</vt:lpwstr>
      </vt:variant>
      <vt:variant>
        <vt:lpwstr/>
      </vt:variant>
      <vt:variant>
        <vt:i4>3145794</vt:i4>
      </vt:variant>
      <vt:variant>
        <vt:i4>840</vt:i4>
      </vt:variant>
      <vt:variant>
        <vt:i4>0</vt:i4>
      </vt:variant>
      <vt:variant>
        <vt:i4>5</vt:i4>
      </vt:variant>
      <vt:variant>
        <vt:lpwstr>http://www.cap.org/</vt:lpwstr>
      </vt:variant>
      <vt:variant>
        <vt:lpwstr/>
      </vt:variant>
      <vt:variant>
        <vt:i4>3276857</vt:i4>
      </vt:variant>
      <vt:variant>
        <vt:i4>837</vt:i4>
      </vt:variant>
      <vt:variant>
        <vt:i4>0</vt:i4>
      </vt:variant>
      <vt:variant>
        <vt:i4>5</vt:i4>
      </vt:variant>
      <vt:variant>
        <vt:lpwstr>http://www.nlm.nih.gov/research/umls/Snomed/snomed_faq.html</vt:lpwstr>
      </vt:variant>
      <vt:variant>
        <vt:lpwstr>what</vt:lpwstr>
      </vt:variant>
      <vt:variant>
        <vt:i4>76</vt:i4>
      </vt:variant>
      <vt:variant>
        <vt:i4>834</vt:i4>
      </vt:variant>
      <vt:variant>
        <vt:i4>0</vt:i4>
      </vt:variant>
      <vt:variant>
        <vt:i4>5</vt:i4>
      </vt:variant>
      <vt:variant>
        <vt:lpwstr>http://www.nlm.nih.gov/research/umls/Snomed/cmt.html</vt:lpwstr>
      </vt:variant>
      <vt:variant>
        <vt:lpwstr/>
      </vt:variant>
      <vt:variant>
        <vt:i4>5570627</vt:i4>
      </vt:variant>
      <vt:variant>
        <vt:i4>831</vt:i4>
      </vt:variant>
      <vt:variant>
        <vt:i4>0</vt:i4>
      </vt:variant>
      <vt:variant>
        <vt:i4>5</vt:i4>
      </vt:variant>
      <vt:variant>
        <vt:lpwstr>http://www.nlm.nih.gov/research/umls/Snomed/us_extension.html</vt:lpwstr>
      </vt:variant>
      <vt:variant>
        <vt:lpwstr/>
      </vt:variant>
      <vt:variant>
        <vt:i4>917618</vt:i4>
      </vt:variant>
      <vt:variant>
        <vt:i4>828</vt:i4>
      </vt:variant>
      <vt:variant>
        <vt:i4>0</vt:i4>
      </vt:variant>
      <vt:variant>
        <vt:i4>5</vt:i4>
      </vt:variant>
      <vt:variant>
        <vt:lpwstr>http://www.nlm.nih.gov/research/umls/Snomed/snomed_main.html</vt:lpwstr>
      </vt:variant>
      <vt:variant>
        <vt:lpwstr/>
      </vt:variant>
      <vt:variant>
        <vt:i4>2818060</vt:i4>
      </vt:variant>
      <vt:variant>
        <vt:i4>825</vt:i4>
      </vt:variant>
      <vt:variant>
        <vt:i4>0</vt:i4>
      </vt:variant>
      <vt:variant>
        <vt:i4>5</vt:i4>
      </vt:variant>
      <vt:variant>
        <vt:lpwstr>http://phinvads.cdc.gov</vt:lpwstr>
      </vt:variant>
      <vt:variant>
        <vt:lpwstr/>
      </vt:variant>
      <vt:variant>
        <vt:i4>7733279</vt:i4>
      </vt:variant>
      <vt:variant>
        <vt:i4>780</vt:i4>
      </vt:variant>
      <vt:variant>
        <vt:i4>0</vt:i4>
      </vt:variant>
      <vt:variant>
        <vt:i4>5</vt:i4>
      </vt:variant>
      <vt:variant>
        <vt:lpwstr/>
      </vt:variant>
      <vt:variant>
        <vt:lpwstr>refprofiles</vt:lpwstr>
      </vt:variant>
      <vt:variant>
        <vt:i4>3473512</vt:i4>
      </vt:variant>
      <vt:variant>
        <vt:i4>747</vt:i4>
      </vt:variant>
      <vt:variant>
        <vt:i4>0</vt:i4>
      </vt:variant>
      <vt:variant>
        <vt:i4>5</vt:i4>
      </vt:variant>
      <vt:variant>
        <vt:lpwstr>http://unitsofmeasure.org/</vt:lpwstr>
      </vt:variant>
      <vt:variant>
        <vt:lpwstr/>
      </vt:variant>
      <vt:variant>
        <vt:i4>655372</vt:i4>
      </vt:variant>
      <vt:variant>
        <vt:i4>744</vt:i4>
      </vt:variant>
      <vt:variant>
        <vt:i4>0</vt:i4>
      </vt:variant>
      <vt:variant>
        <vt:i4>5</vt:i4>
      </vt:variant>
      <vt:variant>
        <vt:lpwstr>http://www.ihtsdo.org/snomed-ct/</vt:lpwstr>
      </vt:variant>
      <vt:variant>
        <vt:lpwstr/>
      </vt:variant>
      <vt:variant>
        <vt:i4>8126560</vt:i4>
      </vt:variant>
      <vt:variant>
        <vt:i4>741</vt:i4>
      </vt:variant>
      <vt:variant>
        <vt:i4>0</vt:i4>
      </vt:variant>
      <vt:variant>
        <vt:i4>5</vt:i4>
      </vt:variant>
      <vt:variant>
        <vt:lpwstr>http://www.HL7.org</vt:lpwstr>
      </vt:variant>
      <vt:variant>
        <vt:lpwstr/>
      </vt:variant>
      <vt:variant>
        <vt:i4>8126519</vt:i4>
      </vt:variant>
      <vt:variant>
        <vt:i4>3</vt:i4>
      </vt:variant>
      <vt:variant>
        <vt:i4>0</vt:i4>
      </vt:variant>
      <vt:variant>
        <vt:i4>5</vt:i4>
      </vt:variant>
      <vt:variant>
        <vt:lpwstr>http://www.h;7.org</vt:lpwstr>
      </vt:variant>
      <vt:variant>
        <vt:lpwstr/>
      </vt:variant>
      <vt:variant>
        <vt:i4>4456574</vt:i4>
      </vt:variant>
      <vt:variant>
        <vt:i4>0</vt:i4>
      </vt:variant>
      <vt:variant>
        <vt:i4>0</vt:i4>
      </vt:variant>
      <vt:variant>
        <vt:i4>5</vt:i4>
      </vt:variant>
      <vt:variant>
        <vt:lpwstr>http://www.hl7.org/documentcenter/ballots/2009may/downloads/V3_OIDS_R1_I2_2009MAY.zip</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HL7 Version 2.5.1 IG: Laboratory Results Interface for US Realm, Release 1</dc:title>
  <dc:subject/>
  <dc:creator>LRI WG</dc:creator>
  <cp:keywords/>
  <cp:lastModifiedBy>Warren Hornsby</cp:lastModifiedBy>
  <cp:revision>2</cp:revision>
  <cp:lastPrinted>2011-12-20T15:54:00Z</cp:lastPrinted>
  <dcterms:created xsi:type="dcterms:W3CDTF">2015-01-11T22:18:00Z</dcterms:created>
  <dcterms:modified xsi:type="dcterms:W3CDTF">2015-01-11T22:18:00Z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atus">
    <vt:lpwstr>Draft</vt:lpwstr>
  </property>
  <property fmtid="{D5CDD505-2E9C-101B-9397-08002B2CF9AE}" pid="3" name="Version">
    <vt:i4>36</vt:i4>
  </property>
  <property fmtid="{D5CDD505-2E9C-101B-9397-08002B2CF9AE}" pid="4" name="Released">
    <vt:lpwstr>Jan. 2005</vt:lpwstr>
  </property>
</Properties>
</file>